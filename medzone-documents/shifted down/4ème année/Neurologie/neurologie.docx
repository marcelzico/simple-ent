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6AEA08" w14:textId="77777777" w:rsidR="00E615C8" w:rsidRDefault="00E615C8">
      <w:pPr>
        <w:numPr>
          <w:ilvl w:val="0"/>
          <w:numId w:val="0"/>
        </w:numPr>
        <w:spacing w:after="200"/>
      </w:pPr>
    </w:p>
    <w:p w14:paraId="1DA0F6B2" w14:textId="77777777" w:rsidR="00E615C8" w:rsidRDefault="00E615C8">
      <w:pPr>
        <w:numPr>
          <w:ilvl w:val="0"/>
          <w:numId w:val="0"/>
        </w:numPr>
        <w:spacing w:after="200"/>
      </w:pPr>
    </w:p>
    <w:p w14:paraId="4324D093" w14:textId="77777777" w:rsidR="00E615C8" w:rsidRDefault="00E615C8">
      <w:pPr>
        <w:numPr>
          <w:ilvl w:val="0"/>
          <w:numId w:val="0"/>
        </w:numPr>
        <w:spacing w:after="200"/>
      </w:pPr>
    </w:p>
    <w:p w14:paraId="76625CEF" w14:textId="77777777" w:rsidR="00E615C8" w:rsidRDefault="00E615C8">
      <w:pPr>
        <w:numPr>
          <w:ilvl w:val="0"/>
          <w:numId w:val="0"/>
        </w:numPr>
        <w:spacing w:after="200"/>
      </w:pPr>
    </w:p>
    <w:p w14:paraId="36942C3E" w14:textId="77777777" w:rsidR="00E615C8" w:rsidRDefault="00E615C8">
      <w:pPr>
        <w:numPr>
          <w:ilvl w:val="0"/>
          <w:numId w:val="0"/>
        </w:numPr>
        <w:spacing w:after="200"/>
      </w:pPr>
    </w:p>
    <w:p w14:paraId="6D722442" w14:textId="77777777" w:rsidR="00E615C8" w:rsidRDefault="00E615C8">
      <w:pPr>
        <w:numPr>
          <w:ilvl w:val="0"/>
          <w:numId w:val="0"/>
        </w:numPr>
        <w:spacing w:after="200"/>
      </w:pPr>
    </w:p>
    <w:p w14:paraId="4EE5DABB" w14:textId="77777777" w:rsidR="00E615C8" w:rsidRDefault="00E615C8">
      <w:pPr>
        <w:numPr>
          <w:ilvl w:val="0"/>
          <w:numId w:val="0"/>
        </w:numPr>
        <w:spacing w:after="200"/>
      </w:pPr>
    </w:p>
    <w:p w14:paraId="6305215B" w14:textId="77777777" w:rsidR="00E615C8" w:rsidRDefault="00E615C8">
      <w:pPr>
        <w:numPr>
          <w:ilvl w:val="0"/>
          <w:numId w:val="0"/>
        </w:numPr>
        <w:spacing w:after="200"/>
      </w:pPr>
    </w:p>
    <w:p w14:paraId="56DD8FB3" w14:textId="77777777" w:rsidR="00E615C8" w:rsidRDefault="00E615C8">
      <w:pPr>
        <w:numPr>
          <w:ilvl w:val="0"/>
          <w:numId w:val="0"/>
        </w:numPr>
        <w:spacing w:after="200"/>
      </w:pPr>
    </w:p>
    <w:p w14:paraId="0CDEB899" w14:textId="6399C1E9" w:rsidR="00E615C8" w:rsidRPr="00FD17AD" w:rsidRDefault="00FD17AD" w:rsidP="00FD17AD">
      <w:pPr>
        <w:numPr>
          <w:ilvl w:val="0"/>
          <w:numId w:val="0"/>
        </w:numPr>
        <w:spacing w:after="200"/>
        <w:jc w:val="center"/>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D17AD">
        <w:rPr>
          <w:color w:val="C00000"/>
          <w:sz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NEUROLOGIE</w:t>
      </w:r>
    </w:p>
    <w:p w14:paraId="575C6EA4" w14:textId="77777777" w:rsidR="00E615C8" w:rsidRDefault="00E615C8">
      <w:pPr>
        <w:numPr>
          <w:ilvl w:val="0"/>
          <w:numId w:val="0"/>
        </w:numPr>
        <w:spacing w:after="200"/>
      </w:pPr>
    </w:p>
    <w:p w14:paraId="100D781A" w14:textId="77777777" w:rsidR="00E615C8" w:rsidRDefault="00E615C8">
      <w:pPr>
        <w:numPr>
          <w:ilvl w:val="0"/>
          <w:numId w:val="0"/>
        </w:numPr>
        <w:spacing w:after="200"/>
      </w:pPr>
    </w:p>
    <w:p w14:paraId="6FC52DD9" w14:textId="77777777" w:rsidR="00E615C8" w:rsidRDefault="00E615C8">
      <w:pPr>
        <w:numPr>
          <w:ilvl w:val="0"/>
          <w:numId w:val="0"/>
        </w:numPr>
        <w:spacing w:after="200"/>
      </w:pPr>
    </w:p>
    <w:p w14:paraId="7A7CC4B5" w14:textId="77777777" w:rsidR="00E615C8" w:rsidRDefault="00E615C8">
      <w:pPr>
        <w:numPr>
          <w:ilvl w:val="0"/>
          <w:numId w:val="0"/>
        </w:numPr>
        <w:spacing w:after="200"/>
      </w:pPr>
    </w:p>
    <w:p w14:paraId="1F933CBB" w14:textId="77777777" w:rsidR="00E615C8" w:rsidRDefault="00E615C8">
      <w:pPr>
        <w:numPr>
          <w:ilvl w:val="0"/>
          <w:numId w:val="0"/>
        </w:numPr>
        <w:spacing w:after="200"/>
      </w:pPr>
    </w:p>
    <w:p w14:paraId="6E8D97D7" w14:textId="77777777" w:rsidR="00E615C8" w:rsidRDefault="00E615C8">
      <w:pPr>
        <w:numPr>
          <w:ilvl w:val="0"/>
          <w:numId w:val="0"/>
        </w:numPr>
        <w:spacing w:after="200"/>
      </w:pPr>
    </w:p>
    <w:p w14:paraId="4906FF01" w14:textId="77777777" w:rsidR="00E615C8" w:rsidRDefault="00E615C8">
      <w:pPr>
        <w:numPr>
          <w:ilvl w:val="0"/>
          <w:numId w:val="0"/>
        </w:numPr>
        <w:spacing w:after="200"/>
      </w:pPr>
    </w:p>
    <w:p w14:paraId="2C71926B" w14:textId="77777777" w:rsidR="00E615C8" w:rsidRDefault="00E615C8">
      <w:pPr>
        <w:numPr>
          <w:ilvl w:val="0"/>
          <w:numId w:val="0"/>
        </w:numPr>
        <w:spacing w:after="200"/>
      </w:pPr>
    </w:p>
    <w:p w14:paraId="1C0AF089" w14:textId="081A0E15" w:rsidR="00E615C8" w:rsidRPr="00FD17AD" w:rsidRDefault="00FD17AD" w:rsidP="00FD17AD">
      <w:pPr>
        <w:numPr>
          <w:ilvl w:val="0"/>
          <w:numId w:val="0"/>
        </w:numPr>
        <w:spacing w:after="200"/>
        <w:jc w:val="right"/>
        <w:rPr>
          <w:color w:val="7030A0"/>
          <w:sz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D17AD">
        <w:rPr>
          <w:color w:val="7030A0"/>
          <w:sz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ZICO</w:t>
      </w:r>
      <w:bookmarkStart w:id="0" w:name="_GoBack"/>
      <w:bookmarkEnd w:id="0"/>
    </w:p>
    <w:p w14:paraId="73C5763C" w14:textId="77777777" w:rsidR="00FD17AD" w:rsidRDefault="00FD17AD">
      <w:pPr>
        <w:numPr>
          <w:ilvl w:val="0"/>
          <w:numId w:val="0"/>
        </w:numPr>
        <w:spacing w:after="200"/>
      </w:pPr>
    </w:p>
    <w:p w14:paraId="70E5F5B0" w14:textId="77777777" w:rsidR="00A658B3" w:rsidRDefault="00A658B3" w:rsidP="00A658B3">
      <w:pPr>
        <w:pStyle w:val="En-ttedetabledesmatires"/>
        <w:numPr>
          <w:ilvl w:val="0"/>
          <w:numId w:val="0"/>
        </w:numPr>
        <w:sectPr w:rsidR="00A658B3" w:rsidSect="00585696">
          <w:headerReference w:type="default" r:id="rId8"/>
          <w:footerReference w:type="even" r:id="rId9"/>
          <w:footerReference w:type="default" r:id="rId10"/>
          <w:headerReference w:type="first" r:id="rId11"/>
          <w:footerReference w:type="first" r:id="rId12"/>
          <w:pgSz w:w="8391" w:h="11906" w:code="11"/>
          <w:pgMar w:top="737" w:right="851" w:bottom="1418" w:left="851" w:header="283" w:footer="567" w:gutter="0"/>
          <w:cols w:space="708"/>
          <w:docGrid w:linePitch="360"/>
        </w:sectPr>
      </w:pPr>
    </w:p>
    <w:sdt>
      <w:sdtPr>
        <w:rPr>
          <w:rFonts w:eastAsiaTheme="minorEastAsia" w:cs="Times New Roman"/>
          <w:bCs w:val="0"/>
          <w:color w:val="auto"/>
          <w:sz w:val="18"/>
          <w:szCs w:val="18"/>
          <w:u w:val="none"/>
        </w:rPr>
        <w:id w:val="1932234214"/>
        <w:docPartObj>
          <w:docPartGallery w:val="Table of Contents"/>
          <w:docPartUnique/>
        </w:docPartObj>
      </w:sdtPr>
      <w:sdtEndPr>
        <w:rPr>
          <w:b/>
        </w:rPr>
      </w:sdtEndPr>
      <w:sdtContent>
        <w:p w14:paraId="37B8E5CA" w14:textId="0C8DAB75" w:rsidR="00C47B63" w:rsidRPr="006D19A5" w:rsidRDefault="00C47B63" w:rsidP="00C47B63">
          <w:pPr>
            <w:pStyle w:val="En-ttedetabledesmatires"/>
            <w:numPr>
              <w:ilvl w:val="0"/>
              <w:numId w:val="0"/>
            </w:numPr>
            <w:rPr>
              <w:rFonts w:cs="Times New Roman"/>
              <w:sz w:val="18"/>
              <w:szCs w:val="18"/>
            </w:rPr>
          </w:pPr>
          <w:r w:rsidRPr="006D19A5">
            <w:rPr>
              <w:rFonts w:cs="Times New Roman"/>
              <w:sz w:val="18"/>
              <w:szCs w:val="18"/>
            </w:rPr>
            <w:t>Table des matières</w:t>
          </w:r>
        </w:p>
        <w:p w14:paraId="2FD41B44" w14:textId="38044EFA"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AVC ISCHEMIQUE</w:t>
          </w:r>
        </w:p>
        <w:p w14:paraId="33C252BF" w14:textId="4FB861FD" w:rsidR="00C47B63" w:rsidRPr="006D19A5" w:rsidRDefault="00C47B63">
          <w:pPr>
            <w:pStyle w:val="TM1"/>
            <w:tabs>
              <w:tab w:val="right" w:leader="hyphen" w:pos="6679"/>
            </w:tabs>
            <w:rPr>
              <w:rFonts w:ascii="Times New Roman" w:hAnsi="Times New Roman" w:cs="Times New Roman"/>
              <w:b w:val="0"/>
              <w:bCs w:val="0"/>
              <w:caps w:val="0"/>
              <w:noProof/>
              <w:sz w:val="18"/>
              <w:szCs w:val="18"/>
              <w:lang w:eastAsia="zh-CN"/>
            </w:rPr>
          </w:pPr>
          <w:r w:rsidRPr="006D19A5">
            <w:rPr>
              <w:rFonts w:ascii="Times New Roman" w:hAnsi="Times New Roman" w:cs="Times New Roman"/>
              <w:b w:val="0"/>
              <w:bCs w:val="0"/>
              <w:sz w:val="18"/>
              <w:szCs w:val="18"/>
            </w:rPr>
            <w:fldChar w:fldCharType="begin"/>
          </w:r>
          <w:r w:rsidRPr="006D19A5">
            <w:rPr>
              <w:rFonts w:ascii="Times New Roman" w:hAnsi="Times New Roman" w:cs="Times New Roman"/>
              <w:b w:val="0"/>
              <w:bCs w:val="0"/>
              <w:sz w:val="18"/>
              <w:szCs w:val="18"/>
            </w:rPr>
            <w:instrText xml:space="preserve"> TOC \o "1-3" \h \z \u </w:instrText>
          </w:r>
          <w:r w:rsidRPr="006D19A5">
            <w:rPr>
              <w:rFonts w:ascii="Times New Roman" w:hAnsi="Times New Roman" w:cs="Times New Roman"/>
              <w:b w:val="0"/>
              <w:bCs w:val="0"/>
              <w:sz w:val="18"/>
              <w:szCs w:val="18"/>
            </w:rPr>
            <w:fldChar w:fldCharType="separate"/>
          </w:r>
          <w:hyperlink w:anchor="_Toc196662231" w:history="1">
            <w:r w:rsidRPr="006D19A5">
              <w:rPr>
                <w:rStyle w:val="Lienhypertexte"/>
                <w:rFonts w:ascii="Times New Roman" w:hAnsi="Times New Roman" w:cs="Times New Roman"/>
                <w:noProof/>
                <w:sz w:val="18"/>
                <w:szCs w:val="18"/>
              </w:rPr>
              <w:t>I.Étiopathologie</w:t>
            </w:r>
            <w:r w:rsidRPr="006D19A5">
              <w:rPr>
                <w:rFonts w:ascii="Times New Roman" w:hAnsi="Times New Roman" w:cs="Times New Roman"/>
                <w:noProof/>
                <w:webHidden/>
                <w:sz w:val="18"/>
                <w:szCs w:val="18"/>
              </w:rPr>
              <w:tab/>
            </w:r>
            <w:r w:rsidRPr="006D19A5">
              <w:rPr>
                <w:rFonts w:ascii="Times New Roman" w:hAnsi="Times New Roman" w:cs="Times New Roman"/>
                <w:noProof/>
                <w:webHidden/>
                <w:sz w:val="18"/>
                <w:szCs w:val="18"/>
              </w:rPr>
              <w:fldChar w:fldCharType="begin"/>
            </w:r>
            <w:r w:rsidRPr="006D19A5">
              <w:rPr>
                <w:rFonts w:ascii="Times New Roman" w:hAnsi="Times New Roman" w:cs="Times New Roman"/>
                <w:noProof/>
                <w:webHidden/>
                <w:sz w:val="18"/>
                <w:szCs w:val="18"/>
              </w:rPr>
              <w:instrText xml:space="preserve"> PAGEREF _Toc196662231 \h </w:instrText>
            </w:r>
            <w:r w:rsidRPr="006D19A5">
              <w:rPr>
                <w:rFonts w:ascii="Times New Roman" w:hAnsi="Times New Roman" w:cs="Times New Roman"/>
                <w:noProof/>
                <w:webHidden/>
                <w:sz w:val="18"/>
                <w:szCs w:val="18"/>
              </w:rPr>
            </w:r>
            <w:r w:rsidRPr="006D19A5">
              <w:rPr>
                <w:rFonts w:ascii="Times New Roman" w:hAnsi="Times New Roman" w:cs="Times New Roman"/>
                <w:noProof/>
                <w:webHidden/>
                <w:sz w:val="18"/>
                <w:szCs w:val="18"/>
              </w:rPr>
              <w:fldChar w:fldCharType="separate"/>
            </w:r>
            <w:r w:rsidR="00585696">
              <w:rPr>
                <w:rFonts w:ascii="Times New Roman" w:hAnsi="Times New Roman" w:cs="Times New Roman"/>
                <w:noProof/>
                <w:webHidden/>
                <w:sz w:val="18"/>
                <w:szCs w:val="18"/>
              </w:rPr>
              <w:t>1</w:t>
            </w:r>
            <w:r w:rsidRPr="006D19A5">
              <w:rPr>
                <w:rFonts w:ascii="Times New Roman" w:hAnsi="Times New Roman" w:cs="Times New Roman"/>
                <w:noProof/>
                <w:webHidden/>
                <w:sz w:val="18"/>
                <w:szCs w:val="18"/>
              </w:rPr>
              <w:fldChar w:fldCharType="end"/>
            </w:r>
          </w:hyperlink>
        </w:p>
        <w:p w14:paraId="40ED3FEE"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3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Conséquences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w:t>
            </w:r>
            <w:r w:rsidR="00C47B63" w:rsidRPr="006D19A5">
              <w:rPr>
                <w:rFonts w:ascii="Times New Roman" w:hAnsi="Times New Roman" w:cs="Times New Roman"/>
                <w:noProof/>
                <w:webHidden/>
                <w:sz w:val="18"/>
                <w:szCs w:val="18"/>
              </w:rPr>
              <w:fldChar w:fldCharType="end"/>
            </w:r>
          </w:hyperlink>
        </w:p>
        <w:p w14:paraId="68BA5F6E" w14:textId="6F9415F4"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33" w:history="1">
            <w:r w:rsidR="00C47B63" w:rsidRPr="006D19A5">
              <w:rPr>
                <w:rStyle w:val="Lienhypertexte"/>
                <w:rFonts w:ascii="Times New Roman" w:hAnsi="Times New Roman" w:cs="Times New Roman"/>
                <w:noProof/>
                <w:sz w:val="18"/>
                <w:szCs w:val="18"/>
              </w:rPr>
              <w:t>II.Diagnostic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w:t>
            </w:r>
            <w:r w:rsidR="00C47B63" w:rsidRPr="006D19A5">
              <w:rPr>
                <w:rFonts w:ascii="Times New Roman" w:hAnsi="Times New Roman" w:cs="Times New Roman"/>
                <w:noProof/>
                <w:webHidden/>
                <w:sz w:val="18"/>
                <w:szCs w:val="18"/>
              </w:rPr>
              <w:fldChar w:fldCharType="end"/>
            </w:r>
          </w:hyperlink>
        </w:p>
        <w:p w14:paraId="50EBF43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34"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 infarctus sylvien superficiel gauche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w:t>
            </w:r>
            <w:r w:rsidR="00C47B63" w:rsidRPr="006D19A5">
              <w:rPr>
                <w:rFonts w:ascii="Times New Roman" w:hAnsi="Times New Roman" w:cs="Times New Roman"/>
                <w:noProof/>
                <w:webHidden/>
                <w:sz w:val="18"/>
                <w:szCs w:val="18"/>
              </w:rPr>
              <w:fldChar w:fldCharType="end"/>
            </w:r>
          </w:hyperlink>
        </w:p>
        <w:p w14:paraId="070512D1" w14:textId="1F1B12D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35" w:history="1">
            <w:r w:rsidR="00C47B63" w:rsidRPr="006D19A5">
              <w:rPr>
                <w:rStyle w:val="Lienhypertexte"/>
                <w:rFonts w:ascii="Times New Roman" w:hAnsi="Times New Roman" w:cs="Times New Roman"/>
                <w:noProof/>
                <w:sz w:val="18"/>
                <w:szCs w:val="18"/>
              </w:rPr>
              <w:t>1.Diagnostic étiologie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w:t>
            </w:r>
            <w:r w:rsidR="00C47B63" w:rsidRPr="006D19A5">
              <w:rPr>
                <w:rFonts w:ascii="Times New Roman" w:hAnsi="Times New Roman" w:cs="Times New Roman"/>
                <w:noProof/>
                <w:webHidden/>
                <w:sz w:val="18"/>
                <w:szCs w:val="18"/>
              </w:rPr>
              <w:fldChar w:fldCharType="end"/>
            </w:r>
          </w:hyperlink>
        </w:p>
        <w:p w14:paraId="68AF82D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36"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Principe de PEC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w:t>
            </w:r>
            <w:r w:rsidR="00C47B63" w:rsidRPr="006D19A5">
              <w:rPr>
                <w:rFonts w:ascii="Times New Roman" w:hAnsi="Times New Roman" w:cs="Times New Roman"/>
                <w:noProof/>
                <w:webHidden/>
                <w:sz w:val="18"/>
                <w:szCs w:val="18"/>
              </w:rPr>
              <w:fldChar w:fldCharType="end"/>
            </w:r>
          </w:hyperlink>
        </w:p>
        <w:p w14:paraId="303A49D1" w14:textId="6CADF2C1"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37" w:history="1">
            <w:r w:rsidR="00C47B63" w:rsidRPr="006D19A5">
              <w:rPr>
                <w:rStyle w:val="Lienhypertexte"/>
                <w:rFonts w:ascii="Times New Roman" w:hAnsi="Times New Roman" w:cs="Times New Roman"/>
                <w:noProof/>
                <w:sz w:val="18"/>
                <w:szCs w:val="18"/>
              </w:rPr>
              <w:t>1.Buts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w:t>
            </w:r>
            <w:r w:rsidR="00C47B63" w:rsidRPr="006D19A5">
              <w:rPr>
                <w:rFonts w:ascii="Times New Roman" w:hAnsi="Times New Roman" w:cs="Times New Roman"/>
                <w:noProof/>
                <w:webHidden/>
                <w:sz w:val="18"/>
                <w:szCs w:val="18"/>
              </w:rPr>
              <w:fldChar w:fldCharType="end"/>
            </w:r>
          </w:hyperlink>
        </w:p>
        <w:p w14:paraId="472EB21D" w14:textId="6846C89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38" w:history="1">
            <w:r w:rsidR="00C47B63" w:rsidRPr="006D19A5">
              <w:rPr>
                <w:rStyle w:val="Lienhypertexte"/>
                <w:rFonts w:ascii="Times New Roman" w:hAnsi="Times New Roman" w:cs="Times New Roman"/>
                <w:noProof/>
                <w:sz w:val="18"/>
                <w:szCs w:val="18"/>
              </w:rPr>
              <w:t>2.En urgence : mesure générales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w:t>
            </w:r>
            <w:r w:rsidR="00C47B63" w:rsidRPr="006D19A5">
              <w:rPr>
                <w:rFonts w:ascii="Times New Roman" w:hAnsi="Times New Roman" w:cs="Times New Roman"/>
                <w:noProof/>
                <w:webHidden/>
                <w:sz w:val="18"/>
                <w:szCs w:val="18"/>
              </w:rPr>
              <w:fldChar w:fldCharType="end"/>
            </w:r>
          </w:hyperlink>
        </w:p>
        <w:p w14:paraId="1856AE9B" w14:textId="5075255B"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AVC HEMORRAGIQUE</w:t>
          </w:r>
        </w:p>
        <w:p w14:paraId="6573DE8C" w14:textId="7E8AAAC3"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39" w:history="1">
            <w:r w:rsidR="00C47B63" w:rsidRPr="006D19A5">
              <w:rPr>
                <w:rStyle w:val="Lienhypertexte"/>
                <w:rFonts w:ascii="Times New Roman" w:hAnsi="Times New Roman" w:cs="Times New Roman"/>
                <w:noProof/>
                <w:sz w:val="18"/>
                <w:szCs w:val="18"/>
              </w:rPr>
              <w:t>I.Étiopathologies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_Toc196662239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w:t>
            </w:r>
            <w:r w:rsidR="00C47B63" w:rsidRPr="006D19A5">
              <w:rPr>
                <w:rFonts w:ascii="Times New Roman" w:hAnsi="Times New Roman" w:cs="Times New Roman"/>
                <w:noProof/>
                <w:webHidden/>
                <w:sz w:val="18"/>
                <w:szCs w:val="18"/>
              </w:rPr>
              <w:fldChar w:fldCharType="end"/>
            </w:r>
          </w:hyperlink>
        </w:p>
        <w:p w14:paraId="292D7CCC"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4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Classification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w:t>
            </w:r>
            <w:r w:rsidR="00C47B63" w:rsidRPr="006D19A5">
              <w:rPr>
                <w:rFonts w:ascii="Times New Roman" w:hAnsi="Times New Roman" w:cs="Times New Roman"/>
                <w:noProof/>
                <w:webHidden/>
                <w:sz w:val="18"/>
                <w:szCs w:val="18"/>
              </w:rPr>
              <w:fldChar w:fldCharType="end"/>
            </w:r>
          </w:hyperlink>
        </w:p>
        <w:p w14:paraId="51197314"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4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w:t>
            </w:r>
            <w:r w:rsidR="00C47B63" w:rsidRPr="006D19A5">
              <w:rPr>
                <w:rFonts w:ascii="Times New Roman" w:hAnsi="Times New Roman" w:cs="Times New Roman"/>
                <w:noProof/>
                <w:webHidden/>
                <w:sz w:val="18"/>
                <w:szCs w:val="18"/>
              </w:rPr>
              <w:fldChar w:fldCharType="end"/>
            </w:r>
          </w:hyperlink>
        </w:p>
        <w:p w14:paraId="58609F5B" w14:textId="28C5ED7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42" w:history="1">
            <w:r w:rsidR="00C47B63" w:rsidRPr="006D19A5">
              <w:rPr>
                <w:rStyle w:val="Lienhypertexte"/>
                <w:rFonts w:ascii="Times New Roman" w:hAnsi="Times New Roman" w:cs="Times New Roman"/>
                <w:noProof/>
                <w:sz w:val="18"/>
                <w:szCs w:val="18"/>
              </w:rPr>
              <w:t>II.Diagnostic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w:t>
            </w:r>
            <w:r w:rsidR="00C47B63" w:rsidRPr="006D19A5">
              <w:rPr>
                <w:rFonts w:ascii="Times New Roman" w:hAnsi="Times New Roman" w:cs="Times New Roman"/>
                <w:noProof/>
                <w:webHidden/>
                <w:sz w:val="18"/>
                <w:szCs w:val="18"/>
              </w:rPr>
              <w:fldChar w:fldCharType="end"/>
            </w:r>
          </w:hyperlink>
        </w:p>
        <w:p w14:paraId="0DCE3EC7" w14:textId="4C345E3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43" w:history="1">
            <w:r w:rsidR="00C47B63" w:rsidRPr="006D19A5">
              <w:rPr>
                <w:rStyle w:val="Lienhypertexte"/>
                <w:rFonts w:ascii="Times New Roman" w:hAnsi="Times New Roman" w:cs="Times New Roman"/>
                <w:noProof/>
                <w:sz w:val="18"/>
                <w:szCs w:val="18"/>
              </w:rPr>
              <w:t>III.Diagnostic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w:t>
            </w:r>
            <w:r w:rsidR="00C47B63" w:rsidRPr="006D19A5">
              <w:rPr>
                <w:rFonts w:ascii="Times New Roman" w:hAnsi="Times New Roman" w:cs="Times New Roman"/>
                <w:noProof/>
                <w:webHidden/>
                <w:sz w:val="18"/>
                <w:szCs w:val="18"/>
              </w:rPr>
              <w:fldChar w:fldCharType="end"/>
            </w:r>
          </w:hyperlink>
        </w:p>
        <w:p w14:paraId="3C4B0E2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44"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HTA chronique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w:t>
            </w:r>
            <w:r w:rsidR="00C47B63" w:rsidRPr="006D19A5">
              <w:rPr>
                <w:rFonts w:ascii="Times New Roman" w:hAnsi="Times New Roman" w:cs="Times New Roman"/>
                <w:noProof/>
                <w:webHidden/>
                <w:sz w:val="18"/>
                <w:szCs w:val="18"/>
              </w:rPr>
              <w:fldChar w:fldCharType="end"/>
            </w:r>
          </w:hyperlink>
        </w:p>
        <w:p w14:paraId="266B521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45"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Angiopathie amyloïde cérébrale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w:t>
            </w:r>
            <w:r w:rsidR="00C47B63" w:rsidRPr="006D19A5">
              <w:rPr>
                <w:rFonts w:ascii="Times New Roman" w:hAnsi="Times New Roman" w:cs="Times New Roman"/>
                <w:noProof/>
                <w:webHidden/>
                <w:sz w:val="18"/>
                <w:szCs w:val="18"/>
              </w:rPr>
              <w:fldChar w:fldCharType="end"/>
            </w:r>
          </w:hyperlink>
        </w:p>
        <w:p w14:paraId="7E39780C" w14:textId="100FA90C"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46" w:history="1">
            <w:r w:rsidR="00C47B63" w:rsidRPr="006D19A5">
              <w:rPr>
                <w:rStyle w:val="Lienhypertexte"/>
                <w:rFonts w:ascii="Times New Roman" w:hAnsi="Times New Roman" w:cs="Times New Roman"/>
                <w:noProof/>
                <w:sz w:val="18"/>
                <w:szCs w:val="18"/>
              </w:rPr>
              <w:t>1.HIC secondaire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w:t>
            </w:r>
            <w:r w:rsidR="00C47B63" w:rsidRPr="006D19A5">
              <w:rPr>
                <w:rFonts w:ascii="Times New Roman" w:hAnsi="Times New Roman" w:cs="Times New Roman"/>
                <w:noProof/>
                <w:webHidden/>
                <w:sz w:val="18"/>
                <w:szCs w:val="18"/>
              </w:rPr>
              <w:fldChar w:fldCharType="end"/>
            </w:r>
          </w:hyperlink>
        </w:p>
        <w:p w14:paraId="7DBF64EF" w14:textId="43D4D9E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47" w:history="1">
            <w:r w:rsidR="00C47B63" w:rsidRPr="006D19A5">
              <w:rPr>
                <w:rStyle w:val="Lienhypertexte"/>
                <w:rFonts w:ascii="Times New Roman" w:hAnsi="Times New Roman" w:cs="Times New Roman"/>
                <w:noProof/>
                <w:sz w:val="18"/>
                <w:szCs w:val="18"/>
              </w:rPr>
              <w:t>IV.Diagnostic différentiel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w:t>
            </w:r>
            <w:r w:rsidR="00C47B63" w:rsidRPr="006D19A5">
              <w:rPr>
                <w:rFonts w:ascii="Times New Roman" w:hAnsi="Times New Roman" w:cs="Times New Roman"/>
                <w:noProof/>
                <w:webHidden/>
                <w:sz w:val="18"/>
                <w:szCs w:val="18"/>
              </w:rPr>
              <w:fldChar w:fldCharType="end"/>
            </w:r>
          </w:hyperlink>
        </w:p>
        <w:p w14:paraId="3290195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4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Principe de PEC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w:t>
            </w:r>
            <w:r w:rsidR="00C47B63" w:rsidRPr="006D19A5">
              <w:rPr>
                <w:rFonts w:ascii="Times New Roman" w:hAnsi="Times New Roman" w:cs="Times New Roman"/>
                <w:noProof/>
                <w:webHidden/>
                <w:sz w:val="18"/>
                <w:szCs w:val="18"/>
              </w:rPr>
              <w:fldChar w:fldCharType="end"/>
            </w:r>
          </w:hyperlink>
        </w:p>
        <w:p w14:paraId="5D28E377" w14:textId="57B80A4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49" w:history="1">
            <w:r w:rsidR="00C47B63" w:rsidRPr="006D19A5">
              <w:rPr>
                <w:rStyle w:val="Lienhypertexte"/>
                <w:rFonts w:ascii="Times New Roman" w:hAnsi="Times New Roman" w:cs="Times New Roman"/>
                <w:noProof/>
                <w:sz w:val="18"/>
                <w:szCs w:val="18"/>
              </w:rPr>
              <w:t>V.Principe de PEC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_Toc196662249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w:t>
            </w:r>
            <w:r w:rsidR="00C47B63" w:rsidRPr="006D19A5">
              <w:rPr>
                <w:rFonts w:ascii="Times New Roman" w:hAnsi="Times New Roman" w:cs="Times New Roman"/>
                <w:noProof/>
                <w:webHidden/>
                <w:sz w:val="18"/>
                <w:szCs w:val="18"/>
              </w:rPr>
              <w:fldChar w:fldCharType="end"/>
            </w:r>
          </w:hyperlink>
        </w:p>
        <w:p w14:paraId="04AB234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5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Situation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w:t>
            </w:r>
            <w:r w:rsidR="00C47B63" w:rsidRPr="006D19A5">
              <w:rPr>
                <w:rFonts w:ascii="Times New Roman" w:hAnsi="Times New Roman" w:cs="Times New Roman"/>
                <w:noProof/>
                <w:webHidden/>
                <w:sz w:val="18"/>
                <w:szCs w:val="18"/>
              </w:rPr>
              <w:fldChar w:fldCharType="end"/>
            </w:r>
          </w:hyperlink>
        </w:p>
        <w:p w14:paraId="3475F6FF" w14:textId="4A6FD2DC"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51" w:history="1">
            <w:r w:rsidR="00C47B63" w:rsidRPr="006D19A5">
              <w:rPr>
                <w:rStyle w:val="Lienhypertexte"/>
                <w:rFonts w:ascii="Times New Roman" w:hAnsi="Times New Roman" w:cs="Times New Roman"/>
                <w:noProof/>
                <w:sz w:val="18"/>
                <w:szCs w:val="18"/>
              </w:rPr>
              <w:t>1.AVC hémorragique avec prise d’anticoagulant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w:t>
            </w:r>
            <w:r w:rsidR="00C47B63" w:rsidRPr="006D19A5">
              <w:rPr>
                <w:rFonts w:ascii="Times New Roman" w:hAnsi="Times New Roman" w:cs="Times New Roman"/>
                <w:noProof/>
                <w:webHidden/>
                <w:sz w:val="18"/>
                <w:szCs w:val="18"/>
              </w:rPr>
              <w:fldChar w:fldCharType="end"/>
            </w:r>
          </w:hyperlink>
        </w:p>
        <w:p w14:paraId="2C916D0E" w14:textId="3EF9262D"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52" w:history="1">
            <w:r w:rsidR="00C47B63" w:rsidRPr="006D19A5">
              <w:rPr>
                <w:rStyle w:val="Lienhypertexte"/>
                <w:rFonts w:ascii="Times New Roman" w:hAnsi="Times New Roman" w:cs="Times New Roman"/>
                <w:noProof/>
                <w:sz w:val="18"/>
                <w:szCs w:val="18"/>
              </w:rPr>
              <w:t>2.AVC hémorragique ave indication chirurgical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w:t>
            </w:r>
            <w:r w:rsidR="00C47B63" w:rsidRPr="006D19A5">
              <w:rPr>
                <w:rFonts w:ascii="Times New Roman" w:hAnsi="Times New Roman" w:cs="Times New Roman"/>
                <w:noProof/>
                <w:webHidden/>
                <w:sz w:val="18"/>
                <w:szCs w:val="18"/>
              </w:rPr>
              <w:fldChar w:fldCharType="end"/>
            </w:r>
          </w:hyperlink>
        </w:p>
        <w:p w14:paraId="392704FA" w14:textId="1C598AC9"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lastRenderedPageBreak/>
            <w:t>LES EPILEPSIES</w:t>
          </w:r>
        </w:p>
        <w:p w14:paraId="62117273" w14:textId="773A678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53" w:history="1">
            <w:r w:rsidR="00C47B63" w:rsidRPr="006D19A5">
              <w:rPr>
                <w:rStyle w:val="Lienhypertexte"/>
                <w:rFonts w:ascii="Times New Roman" w:hAnsi="Times New Roman" w:cs="Times New Roman"/>
                <w:noProof/>
                <w:sz w:val="18"/>
                <w:szCs w:val="18"/>
              </w:rPr>
              <w:t>I.Diagnostic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16</w:t>
            </w:r>
            <w:r w:rsidR="00C47B63" w:rsidRPr="006D19A5">
              <w:rPr>
                <w:rFonts w:ascii="Times New Roman" w:hAnsi="Times New Roman" w:cs="Times New Roman"/>
                <w:noProof/>
                <w:webHidden/>
                <w:sz w:val="18"/>
                <w:szCs w:val="18"/>
              </w:rPr>
              <w:fldChar w:fldCharType="end"/>
            </w:r>
          </w:hyperlink>
        </w:p>
        <w:p w14:paraId="526080B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54"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 épilepsie absence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16</w:t>
            </w:r>
            <w:r w:rsidR="00C47B63" w:rsidRPr="006D19A5">
              <w:rPr>
                <w:rFonts w:ascii="Times New Roman" w:hAnsi="Times New Roman" w:cs="Times New Roman"/>
                <w:noProof/>
                <w:webHidden/>
                <w:sz w:val="18"/>
                <w:szCs w:val="18"/>
              </w:rPr>
              <w:fldChar w:fldCharType="end"/>
            </w:r>
          </w:hyperlink>
        </w:p>
        <w:p w14:paraId="5B37C02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55"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 épilepsie grand mal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16</w:t>
            </w:r>
            <w:r w:rsidR="00C47B63" w:rsidRPr="006D19A5">
              <w:rPr>
                <w:rFonts w:ascii="Times New Roman" w:hAnsi="Times New Roman" w:cs="Times New Roman"/>
                <w:noProof/>
                <w:webHidden/>
                <w:sz w:val="18"/>
                <w:szCs w:val="18"/>
              </w:rPr>
              <w:fldChar w:fldCharType="end"/>
            </w:r>
          </w:hyperlink>
        </w:p>
        <w:p w14:paraId="04D29A4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56"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clinique : selon l’âge du patient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17</w:t>
            </w:r>
            <w:r w:rsidR="00C47B63" w:rsidRPr="006D19A5">
              <w:rPr>
                <w:rFonts w:ascii="Times New Roman" w:hAnsi="Times New Roman" w:cs="Times New Roman"/>
                <w:noProof/>
                <w:webHidden/>
                <w:sz w:val="18"/>
                <w:szCs w:val="18"/>
              </w:rPr>
              <w:fldChar w:fldCharType="end"/>
            </w:r>
          </w:hyperlink>
        </w:p>
        <w:p w14:paraId="1E75DCB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57"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clinque : selon l’étiologie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17</w:t>
            </w:r>
            <w:r w:rsidR="00C47B63" w:rsidRPr="006D19A5">
              <w:rPr>
                <w:rFonts w:ascii="Times New Roman" w:hAnsi="Times New Roman" w:cs="Times New Roman"/>
                <w:noProof/>
                <w:webHidden/>
                <w:sz w:val="18"/>
                <w:szCs w:val="18"/>
              </w:rPr>
              <w:fldChar w:fldCharType="end"/>
            </w:r>
          </w:hyperlink>
        </w:p>
        <w:p w14:paraId="2AA1AF3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58" w:history="1">
            <w:r w:rsidR="00C47B63" w:rsidRPr="006D19A5">
              <w:rPr>
                <w:rStyle w:val="Lienhypertexte"/>
                <w:rFonts w:ascii="Times New Roman" w:hAnsi="Times New Roman" w:cs="Times New Roman"/>
                <w:noProof/>
                <w:sz w:val="18"/>
                <w:szCs w:val="18"/>
              </w:rPr>
              <w:t>E.</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clinques : selon la gravite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17</w:t>
            </w:r>
            <w:r w:rsidR="00C47B63" w:rsidRPr="006D19A5">
              <w:rPr>
                <w:rFonts w:ascii="Times New Roman" w:hAnsi="Times New Roman" w:cs="Times New Roman"/>
                <w:noProof/>
                <w:webHidden/>
                <w:sz w:val="18"/>
                <w:szCs w:val="18"/>
              </w:rPr>
              <w:fldChar w:fldCharType="end"/>
            </w:r>
          </w:hyperlink>
        </w:p>
        <w:p w14:paraId="17CC0DE1" w14:textId="16A2CEC9" w:rsidR="00C47B63" w:rsidRPr="006D19A5" w:rsidRDefault="00585696" w:rsidP="006D19A5">
          <w:pPr>
            <w:pStyle w:val="TM1"/>
            <w:numPr>
              <w:ilvl w:val="0"/>
              <w:numId w:val="0"/>
            </w:numPr>
            <w:tabs>
              <w:tab w:val="right" w:leader="hyphen" w:pos="6679"/>
            </w:tabs>
            <w:rPr>
              <w:rFonts w:ascii="Times New Roman" w:hAnsi="Times New Roman" w:cs="Times New Roman"/>
              <w:b w:val="0"/>
              <w:bCs w:val="0"/>
              <w:caps w:val="0"/>
              <w:noProof/>
              <w:sz w:val="18"/>
              <w:szCs w:val="18"/>
              <w:lang w:eastAsia="zh-CN"/>
            </w:rPr>
          </w:pPr>
          <w:hyperlink w:anchor="_Toc196662259" w:history="1">
            <w:r w:rsidR="00C47B63" w:rsidRPr="006D19A5">
              <w:rPr>
                <w:rStyle w:val="Lienhypertexte"/>
                <w:rFonts w:ascii="Times New Roman" w:hAnsi="Times New Roman" w:cs="Times New Roman"/>
                <w:noProof/>
                <w:sz w:val="18"/>
                <w:szCs w:val="18"/>
              </w:rPr>
              <w:t>II.Diagnostic différentiel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_Toc196662259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18</w:t>
            </w:r>
            <w:r w:rsidR="00C47B63" w:rsidRPr="006D19A5">
              <w:rPr>
                <w:rFonts w:ascii="Times New Roman" w:hAnsi="Times New Roman" w:cs="Times New Roman"/>
                <w:noProof/>
                <w:webHidden/>
                <w:sz w:val="18"/>
                <w:szCs w:val="18"/>
              </w:rPr>
              <w:fldChar w:fldCharType="end"/>
            </w:r>
          </w:hyperlink>
        </w:p>
        <w:p w14:paraId="0A3D20F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6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18</w:t>
            </w:r>
            <w:r w:rsidR="00C47B63" w:rsidRPr="006D19A5">
              <w:rPr>
                <w:rFonts w:ascii="Times New Roman" w:hAnsi="Times New Roman" w:cs="Times New Roman"/>
                <w:noProof/>
                <w:webHidden/>
                <w:sz w:val="18"/>
                <w:szCs w:val="18"/>
              </w:rPr>
              <w:fldChar w:fldCharType="end"/>
            </w:r>
          </w:hyperlink>
        </w:p>
        <w:p w14:paraId="66278936" w14:textId="7EE3AA97" w:rsidR="00C47B63" w:rsidRPr="006D19A5" w:rsidRDefault="00585696" w:rsidP="006D19A5">
          <w:pPr>
            <w:pStyle w:val="TM1"/>
            <w:numPr>
              <w:ilvl w:val="0"/>
              <w:numId w:val="0"/>
            </w:numPr>
            <w:tabs>
              <w:tab w:val="right" w:leader="hyphen" w:pos="6679"/>
            </w:tabs>
            <w:rPr>
              <w:rFonts w:ascii="Times New Roman" w:hAnsi="Times New Roman" w:cs="Times New Roman"/>
              <w:b w:val="0"/>
              <w:bCs w:val="0"/>
              <w:caps w:val="0"/>
              <w:noProof/>
              <w:sz w:val="18"/>
              <w:szCs w:val="18"/>
              <w:lang w:eastAsia="zh-CN"/>
            </w:rPr>
          </w:pPr>
          <w:hyperlink w:anchor="_Toc196662261" w:history="1">
            <w:r w:rsidR="00C47B63" w:rsidRPr="006D19A5">
              <w:rPr>
                <w:rStyle w:val="Lienhypertexte"/>
                <w:rFonts w:ascii="Times New Roman" w:hAnsi="Times New Roman" w:cs="Times New Roman"/>
                <w:noProof/>
                <w:sz w:val="18"/>
                <w:szCs w:val="18"/>
              </w:rPr>
              <w:t>III.Principes de PEC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19</w:t>
            </w:r>
            <w:r w:rsidR="00C47B63" w:rsidRPr="006D19A5">
              <w:rPr>
                <w:rFonts w:ascii="Times New Roman" w:hAnsi="Times New Roman" w:cs="Times New Roman"/>
                <w:noProof/>
                <w:webHidden/>
                <w:sz w:val="18"/>
                <w:szCs w:val="18"/>
              </w:rPr>
              <w:fldChar w:fldCharType="end"/>
            </w:r>
          </w:hyperlink>
        </w:p>
        <w:p w14:paraId="15C7CDC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6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Pendant la crise épileptique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19</w:t>
            </w:r>
            <w:r w:rsidR="00C47B63" w:rsidRPr="006D19A5">
              <w:rPr>
                <w:rFonts w:ascii="Times New Roman" w:hAnsi="Times New Roman" w:cs="Times New Roman"/>
                <w:noProof/>
                <w:webHidden/>
                <w:sz w:val="18"/>
                <w:szCs w:val="18"/>
              </w:rPr>
              <w:fldChar w:fldCharType="end"/>
            </w:r>
          </w:hyperlink>
        </w:p>
        <w:p w14:paraId="2D2D6FF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6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Devant une épilepsie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19</w:t>
            </w:r>
            <w:r w:rsidR="00C47B63" w:rsidRPr="006D19A5">
              <w:rPr>
                <w:rFonts w:ascii="Times New Roman" w:hAnsi="Times New Roman" w:cs="Times New Roman"/>
                <w:noProof/>
                <w:webHidden/>
                <w:sz w:val="18"/>
                <w:szCs w:val="18"/>
              </w:rPr>
              <w:fldChar w:fldCharType="end"/>
            </w:r>
          </w:hyperlink>
        </w:p>
        <w:p w14:paraId="432CD3BC"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64"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Devant un état de male épileptiques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20</w:t>
            </w:r>
            <w:r w:rsidR="00C47B63" w:rsidRPr="006D19A5">
              <w:rPr>
                <w:rFonts w:ascii="Times New Roman" w:hAnsi="Times New Roman" w:cs="Times New Roman"/>
                <w:noProof/>
                <w:webHidden/>
                <w:sz w:val="18"/>
                <w:szCs w:val="18"/>
              </w:rPr>
              <w:fldChar w:fldCharType="end"/>
            </w:r>
          </w:hyperlink>
        </w:p>
        <w:p w14:paraId="29C3A2F3" w14:textId="7F145E2F"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65" w:history="1">
            <w:r w:rsidR="00C47B63" w:rsidRPr="006D19A5">
              <w:rPr>
                <w:rStyle w:val="Lienhypertexte"/>
                <w:rFonts w:ascii="Times New Roman" w:hAnsi="Times New Roman" w:cs="Times New Roman"/>
                <w:noProof/>
                <w:sz w:val="18"/>
                <w:szCs w:val="18"/>
              </w:rPr>
              <w:t>IV.Démarche 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20</w:t>
            </w:r>
            <w:r w:rsidR="00C47B63" w:rsidRPr="006D19A5">
              <w:rPr>
                <w:rFonts w:ascii="Times New Roman" w:hAnsi="Times New Roman" w:cs="Times New Roman"/>
                <w:noProof/>
                <w:webHidden/>
                <w:sz w:val="18"/>
                <w:szCs w:val="18"/>
              </w:rPr>
              <w:fldChar w:fldCharType="end"/>
            </w:r>
          </w:hyperlink>
        </w:p>
        <w:p w14:paraId="322E0F8C" w14:textId="33351068"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CEPHALEES</w:t>
          </w:r>
        </w:p>
        <w:p w14:paraId="514EFAF9" w14:textId="4B6E30A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66" w:history="1">
            <w:r w:rsidR="00C47B63" w:rsidRPr="006D19A5">
              <w:rPr>
                <w:rStyle w:val="Lienhypertexte"/>
                <w:rFonts w:ascii="Times New Roman" w:hAnsi="Times New Roman" w:cs="Times New Roman"/>
                <w:noProof/>
                <w:sz w:val="18"/>
                <w:szCs w:val="18"/>
              </w:rPr>
              <w:t>I.Démarche diagnostique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22</w:t>
            </w:r>
            <w:r w:rsidR="00C47B63" w:rsidRPr="006D19A5">
              <w:rPr>
                <w:rFonts w:ascii="Times New Roman" w:hAnsi="Times New Roman" w:cs="Times New Roman"/>
                <w:noProof/>
                <w:webHidden/>
                <w:sz w:val="18"/>
                <w:szCs w:val="18"/>
              </w:rPr>
              <w:fldChar w:fldCharType="end"/>
            </w:r>
          </w:hyperlink>
        </w:p>
        <w:p w14:paraId="5DFF133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67"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22</w:t>
            </w:r>
            <w:r w:rsidR="00C47B63" w:rsidRPr="006D19A5">
              <w:rPr>
                <w:rFonts w:ascii="Times New Roman" w:hAnsi="Times New Roman" w:cs="Times New Roman"/>
                <w:noProof/>
                <w:webHidden/>
                <w:sz w:val="18"/>
                <w:szCs w:val="18"/>
              </w:rPr>
              <w:fldChar w:fldCharType="end"/>
            </w:r>
          </w:hyperlink>
        </w:p>
        <w:p w14:paraId="1D9159B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68"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Examen paraclinique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22</w:t>
            </w:r>
            <w:r w:rsidR="00C47B63" w:rsidRPr="006D19A5">
              <w:rPr>
                <w:rFonts w:ascii="Times New Roman" w:hAnsi="Times New Roman" w:cs="Times New Roman"/>
                <w:noProof/>
                <w:webHidden/>
                <w:sz w:val="18"/>
                <w:szCs w:val="18"/>
              </w:rPr>
              <w:fldChar w:fldCharType="end"/>
            </w:r>
          </w:hyperlink>
        </w:p>
        <w:p w14:paraId="15C34611" w14:textId="7F63BD4F"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MIGRAINE</w:t>
          </w:r>
        </w:p>
        <w:p w14:paraId="6C2B5316" w14:textId="5D4E4393"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69" w:history="1">
            <w:r w:rsidR="00C47B63" w:rsidRPr="006D19A5">
              <w:rPr>
                <w:rStyle w:val="Lienhypertexte"/>
                <w:rFonts w:ascii="Times New Roman" w:hAnsi="Times New Roman" w:cs="Times New Roman"/>
                <w:noProof/>
                <w:sz w:val="18"/>
                <w:szCs w:val="18"/>
              </w:rPr>
              <w:t>II.Classification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_Toc196662269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23</w:t>
            </w:r>
            <w:r w:rsidR="00C47B63" w:rsidRPr="006D19A5">
              <w:rPr>
                <w:rFonts w:ascii="Times New Roman" w:hAnsi="Times New Roman" w:cs="Times New Roman"/>
                <w:noProof/>
                <w:webHidden/>
                <w:sz w:val="18"/>
                <w:szCs w:val="18"/>
              </w:rPr>
              <w:fldChar w:fldCharType="end"/>
            </w:r>
          </w:hyperlink>
        </w:p>
        <w:p w14:paraId="551F6721" w14:textId="1E83395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70" w:history="1">
            <w:r w:rsidR="00C47B63" w:rsidRPr="006D19A5">
              <w:rPr>
                <w:rStyle w:val="Lienhypertexte"/>
                <w:rFonts w:ascii="Times New Roman" w:hAnsi="Times New Roman" w:cs="Times New Roman"/>
                <w:noProof/>
                <w:sz w:val="18"/>
                <w:szCs w:val="18"/>
              </w:rPr>
              <w:t>I.Signes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24</w:t>
            </w:r>
            <w:r w:rsidR="00C47B63" w:rsidRPr="006D19A5">
              <w:rPr>
                <w:rFonts w:ascii="Times New Roman" w:hAnsi="Times New Roman" w:cs="Times New Roman"/>
                <w:noProof/>
                <w:webHidden/>
                <w:sz w:val="18"/>
                <w:szCs w:val="18"/>
              </w:rPr>
              <w:fldChar w:fldCharType="end"/>
            </w:r>
          </w:hyperlink>
        </w:p>
        <w:p w14:paraId="30C44BCF" w14:textId="77777777" w:rsidR="00C47B63" w:rsidRPr="006D19A5" w:rsidRDefault="00585696">
          <w:pPr>
            <w:pStyle w:val="TM2"/>
            <w:rPr>
              <w:rFonts w:ascii="Times New Roman" w:hAnsi="Times New Roman" w:cs="Times New Roman"/>
              <w:smallCaps w:val="0"/>
              <w:noProof/>
              <w:sz w:val="18"/>
              <w:szCs w:val="18"/>
              <w:lang w:eastAsia="zh-CN"/>
            </w:rPr>
          </w:pPr>
          <w:hyperlink w:anchor="_Toc196662271" w:history="1">
            <w:r w:rsidR="00C47B63" w:rsidRPr="006D19A5">
              <w:rPr>
                <w:rStyle w:val="Lienhypertexte"/>
                <w:rFonts w:ascii="Times New Roman" w:hAnsi="Times New Roman" w:cs="Times New Roman"/>
                <w:noProof/>
                <w:sz w:val="18"/>
                <w:szCs w:val="18"/>
              </w:rPr>
              <w:t>TDD : migraines commune simple sans aura (80 – 90%)</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24</w:t>
            </w:r>
            <w:r w:rsidR="00C47B63" w:rsidRPr="006D19A5">
              <w:rPr>
                <w:rFonts w:ascii="Times New Roman" w:hAnsi="Times New Roman" w:cs="Times New Roman"/>
                <w:noProof/>
                <w:webHidden/>
                <w:sz w:val="18"/>
                <w:szCs w:val="18"/>
              </w:rPr>
              <w:fldChar w:fldCharType="end"/>
            </w:r>
          </w:hyperlink>
        </w:p>
        <w:p w14:paraId="759D107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7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25</w:t>
            </w:r>
            <w:r w:rsidR="00C47B63" w:rsidRPr="006D19A5">
              <w:rPr>
                <w:rFonts w:ascii="Times New Roman" w:hAnsi="Times New Roman" w:cs="Times New Roman"/>
                <w:noProof/>
                <w:webHidden/>
                <w:sz w:val="18"/>
                <w:szCs w:val="18"/>
              </w:rPr>
              <w:fldChar w:fldCharType="end"/>
            </w:r>
          </w:hyperlink>
        </w:p>
        <w:p w14:paraId="258DEEB7" w14:textId="2B3C9242"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73" w:history="1">
            <w:r w:rsidR="00C47B63" w:rsidRPr="006D19A5">
              <w:rPr>
                <w:rStyle w:val="Lienhypertexte"/>
                <w:rFonts w:ascii="Times New Roman" w:hAnsi="Times New Roman" w:cs="Times New Roman"/>
                <w:noProof/>
                <w:sz w:val="18"/>
                <w:szCs w:val="18"/>
              </w:rPr>
              <w:t>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26</w:t>
            </w:r>
            <w:r w:rsidR="00C47B63" w:rsidRPr="006D19A5">
              <w:rPr>
                <w:rFonts w:ascii="Times New Roman" w:hAnsi="Times New Roman" w:cs="Times New Roman"/>
                <w:noProof/>
                <w:webHidden/>
                <w:sz w:val="18"/>
                <w:szCs w:val="18"/>
              </w:rPr>
              <w:fldChar w:fldCharType="end"/>
            </w:r>
          </w:hyperlink>
        </w:p>
        <w:p w14:paraId="510BA69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74"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26</w:t>
            </w:r>
            <w:r w:rsidR="00C47B63" w:rsidRPr="006D19A5">
              <w:rPr>
                <w:rFonts w:ascii="Times New Roman" w:hAnsi="Times New Roman" w:cs="Times New Roman"/>
                <w:noProof/>
                <w:webHidden/>
                <w:sz w:val="18"/>
                <w:szCs w:val="18"/>
              </w:rPr>
              <w:fldChar w:fldCharType="end"/>
            </w:r>
          </w:hyperlink>
        </w:p>
        <w:p w14:paraId="4702CCF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75"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Migraine sans aura</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26</w:t>
            </w:r>
            <w:r w:rsidR="00C47B63" w:rsidRPr="006D19A5">
              <w:rPr>
                <w:rFonts w:ascii="Times New Roman" w:hAnsi="Times New Roman" w:cs="Times New Roman"/>
                <w:noProof/>
                <w:webHidden/>
                <w:sz w:val="18"/>
                <w:szCs w:val="18"/>
              </w:rPr>
              <w:fldChar w:fldCharType="end"/>
            </w:r>
          </w:hyperlink>
        </w:p>
        <w:p w14:paraId="517DFEF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76"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Différentiel : devant migraine avec aura</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26</w:t>
            </w:r>
            <w:r w:rsidR="00C47B63" w:rsidRPr="006D19A5">
              <w:rPr>
                <w:rFonts w:ascii="Times New Roman" w:hAnsi="Times New Roman" w:cs="Times New Roman"/>
                <w:noProof/>
                <w:webHidden/>
                <w:sz w:val="18"/>
                <w:szCs w:val="18"/>
              </w:rPr>
              <w:fldChar w:fldCharType="end"/>
            </w:r>
          </w:hyperlink>
        </w:p>
        <w:p w14:paraId="69AB1E6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77"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26</w:t>
            </w:r>
            <w:r w:rsidR="00C47B63" w:rsidRPr="006D19A5">
              <w:rPr>
                <w:rFonts w:ascii="Times New Roman" w:hAnsi="Times New Roman" w:cs="Times New Roman"/>
                <w:noProof/>
                <w:webHidden/>
                <w:sz w:val="18"/>
                <w:szCs w:val="18"/>
              </w:rPr>
              <w:fldChar w:fldCharType="end"/>
            </w:r>
          </w:hyperlink>
        </w:p>
        <w:p w14:paraId="64BA12A2" w14:textId="4DC3AFE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78" w:history="1">
            <w:r w:rsidR="00C47B63" w:rsidRPr="006D19A5">
              <w:rPr>
                <w:rStyle w:val="Lienhypertexte"/>
                <w:rFonts w:ascii="Times New Roman" w:hAnsi="Times New Roman" w:cs="Times New Roman"/>
                <w:noProof/>
                <w:sz w:val="18"/>
                <w:szCs w:val="18"/>
              </w:rPr>
              <w:t>III.Principe de PEC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26</w:t>
            </w:r>
            <w:r w:rsidR="00C47B63" w:rsidRPr="006D19A5">
              <w:rPr>
                <w:rFonts w:ascii="Times New Roman" w:hAnsi="Times New Roman" w:cs="Times New Roman"/>
                <w:noProof/>
                <w:webHidden/>
                <w:sz w:val="18"/>
                <w:szCs w:val="18"/>
              </w:rPr>
              <w:fldChar w:fldCharType="end"/>
            </w:r>
          </w:hyperlink>
        </w:p>
        <w:p w14:paraId="30627650" w14:textId="4C61A338"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NEVRALGIE DU TRIJUMEAU</w:t>
          </w:r>
        </w:p>
        <w:p w14:paraId="5169BA0D" w14:textId="674077D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79" w:history="1">
            <w:r w:rsidR="00C47B63" w:rsidRPr="006D19A5">
              <w:rPr>
                <w:rStyle w:val="Lienhypertexte"/>
                <w:rFonts w:ascii="Times New Roman" w:hAnsi="Times New Roman" w:cs="Times New Roman"/>
                <w:noProof/>
                <w:sz w:val="18"/>
                <w:szCs w:val="18"/>
              </w:rPr>
              <w:t>I.Signes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_Toc196662279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28</w:t>
            </w:r>
            <w:r w:rsidR="00C47B63" w:rsidRPr="006D19A5">
              <w:rPr>
                <w:rFonts w:ascii="Times New Roman" w:hAnsi="Times New Roman" w:cs="Times New Roman"/>
                <w:noProof/>
                <w:webHidden/>
                <w:sz w:val="18"/>
                <w:szCs w:val="18"/>
              </w:rPr>
              <w:fldChar w:fldCharType="end"/>
            </w:r>
          </w:hyperlink>
        </w:p>
        <w:p w14:paraId="60135F7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 névralgie du trijumeau essentielle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28</w:t>
            </w:r>
            <w:r w:rsidR="00C47B63" w:rsidRPr="006D19A5">
              <w:rPr>
                <w:rFonts w:ascii="Times New Roman" w:hAnsi="Times New Roman" w:cs="Times New Roman"/>
                <w:noProof/>
                <w:webHidden/>
                <w:sz w:val="18"/>
                <w:szCs w:val="18"/>
              </w:rPr>
              <w:fldChar w:fldCharType="end"/>
            </w:r>
          </w:hyperlink>
        </w:p>
        <w:p w14:paraId="62420A6E"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Frome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29</w:t>
            </w:r>
            <w:r w:rsidR="00C47B63" w:rsidRPr="006D19A5">
              <w:rPr>
                <w:rFonts w:ascii="Times New Roman" w:hAnsi="Times New Roman" w:cs="Times New Roman"/>
                <w:noProof/>
                <w:webHidden/>
                <w:sz w:val="18"/>
                <w:szCs w:val="18"/>
              </w:rPr>
              <w:fldChar w:fldCharType="end"/>
            </w:r>
          </w:hyperlink>
        </w:p>
        <w:p w14:paraId="1A9712A0" w14:textId="2F42C9D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82" w:history="1">
            <w:r w:rsidR="00C47B63" w:rsidRPr="006D19A5">
              <w:rPr>
                <w:rStyle w:val="Lienhypertexte"/>
                <w:rFonts w:ascii="Times New Roman" w:hAnsi="Times New Roman" w:cs="Times New Roman"/>
                <w:noProof/>
                <w:sz w:val="18"/>
                <w:szCs w:val="18"/>
              </w:rPr>
              <w:t>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29</w:t>
            </w:r>
            <w:r w:rsidR="00C47B63" w:rsidRPr="006D19A5">
              <w:rPr>
                <w:rFonts w:ascii="Times New Roman" w:hAnsi="Times New Roman" w:cs="Times New Roman"/>
                <w:noProof/>
                <w:webHidden/>
                <w:sz w:val="18"/>
                <w:szCs w:val="18"/>
              </w:rPr>
              <w:fldChar w:fldCharType="end"/>
            </w:r>
          </w:hyperlink>
        </w:p>
        <w:p w14:paraId="30B256D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29</w:t>
            </w:r>
            <w:r w:rsidR="00C47B63" w:rsidRPr="006D19A5">
              <w:rPr>
                <w:rFonts w:ascii="Times New Roman" w:hAnsi="Times New Roman" w:cs="Times New Roman"/>
                <w:noProof/>
                <w:webHidden/>
                <w:sz w:val="18"/>
                <w:szCs w:val="18"/>
              </w:rPr>
              <w:fldChar w:fldCharType="end"/>
            </w:r>
          </w:hyperlink>
        </w:p>
        <w:p w14:paraId="44BA8AB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4"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Différentiel : névralgie du trijumeau asymptomatique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29</w:t>
            </w:r>
            <w:r w:rsidR="00C47B63" w:rsidRPr="006D19A5">
              <w:rPr>
                <w:rFonts w:ascii="Times New Roman" w:hAnsi="Times New Roman" w:cs="Times New Roman"/>
                <w:noProof/>
                <w:webHidden/>
                <w:sz w:val="18"/>
                <w:szCs w:val="18"/>
              </w:rPr>
              <w:fldChar w:fldCharType="end"/>
            </w:r>
          </w:hyperlink>
        </w:p>
        <w:p w14:paraId="4367633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5"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29</w:t>
            </w:r>
            <w:r w:rsidR="00C47B63" w:rsidRPr="006D19A5">
              <w:rPr>
                <w:rFonts w:ascii="Times New Roman" w:hAnsi="Times New Roman" w:cs="Times New Roman"/>
                <w:noProof/>
                <w:webHidden/>
                <w:sz w:val="18"/>
                <w:szCs w:val="18"/>
              </w:rPr>
              <w:fldChar w:fldCharType="end"/>
            </w:r>
          </w:hyperlink>
        </w:p>
        <w:p w14:paraId="70554629" w14:textId="30467A00"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86" w:history="1">
            <w:r w:rsidR="00C47B63" w:rsidRPr="006D19A5">
              <w:rPr>
                <w:rStyle w:val="Lienhypertexte"/>
                <w:rFonts w:ascii="Times New Roman" w:hAnsi="Times New Roman" w:cs="Times New Roman"/>
                <w:noProof/>
                <w:sz w:val="18"/>
                <w:szCs w:val="18"/>
              </w:rPr>
              <w:t>III.Principes de la PEC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29</w:t>
            </w:r>
            <w:r w:rsidR="00C47B63" w:rsidRPr="006D19A5">
              <w:rPr>
                <w:rFonts w:ascii="Times New Roman" w:hAnsi="Times New Roman" w:cs="Times New Roman"/>
                <w:noProof/>
                <w:webHidden/>
                <w:sz w:val="18"/>
                <w:szCs w:val="18"/>
              </w:rPr>
              <w:fldChar w:fldCharType="end"/>
            </w:r>
          </w:hyperlink>
        </w:p>
        <w:p w14:paraId="58BF721C" w14:textId="4389830C"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 xml:space="preserve">MALADIE DE PARKINSON </w:t>
          </w:r>
        </w:p>
        <w:p w14:paraId="12717A4C" w14:textId="1AC3289F"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87" w:history="1">
            <w:r w:rsidR="00C47B63" w:rsidRPr="006D19A5">
              <w:rPr>
                <w:rStyle w:val="Lienhypertexte"/>
                <w:rFonts w:ascii="Times New Roman" w:hAnsi="Times New Roman" w:cs="Times New Roman"/>
                <w:noProof/>
                <w:sz w:val="18"/>
                <w:szCs w:val="18"/>
              </w:rPr>
              <w:t>I.Pathogénèse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31</w:t>
            </w:r>
            <w:r w:rsidR="00C47B63" w:rsidRPr="006D19A5">
              <w:rPr>
                <w:rFonts w:ascii="Times New Roman" w:hAnsi="Times New Roman" w:cs="Times New Roman"/>
                <w:noProof/>
                <w:webHidden/>
                <w:sz w:val="18"/>
                <w:szCs w:val="18"/>
              </w:rPr>
              <w:fldChar w:fldCharType="end"/>
            </w:r>
          </w:hyperlink>
        </w:p>
        <w:p w14:paraId="266D829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Lésions élémentaires responsables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31</w:t>
            </w:r>
            <w:r w:rsidR="00C47B63" w:rsidRPr="006D19A5">
              <w:rPr>
                <w:rFonts w:ascii="Times New Roman" w:hAnsi="Times New Roman" w:cs="Times New Roman"/>
                <w:noProof/>
                <w:webHidden/>
                <w:sz w:val="18"/>
                <w:szCs w:val="18"/>
              </w:rPr>
              <w:fldChar w:fldCharType="end"/>
            </w:r>
          </w:hyperlink>
        </w:p>
        <w:p w14:paraId="523696B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8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Mécanismes lésionnel au cours du MPI</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_Toc196662289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32</w:t>
            </w:r>
            <w:r w:rsidR="00C47B63" w:rsidRPr="006D19A5">
              <w:rPr>
                <w:rFonts w:ascii="Times New Roman" w:hAnsi="Times New Roman" w:cs="Times New Roman"/>
                <w:noProof/>
                <w:webHidden/>
                <w:sz w:val="18"/>
                <w:szCs w:val="18"/>
              </w:rPr>
              <w:fldChar w:fldCharType="end"/>
            </w:r>
          </w:hyperlink>
        </w:p>
        <w:p w14:paraId="133FEFFA" w14:textId="4BFA0E5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90" w:history="1">
            <w:r w:rsidR="00C47B63" w:rsidRPr="006D19A5">
              <w:rPr>
                <w:rStyle w:val="Lienhypertexte"/>
                <w:rFonts w:ascii="Times New Roman" w:hAnsi="Times New Roman" w:cs="Times New Roman"/>
                <w:noProof/>
                <w:sz w:val="18"/>
                <w:szCs w:val="18"/>
              </w:rPr>
              <w:t>II.Symptomatologie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32</w:t>
            </w:r>
            <w:r w:rsidR="00C47B63" w:rsidRPr="006D19A5">
              <w:rPr>
                <w:rFonts w:ascii="Times New Roman" w:hAnsi="Times New Roman" w:cs="Times New Roman"/>
                <w:noProof/>
                <w:webHidden/>
                <w:sz w:val="18"/>
                <w:szCs w:val="18"/>
              </w:rPr>
              <w:fldChar w:fldCharType="end"/>
            </w:r>
          </w:hyperlink>
        </w:p>
        <w:p w14:paraId="16E5FDF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9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Description type : maladie de Parkinson typique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32</w:t>
            </w:r>
            <w:r w:rsidR="00C47B63" w:rsidRPr="006D19A5">
              <w:rPr>
                <w:rFonts w:ascii="Times New Roman" w:hAnsi="Times New Roman" w:cs="Times New Roman"/>
                <w:noProof/>
                <w:webHidden/>
                <w:sz w:val="18"/>
                <w:szCs w:val="18"/>
              </w:rPr>
              <w:fldChar w:fldCharType="end"/>
            </w:r>
          </w:hyperlink>
        </w:p>
        <w:p w14:paraId="104CFD1F" w14:textId="5304EA62"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92" w:history="1">
            <w:r w:rsidR="00C47B63" w:rsidRPr="006D19A5">
              <w:rPr>
                <w:rStyle w:val="Lienhypertexte"/>
                <w:rFonts w:ascii="Times New Roman" w:hAnsi="Times New Roman" w:cs="Times New Roman"/>
                <w:noProof/>
                <w:sz w:val="18"/>
                <w:szCs w:val="18"/>
              </w:rPr>
              <w:t>1.Symptomatologie clinques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32</w:t>
            </w:r>
            <w:r w:rsidR="00C47B63" w:rsidRPr="006D19A5">
              <w:rPr>
                <w:rFonts w:ascii="Times New Roman" w:hAnsi="Times New Roman" w:cs="Times New Roman"/>
                <w:noProof/>
                <w:webHidden/>
                <w:sz w:val="18"/>
                <w:szCs w:val="18"/>
              </w:rPr>
              <w:fldChar w:fldCharType="end"/>
            </w:r>
          </w:hyperlink>
        </w:p>
        <w:p w14:paraId="7497428F" w14:textId="7EA0961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93" w:history="1">
            <w:r w:rsidR="00C47B63" w:rsidRPr="006D19A5">
              <w:rPr>
                <w:rStyle w:val="Lienhypertexte"/>
                <w:rFonts w:ascii="Times New Roman" w:hAnsi="Times New Roman" w:cs="Times New Roman"/>
                <w:noProof/>
                <w:sz w:val="18"/>
                <w:szCs w:val="18"/>
              </w:rPr>
              <w:t>2.Examen paracliniques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33</w:t>
            </w:r>
            <w:r w:rsidR="00C47B63" w:rsidRPr="006D19A5">
              <w:rPr>
                <w:rFonts w:ascii="Times New Roman" w:hAnsi="Times New Roman" w:cs="Times New Roman"/>
                <w:noProof/>
                <w:webHidden/>
                <w:sz w:val="18"/>
                <w:szCs w:val="18"/>
              </w:rPr>
              <w:fldChar w:fldCharType="end"/>
            </w:r>
          </w:hyperlink>
        </w:p>
        <w:p w14:paraId="69E15FE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94"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anatomo-clinique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33</w:t>
            </w:r>
            <w:r w:rsidR="00C47B63" w:rsidRPr="006D19A5">
              <w:rPr>
                <w:rFonts w:ascii="Times New Roman" w:hAnsi="Times New Roman" w:cs="Times New Roman"/>
                <w:noProof/>
                <w:webHidden/>
                <w:sz w:val="18"/>
                <w:szCs w:val="18"/>
              </w:rPr>
              <w:fldChar w:fldCharType="end"/>
            </w:r>
          </w:hyperlink>
        </w:p>
        <w:p w14:paraId="06294025" w14:textId="71AA6D5B"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95" w:history="1">
            <w:r w:rsidR="00C47B63" w:rsidRPr="006D19A5">
              <w:rPr>
                <w:rStyle w:val="Lienhypertexte"/>
                <w:rFonts w:ascii="Times New Roman" w:hAnsi="Times New Roman" w:cs="Times New Roman"/>
                <w:noProof/>
                <w:sz w:val="18"/>
                <w:szCs w:val="18"/>
              </w:rPr>
              <w:t>1.Dégénérescence striato-nigrique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33</w:t>
            </w:r>
            <w:r w:rsidR="00C47B63" w:rsidRPr="006D19A5">
              <w:rPr>
                <w:rFonts w:ascii="Times New Roman" w:hAnsi="Times New Roman" w:cs="Times New Roman"/>
                <w:noProof/>
                <w:webHidden/>
                <w:sz w:val="18"/>
                <w:szCs w:val="18"/>
              </w:rPr>
              <w:fldChar w:fldCharType="end"/>
            </w:r>
          </w:hyperlink>
        </w:p>
        <w:p w14:paraId="778E7E64" w14:textId="32323212"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296" w:history="1">
            <w:r w:rsidR="00C47B63" w:rsidRPr="006D19A5">
              <w:rPr>
                <w:rStyle w:val="Lienhypertexte"/>
                <w:rFonts w:ascii="Times New Roman" w:hAnsi="Times New Roman" w:cs="Times New Roman"/>
                <w:noProof/>
                <w:sz w:val="18"/>
                <w:szCs w:val="18"/>
              </w:rPr>
              <w:t>2.Forme évolutives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33</w:t>
            </w:r>
            <w:r w:rsidR="00C47B63" w:rsidRPr="006D19A5">
              <w:rPr>
                <w:rFonts w:ascii="Times New Roman" w:hAnsi="Times New Roman" w:cs="Times New Roman"/>
                <w:noProof/>
                <w:webHidden/>
                <w:sz w:val="18"/>
                <w:szCs w:val="18"/>
              </w:rPr>
              <w:fldChar w:fldCharType="end"/>
            </w:r>
          </w:hyperlink>
        </w:p>
        <w:p w14:paraId="3093AFF3" w14:textId="4AB7B9A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297" w:history="1">
            <w:r w:rsidR="00C47B63" w:rsidRPr="006D19A5">
              <w:rPr>
                <w:rStyle w:val="Lienhypertexte"/>
                <w:rFonts w:ascii="Times New Roman" w:hAnsi="Times New Roman" w:cs="Times New Roman"/>
                <w:noProof/>
                <w:sz w:val="18"/>
                <w:szCs w:val="18"/>
              </w:rPr>
              <w:t>III.Diagnostic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34</w:t>
            </w:r>
            <w:r w:rsidR="00C47B63" w:rsidRPr="006D19A5">
              <w:rPr>
                <w:rFonts w:ascii="Times New Roman" w:hAnsi="Times New Roman" w:cs="Times New Roman"/>
                <w:noProof/>
                <w:webHidden/>
                <w:sz w:val="18"/>
                <w:szCs w:val="18"/>
              </w:rPr>
              <w:fldChar w:fldCharType="end"/>
            </w:r>
          </w:hyperlink>
        </w:p>
        <w:p w14:paraId="2CD1CD3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9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Diagnostique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34</w:t>
            </w:r>
            <w:r w:rsidR="00C47B63" w:rsidRPr="006D19A5">
              <w:rPr>
                <w:rFonts w:ascii="Times New Roman" w:hAnsi="Times New Roman" w:cs="Times New Roman"/>
                <w:noProof/>
                <w:webHidden/>
                <w:sz w:val="18"/>
                <w:szCs w:val="18"/>
              </w:rPr>
              <w:fldChar w:fldCharType="end"/>
            </w:r>
          </w:hyperlink>
        </w:p>
        <w:p w14:paraId="07BAFCA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29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différentiels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_Toc196662299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34</w:t>
            </w:r>
            <w:r w:rsidR="00C47B63" w:rsidRPr="006D19A5">
              <w:rPr>
                <w:rFonts w:ascii="Times New Roman" w:hAnsi="Times New Roman" w:cs="Times New Roman"/>
                <w:noProof/>
                <w:webHidden/>
                <w:sz w:val="18"/>
                <w:szCs w:val="18"/>
              </w:rPr>
              <w:fldChar w:fldCharType="end"/>
            </w:r>
          </w:hyperlink>
        </w:p>
        <w:p w14:paraId="2B7AFFDD" w14:textId="055AF339"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00" w:history="1">
            <w:r w:rsidR="00C47B63" w:rsidRPr="006D19A5">
              <w:rPr>
                <w:rStyle w:val="Lienhypertexte"/>
                <w:rFonts w:ascii="Times New Roman" w:hAnsi="Times New Roman" w:cs="Times New Roman"/>
                <w:noProof/>
                <w:sz w:val="18"/>
                <w:szCs w:val="18"/>
              </w:rPr>
              <w:t>IV.Etiologie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34</w:t>
            </w:r>
            <w:r w:rsidR="00C47B63" w:rsidRPr="006D19A5">
              <w:rPr>
                <w:rFonts w:ascii="Times New Roman" w:hAnsi="Times New Roman" w:cs="Times New Roman"/>
                <w:noProof/>
                <w:webHidden/>
                <w:sz w:val="18"/>
                <w:szCs w:val="18"/>
              </w:rPr>
              <w:fldChar w:fldCharType="end"/>
            </w:r>
          </w:hyperlink>
        </w:p>
        <w:p w14:paraId="28B6846C" w14:textId="0D318F3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01" w:history="1">
            <w:r w:rsidR="00C47B63" w:rsidRPr="006D19A5">
              <w:rPr>
                <w:rStyle w:val="Lienhypertexte"/>
                <w:rFonts w:ascii="Times New Roman" w:hAnsi="Times New Roman" w:cs="Times New Roman"/>
                <w:noProof/>
                <w:sz w:val="18"/>
                <w:szCs w:val="18"/>
              </w:rPr>
              <w:t>V.Principes du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34</w:t>
            </w:r>
            <w:r w:rsidR="00C47B63" w:rsidRPr="006D19A5">
              <w:rPr>
                <w:rFonts w:ascii="Times New Roman" w:hAnsi="Times New Roman" w:cs="Times New Roman"/>
                <w:noProof/>
                <w:webHidden/>
                <w:sz w:val="18"/>
                <w:szCs w:val="18"/>
              </w:rPr>
              <w:fldChar w:fldCharType="end"/>
            </w:r>
          </w:hyperlink>
        </w:p>
        <w:p w14:paraId="7D02F37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0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Traitement médicamenteux</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35</w:t>
            </w:r>
            <w:r w:rsidR="00C47B63" w:rsidRPr="006D19A5">
              <w:rPr>
                <w:rFonts w:ascii="Times New Roman" w:hAnsi="Times New Roman" w:cs="Times New Roman"/>
                <w:noProof/>
                <w:webHidden/>
                <w:sz w:val="18"/>
                <w:szCs w:val="18"/>
              </w:rPr>
              <w:fldChar w:fldCharType="end"/>
            </w:r>
          </w:hyperlink>
        </w:p>
        <w:p w14:paraId="7543A42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0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Traitement chirurgical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35</w:t>
            </w:r>
            <w:r w:rsidR="00C47B63" w:rsidRPr="006D19A5">
              <w:rPr>
                <w:rFonts w:ascii="Times New Roman" w:hAnsi="Times New Roman" w:cs="Times New Roman"/>
                <w:noProof/>
                <w:webHidden/>
                <w:sz w:val="18"/>
                <w:szCs w:val="18"/>
              </w:rPr>
              <w:fldChar w:fldCharType="end"/>
            </w:r>
          </w:hyperlink>
        </w:p>
        <w:p w14:paraId="3EFC55F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04"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Kinésithérapie et nursing</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35</w:t>
            </w:r>
            <w:r w:rsidR="00C47B63" w:rsidRPr="006D19A5">
              <w:rPr>
                <w:rFonts w:ascii="Times New Roman" w:hAnsi="Times New Roman" w:cs="Times New Roman"/>
                <w:noProof/>
                <w:webHidden/>
                <w:sz w:val="18"/>
                <w:szCs w:val="18"/>
              </w:rPr>
              <w:fldChar w:fldCharType="end"/>
            </w:r>
          </w:hyperlink>
        </w:p>
        <w:p w14:paraId="7179AAD5" w14:textId="41505C6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05" w:history="1">
            <w:r w:rsidR="00C47B63" w:rsidRPr="006D19A5">
              <w:rPr>
                <w:rStyle w:val="Lienhypertexte"/>
                <w:rFonts w:ascii="Times New Roman" w:hAnsi="Times New Roman" w:cs="Times New Roman"/>
                <w:noProof/>
                <w:sz w:val="18"/>
                <w:szCs w:val="18"/>
              </w:rPr>
              <w:t>VI.Les autres sd parkinsonien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36</w:t>
            </w:r>
            <w:r w:rsidR="00C47B63" w:rsidRPr="006D19A5">
              <w:rPr>
                <w:rFonts w:ascii="Times New Roman" w:hAnsi="Times New Roman" w:cs="Times New Roman"/>
                <w:noProof/>
                <w:webHidden/>
                <w:sz w:val="18"/>
                <w:szCs w:val="18"/>
              </w:rPr>
              <w:fldChar w:fldCharType="end"/>
            </w:r>
          </w:hyperlink>
        </w:p>
        <w:p w14:paraId="639B94A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0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Type de description : AMS  forme typique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36</w:t>
            </w:r>
            <w:r w:rsidR="00C47B63" w:rsidRPr="006D19A5">
              <w:rPr>
                <w:rFonts w:ascii="Times New Roman" w:hAnsi="Times New Roman" w:cs="Times New Roman"/>
                <w:noProof/>
                <w:webHidden/>
                <w:sz w:val="18"/>
                <w:szCs w:val="18"/>
              </w:rPr>
              <w:fldChar w:fldCharType="end"/>
            </w:r>
          </w:hyperlink>
        </w:p>
        <w:p w14:paraId="62A1CA04" w14:textId="42F63F20"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07" w:history="1">
            <w:r w:rsidR="00C47B63" w:rsidRPr="006D19A5">
              <w:rPr>
                <w:rStyle w:val="Lienhypertexte"/>
                <w:rFonts w:ascii="Times New Roman" w:hAnsi="Times New Roman" w:cs="Times New Roman"/>
                <w:noProof/>
                <w:sz w:val="18"/>
                <w:szCs w:val="18"/>
              </w:rPr>
              <w:t>1.Circonstance de découverte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36</w:t>
            </w:r>
            <w:r w:rsidR="00C47B63" w:rsidRPr="006D19A5">
              <w:rPr>
                <w:rFonts w:ascii="Times New Roman" w:hAnsi="Times New Roman" w:cs="Times New Roman"/>
                <w:noProof/>
                <w:webHidden/>
                <w:sz w:val="18"/>
                <w:szCs w:val="18"/>
              </w:rPr>
              <w:fldChar w:fldCharType="end"/>
            </w:r>
          </w:hyperlink>
        </w:p>
        <w:p w14:paraId="73CFDA0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08"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Maladie de Wilson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36</w:t>
            </w:r>
            <w:r w:rsidR="00C47B63" w:rsidRPr="006D19A5">
              <w:rPr>
                <w:rFonts w:ascii="Times New Roman" w:hAnsi="Times New Roman" w:cs="Times New Roman"/>
                <w:noProof/>
                <w:webHidden/>
                <w:sz w:val="18"/>
                <w:szCs w:val="18"/>
              </w:rPr>
              <w:fldChar w:fldCharType="end"/>
            </w:r>
          </w:hyperlink>
        </w:p>
        <w:p w14:paraId="07EB87C6" w14:textId="7BE088A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09" w:history="1">
            <w:r w:rsidR="00C47B63" w:rsidRPr="006D19A5">
              <w:rPr>
                <w:rStyle w:val="Lienhypertexte"/>
                <w:rFonts w:ascii="Times New Roman" w:hAnsi="Times New Roman" w:cs="Times New Roman"/>
                <w:noProof/>
                <w:sz w:val="18"/>
                <w:szCs w:val="18"/>
              </w:rPr>
              <w:t>1.Diagnostic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_Toc196662309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36</w:t>
            </w:r>
            <w:r w:rsidR="00C47B63" w:rsidRPr="006D19A5">
              <w:rPr>
                <w:rFonts w:ascii="Times New Roman" w:hAnsi="Times New Roman" w:cs="Times New Roman"/>
                <w:noProof/>
                <w:webHidden/>
                <w:sz w:val="18"/>
                <w:szCs w:val="18"/>
              </w:rPr>
              <w:fldChar w:fldCharType="end"/>
            </w:r>
          </w:hyperlink>
        </w:p>
        <w:p w14:paraId="71C472F2" w14:textId="6FE8AE8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10" w:history="1">
            <w:r w:rsidR="00C47B63" w:rsidRPr="006D19A5">
              <w:rPr>
                <w:rStyle w:val="Lienhypertexte"/>
                <w:rFonts w:ascii="Times New Roman" w:hAnsi="Times New Roman" w:cs="Times New Roman"/>
                <w:noProof/>
                <w:sz w:val="18"/>
                <w:szCs w:val="18"/>
              </w:rPr>
              <w:t>2.Traitement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37</w:t>
            </w:r>
            <w:r w:rsidR="00C47B63" w:rsidRPr="006D19A5">
              <w:rPr>
                <w:rFonts w:ascii="Times New Roman" w:hAnsi="Times New Roman" w:cs="Times New Roman"/>
                <w:noProof/>
                <w:webHidden/>
                <w:sz w:val="18"/>
                <w:szCs w:val="18"/>
              </w:rPr>
              <w:fldChar w:fldCharType="end"/>
            </w:r>
          </w:hyperlink>
        </w:p>
        <w:p w14:paraId="326664F1" w14:textId="66B80A22" w:rsidR="0052041E" w:rsidRPr="0052041E" w:rsidRDefault="0052041E" w:rsidP="0052041E">
          <w:pPr>
            <w:pStyle w:val="TM1"/>
            <w:tabs>
              <w:tab w:val="right" w:leader="hyphen" w:pos="6679"/>
            </w:tabs>
            <w:rPr>
              <w:rFonts w:ascii="Times New Roman" w:hAnsi="Times New Roman" w:cs="Times New Roman"/>
              <w:b w:val="0"/>
              <w:bCs w:val="0"/>
              <w:caps w:val="0"/>
              <w:noProof/>
              <w:color w:val="0070C0"/>
              <w:sz w:val="18"/>
              <w:szCs w:val="18"/>
              <w:lang w:eastAsia="zh-CN"/>
            </w:rPr>
          </w:pPr>
          <w:r>
            <w:rPr>
              <w:rFonts w:ascii="Times New Roman" w:hAnsi="Times New Roman" w:cs="Times New Roman"/>
              <w:b w:val="0"/>
              <w:bCs w:val="0"/>
              <w:caps w:val="0"/>
              <w:noProof/>
              <w:color w:val="0070C0"/>
              <w:sz w:val="18"/>
              <w:szCs w:val="18"/>
              <w:lang w:eastAsia="zh-CN"/>
            </w:rPr>
            <w:t>MALADIE DE HUNTINGTON</w:t>
          </w:r>
        </w:p>
        <w:p w14:paraId="187A9AB6" w14:textId="4C7BCB0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11" w:history="1">
            <w:r w:rsidR="00C47B63" w:rsidRPr="006D19A5">
              <w:rPr>
                <w:rStyle w:val="Lienhypertexte"/>
                <w:rFonts w:ascii="Times New Roman" w:hAnsi="Times New Roman" w:cs="Times New Roman"/>
                <w:noProof/>
                <w:sz w:val="18"/>
                <w:szCs w:val="18"/>
              </w:rPr>
              <w:t>I.Pathogénèse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38</w:t>
            </w:r>
            <w:r w:rsidR="00C47B63" w:rsidRPr="006D19A5">
              <w:rPr>
                <w:rFonts w:ascii="Times New Roman" w:hAnsi="Times New Roman" w:cs="Times New Roman"/>
                <w:noProof/>
                <w:webHidden/>
                <w:sz w:val="18"/>
                <w:szCs w:val="18"/>
              </w:rPr>
              <w:fldChar w:fldCharType="end"/>
            </w:r>
          </w:hyperlink>
        </w:p>
        <w:p w14:paraId="328E081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1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Lésion élémentaire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38</w:t>
            </w:r>
            <w:r w:rsidR="00C47B63" w:rsidRPr="006D19A5">
              <w:rPr>
                <w:rFonts w:ascii="Times New Roman" w:hAnsi="Times New Roman" w:cs="Times New Roman"/>
                <w:noProof/>
                <w:webHidden/>
                <w:sz w:val="18"/>
                <w:szCs w:val="18"/>
              </w:rPr>
              <w:fldChar w:fldCharType="end"/>
            </w:r>
          </w:hyperlink>
        </w:p>
        <w:p w14:paraId="0DD846C0" w14:textId="4429AE7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13" w:history="1">
            <w:r w:rsidR="00C47B63" w:rsidRPr="006D19A5">
              <w:rPr>
                <w:rStyle w:val="Lienhypertexte"/>
                <w:rFonts w:ascii="Times New Roman" w:hAnsi="Times New Roman" w:cs="Times New Roman"/>
                <w:noProof/>
                <w:sz w:val="18"/>
                <w:szCs w:val="18"/>
              </w:rPr>
              <w:t>1.Atrophie des noyaux gris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38</w:t>
            </w:r>
            <w:r w:rsidR="00C47B63" w:rsidRPr="006D19A5">
              <w:rPr>
                <w:rFonts w:ascii="Times New Roman" w:hAnsi="Times New Roman" w:cs="Times New Roman"/>
                <w:noProof/>
                <w:webHidden/>
                <w:sz w:val="18"/>
                <w:szCs w:val="18"/>
              </w:rPr>
              <w:fldChar w:fldCharType="end"/>
            </w:r>
          </w:hyperlink>
        </w:p>
        <w:p w14:paraId="3D1EEDAC" w14:textId="0E1768B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14" w:history="1">
            <w:r w:rsidR="00C47B63" w:rsidRPr="006D19A5">
              <w:rPr>
                <w:rStyle w:val="Lienhypertexte"/>
                <w:rFonts w:ascii="Times New Roman" w:hAnsi="Times New Roman" w:cs="Times New Roman"/>
                <w:noProof/>
                <w:sz w:val="18"/>
                <w:szCs w:val="18"/>
              </w:rPr>
              <w:t>2.Perte sélectives des neurones pyramidaux</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38</w:t>
            </w:r>
            <w:r w:rsidR="00C47B63" w:rsidRPr="006D19A5">
              <w:rPr>
                <w:rFonts w:ascii="Times New Roman" w:hAnsi="Times New Roman" w:cs="Times New Roman"/>
                <w:noProof/>
                <w:webHidden/>
                <w:sz w:val="18"/>
                <w:szCs w:val="18"/>
              </w:rPr>
              <w:fldChar w:fldCharType="end"/>
            </w:r>
          </w:hyperlink>
        </w:p>
        <w:p w14:paraId="6690A29E" w14:textId="331931FD"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15" w:history="1">
            <w:r w:rsidR="00C47B63" w:rsidRPr="006D19A5">
              <w:rPr>
                <w:rStyle w:val="Lienhypertexte"/>
                <w:rFonts w:ascii="Times New Roman" w:hAnsi="Times New Roman" w:cs="Times New Roman"/>
                <w:noProof/>
                <w:sz w:val="18"/>
                <w:szCs w:val="18"/>
              </w:rPr>
              <w:t>3.Altération cellulaire inconstante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39</w:t>
            </w:r>
            <w:r w:rsidR="00C47B63" w:rsidRPr="006D19A5">
              <w:rPr>
                <w:rFonts w:ascii="Times New Roman" w:hAnsi="Times New Roman" w:cs="Times New Roman"/>
                <w:noProof/>
                <w:webHidden/>
                <w:sz w:val="18"/>
                <w:szCs w:val="18"/>
              </w:rPr>
              <w:fldChar w:fldCharType="end"/>
            </w:r>
          </w:hyperlink>
        </w:p>
        <w:p w14:paraId="55BB7E0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16"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Mécanisme lésionnel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39</w:t>
            </w:r>
            <w:r w:rsidR="00C47B63" w:rsidRPr="006D19A5">
              <w:rPr>
                <w:rFonts w:ascii="Times New Roman" w:hAnsi="Times New Roman" w:cs="Times New Roman"/>
                <w:noProof/>
                <w:webHidden/>
                <w:sz w:val="18"/>
                <w:szCs w:val="18"/>
              </w:rPr>
              <w:fldChar w:fldCharType="end"/>
            </w:r>
          </w:hyperlink>
        </w:p>
        <w:p w14:paraId="14DE012C" w14:textId="689F73E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17" w:history="1">
            <w:r w:rsidR="00C47B63" w:rsidRPr="006D19A5">
              <w:rPr>
                <w:rStyle w:val="Lienhypertexte"/>
                <w:rFonts w:ascii="Times New Roman" w:hAnsi="Times New Roman" w:cs="Times New Roman"/>
                <w:noProof/>
                <w:sz w:val="18"/>
                <w:szCs w:val="18"/>
              </w:rPr>
              <w:t>II.Symptomatologie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39</w:t>
            </w:r>
            <w:r w:rsidR="00C47B63" w:rsidRPr="006D19A5">
              <w:rPr>
                <w:rFonts w:ascii="Times New Roman" w:hAnsi="Times New Roman" w:cs="Times New Roman"/>
                <w:noProof/>
                <w:webHidden/>
                <w:sz w:val="18"/>
                <w:szCs w:val="18"/>
              </w:rPr>
              <w:fldChar w:fldCharType="end"/>
            </w:r>
          </w:hyperlink>
        </w:p>
        <w:p w14:paraId="23DFC4C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1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typique : forme choréique de l’adultes d’âge moyen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39</w:t>
            </w:r>
            <w:r w:rsidR="00C47B63" w:rsidRPr="006D19A5">
              <w:rPr>
                <w:rFonts w:ascii="Times New Roman" w:hAnsi="Times New Roman" w:cs="Times New Roman"/>
                <w:noProof/>
                <w:webHidden/>
                <w:sz w:val="18"/>
                <w:szCs w:val="18"/>
              </w:rPr>
              <w:fldChar w:fldCharType="end"/>
            </w:r>
          </w:hyperlink>
        </w:p>
        <w:p w14:paraId="5A8D17A7" w14:textId="482E3936"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19" w:history="1">
            <w:r w:rsidR="00C47B63" w:rsidRPr="006D19A5">
              <w:rPr>
                <w:rStyle w:val="Lienhypertexte"/>
                <w:rFonts w:ascii="Times New Roman" w:hAnsi="Times New Roman" w:cs="Times New Roman"/>
                <w:noProof/>
                <w:sz w:val="18"/>
                <w:szCs w:val="18"/>
              </w:rPr>
              <w:t>1.Circonstance de découverte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_Toc196662319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39</w:t>
            </w:r>
            <w:r w:rsidR="00C47B63" w:rsidRPr="006D19A5">
              <w:rPr>
                <w:rFonts w:ascii="Times New Roman" w:hAnsi="Times New Roman" w:cs="Times New Roman"/>
                <w:noProof/>
                <w:webHidden/>
                <w:sz w:val="18"/>
                <w:szCs w:val="18"/>
              </w:rPr>
              <w:fldChar w:fldCharType="end"/>
            </w:r>
          </w:hyperlink>
        </w:p>
        <w:p w14:paraId="71D14A31" w14:textId="3055B3B8"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0" w:history="1">
            <w:r w:rsidR="00C47B63" w:rsidRPr="006D19A5">
              <w:rPr>
                <w:rStyle w:val="Lienhypertexte"/>
                <w:rFonts w:ascii="Times New Roman" w:hAnsi="Times New Roman" w:cs="Times New Roman"/>
                <w:noProof/>
                <w:sz w:val="18"/>
                <w:szCs w:val="18"/>
              </w:rPr>
              <w:t>2.Signes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39</w:t>
            </w:r>
            <w:r w:rsidR="00C47B63" w:rsidRPr="006D19A5">
              <w:rPr>
                <w:rFonts w:ascii="Times New Roman" w:hAnsi="Times New Roman" w:cs="Times New Roman"/>
                <w:noProof/>
                <w:webHidden/>
                <w:sz w:val="18"/>
                <w:szCs w:val="18"/>
              </w:rPr>
              <w:fldChar w:fldCharType="end"/>
            </w:r>
          </w:hyperlink>
        </w:p>
        <w:p w14:paraId="0518228E" w14:textId="62DC714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1" w:history="1">
            <w:r w:rsidR="00C47B63" w:rsidRPr="006D19A5">
              <w:rPr>
                <w:rStyle w:val="Lienhypertexte"/>
                <w:rFonts w:ascii="Times New Roman" w:hAnsi="Times New Roman" w:cs="Times New Roman"/>
                <w:noProof/>
                <w:sz w:val="18"/>
                <w:szCs w:val="18"/>
              </w:rPr>
              <w:t>3.Signes paraclinique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40</w:t>
            </w:r>
            <w:r w:rsidR="00C47B63" w:rsidRPr="006D19A5">
              <w:rPr>
                <w:rFonts w:ascii="Times New Roman" w:hAnsi="Times New Roman" w:cs="Times New Roman"/>
                <w:noProof/>
                <w:webHidden/>
                <w:sz w:val="18"/>
                <w:szCs w:val="18"/>
              </w:rPr>
              <w:fldChar w:fldCharType="end"/>
            </w:r>
          </w:hyperlink>
        </w:p>
        <w:p w14:paraId="09F252A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22"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anatomo-clinique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40</w:t>
            </w:r>
            <w:r w:rsidR="00C47B63" w:rsidRPr="006D19A5">
              <w:rPr>
                <w:rFonts w:ascii="Times New Roman" w:hAnsi="Times New Roman" w:cs="Times New Roman"/>
                <w:noProof/>
                <w:webHidden/>
                <w:sz w:val="18"/>
                <w:szCs w:val="18"/>
              </w:rPr>
              <w:fldChar w:fldCharType="end"/>
            </w:r>
          </w:hyperlink>
        </w:p>
        <w:p w14:paraId="305A1CA0" w14:textId="3DF2D66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3" w:history="1">
            <w:r w:rsidR="00C47B63" w:rsidRPr="006D19A5">
              <w:rPr>
                <w:rStyle w:val="Lienhypertexte"/>
                <w:rFonts w:ascii="Times New Roman" w:hAnsi="Times New Roman" w:cs="Times New Roman"/>
                <w:noProof/>
                <w:sz w:val="18"/>
                <w:szCs w:val="18"/>
              </w:rPr>
              <w:t>1.Forme tardives : après 70 ans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40</w:t>
            </w:r>
            <w:r w:rsidR="00C47B63" w:rsidRPr="006D19A5">
              <w:rPr>
                <w:rFonts w:ascii="Times New Roman" w:hAnsi="Times New Roman" w:cs="Times New Roman"/>
                <w:noProof/>
                <w:webHidden/>
                <w:sz w:val="18"/>
                <w:szCs w:val="18"/>
              </w:rPr>
              <w:fldChar w:fldCharType="end"/>
            </w:r>
          </w:hyperlink>
        </w:p>
        <w:p w14:paraId="0C08E9F0" w14:textId="281757C7"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4" w:history="1">
            <w:r w:rsidR="00C47B63" w:rsidRPr="006D19A5">
              <w:rPr>
                <w:rStyle w:val="Lienhypertexte"/>
                <w:rFonts w:ascii="Times New Roman" w:hAnsi="Times New Roman" w:cs="Times New Roman"/>
                <w:noProof/>
                <w:sz w:val="18"/>
                <w:szCs w:val="18"/>
              </w:rPr>
              <w:t>2.Forme de l’adulte jeune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40</w:t>
            </w:r>
            <w:r w:rsidR="00C47B63" w:rsidRPr="006D19A5">
              <w:rPr>
                <w:rFonts w:ascii="Times New Roman" w:hAnsi="Times New Roman" w:cs="Times New Roman"/>
                <w:noProof/>
                <w:webHidden/>
                <w:sz w:val="18"/>
                <w:szCs w:val="18"/>
              </w:rPr>
              <w:fldChar w:fldCharType="end"/>
            </w:r>
          </w:hyperlink>
        </w:p>
        <w:p w14:paraId="4D035E6C" w14:textId="228F2F88"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5" w:history="1">
            <w:r w:rsidR="00C47B63" w:rsidRPr="006D19A5">
              <w:rPr>
                <w:rStyle w:val="Lienhypertexte"/>
                <w:rFonts w:ascii="Times New Roman" w:hAnsi="Times New Roman" w:cs="Times New Roman"/>
                <w:noProof/>
                <w:sz w:val="18"/>
                <w:szCs w:val="18"/>
              </w:rPr>
              <w:t>3.Forme infantile et juvénile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41</w:t>
            </w:r>
            <w:r w:rsidR="00C47B63" w:rsidRPr="006D19A5">
              <w:rPr>
                <w:rFonts w:ascii="Times New Roman" w:hAnsi="Times New Roman" w:cs="Times New Roman"/>
                <w:noProof/>
                <w:webHidden/>
                <w:sz w:val="18"/>
                <w:szCs w:val="18"/>
              </w:rPr>
              <w:fldChar w:fldCharType="end"/>
            </w:r>
          </w:hyperlink>
        </w:p>
        <w:p w14:paraId="154A44F5" w14:textId="6A1F3DC2"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6" w:history="1">
            <w:r w:rsidR="00C47B63" w:rsidRPr="006D19A5">
              <w:rPr>
                <w:rStyle w:val="Lienhypertexte"/>
                <w:rFonts w:ascii="Times New Roman" w:hAnsi="Times New Roman" w:cs="Times New Roman"/>
                <w:noProof/>
                <w:sz w:val="18"/>
                <w:szCs w:val="18"/>
              </w:rPr>
              <w:t>4.Forme évolutive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41</w:t>
            </w:r>
            <w:r w:rsidR="00C47B63" w:rsidRPr="006D19A5">
              <w:rPr>
                <w:rFonts w:ascii="Times New Roman" w:hAnsi="Times New Roman" w:cs="Times New Roman"/>
                <w:noProof/>
                <w:webHidden/>
                <w:sz w:val="18"/>
                <w:szCs w:val="18"/>
              </w:rPr>
              <w:fldChar w:fldCharType="end"/>
            </w:r>
          </w:hyperlink>
        </w:p>
        <w:p w14:paraId="5D4417CF" w14:textId="4B91350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27" w:history="1">
            <w:r w:rsidR="00C47B63" w:rsidRPr="006D19A5">
              <w:rPr>
                <w:rStyle w:val="Lienhypertexte"/>
                <w:rFonts w:ascii="Times New Roman" w:hAnsi="Times New Roman" w:cs="Times New Roman"/>
                <w:noProof/>
                <w:sz w:val="18"/>
                <w:szCs w:val="18"/>
              </w:rPr>
              <w:t>5.Formes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41</w:t>
            </w:r>
            <w:r w:rsidR="00C47B63" w:rsidRPr="006D19A5">
              <w:rPr>
                <w:rFonts w:ascii="Times New Roman" w:hAnsi="Times New Roman" w:cs="Times New Roman"/>
                <w:noProof/>
                <w:webHidden/>
                <w:sz w:val="18"/>
                <w:szCs w:val="18"/>
              </w:rPr>
              <w:fldChar w:fldCharType="end"/>
            </w:r>
          </w:hyperlink>
        </w:p>
        <w:p w14:paraId="185251DE" w14:textId="1CAB7F6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28" w:history="1">
            <w:r w:rsidR="00C47B63" w:rsidRPr="006D19A5">
              <w:rPr>
                <w:rStyle w:val="Lienhypertexte"/>
                <w:rFonts w:ascii="Times New Roman" w:hAnsi="Times New Roman" w:cs="Times New Roman"/>
                <w:noProof/>
                <w:sz w:val="18"/>
                <w:szCs w:val="18"/>
              </w:rPr>
              <w:t>III.Diagnostic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41</w:t>
            </w:r>
            <w:r w:rsidR="00C47B63" w:rsidRPr="006D19A5">
              <w:rPr>
                <w:rFonts w:ascii="Times New Roman" w:hAnsi="Times New Roman" w:cs="Times New Roman"/>
                <w:noProof/>
                <w:webHidden/>
                <w:sz w:val="18"/>
                <w:szCs w:val="18"/>
              </w:rPr>
              <w:fldChar w:fldCharType="end"/>
            </w:r>
          </w:hyperlink>
        </w:p>
        <w:p w14:paraId="291B7A2E"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29"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_Toc196662329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41</w:t>
            </w:r>
            <w:r w:rsidR="00C47B63" w:rsidRPr="006D19A5">
              <w:rPr>
                <w:rFonts w:ascii="Times New Roman" w:hAnsi="Times New Roman" w:cs="Times New Roman"/>
                <w:noProof/>
                <w:webHidden/>
                <w:sz w:val="18"/>
                <w:szCs w:val="18"/>
              </w:rPr>
              <w:fldChar w:fldCharType="end"/>
            </w:r>
          </w:hyperlink>
        </w:p>
        <w:p w14:paraId="1E2B09F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3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Différentiel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42</w:t>
            </w:r>
            <w:r w:rsidR="00C47B63" w:rsidRPr="006D19A5">
              <w:rPr>
                <w:rFonts w:ascii="Times New Roman" w:hAnsi="Times New Roman" w:cs="Times New Roman"/>
                <w:noProof/>
                <w:webHidden/>
                <w:sz w:val="18"/>
                <w:szCs w:val="18"/>
              </w:rPr>
              <w:fldChar w:fldCharType="end"/>
            </w:r>
          </w:hyperlink>
        </w:p>
        <w:p w14:paraId="7429CE46" w14:textId="7A430E38"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31" w:history="1">
            <w:r w:rsidR="00C47B63" w:rsidRPr="006D19A5">
              <w:rPr>
                <w:rStyle w:val="Lienhypertexte"/>
                <w:rFonts w:ascii="Times New Roman" w:hAnsi="Times New Roman" w:cs="Times New Roman"/>
                <w:noProof/>
                <w:sz w:val="18"/>
                <w:szCs w:val="18"/>
              </w:rPr>
              <w:t>1.Chorée héréditaire bénigne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42</w:t>
            </w:r>
            <w:r w:rsidR="00C47B63" w:rsidRPr="006D19A5">
              <w:rPr>
                <w:rFonts w:ascii="Times New Roman" w:hAnsi="Times New Roman" w:cs="Times New Roman"/>
                <w:noProof/>
                <w:webHidden/>
                <w:sz w:val="18"/>
                <w:szCs w:val="18"/>
              </w:rPr>
              <w:fldChar w:fldCharType="end"/>
            </w:r>
          </w:hyperlink>
        </w:p>
        <w:p w14:paraId="02DB3E35" w14:textId="798573F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32" w:history="1">
            <w:r w:rsidR="00C47B63" w:rsidRPr="006D19A5">
              <w:rPr>
                <w:rStyle w:val="Lienhypertexte"/>
                <w:rFonts w:ascii="Times New Roman" w:hAnsi="Times New Roman" w:cs="Times New Roman"/>
                <w:noProof/>
                <w:sz w:val="18"/>
                <w:szCs w:val="18"/>
              </w:rPr>
              <w:t>2.Atrophie dentato-rubro-pallido-Luysienne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42</w:t>
            </w:r>
            <w:r w:rsidR="00C47B63" w:rsidRPr="006D19A5">
              <w:rPr>
                <w:rFonts w:ascii="Times New Roman" w:hAnsi="Times New Roman" w:cs="Times New Roman"/>
                <w:noProof/>
                <w:webHidden/>
                <w:sz w:val="18"/>
                <w:szCs w:val="18"/>
              </w:rPr>
              <w:fldChar w:fldCharType="end"/>
            </w:r>
          </w:hyperlink>
        </w:p>
        <w:p w14:paraId="2FEE2496" w14:textId="0FBE29FD"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33" w:history="1">
            <w:r w:rsidR="00C47B63" w:rsidRPr="006D19A5">
              <w:rPr>
                <w:rStyle w:val="Lienhypertexte"/>
                <w:rFonts w:ascii="Times New Roman" w:hAnsi="Times New Roman" w:cs="Times New Roman"/>
                <w:noProof/>
                <w:sz w:val="18"/>
                <w:szCs w:val="18"/>
              </w:rPr>
              <w:t>3.Neuro-ancathocytose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42</w:t>
            </w:r>
            <w:r w:rsidR="00C47B63" w:rsidRPr="006D19A5">
              <w:rPr>
                <w:rFonts w:ascii="Times New Roman" w:hAnsi="Times New Roman" w:cs="Times New Roman"/>
                <w:noProof/>
                <w:webHidden/>
                <w:sz w:val="18"/>
                <w:szCs w:val="18"/>
              </w:rPr>
              <w:fldChar w:fldCharType="end"/>
            </w:r>
          </w:hyperlink>
        </w:p>
        <w:p w14:paraId="5DFE6436" w14:textId="0D5D9A5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34" w:history="1">
            <w:r w:rsidR="00C47B63" w:rsidRPr="006D19A5">
              <w:rPr>
                <w:rStyle w:val="Lienhypertexte"/>
                <w:rFonts w:ascii="Times New Roman" w:hAnsi="Times New Roman" w:cs="Times New Roman"/>
                <w:noProof/>
                <w:sz w:val="18"/>
                <w:szCs w:val="18"/>
              </w:rPr>
              <w:t>4.Sd choréique progressif sporadique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42</w:t>
            </w:r>
            <w:r w:rsidR="00C47B63" w:rsidRPr="006D19A5">
              <w:rPr>
                <w:rFonts w:ascii="Times New Roman" w:hAnsi="Times New Roman" w:cs="Times New Roman"/>
                <w:noProof/>
                <w:webHidden/>
                <w:sz w:val="18"/>
                <w:szCs w:val="18"/>
              </w:rPr>
              <w:fldChar w:fldCharType="end"/>
            </w:r>
          </w:hyperlink>
        </w:p>
        <w:p w14:paraId="035754AC" w14:textId="5AF7B840"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35" w:history="1">
            <w:r w:rsidR="00C47B63" w:rsidRPr="006D19A5">
              <w:rPr>
                <w:rStyle w:val="Lienhypertexte"/>
                <w:rFonts w:ascii="Times New Roman" w:hAnsi="Times New Roman" w:cs="Times New Roman"/>
                <w:noProof/>
                <w:sz w:val="18"/>
                <w:szCs w:val="18"/>
              </w:rPr>
              <w:t>5.Maladie vasculaire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43</w:t>
            </w:r>
            <w:r w:rsidR="00C47B63" w:rsidRPr="006D19A5">
              <w:rPr>
                <w:rFonts w:ascii="Times New Roman" w:hAnsi="Times New Roman" w:cs="Times New Roman"/>
                <w:noProof/>
                <w:webHidden/>
                <w:sz w:val="18"/>
                <w:szCs w:val="18"/>
              </w:rPr>
              <w:fldChar w:fldCharType="end"/>
            </w:r>
          </w:hyperlink>
        </w:p>
        <w:p w14:paraId="4857F0EC" w14:textId="6C64609D"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36" w:history="1">
            <w:r w:rsidR="00C47B63" w:rsidRPr="006D19A5">
              <w:rPr>
                <w:rStyle w:val="Lienhypertexte"/>
                <w:rFonts w:ascii="Times New Roman" w:hAnsi="Times New Roman" w:cs="Times New Roman"/>
                <w:noProof/>
                <w:sz w:val="18"/>
                <w:szCs w:val="18"/>
              </w:rPr>
              <w:t>6.Chorées infectieuse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43</w:t>
            </w:r>
            <w:r w:rsidR="00C47B63" w:rsidRPr="006D19A5">
              <w:rPr>
                <w:rFonts w:ascii="Times New Roman" w:hAnsi="Times New Roman" w:cs="Times New Roman"/>
                <w:noProof/>
                <w:webHidden/>
                <w:sz w:val="18"/>
                <w:szCs w:val="18"/>
              </w:rPr>
              <w:fldChar w:fldCharType="end"/>
            </w:r>
          </w:hyperlink>
        </w:p>
        <w:p w14:paraId="70C26E8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37"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Autres étiologie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43</w:t>
            </w:r>
            <w:r w:rsidR="00C47B63" w:rsidRPr="006D19A5">
              <w:rPr>
                <w:rFonts w:ascii="Times New Roman" w:hAnsi="Times New Roman" w:cs="Times New Roman"/>
                <w:noProof/>
                <w:webHidden/>
                <w:sz w:val="18"/>
                <w:szCs w:val="18"/>
              </w:rPr>
              <w:fldChar w:fldCharType="end"/>
            </w:r>
          </w:hyperlink>
        </w:p>
        <w:p w14:paraId="6E17980B" w14:textId="61DB606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38" w:history="1">
            <w:r w:rsidR="00C47B63" w:rsidRPr="006D19A5">
              <w:rPr>
                <w:rStyle w:val="Lienhypertexte"/>
                <w:rFonts w:ascii="Times New Roman" w:hAnsi="Times New Roman" w:cs="Times New Roman"/>
                <w:noProof/>
                <w:sz w:val="18"/>
                <w:szCs w:val="18"/>
              </w:rPr>
              <w:t>IV.Principes du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43</w:t>
            </w:r>
            <w:r w:rsidR="00C47B63" w:rsidRPr="006D19A5">
              <w:rPr>
                <w:rFonts w:ascii="Times New Roman" w:hAnsi="Times New Roman" w:cs="Times New Roman"/>
                <w:noProof/>
                <w:webHidden/>
                <w:sz w:val="18"/>
                <w:szCs w:val="18"/>
              </w:rPr>
              <w:fldChar w:fldCharType="end"/>
            </w:r>
          </w:hyperlink>
        </w:p>
        <w:p w14:paraId="3D69AFFD" w14:textId="1A915D7F"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MALADIE D'ALZHEIMER</w:t>
          </w:r>
        </w:p>
        <w:p w14:paraId="1A30DE33" w14:textId="380ECC9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39" w:history="1">
            <w:r w:rsidR="00C47B63" w:rsidRPr="006D19A5">
              <w:rPr>
                <w:rStyle w:val="Lienhypertexte"/>
                <w:rFonts w:ascii="Times New Roman" w:hAnsi="Times New Roman" w:cs="Times New Roman"/>
                <w:noProof/>
                <w:sz w:val="18"/>
                <w:szCs w:val="18"/>
              </w:rPr>
              <w:t>I.Pathogénèse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_Toc196662339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44</w:t>
            </w:r>
            <w:r w:rsidR="00C47B63" w:rsidRPr="006D19A5">
              <w:rPr>
                <w:rFonts w:ascii="Times New Roman" w:hAnsi="Times New Roman" w:cs="Times New Roman"/>
                <w:noProof/>
                <w:webHidden/>
                <w:sz w:val="18"/>
                <w:szCs w:val="18"/>
              </w:rPr>
              <w:fldChar w:fldCharType="end"/>
            </w:r>
          </w:hyperlink>
        </w:p>
        <w:p w14:paraId="5FC91C4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4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Lésions élémentaires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44</w:t>
            </w:r>
            <w:r w:rsidR="00C47B63" w:rsidRPr="006D19A5">
              <w:rPr>
                <w:rFonts w:ascii="Times New Roman" w:hAnsi="Times New Roman" w:cs="Times New Roman"/>
                <w:noProof/>
                <w:webHidden/>
                <w:sz w:val="18"/>
                <w:szCs w:val="18"/>
              </w:rPr>
              <w:fldChar w:fldCharType="end"/>
            </w:r>
          </w:hyperlink>
        </w:p>
        <w:p w14:paraId="414E89C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4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Mécanisme lésionnel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44</w:t>
            </w:r>
            <w:r w:rsidR="00C47B63" w:rsidRPr="006D19A5">
              <w:rPr>
                <w:rFonts w:ascii="Times New Roman" w:hAnsi="Times New Roman" w:cs="Times New Roman"/>
                <w:noProof/>
                <w:webHidden/>
                <w:sz w:val="18"/>
                <w:szCs w:val="18"/>
              </w:rPr>
              <w:fldChar w:fldCharType="end"/>
            </w:r>
          </w:hyperlink>
        </w:p>
        <w:p w14:paraId="7D08D47C" w14:textId="2ACC00B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42" w:history="1">
            <w:r w:rsidR="00C47B63" w:rsidRPr="006D19A5">
              <w:rPr>
                <w:rStyle w:val="Lienhypertexte"/>
                <w:rFonts w:ascii="Times New Roman" w:hAnsi="Times New Roman" w:cs="Times New Roman"/>
                <w:noProof/>
                <w:sz w:val="18"/>
                <w:szCs w:val="18"/>
              </w:rPr>
              <w:t>II.Symptomatologie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56CC8B8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4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Symptôme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0011F598" w14:textId="6F446556"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44" w:history="1">
            <w:r w:rsidR="00C47B63" w:rsidRPr="006D19A5">
              <w:rPr>
                <w:rStyle w:val="Lienhypertexte"/>
                <w:rFonts w:ascii="Times New Roman" w:hAnsi="Times New Roman" w:cs="Times New Roman"/>
                <w:noProof/>
                <w:sz w:val="18"/>
                <w:szCs w:val="18"/>
              </w:rPr>
              <w:t>1.Circonstance de découverte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4C076E22" w14:textId="2DF093EC"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45" w:history="1">
            <w:r w:rsidR="00C47B63" w:rsidRPr="006D19A5">
              <w:rPr>
                <w:rStyle w:val="Lienhypertexte"/>
                <w:rFonts w:ascii="Times New Roman" w:hAnsi="Times New Roman" w:cs="Times New Roman"/>
                <w:noProof/>
                <w:sz w:val="18"/>
                <w:szCs w:val="18"/>
              </w:rPr>
              <w:t>2.Signe d’examen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5418E4BF" w14:textId="01678BFF"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46" w:history="1">
            <w:r w:rsidR="00C47B63" w:rsidRPr="006D19A5">
              <w:rPr>
                <w:rStyle w:val="Lienhypertexte"/>
                <w:rFonts w:ascii="Times New Roman" w:hAnsi="Times New Roman" w:cs="Times New Roman"/>
                <w:noProof/>
                <w:sz w:val="18"/>
                <w:szCs w:val="18"/>
              </w:rPr>
              <w:t>III.Démence de type Alzheimer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5A0C450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47"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Signe d’examen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23C229D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48"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Symptôme paraclinique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45</w:t>
            </w:r>
            <w:r w:rsidR="00C47B63" w:rsidRPr="006D19A5">
              <w:rPr>
                <w:rFonts w:ascii="Times New Roman" w:hAnsi="Times New Roman" w:cs="Times New Roman"/>
                <w:noProof/>
                <w:webHidden/>
                <w:sz w:val="18"/>
                <w:szCs w:val="18"/>
              </w:rPr>
              <w:fldChar w:fldCharType="end"/>
            </w:r>
          </w:hyperlink>
        </w:p>
        <w:p w14:paraId="6ACBEB54" w14:textId="7C725F25"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49" w:history="1">
            <w:r w:rsidR="00C47B63" w:rsidRPr="006D19A5">
              <w:rPr>
                <w:rStyle w:val="Lienhypertexte"/>
                <w:rFonts w:ascii="Times New Roman" w:hAnsi="Times New Roman" w:cs="Times New Roman"/>
                <w:noProof/>
                <w:sz w:val="18"/>
                <w:szCs w:val="18"/>
              </w:rPr>
              <w:t>1.Diagnostic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_Toc196662349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46</w:t>
            </w:r>
            <w:r w:rsidR="00C47B63" w:rsidRPr="006D19A5">
              <w:rPr>
                <w:rFonts w:ascii="Times New Roman" w:hAnsi="Times New Roman" w:cs="Times New Roman"/>
                <w:noProof/>
                <w:webHidden/>
                <w:sz w:val="18"/>
                <w:szCs w:val="18"/>
              </w:rPr>
              <w:fldChar w:fldCharType="end"/>
            </w:r>
          </w:hyperlink>
        </w:p>
        <w:p w14:paraId="2C0FE7A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50"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46</w:t>
            </w:r>
            <w:r w:rsidR="00C47B63" w:rsidRPr="006D19A5">
              <w:rPr>
                <w:rFonts w:ascii="Times New Roman" w:hAnsi="Times New Roman" w:cs="Times New Roman"/>
                <w:noProof/>
                <w:webHidden/>
                <w:sz w:val="18"/>
                <w:szCs w:val="18"/>
              </w:rPr>
              <w:fldChar w:fldCharType="end"/>
            </w:r>
          </w:hyperlink>
        </w:p>
        <w:p w14:paraId="7935FDE7" w14:textId="4AB90068"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51" w:history="1">
            <w:r w:rsidR="00C47B63" w:rsidRPr="006D19A5">
              <w:rPr>
                <w:rStyle w:val="Lienhypertexte"/>
                <w:rFonts w:ascii="Times New Roman" w:hAnsi="Times New Roman" w:cs="Times New Roman"/>
                <w:noProof/>
                <w:sz w:val="18"/>
                <w:szCs w:val="18"/>
              </w:rPr>
              <w:t>1.Forme anatomo-clinique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46</w:t>
            </w:r>
            <w:r w:rsidR="00C47B63" w:rsidRPr="006D19A5">
              <w:rPr>
                <w:rFonts w:ascii="Times New Roman" w:hAnsi="Times New Roman" w:cs="Times New Roman"/>
                <w:noProof/>
                <w:webHidden/>
                <w:sz w:val="18"/>
                <w:szCs w:val="18"/>
              </w:rPr>
              <w:fldChar w:fldCharType="end"/>
            </w:r>
          </w:hyperlink>
        </w:p>
        <w:p w14:paraId="275A6EC5" w14:textId="365185CD"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52" w:history="1">
            <w:r w:rsidR="00C47B63" w:rsidRPr="006D19A5">
              <w:rPr>
                <w:rStyle w:val="Lienhypertexte"/>
                <w:rFonts w:ascii="Times New Roman" w:hAnsi="Times New Roman" w:cs="Times New Roman"/>
                <w:noProof/>
                <w:sz w:val="18"/>
                <w:szCs w:val="18"/>
              </w:rPr>
              <w:t>2.Forme évolutive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46</w:t>
            </w:r>
            <w:r w:rsidR="00C47B63" w:rsidRPr="006D19A5">
              <w:rPr>
                <w:rFonts w:ascii="Times New Roman" w:hAnsi="Times New Roman" w:cs="Times New Roman"/>
                <w:noProof/>
                <w:webHidden/>
                <w:sz w:val="18"/>
                <w:szCs w:val="18"/>
              </w:rPr>
              <w:fldChar w:fldCharType="end"/>
            </w:r>
          </w:hyperlink>
        </w:p>
        <w:p w14:paraId="53584C1D" w14:textId="7086D22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53" w:history="1">
            <w:r w:rsidR="00C47B63" w:rsidRPr="006D19A5">
              <w:rPr>
                <w:rStyle w:val="Lienhypertexte"/>
                <w:rFonts w:ascii="Times New Roman" w:hAnsi="Times New Roman" w:cs="Times New Roman"/>
                <w:noProof/>
                <w:sz w:val="18"/>
                <w:szCs w:val="18"/>
              </w:rPr>
              <w:t>IV.Etiologies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46</w:t>
            </w:r>
            <w:r w:rsidR="00C47B63" w:rsidRPr="006D19A5">
              <w:rPr>
                <w:rFonts w:ascii="Times New Roman" w:hAnsi="Times New Roman" w:cs="Times New Roman"/>
                <w:noProof/>
                <w:webHidden/>
                <w:sz w:val="18"/>
                <w:szCs w:val="18"/>
              </w:rPr>
              <w:fldChar w:fldCharType="end"/>
            </w:r>
          </w:hyperlink>
        </w:p>
        <w:p w14:paraId="7D6CD87C" w14:textId="7F390359"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54" w:history="1">
            <w:r w:rsidR="00C47B63" w:rsidRPr="006D19A5">
              <w:rPr>
                <w:rStyle w:val="Lienhypertexte"/>
                <w:rFonts w:ascii="Times New Roman" w:hAnsi="Times New Roman" w:cs="Times New Roman"/>
                <w:noProof/>
                <w:sz w:val="18"/>
                <w:szCs w:val="18"/>
              </w:rPr>
              <w:t>V.Principes de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46</w:t>
            </w:r>
            <w:r w:rsidR="00C47B63" w:rsidRPr="006D19A5">
              <w:rPr>
                <w:rFonts w:ascii="Times New Roman" w:hAnsi="Times New Roman" w:cs="Times New Roman"/>
                <w:noProof/>
                <w:webHidden/>
                <w:sz w:val="18"/>
                <w:szCs w:val="18"/>
              </w:rPr>
              <w:fldChar w:fldCharType="end"/>
            </w:r>
          </w:hyperlink>
        </w:p>
        <w:p w14:paraId="55BC89C8" w14:textId="3CFEA3C9"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LES DEMENCES</w:t>
          </w:r>
        </w:p>
        <w:p w14:paraId="53BA1916" w14:textId="49425DC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55" w:history="1">
            <w:r w:rsidR="00C47B63" w:rsidRPr="006D19A5">
              <w:rPr>
                <w:rStyle w:val="Lienhypertexte"/>
                <w:rFonts w:ascii="Times New Roman" w:hAnsi="Times New Roman" w:cs="Times New Roman"/>
                <w:noProof/>
                <w:sz w:val="18"/>
                <w:szCs w:val="18"/>
              </w:rPr>
              <w:t>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48</w:t>
            </w:r>
            <w:r w:rsidR="00C47B63" w:rsidRPr="006D19A5">
              <w:rPr>
                <w:rFonts w:ascii="Times New Roman" w:hAnsi="Times New Roman" w:cs="Times New Roman"/>
                <w:noProof/>
                <w:webHidden/>
                <w:sz w:val="18"/>
                <w:szCs w:val="18"/>
              </w:rPr>
              <w:fldChar w:fldCharType="end"/>
            </w:r>
          </w:hyperlink>
        </w:p>
        <w:p w14:paraId="25614D9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5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Sd démentiel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48</w:t>
            </w:r>
            <w:r w:rsidR="00C47B63" w:rsidRPr="006D19A5">
              <w:rPr>
                <w:rFonts w:ascii="Times New Roman" w:hAnsi="Times New Roman" w:cs="Times New Roman"/>
                <w:noProof/>
                <w:webHidden/>
                <w:sz w:val="18"/>
                <w:szCs w:val="18"/>
              </w:rPr>
              <w:fldChar w:fldCharType="end"/>
            </w:r>
          </w:hyperlink>
        </w:p>
        <w:p w14:paraId="20E96EB9" w14:textId="12154DA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57" w:history="1">
            <w:r w:rsidR="00C47B63" w:rsidRPr="006D19A5">
              <w:rPr>
                <w:rStyle w:val="Lienhypertexte"/>
                <w:rFonts w:ascii="Times New Roman" w:hAnsi="Times New Roman" w:cs="Times New Roman"/>
                <w:noProof/>
                <w:sz w:val="18"/>
                <w:szCs w:val="18"/>
              </w:rPr>
              <w:t>1.Trouble de fonction cognitive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48</w:t>
            </w:r>
            <w:r w:rsidR="00C47B63" w:rsidRPr="006D19A5">
              <w:rPr>
                <w:rFonts w:ascii="Times New Roman" w:hAnsi="Times New Roman" w:cs="Times New Roman"/>
                <w:noProof/>
                <w:webHidden/>
                <w:sz w:val="18"/>
                <w:szCs w:val="18"/>
              </w:rPr>
              <w:fldChar w:fldCharType="end"/>
            </w:r>
          </w:hyperlink>
        </w:p>
        <w:p w14:paraId="364967C7" w14:textId="5651B545"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58" w:history="1">
            <w:r w:rsidR="00C47B63" w:rsidRPr="006D19A5">
              <w:rPr>
                <w:rStyle w:val="Lienhypertexte"/>
                <w:rFonts w:ascii="Times New Roman" w:hAnsi="Times New Roman" w:cs="Times New Roman"/>
                <w:noProof/>
                <w:sz w:val="18"/>
                <w:szCs w:val="18"/>
              </w:rPr>
              <w:t>2.Trouble de type psychiatrique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48</w:t>
            </w:r>
            <w:r w:rsidR="00C47B63" w:rsidRPr="006D19A5">
              <w:rPr>
                <w:rFonts w:ascii="Times New Roman" w:hAnsi="Times New Roman" w:cs="Times New Roman"/>
                <w:noProof/>
                <w:webHidden/>
                <w:sz w:val="18"/>
                <w:szCs w:val="18"/>
              </w:rPr>
              <w:fldChar w:fldCharType="end"/>
            </w:r>
          </w:hyperlink>
        </w:p>
        <w:p w14:paraId="391F1C74" w14:textId="17A40697"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59" w:history="1">
            <w:r w:rsidR="00C47B63" w:rsidRPr="006D19A5">
              <w:rPr>
                <w:rStyle w:val="Lienhypertexte"/>
                <w:rFonts w:ascii="Times New Roman" w:hAnsi="Times New Roman" w:cs="Times New Roman"/>
                <w:noProof/>
                <w:sz w:val="18"/>
                <w:szCs w:val="18"/>
              </w:rPr>
              <w:t>3.Signe neurologique et focalisation pathogénèse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_Toc196662359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49</w:t>
            </w:r>
            <w:r w:rsidR="00C47B63" w:rsidRPr="006D19A5">
              <w:rPr>
                <w:rFonts w:ascii="Times New Roman" w:hAnsi="Times New Roman" w:cs="Times New Roman"/>
                <w:noProof/>
                <w:webHidden/>
                <w:sz w:val="18"/>
                <w:szCs w:val="18"/>
              </w:rPr>
              <w:fldChar w:fldCharType="end"/>
            </w:r>
          </w:hyperlink>
        </w:p>
        <w:p w14:paraId="79935BD7" w14:textId="0A9D7F4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60" w:history="1">
            <w:r w:rsidR="00C47B63" w:rsidRPr="006D19A5">
              <w:rPr>
                <w:rStyle w:val="Lienhypertexte"/>
                <w:rFonts w:ascii="Times New Roman" w:hAnsi="Times New Roman" w:cs="Times New Roman"/>
                <w:noProof/>
                <w:sz w:val="18"/>
                <w:szCs w:val="18"/>
              </w:rPr>
              <w:t>4.Autres démence dégénérative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49</w:t>
            </w:r>
            <w:r w:rsidR="00C47B63" w:rsidRPr="006D19A5">
              <w:rPr>
                <w:rFonts w:ascii="Times New Roman" w:hAnsi="Times New Roman" w:cs="Times New Roman"/>
                <w:noProof/>
                <w:webHidden/>
                <w:sz w:val="18"/>
                <w:szCs w:val="18"/>
              </w:rPr>
              <w:fldChar w:fldCharType="end"/>
            </w:r>
          </w:hyperlink>
        </w:p>
        <w:p w14:paraId="25372EC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6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Démence secondaire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49</w:t>
            </w:r>
            <w:r w:rsidR="00C47B63" w:rsidRPr="006D19A5">
              <w:rPr>
                <w:rFonts w:ascii="Times New Roman" w:hAnsi="Times New Roman" w:cs="Times New Roman"/>
                <w:noProof/>
                <w:webHidden/>
                <w:sz w:val="18"/>
                <w:szCs w:val="18"/>
              </w:rPr>
              <w:fldChar w:fldCharType="end"/>
            </w:r>
          </w:hyperlink>
        </w:p>
        <w:p w14:paraId="510B7DA9" w14:textId="5727EDD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62" w:history="1">
            <w:r w:rsidR="00C47B63" w:rsidRPr="006D19A5">
              <w:rPr>
                <w:rStyle w:val="Lienhypertexte"/>
                <w:rFonts w:ascii="Times New Roman" w:hAnsi="Times New Roman" w:cs="Times New Roman"/>
                <w:noProof/>
                <w:sz w:val="18"/>
                <w:szCs w:val="18"/>
              </w:rPr>
              <w:t>1.Démence vasculaire ou artériopathie ou multi-infarct-dementia</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50</w:t>
            </w:r>
            <w:r w:rsidR="00C47B63" w:rsidRPr="006D19A5">
              <w:rPr>
                <w:rFonts w:ascii="Times New Roman" w:hAnsi="Times New Roman" w:cs="Times New Roman"/>
                <w:noProof/>
                <w:webHidden/>
                <w:sz w:val="18"/>
                <w:szCs w:val="18"/>
              </w:rPr>
              <w:fldChar w:fldCharType="end"/>
            </w:r>
          </w:hyperlink>
        </w:p>
        <w:p w14:paraId="40E09AA8" w14:textId="31DCAD1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63" w:history="1">
            <w:r w:rsidR="00C47B63" w:rsidRPr="006D19A5">
              <w:rPr>
                <w:rStyle w:val="Lienhypertexte"/>
                <w:rFonts w:ascii="Times New Roman" w:hAnsi="Times New Roman" w:cs="Times New Roman"/>
                <w:noProof/>
                <w:sz w:val="18"/>
                <w:szCs w:val="18"/>
              </w:rPr>
              <w:t>2.Hydrocéphalie à pression normale (HPN)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50</w:t>
            </w:r>
            <w:r w:rsidR="00C47B63" w:rsidRPr="006D19A5">
              <w:rPr>
                <w:rFonts w:ascii="Times New Roman" w:hAnsi="Times New Roman" w:cs="Times New Roman"/>
                <w:noProof/>
                <w:webHidden/>
                <w:sz w:val="18"/>
                <w:szCs w:val="18"/>
              </w:rPr>
              <w:fldChar w:fldCharType="end"/>
            </w:r>
          </w:hyperlink>
        </w:p>
        <w:p w14:paraId="0399E5D8" w14:textId="79E956F2"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64" w:history="1">
            <w:r w:rsidR="00C47B63" w:rsidRPr="006D19A5">
              <w:rPr>
                <w:rStyle w:val="Lienhypertexte"/>
                <w:rFonts w:ascii="Times New Roman" w:hAnsi="Times New Roman" w:cs="Times New Roman"/>
                <w:noProof/>
                <w:sz w:val="18"/>
                <w:szCs w:val="18"/>
              </w:rPr>
              <w:t>II.Diagnostic différentiel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51</w:t>
            </w:r>
            <w:r w:rsidR="00C47B63" w:rsidRPr="006D19A5">
              <w:rPr>
                <w:rFonts w:ascii="Times New Roman" w:hAnsi="Times New Roman" w:cs="Times New Roman"/>
                <w:noProof/>
                <w:webHidden/>
                <w:sz w:val="18"/>
                <w:szCs w:val="18"/>
              </w:rPr>
              <w:fldChar w:fldCharType="end"/>
            </w:r>
          </w:hyperlink>
        </w:p>
        <w:p w14:paraId="0FDE1F9A" w14:textId="5C11CA55"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CONFUSION MENTALE ET PRISE EN CHARGE (DELIRIUM TREMENS)</w:t>
          </w:r>
        </w:p>
        <w:p w14:paraId="42133588" w14:textId="07B96AF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65" w:history="1">
            <w:r w:rsidR="00C47B63" w:rsidRPr="006D19A5">
              <w:rPr>
                <w:rStyle w:val="Lienhypertexte"/>
                <w:rFonts w:ascii="Times New Roman" w:hAnsi="Times New Roman" w:cs="Times New Roman"/>
                <w:noProof/>
                <w:sz w:val="18"/>
                <w:szCs w:val="18"/>
              </w:rPr>
              <w:t>I.Démarche 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52</w:t>
            </w:r>
            <w:r w:rsidR="00C47B63" w:rsidRPr="006D19A5">
              <w:rPr>
                <w:rFonts w:ascii="Times New Roman" w:hAnsi="Times New Roman" w:cs="Times New Roman"/>
                <w:noProof/>
                <w:webHidden/>
                <w:sz w:val="18"/>
                <w:szCs w:val="18"/>
              </w:rPr>
              <w:fldChar w:fldCharType="end"/>
            </w:r>
          </w:hyperlink>
        </w:p>
        <w:p w14:paraId="75F986BB" w14:textId="6F4952A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66" w:history="1">
            <w:r w:rsidR="00C47B63" w:rsidRPr="006D19A5">
              <w:rPr>
                <w:rStyle w:val="Lienhypertexte"/>
                <w:rFonts w:ascii="Times New Roman" w:hAnsi="Times New Roman" w:cs="Times New Roman"/>
                <w:noProof/>
                <w:sz w:val="18"/>
                <w:szCs w:val="18"/>
              </w:rPr>
              <w:t>II.Prise en charge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53</w:t>
            </w:r>
            <w:r w:rsidR="00C47B63" w:rsidRPr="006D19A5">
              <w:rPr>
                <w:rFonts w:ascii="Times New Roman" w:hAnsi="Times New Roman" w:cs="Times New Roman"/>
                <w:noProof/>
                <w:webHidden/>
                <w:sz w:val="18"/>
                <w:szCs w:val="18"/>
              </w:rPr>
              <w:fldChar w:fldCharType="end"/>
            </w:r>
          </w:hyperlink>
        </w:p>
        <w:p w14:paraId="00B2BC75" w14:textId="6AF5CBF4"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67" w:history="1">
            <w:r w:rsidR="00C47B63" w:rsidRPr="006D19A5">
              <w:rPr>
                <w:rStyle w:val="Lienhypertexte"/>
                <w:rFonts w:ascii="Times New Roman" w:hAnsi="Times New Roman" w:cs="Times New Roman"/>
                <w:noProof/>
                <w:sz w:val="18"/>
                <w:szCs w:val="18"/>
              </w:rPr>
              <w:t>III.Traitement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54</w:t>
            </w:r>
            <w:r w:rsidR="00C47B63" w:rsidRPr="006D19A5">
              <w:rPr>
                <w:rFonts w:ascii="Times New Roman" w:hAnsi="Times New Roman" w:cs="Times New Roman"/>
                <w:noProof/>
                <w:webHidden/>
                <w:sz w:val="18"/>
                <w:szCs w:val="18"/>
              </w:rPr>
              <w:fldChar w:fldCharType="end"/>
            </w:r>
          </w:hyperlink>
        </w:p>
        <w:p w14:paraId="63F4862E"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6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Arrêt de toxique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54</w:t>
            </w:r>
            <w:r w:rsidR="00C47B63" w:rsidRPr="006D19A5">
              <w:rPr>
                <w:rFonts w:ascii="Times New Roman" w:hAnsi="Times New Roman" w:cs="Times New Roman"/>
                <w:noProof/>
                <w:webHidden/>
                <w:sz w:val="18"/>
                <w:szCs w:val="18"/>
              </w:rPr>
              <w:fldChar w:fldCharType="end"/>
            </w:r>
          </w:hyperlink>
        </w:p>
        <w:p w14:paraId="36CC7CF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6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Traitement métabolique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_Toc196662369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54</w:t>
            </w:r>
            <w:r w:rsidR="00C47B63" w:rsidRPr="006D19A5">
              <w:rPr>
                <w:rFonts w:ascii="Times New Roman" w:hAnsi="Times New Roman" w:cs="Times New Roman"/>
                <w:noProof/>
                <w:webHidden/>
                <w:sz w:val="18"/>
                <w:szCs w:val="18"/>
              </w:rPr>
              <w:fldChar w:fldCharType="end"/>
            </w:r>
          </w:hyperlink>
        </w:p>
        <w:p w14:paraId="318C0EE6" w14:textId="3E0D1CFB"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PRISE EN CHARGE D'UNE HEMIPLEGIE BRUTALE</w:t>
          </w:r>
        </w:p>
        <w:p w14:paraId="5DE2BE09" w14:textId="729E3B7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70" w:history="1">
            <w:r w:rsidR="00C47B63" w:rsidRPr="006D19A5">
              <w:rPr>
                <w:rStyle w:val="Lienhypertexte"/>
                <w:rFonts w:ascii="Times New Roman" w:hAnsi="Times New Roman" w:cs="Times New Roman"/>
                <w:noProof/>
                <w:sz w:val="18"/>
                <w:szCs w:val="18"/>
              </w:rPr>
              <w:t>I.Démarche 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55</w:t>
            </w:r>
            <w:r w:rsidR="00C47B63" w:rsidRPr="006D19A5">
              <w:rPr>
                <w:rFonts w:ascii="Times New Roman" w:hAnsi="Times New Roman" w:cs="Times New Roman"/>
                <w:noProof/>
                <w:webHidden/>
                <w:sz w:val="18"/>
                <w:szCs w:val="18"/>
              </w:rPr>
              <w:fldChar w:fldCharType="end"/>
            </w:r>
          </w:hyperlink>
        </w:p>
        <w:p w14:paraId="5EA142D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7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À l’interrogatoire : précise le profil évolutif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55</w:t>
            </w:r>
            <w:r w:rsidR="00C47B63" w:rsidRPr="006D19A5">
              <w:rPr>
                <w:rFonts w:ascii="Times New Roman" w:hAnsi="Times New Roman" w:cs="Times New Roman"/>
                <w:noProof/>
                <w:webHidden/>
                <w:sz w:val="18"/>
                <w:szCs w:val="18"/>
              </w:rPr>
              <w:fldChar w:fldCharType="end"/>
            </w:r>
          </w:hyperlink>
        </w:p>
        <w:p w14:paraId="6B8E680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72"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 l’interrogatoire : préciser le profil évolutif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55</w:t>
            </w:r>
            <w:r w:rsidR="00C47B63" w:rsidRPr="006D19A5">
              <w:rPr>
                <w:rFonts w:ascii="Times New Roman" w:hAnsi="Times New Roman" w:cs="Times New Roman"/>
                <w:noProof/>
                <w:webHidden/>
                <w:sz w:val="18"/>
                <w:szCs w:val="18"/>
              </w:rPr>
              <w:fldChar w:fldCharType="end"/>
            </w:r>
          </w:hyperlink>
        </w:p>
        <w:p w14:paraId="5139D5A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73"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À l’examen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55</w:t>
            </w:r>
            <w:r w:rsidR="00C47B63" w:rsidRPr="006D19A5">
              <w:rPr>
                <w:rFonts w:ascii="Times New Roman" w:hAnsi="Times New Roman" w:cs="Times New Roman"/>
                <w:noProof/>
                <w:webHidden/>
                <w:sz w:val="18"/>
                <w:szCs w:val="18"/>
              </w:rPr>
              <w:fldChar w:fldCharType="end"/>
            </w:r>
          </w:hyperlink>
        </w:p>
        <w:p w14:paraId="32C5F39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74"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Imagerie : IRM cérébrale (ou à défaut scanner cérébral) sans contraste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56</w:t>
            </w:r>
            <w:r w:rsidR="00C47B63" w:rsidRPr="006D19A5">
              <w:rPr>
                <w:rFonts w:ascii="Times New Roman" w:hAnsi="Times New Roman" w:cs="Times New Roman"/>
                <w:noProof/>
                <w:webHidden/>
                <w:sz w:val="18"/>
                <w:szCs w:val="18"/>
              </w:rPr>
              <w:fldChar w:fldCharType="end"/>
            </w:r>
          </w:hyperlink>
        </w:p>
        <w:p w14:paraId="6F1E706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75" w:history="1">
            <w:r w:rsidR="00C47B63" w:rsidRPr="006D19A5">
              <w:rPr>
                <w:rStyle w:val="Lienhypertexte"/>
                <w:rFonts w:ascii="Times New Roman" w:hAnsi="Times New Roman" w:cs="Times New Roman"/>
                <w:noProof/>
                <w:sz w:val="18"/>
                <w:szCs w:val="18"/>
              </w:rPr>
              <w:t>E.</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Autres examens complémentaires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56</w:t>
            </w:r>
            <w:r w:rsidR="00C47B63" w:rsidRPr="006D19A5">
              <w:rPr>
                <w:rFonts w:ascii="Times New Roman" w:hAnsi="Times New Roman" w:cs="Times New Roman"/>
                <w:noProof/>
                <w:webHidden/>
                <w:sz w:val="18"/>
                <w:szCs w:val="18"/>
              </w:rPr>
              <w:fldChar w:fldCharType="end"/>
            </w:r>
          </w:hyperlink>
        </w:p>
        <w:p w14:paraId="7DCAC7A7" w14:textId="3B5C066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76" w:history="1">
            <w:r w:rsidR="00C47B63" w:rsidRPr="006D19A5">
              <w:rPr>
                <w:rStyle w:val="Lienhypertexte"/>
                <w:rFonts w:ascii="Times New Roman" w:hAnsi="Times New Roman" w:cs="Times New Roman"/>
                <w:noProof/>
                <w:sz w:val="18"/>
                <w:szCs w:val="18"/>
              </w:rPr>
              <w:t>II.Conduite à tenir selon les situations cliniques : pas d’imagerie cérébrale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56</w:t>
            </w:r>
            <w:r w:rsidR="00C47B63" w:rsidRPr="006D19A5">
              <w:rPr>
                <w:rFonts w:ascii="Times New Roman" w:hAnsi="Times New Roman" w:cs="Times New Roman"/>
                <w:noProof/>
                <w:webHidden/>
                <w:sz w:val="18"/>
                <w:szCs w:val="18"/>
              </w:rPr>
              <w:fldChar w:fldCharType="end"/>
            </w:r>
          </w:hyperlink>
        </w:p>
        <w:p w14:paraId="181D9337" w14:textId="41A56A24"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HEMORRAGIE MENINGEE : PATHOLOGIE</w:t>
          </w:r>
        </w:p>
        <w:p w14:paraId="675A4056" w14:textId="546E132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77" w:history="1">
            <w:r w:rsidR="00C47B63" w:rsidRPr="006D19A5">
              <w:rPr>
                <w:rStyle w:val="Lienhypertexte"/>
                <w:rFonts w:ascii="Times New Roman" w:hAnsi="Times New Roman" w:cs="Times New Roman"/>
                <w:noProof/>
                <w:sz w:val="18"/>
                <w:szCs w:val="18"/>
              </w:rPr>
              <w:t>I.TDD : hémorragie méningée non  traumatique sur rupture d’anévrysme, non compliquée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57</w:t>
            </w:r>
            <w:r w:rsidR="00C47B63" w:rsidRPr="006D19A5">
              <w:rPr>
                <w:rFonts w:ascii="Times New Roman" w:hAnsi="Times New Roman" w:cs="Times New Roman"/>
                <w:noProof/>
                <w:webHidden/>
                <w:sz w:val="18"/>
                <w:szCs w:val="18"/>
              </w:rPr>
              <w:fldChar w:fldCharType="end"/>
            </w:r>
          </w:hyperlink>
        </w:p>
        <w:p w14:paraId="0C630806" w14:textId="1DE19D6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78" w:history="1">
            <w:r w:rsidR="00C47B63" w:rsidRPr="006D19A5">
              <w:rPr>
                <w:rStyle w:val="Lienhypertexte"/>
                <w:rFonts w:ascii="Times New Roman" w:hAnsi="Times New Roman" w:cs="Times New Roman"/>
                <w:noProof/>
                <w:sz w:val="18"/>
                <w:szCs w:val="18"/>
              </w:rPr>
              <w:t>II.Forme évolutives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58</w:t>
            </w:r>
            <w:r w:rsidR="00C47B63" w:rsidRPr="006D19A5">
              <w:rPr>
                <w:rFonts w:ascii="Times New Roman" w:hAnsi="Times New Roman" w:cs="Times New Roman"/>
                <w:noProof/>
                <w:webHidden/>
                <w:sz w:val="18"/>
                <w:szCs w:val="18"/>
              </w:rPr>
              <w:fldChar w:fldCharType="end"/>
            </w:r>
          </w:hyperlink>
        </w:p>
        <w:p w14:paraId="4E378D6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79"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Hydrocéphalie aigue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_Toc196662379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58</w:t>
            </w:r>
            <w:r w:rsidR="00C47B63" w:rsidRPr="006D19A5">
              <w:rPr>
                <w:rFonts w:ascii="Times New Roman" w:hAnsi="Times New Roman" w:cs="Times New Roman"/>
                <w:noProof/>
                <w:webHidden/>
                <w:sz w:val="18"/>
                <w:szCs w:val="18"/>
              </w:rPr>
              <w:fldChar w:fldCharType="end"/>
            </w:r>
          </w:hyperlink>
        </w:p>
        <w:p w14:paraId="4439276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8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Vasospasme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59</w:t>
            </w:r>
            <w:r w:rsidR="00C47B63" w:rsidRPr="006D19A5">
              <w:rPr>
                <w:rFonts w:ascii="Times New Roman" w:hAnsi="Times New Roman" w:cs="Times New Roman"/>
                <w:noProof/>
                <w:webHidden/>
                <w:sz w:val="18"/>
                <w:szCs w:val="18"/>
              </w:rPr>
              <w:fldChar w:fldCharType="end"/>
            </w:r>
          </w:hyperlink>
        </w:p>
        <w:p w14:paraId="5FA9529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81"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Resaignement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59</w:t>
            </w:r>
            <w:r w:rsidR="00C47B63" w:rsidRPr="006D19A5">
              <w:rPr>
                <w:rFonts w:ascii="Times New Roman" w:hAnsi="Times New Roman" w:cs="Times New Roman"/>
                <w:noProof/>
                <w:webHidden/>
                <w:sz w:val="18"/>
                <w:szCs w:val="18"/>
              </w:rPr>
              <w:fldChar w:fldCharType="end"/>
            </w:r>
          </w:hyperlink>
        </w:p>
        <w:p w14:paraId="7DD333B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82"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Autres (rares)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60</w:t>
            </w:r>
            <w:r w:rsidR="00C47B63" w:rsidRPr="006D19A5">
              <w:rPr>
                <w:rFonts w:ascii="Times New Roman" w:hAnsi="Times New Roman" w:cs="Times New Roman"/>
                <w:noProof/>
                <w:webHidden/>
                <w:sz w:val="18"/>
                <w:szCs w:val="18"/>
              </w:rPr>
              <w:fldChar w:fldCharType="end"/>
            </w:r>
          </w:hyperlink>
        </w:p>
        <w:p w14:paraId="01E5B3A9" w14:textId="6429FFEF"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THROMBOPENIE CEREBRALE : PATHOLOGIE</w:t>
          </w:r>
        </w:p>
        <w:p w14:paraId="2A73D5CA" w14:textId="73614BC4"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83" w:history="1">
            <w:r w:rsidR="00C47B63" w:rsidRPr="006D19A5">
              <w:rPr>
                <w:rStyle w:val="Lienhypertexte"/>
                <w:rFonts w:ascii="Times New Roman" w:hAnsi="Times New Roman" w:cs="Times New Roman"/>
                <w:noProof/>
                <w:sz w:val="18"/>
                <w:szCs w:val="18"/>
              </w:rPr>
              <w:t>III.Etiopathogénie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61</w:t>
            </w:r>
            <w:r w:rsidR="00C47B63" w:rsidRPr="006D19A5">
              <w:rPr>
                <w:rFonts w:ascii="Times New Roman" w:hAnsi="Times New Roman" w:cs="Times New Roman"/>
                <w:noProof/>
                <w:webHidden/>
                <w:sz w:val="18"/>
                <w:szCs w:val="18"/>
              </w:rPr>
              <w:fldChar w:fldCharType="end"/>
            </w:r>
          </w:hyperlink>
        </w:p>
        <w:p w14:paraId="38DD65D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84"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Lésions élémentaires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61</w:t>
            </w:r>
            <w:r w:rsidR="00C47B63" w:rsidRPr="006D19A5">
              <w:rPr>
                <w:rFonts w:ascii="Times New Roman" w:hAnsi="Times New Roman" w:cs="Times New Roman"/>
                <w:noProof/>
                <w:webHidden/>
                <w:sz w:val="18"/>
                <w:szCs w:val="18"/>
              </w:rPr>
              <w:fldChar w:fldCharType="end"/>
            </w:r>
          </w:hyperlink>
        </w:p>
        <w:p w14:paraId="209909E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85"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Mécanismes des lésions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61</w:t>
            </w:r>
            <w:r w:rsidR="00C47B63" w:rsidRPr="006D19A5">
              <w:rPr>
                <w:rFonts w:ascii="Times New Roman" w:hAnsi="Times New Roman" w:cs="Times New Roman"/>
                <w:noProof/>
                <w:webHidden/>
                <w:sz w:val="18"/>
                <w:szCs w:val="18"/>
              </w:rPr>
              <w:fldChar w:fldCharType="end"/>
            </w:r>
          </w:hyperlink>
        </w:p>
        <w:p w14:paraId="2A1DB51E" w14:textId="76A490F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86" w:history="1">
            <w:r w:rsidR="00C47B63" w:rsidRPr="006D19A5">
              <w:rPr>
                <w:rStyle w:val="Lienhypertexte"/>
                <w:rFonts w:ascii="Times New Roman" w:hAnsi="Times New Roman" w:cs="Times New Roman"/>
                <w:noProof/>
                <w:sz w:val="18"/>
                <w:szCs w:val="18"/>
              </w:rPr>
              <w:t>IV.Symptomatologie : type de description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62</w:t>
            </w:r>
            <w:r w:rsidR="00C47B63" w:rsidRPr="006D19A5">
              <w:rPr>
                <w:rFonts w:ascii="Times New Roman" w:hAnsi="Times New Roman" w:cs="Times New Roman"/>
                <w:noProof/>
                <w:webHidden/>
                <w:sz w:val="18"/>
                <w:szCs w:val="18"/>
              </w:rPr>
              <w:fldChar w:fldCharType="end"/>
            </w:r>
          </w:hyperlink>
        </w:p>
        <w:p w14:paraId="50B9FD5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87"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Obstruction sinus longitudinale supérieur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62</w:t>
            </w:r>
            <w:r w:rsidR="00C47B63" w:rsidRPr="006D19A5">
              <w:rPr>
                <w:rFonts w:ascii="Times New Roman" w:hAnsi="Times New Roman" w:cs="Times New Roman"/>
                <w:noProof/>
                <w:webHidden/>
                <w:sz w:val="18"/>
                <w:szCs w:val="18"/>
              </w:rPr>
              <w:fldChar w:fldCharType="end"/>
            </w:r>
          </w:hyperlink>
        </w:p>
        <w:p w14:paraId="0A38CA5A" w14:textId="225B449B"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88" w:history="1">
            <w:r w:rsidR="00C47B63" w:rsidRPr="006D19A5">
              <w:rPr>
                <w:rStyle w:val="Lienhypertexte"/>
                <w:rFonts w:ascii="Times New Roman" w:hAnsi="Times New Roman" w:cs="Times New Roman"/>
                <w:noProof/>
                <w:sz w:val="18"/>
                <w:szCs w:val="18"/>
              </w:rPr>
              <w:t>1.Circonstance de découvertes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62</w:t>
            </w:r>
            <w:r w:rsidR="00C47B63" w:rsidRPr="006D19A5">
              <w:rPr>
                <w:rFonts w:ascii="Times New Roman" w:hAnsi="Times New Roman" w:cs="Times New Roman"/>
                <w:noProof/>
                <w:webHidden/>
                <w:sz w:val="18"/>
                <w:szCs w:val="18"/>
              </w:rPr>
              <w:fldChar w:fldCharType="end"/>
            </w:r>
          </w:hyperlink>
        </w:p>
        <w:p w14:paraId="3FB786B5" w14:textId="2263AA2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89" w:history="1">
            <w:r w:rsidR="00C47B63" w:rsidRPr="006D19A5">
              <w:rPr>
                <w:rStyle w:val="Lienhypertexte"/>
                <w:rFonts w:ascii="Times New Roman" w:hAnsi="Times New Roman" w:cs="Times New Roman"/>
                <w:noProof/>
                <w:sz w:val="18"/>
                <w:szCs w:val="18"/>
              </w:rPr>
              <w:t>2.Clinique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_Toc196662389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62</w:t>
            </w:r>
            <w:r w:rsidR="00C47B63" w:rsidRPr="006D19A5">
              <w:rPr>
                <w:rFonts w:ascii="Times New Roman" w:hAnsi="Times New Roman" w:cs="Times New Roman"/>
                <w:noProof/>
                <w:webHidden/>
                <w:sz w:val="18"/>
                <w:szCs w:val="18"/>
              </w:rPr>
              <w:fldChar w:fldCharType="end"/>
            </w:r>
          </w:hyperlink>
        </w:p>
        <w:p w14:paraId="7EB7A771" w14:textId="64845F3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390" w:history="1">
            <w:r w:rsidR="00C47B63" w:rsidRPr="006D19A5">
              <w:rPr>
                <w:rStyle w:val="Lienhypertexte"/>
                <w:rFonts w:ascii="Times New Roman" w:hAnsi="Times New Roman" w:cs="Times New Roman"/>
                <w:noProof/>
                <w:sz w:val="18"/>
                <w:szCs w:val="18"/>
              </w:rPr>
              <w:t>3.Paracliniques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62</w:t>
            </w:r>
            <w:r w:rsidR="00C47B63" w:rsidRPr="006D19A5">
              <w:rPr>
                <w:rFonts w:ascii="Times New Roman" w:hAnsi="Times New Roman" w:cs="Times New Roman"/>
                <w:noProof/>
                <w:webHidden/>
                <w:sz w:val="18"/>
                <w:szCs w:val="18"/>
              </w:rPr>
              <w:fldChar w:fldCharType="end"/>
            </w:r>
          </w:hyperlink>
        </w:p>
        <w:p w14:paraId="669F842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9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Sinus latéral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63</w:t>
            </w:r>
            <w:r w:rsidR="00C47B63" w:rsidRPr="006D19A5">
              <w:rPr>
                <w:rFonts w:ascii="Times New Roman" w:hAnsi="Times New Roman" w:cs="Times New Roman"/>
                <w:noProof/>
                <w:webHidden/>
                <w:sz w:val="18"/>
                <w:szCs w:val="18"/>
              </w:rPr>
              <w:fldChar w:fldCharType="end"/>
            </w:r>
          </w:hyperlink>
        </w:p>
        <w:p w14:paraId="109D877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92"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Sinus caverneux : unilatéral puis bilatérale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63</w:t>
            </w:r>
            <w:r w:rsidR="00C47B63" w:rsidRPr="006D19A5">
              <w:rPr>
                <w:rFonts w:ascii="Times New Roman" w:hAnsi="Times New Roman" w:cs="Times New Roman"/>
                <w:noProof/>
                <w:webHidden/>
                <w:sz w:val="18"/>
                <w:szCs w:val="18"/>
              </w:rPr>
              <w:fldChar w:fldCharType="end"/>
            </w:r>
          </w:hyperlink>
        </w:p>
        <w:p w14:paraId="0661A12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93"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Thrombose  veineuse corticales isolées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63</w:t>
            </w:r>
            <w:r w:rsidR="00C47B63" w:rsidRPr="006D19A5">
              <w:rPr>
                <w:rFonts w:ascii="Times New Roman" w:hAnsi="Times New Roman" w:cs="Times New Roman"/>
                <w:noProof/>
                <w:webHidden/>
                <w:sz w:val="18"/>
                <w:szCs w:val="18"/>
              </w:rPr>
              <w:fldChar w:fldCharType="end"/>
            </w:r>
          </w:hyperlink>
        </w:p>
        <w:p w14:paraId="6A709B0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94" w:history="1">
            <w:r w:rsidR="00C47B63" w:rsidRPr="006D19A5">
              <w:rPr>
                <w:rStyle w:val="Lienhypertexte"/>
                <w:rFonts w:ascii="Times New Roman" w:hAnsi="Times New Roman" w:cs="Times New Roman"/>
                <w:noProof/>
                <w:sz w:val="18"/>
                <w:szCs w:val="18"/>
              </w:rPr>
              <w:t>E.</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Thromboses veineuse profondes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63</w:t>
            </w:r>
            <w:r w:rsidR="00C47B63" w:rsidRPr="006D19A5">
              <w:rPr>
                <w:rFonts w:ascii="Times New Roman" w:hAnsi="Times New Roman" w:cs="Times New Roman"/>
                <w:noProof/>
                <w:webHidden/>
                <w:sz w:val="18"/>
                <w:szCs w:val="18"/>
              </w:rPr>
              <w:fldChar w:fldCharType="end"/>
            </w:r>
          </w:hyperlink>
        </w:p>
        <w:p w14:paraId="7CF936E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95" w:history="1">
            <w:r w:rsidR="00C47B63" w:rsidRPr="006D19A5">
              <w:rPr>
                <w:rStyle w:val="Lienhypertexte"/>
                <w:rFonts w:ascii="Times New Roman" w:hAnsi="Times New Roman" w:cs="Times New Roman"/>
                <w:noProof/>
                <w:sz w:val="18"/>
                <w:szCs w:val="18"/>
              </w:rPr>
              <w:t>F.</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Thromboses veineuses cérébelleuses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63</w:t>
            </w:r>
            <w:r w:rsidR="00C47B63" w:rsidRPr="006D19A5">
              <w:rPr>
                <w:rFonts w:ascii="Times New Roman" w:hAnsi="Times New Roman" w:cs="Times New Roman"/>
                <w:noProof/>
                <w:webHidden/>
                <w:sz w:val="18"/>
                <w:szCs w:val="18"/>
              </w:rPr>
              <w:fldChar w:fldCharType="end"/>
            </w:r>
          </w:hyperlink>
        </w:p>
        <w:p w14:paraId="7FBC65C7" w14:textId="45454C72"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96" w:history="1">
            <w:r w:rsidR="00C47B63" w:rsidRPr="006D19A5">
              <w:rPr>
                <w:rStyle w:val="Lienhypertexte"/>
                <w:rFonts w:ascii="Times New Roman" w:hAnsi="Times New Roman" w:cs="Times New Roman"/>
                <w:noProof/>
                <w:sz w:val="18"/>
                <w:szCs w:val="18"/>
              </w:rPr>
              <w:t>V.Diagnostic :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63</w:t>
            </w:r>
            <w:r w:rsidR="00C47B63" w:rsidRPr="006D19A5">
              <w:rPr>
                <w:rFonts w:ascii="Times New Roman" w:hAnsi="Times New Roman" w:cs="Times New Roman"/>
                <w:noProof/>
                <w:webHidden/>
                <w:sz w:val="18"/>
                <w:szCs w:val="18"/>
              </w:rPr>
              <w:fldChar w:fldCharType="end"/>
            </w:r>
          </w:hyperlink>
        </w:p>
        <w:p w14:paraId="79997B1A" w14:textId="0E92833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97" w:history="1">
            <w:r w:rsidR="00C47B63" w:rsidRPr="006D19A5">
              <w:rPr>
                <w:rStyle w:val="Lienhypertexte"/>
                <w:rFonts w:ascii="Times New Roman" w:hAnsi="Times New Roman" w:cs="Times New Roman"/>
                <w:noProof/>
                <w:sz w:val="18"/>
                <w:szCs w:val="18"/>
              </w:rPr>
              <w:t>VI.Diagnostics étiologiques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64</w:t>
            </w:r>
            <w:r w:rsidR="00C47B63" w:rsidRPr="006D19A5">
              <w:rPr>
                <w:rFonts w:ascii="Times New Roman" w:hAnsi="Times New Roman" w:cs="Times New Roman"/>
                <w:noProof/>
                <w:webHidden/>
                <w:sz w:val="18"/>
                <w:szCs w:val="18"/>
              </w:rPr>
              <w:fldChar w:fldCharType="end"/>
            </w:r>
          </w:hyperlink>
        </w:p>
        <w:p w14:paraId="3A4C4DBE" w14:textId="2694E91D" w:rsidR="0052041E" w:rsidRPr="0052041E" w:rsidRDefault="0052041E">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POLYRADICULONEVRITE AIGUE : PAT</w:t>
          </w:r>
          <w:r w:rsidR="001D6071">
            <w:rPr>
              <w:rFonts w:ascii="Times New Roman" w:hAnsi="Times New Roman" w:cs="Times New Roman"/>
              <w:b w:val="0"/>
              <w:bCs w:val="0"/>
              <w:caps w:val="0"/>
              <w:noProof/>
              <w:color w:val="0070C0"/>
              <w:sz w:val="18"/>
              <w:szCs w:val="18"/>
              <w:lang w:eastAsia="zh-CN"/>
            </w:rPr>
            <w:t>HOLOGIE</w:t>
          </w:r>
        </w:p>
        <w:p w14:paraId="10147F5F" w14:textId="25C17C20"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398" w:history="1">
            <w:r w:rsidR="00C47B63" w:rsidRPr="006D19A5">
              <w:rPr>
                <w:rStyle w:val="Lienhypertexte"/>
                <w:rFonts w:ascii="Times New Roman" w:hAnsi="Times New Roman" w:cs="Times New Roman"/>
                <w:noProof/>
                <w:sz w:val="18"/>
                <w:szCs w:val="18"/>
              </w:rPr>
              <w:t>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65</w:t>
            </w:r>
            <w:r w:rsidR="00C47B63" w:rsidRPr="006D19A5">
              <w:rPr>
                <w:rFonts w:ascii="Times New Roman" w:hAnsi="Times New Roman" w:cs="Times New Roman"/>
                <w:noProof/>
                <w:webHidden/>
                <w:sz w:val="18"/>
                <w:szCs w:val="18"/>
              </w:rPr>
              <w:fldChar w:fldCharType="end"/>
            </w:r>
          </w:hyperlink>
        </w:p>
        <w:p w14:paraId="7D671AC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399"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 forme classique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_Toc196662399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65</w:t>
            </w:r>
            <w:r w:rsidR="00C47B63" w:rsidRPr="006D19A5">
              <w:rPr>
                <w:rFonts w:ascii="Times New Roman" w:hAnsi="Times New Roman" w:cs="Times New Roman"/>
                <w:noProof/>
                <w:webHidden/>
                <w:sz w:val="18"/>
                <w:szCs w:val="18"/>
              </w:rPr>
              <w:fldChar w:fldCharType="end"/>
            </w:r>
          </w:hyperlink>
        </w:p>
        <w:p w14:paraId="777B382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0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topographiques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66</w:t>
            </w:r>
            <w:r w:rsidR="00C47B63" w:rsidRPr="006D19A5">
              <w:rPr>
                <w:rFonts w:ascii="Times New Roman" w:hAnsi="Times New Roman" w:cs="Times New Roman"/>
                <w:noProof/>
                <w:webHidden/>
                <w:sz w:val="18"/>
                <w:szCs w:val="18"/>
              </w:rPr>
              <w:fldChar w:fldCharType="end"/>
            </w:r>
          </w:hyperlink>
        </w:p>
        <w:p w14:paraId="4D25434C" w14:textId="0AC39D9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01" w:history="1">
            <w:r w:rsidR="00C47B63" w:rsidRPr="006D19A5">
              <w:rPr>
                <w:rStyle w:val="Lienhypertexte"/>
                <w:rFonts w:ascii="Times New Roman" w:hAnsi="Times New Roman" w:cs="Times New Roman"/>
                <w:noProof/>
                <w:sz w:val="18"/>
                <w:szCs w:val="18"/>
              </w:rPr>
              <w:t>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67</w:t>
            </w:r>
            <w:r w:rsidR="00C47B63" w:rsidRPr="006D19A5">
              <w:rPr>
                <w:rFonts w:ascii="Times New Roman" w:hAnsi="Times New Roman" w:cs="Times New Roman"/>
                <w:noProof/>
                <w:webHidden/>
                <w:sz w:val="18"/>
                <w:szCs w:val="18"/>
              </w:rPr>
              <w:fldChar w:fldCharType="end"/>
            </w:r>
          </w:hyperlink>
        </w:p>
        <w:p w14:paraId="2993977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0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67</w:t>
            </w:r>
            <w:r w:rsidR="00C47B63" w:rsidRPr="006D19A5">
              <w:rPr>
                <w:rFonts w:ascii="Times New Roman" w:hAnsi="Times New Roman" w:cs="Times New Roman"/>
                <w:noProof/>
                <w:webHidden/>
                <w:sz w:val="18"/>
                <w:szCs w:val="18"/>
              </w:rPr>
              <w:fldChar w:fldCharType="end"/>
            </w:r>
          </w:hyperlink>
        </w:p>
        <w:p w14:paraId="1E25CC4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0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Diagnostics différentiels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67</w:t>
            </w:r>
            <w:r w:rsidR="00C47B63" w:rsidRPr="006D19A5">
              <w:rPr>
                <w:rFonts w:ascii="Times New Roman" w:hAnsi="Times New Roman" w:cs="Times New Roman"/>
                <w:noProof/>
                <w:webHidden/>
                <w:sz w:val="18"/>
                <w:szCs w:val="18"/>
              </w:rPr>
              <w:fldChar w:fldCharType="end"/>
            </w:r>
          </w:hyperlink>
        </w:p>
        <w:p w14:paraId="2B1A8DCC"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04"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67</w:t>
            </w:r>
            <w:r w:rsidR="00C47B63" w:rsidRPr="006D19A5">
              <w:rPr>
                <w:rFonts w:ascii="Times New Roman" w:hAnsi="Times New Roman" w:cs="Times New Roman"/>
                <w:noProof/>
                <w:webHidden/>
                <w:sz w:val="18"/>
                <w:szCs w:val="18"/>
              </w:rPr>
              <w:fldChar w:fldCharType="end"/>
            </w:r>
          </w:hyperlink>
        </w:p>
        <w:p w14:paraId="39BFCE89" w14:textId="0E631ED0" w:rsidR="001D6071" w:rsidRPr="001D6071" w:rsidRDefault="001D6071">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SYNDROME RACHIDIEN : PRISE EN CHARGE</w:t>
          </w:r>
        </w:p>
        <w:p w14:paraId="34BE81F5" w14:textId="0D82362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05" w:history="1">
            <w:r w:rsidR="00C47B63" w:rsidRPr="006D19A5">
              <w:rPr>
                <w:rStyle w:val="Lienhypertexte"/>
                <w:rFonts w:ascii="Times New Roman" w:hAnsi="Times New Roman" w:cs="Times New Roman"/>
                <w:noProof/>
                <w:sz w:val="18"/>
                <w:szCs w:val="18"/>
              </w:rPr>
              <w:t>I.Prises en charge clinique et paraclinique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68</w:t>
            </w:r>
            <w:r w:rsidR="00C47B63" w:rsidRPr="006D19A5">
              <w:rPr>
                <w:rFonts w:ascii="Times New Roman" w:hAnsi="Times New Roman" w:cs="Times New Roman"/>
                <w:noProof/>
                <w:webHidden/>
                <w:sz w:val="18"/>
                <w:szCs w:val="18"/>
              </w:rPr>
              <w:fldChar w:fldCharType="end"/>
            </w:r>
          </w:hyperlink>
        </w:p>
        <w:p w14:paraId="0B8C6C59" w14:textId="5765214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06" w:history="1">
            <w:r w:rsidR="00C47B63" w:rsidRPr="006D19A5">
              <w:rPr>
                <w:rStyle w:val="Lienhypertexte"/>
                <w:rFonts w:ascii="Times New Roman" w:hAnsi="Times New Roman" w:cs="Times New Roman"/>
                <w:noProof/>
                <w:sz w:val="18"/>
                <w:szCs w:val="18"/>
              </w:rPr>
              <w:t>II.Prise en charge thérapeutique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69</w:t>
            </w:r>
            <w:r w:rsidR="00C47B63" w:rsidRPr="006D19A5">
              <w:rPr>
                <w:rFonts w:ascii="Times New Roman" w:hAnsi="Times New Roman" w:cs="Times New Roman"/>
                <w:noProof/>
                <w:webHidden/>
                <w:sz w:val="18"/>
                <w:szCs w:val="18"/>
              </w:rPr>
              <w:fldChar w:fldCharType="end"/>
            </w:r>
          </w:hyperlink>
        </w:p>
        <w:p w14:paraId="0BA1B827" w14:textId="5622788C" w:rsidR="001D6071" w:rsidRPr="001D6071" w:rsidRDefault="001D6071">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NEVRALGIE SCIATIQUE : PATHOLOGIE</w:t>
          </w:r>
        </w:p>
        <w:p w14:paraId="25254BBB" w14:textId="5DBAA531"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07" w:history="1">
            <w:r w:rsidR="00C47B63" w:rsidRPr="006D19A5">
              <w:rPr>
                <w:rStyle w:val="Lienhypertexte"/>
                <w:rFonts w:ascii="Times New Roman" w:hAnsi="Times New Roman" w:cs="Times New Roman"/>
                <w:noProof/>
                <w:sz w:val="18"/>
                <w:szCs w:val="18"/>
              </w:rPr>
              <w:t>I.Diagnostic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71</w:t>
            </w:r>
            <w:r w:rsidR="00C47B63" w:rsidRPr="006D19A5">
              <w:rPr>
                <w:rFonts w:ascii="Times New Roman" w:hAnsi="Times New Roman" w:cs="Times New Roman"/>
                <w:noProof/>
                <w:webHidden/>
                <w:sz w:val="18"/>
                <w:szCs w:val="18"/>
              </w:rPr>
              <w:fldChar w:fldCharType="end"/>
            </w:r>
          </w:hyperlink>
        </w:p>
        <w:p w14:paraId="22D6FDA8" w14:textId="5C602111"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08" w:history="1">
            <w:r w:rsidR="00C47B63" w:rsidRPr="006D19A5">
              <w:rPr>
                <w:rStyle w:val="Lienhypertexte"/>
                <w:rFonts w:ascii="Times New Roman" w:hAnsi="Times New Roman" w:cs="Times New Roman"/>
                <w:noProof/>
                <w:sz w:val="18"/>
                <w:szCs w:val="18"/>
              </w:rPr>
              <w:t>II.Diagnostic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72</w:t>
            </w:r>
            <w:r w:rsidR="00C47B63" w:rsidRPr="006D19A5">
              <w:rPr>
                <w:rFonts w:ascii="Times New Roman" w:hAnsi="Times New Roman" w:cs="Times New Roman"/>
                <w:noProof/>
                <w:webHidden/>
                <w:sz w:val="18"/>
                <w:szCs w:val="18"/>
              </w:rPr>
              <w:fldChar w:fldCharType="end"/>
            </w:r>
          </w:hyperlink>
        </w:p>
        <w:p w14:paraId="2CCDDCC4" w14:textId="6EE161F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09" w:history="1">
            <w:r w:rsidR="00C47B63" w:rsidRPr="006D19A5">
              <w:rPr>
                <w:rStyle w:val="Lienhypertexte"/>
                <w:rFonts w:ascii="Times New Roman" w:hAnsi="Times New Roman" w:cs="Times New Roman"/>
                <w:noProof/>
                <w:sz w:val="18"/>
                <w:szCs w:val="18"/>
              </w:rPr>
              <w:t>III.Diagnostic de gravité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_Toc196662409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w:t>
            </w:r>
            <w:r>
              <w:rPr>
                <w:rFonts w:ascii="Times New Roman" w:hAnsi="Times New Roman" w:cs="Times New Roman"/>
                <w:noProof/>
                <w:webHidden/>
                <w:sz w:val="18"/>
                <w:szCs w:val="18"/>
              </w:rPr>
              <w:lastRenderedPageBreak/>
              <w:t>2</w:t>
            </w:r>
            <w:r w:rsidR="00C47B63" w:rsidRPr="006D19A5">
              <w:rPr>
                <w:rFonts w:ascii="Times New Roman" w:hAnsi="Times New Roman" w:cs="Times New Roman"/>
                <w:noProof/>
                <w:webHidden/>
                <w:sz w:val="18"/>
                <w:szCs w:val="18"/>
              </w:rPr>
              <w:fldChar w:fldCharType="end"/>
            </w:r>
          </w:hyperlink>
        </w:p>
        <w:p w14:paraId="03777E89" w14:textId="1A3E01EC" w:rsidR="001D6071" w:rsidRPr="001D6071" w:rsidRDefault="001D6071">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SYNDROME CANALAIRE : PRISE EN CHARGE</w:t>
          </w:r>
        </w:p>
        <w:p w14:paraId="709B10A9" w14:textId="577823EF"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10" w:history="1">
            <w:r w:rsidR="00C47B63" w:rsidRPr="006D19A5">
              <w:rPr>
                <w:rStyle w:val="Lienhypertexte"/>
                <w:rFonts w:ascii="Times New Roman" w:hAnsi="Times New Roman" w:cs="Times New Roman"/>
                <w:noProof/>
                <w:sz w:val="18"/>
                <w:szCs w:val="18"/>
              </w:rPr>
              <w:t>I.Prise en charge clinique et paraclinique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74</w:t>
            </w:r>
            <w:r w:rsidR="00C47B63" w:rsidRPr="006D19A5">
              <w:rPr>
                <w:rFonts w:ascii="Times New Roman" w:hAnsi="Times New Roman" w:cs="Times New Roman"/>
                <w:noProof/>
                <w:webHidden/>
                <w:sz w:val="18"/>
                <w:szCs w:val="18"/>
              </w:rPr>
              <w:fldChar w:fldCharType="end"/>
            </w:r>
          </w:hyperlink>
        </w:p>
        <w:p w14:paraId="07DB0BD9" w14:textId="3707748C"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11" w:history="1">
            <w:r w:rsidR="00C47B63" w:rsidRPr="006D19A5">
              <w:rPr>
                <w:rStyle w:val="Lienhypertexte"/>
                <w:rFonts w:ascii="Times New Roman" w:hAnsi="Times New Roman" w:cs="Times New Roman"/>
                <w:noProof/>
                <w:sz w:val="18"/>
                <w:szCs w:val="18"/>
              </w:rPr>
              <w:t>II.Prise en charge thérapeutique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75</w:t>
            </w:r>
            <w:r w:rsidR="00C47B63" w:rsidRPr="006D19A5">
              <w:rPr>
                <w:rFonts w:ascii="Times New Roman" w:hAnsi="Times New Roman" w:cs="Times New Roman"/>
                <w:noProof/>
                <w:webHidden/>
                <w:sz w:val="18"/>
                <w:szCs w:val="18"/>
              </w:rPr>
              <w:fldChar w:fldCharType="end"/>
            </w:r>
          </w:hyperlink>
        </w:p>
        <w:p w14:paraId="57DC7E65" w14:textId="40E9C35B" w:rsidR="001D6071" w:rsidRPr="001D6071" w:rsidRDefault="001D6071">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NEUROCYSTICERCOSE</w:t>
          </w:r>
        </w:p>
        <w:p w14:paraId="79623F66" w14:textId="340EE7D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12" w:history="1">
            <w:r w:rsidR="00C47B63" w:rsidRPr="006D19A5">
              <w:rPr>
                <w:rStyle w:val="Lienhypertexte"/>
                <w:rFonts w:ascii="Times New Roman" w:hAnsi="Times New Roman" w:cs="Times New Roman"/>
                <w:noProof/>
                <w:sz w:val="18"/>
                <w:szCs w:val="18"/>
              </w:rPr>
              <w:t>III.Physiopathologie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77</w:t>
            </w:r>
            <w:r w:rsidR="00C47B63" w:rsidRPr="006D19A5">
              <w:rPr>
                <w:rFonts w:ascii="Times New Roman" w:hAnsi="Times New Roman" w:cs="Times New Roman"/>
                <w:noProof/>
                <w:webHidden/>
                <w:sz w:val="18"/>
                <w:szCs w:val="18"/>
              </w:rPr>
              <w:fldChar w:fldCharType="end"/>
            </w:r>
          </w:hyperlink>
        </w:p>
        <w:p w14:paraId="4927156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1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Physiopathologie neurocysticercose parenchymateuse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77</w:t>
            </w:r>
            <w:r w:rsidR="00C47B63" w:rsidRPr="006D19A5">
              <w:rPr>
                <w:rFonts w:ascii="Times New Roman" w:hAnsi="Times New Roman" w:cs="Times New Roman"/>
                <w:noProof/>
                <w:webHidden/>
                <w:sz w:val="18"/>
                <w:szCs w:val="18"/>
              </w:rPr>
              <w:fldChar w:fldCharType="end"/>
            </w:r>
          </w:hyperlink>
        </w:p>
        <w:p w14:paraId="7B6CF93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14"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Physiopathologie neurocysticercose méningée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78</w:t>
            </w:r>
            <w:r w:rsidR="00C47B63" w:rsidRPr="006D19A5">
              <w:rPr>
                <w:rFonts w:ascii="Times New Roman" w:hAnsi="Times New Roman" w:cs="Times New Roman"/>
                <w:noProof/>
                <w:webHidden/>
                <w:sz w:val="18"/>
                <w:szCs w:val="18"/>
              </w:rPr>
              <w:fldChar w:fldCharType="end"/>
            </w:r>
          </w:hyperlink>
        </w:p>
        <w:p w14:paraId="1EA29DC9" w14:textId="3AE0F9CC"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15" w:history="1">
            <w:r w:rsidR="00C47B63" w:rsidRPr="006D19A5">
              <w:rPr>
                <w:rStyle w:val="Lienhypertexte"/>
                <w:rFonts w:ascii="Times New Roman" w:hAnsi="Times New Roman" w:cs="Times New Roman"/>
                <w:noProof/>
                <w:sz w:val="18"/>
                <w:szCs w:val="18"/>
              </w:rPr>
              <w:t>IV.Symptomatologie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78</w:t>
            </w:r>
            <w:r w:rsidR="00C47B63" w:rsidRPr="006D19A5">
              <w:rPr>
                <w:rFonts w:ascii="Times New Roman" w:hAnsi="Times New Roman" w:cs="Times New Roman"/>
                <w:noProof/>
                <w:webHidden/>
                <w:sz w:val="18"/>
                <w:szCs w:val="18"/>
              </w:rPr>
              <w:fldChar w:fldCharType="end"/>
            </w:r>
          </w:hyperlink>
        </w:p>
        <w:p w14:paraId="5F8BEEF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1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Type de description : neurocysticercose active parenchymateuse adulte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78</w:t>
            </w:r>
            <w:r w:rsidR="00C47B63" w:rsidRPr="006D19A5">
              <w:rPr>
                <w:rFonts w:ascii="Times New Roman" w:hAnsi="Times New Roman" w:cs="Times New Roman"/>
                <w:noProof/>
                <w:webHidden/>
                <w:sz w:val="18"/>
                <w:szCs w:val="18"/>
              </w:rPr>
              <w:fldChar w:fldCharType="end"/>
            </w:r>
          </w:hyperlink>
        </w:p>
        <w:p w14:paraId="165BC730" w14:textId="63DBE70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17" w:history="1">
            <w:r w:rsidR="00C47B63" w:rsidRPr="006D19A5">
              <w:rPr>
                <w:rStyle w:val="Lienhypertexte"/>
                <w:rFonts w:ascii="Times New Roman" w:hAnsi="Times New Roman" w:cs="Times New Roman"/>
                <w:noProof/>
                <w:sz w:val="18"/>
                <w:szCs w:val="18"/>
              </w:rPr>
              <w:t>1.Singes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79</w:t>
            </w:r>
            <w:r w:rsidR="00C47B63" w:rsidRPr="006D19A5">
              <w:rPr>
                <w:rFonts w:ascii="Times New Roman" w:hAnsi="Times New Roman" w:cs="Times New Roman"/>
                <w:noProof/>
                <w:webHidden/>
                <w:sz w:val="18"/>
                <w:szCs w:val="18"/>
              </w:rPr>
              <w:fldChar w:fldCharType="end"/>
            </w:r>
          </w:hyperlink>
        </w:p>
        <w:p w14:paraId="59F53229" w14:textId="063A717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18" w:history="1">
            <w:r w:rsidR="00C47B63" w:rsidRPr="006D19A5">
              <w:rPr>
                <w:rStyle w:val="Lienhypertexte"/>
                <w:rFonts w:ascii="Times New Roman" w:hAnsi="Times New Roman" w:cs="Times New Roman"/>
                <w:noProof/>
                <w:sz w:val="18"/>
                <w:szCs w:val="18"/>
              </w:rPr>
              <w:t>2.Examens paracliniques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79</w:t>
            </w:r>
            <w:r w:rsidR="00C47B63" w:rsidRPr="006D19A5">
              <w:rPr>
                <w:rFonts w:ascii="Times New Roman" w:hAnsi="Times New Roman" w:cs="Times New Roman"/>
                <w:noProof/>
                <w:webHidden/>
                <w:sz w:val="18"/>
                <w:szCs w:val="18"/>
              </w:rPr>
              <w:fldChar w:fldCharType="end"/>
            </w:r>
          </w:hyperlink>
        </w:p>
        <w:p w14:paraId="2E9231C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1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_Toc196662419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79</w:t>
            </w:r>
            <w:r w:rsidR="00C47B63" w:rsidRPr="006D19A5">
              <w:rPr>
                <w:rFonts w:ascii="Times New Roman" w:hAnsi="Times New Roman" w:cs="Times New Roman"/>
                <w:noProof/>
                <w:webHidden/>
                <w:sz w:val="18"/>
                <w:szCs w:val="18"/>
              </w:rPr>
              <w:fldChar w:fldCharType="end"/>
            </w:r>
          </w:hyperlink>
        </w:p>
        <w:p w14:paraId="398D5652" w14:textId="0B2013D0"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20" w:history="1">
            <w:r w:rsidR="00C47B63" w:rsidRPr="006D19A5">
              <w:rPr>
                <w:rStyle w:val="Lienhypertexte"/>
                <w:rFonts w:ascii="Times New Roman" w:hAnsi="Times New Roman" w:cs="Times New Roman"/>
                <w:noProof/>
                <w:sz w:val="18"/>
                <w:szCs w:val="18"/>
              </w:rPr>
              <w:t>1.Formes selon la 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79</w:t>
            </w:r>
            <w:r w:rsidR="00C47B63" w:rsidRPr="006D19A5">
              <w:rPr>
                <w:rFonts w:ascii="Times New Roman" w:hAnsi="Times New Roman" w:cs="Times New Roman"/>
                <w:noProof/>
                <w:webHidden/>
                <w:sz w:val="18"/>
                <w:szCs w:val="18"/>
              </w:rPr>
              <w:fldChar w:fldCharType="end"/>
            </w:r>
          </w:hyperlink>
        </w:p>
        <w:p w14:paraId="7E356140" w14:textId="68A4D8C5"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21" w:history="1">
            <w:r w:rsidR="00C47B63" w:rsidRPr="006D19A5">
              <w:rPr>
                <w:rStyle w:val="Lienhypertexte"/>
                <w:rFonts w:ascii="Times New Roman" w:hAnsi="Times New Roman" w:cs="Times New Roman"/>
                <w:noProof/>
                <w:sz w:val="18"/>
                <w:szCs w:val="18"/>
              </w:rPr>
              <w:t>2.Forme selon le terrain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60E0CFCE" w14:textId="171CDEF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22" w:history="1">
            <w:r w:rsidR="00C47B63" w:rsidRPr="006D19A5">
              <w:rPr>
                <w:rStyle w:val="Lienhypertexte"/>
                <w:rFonts w:ascii="Times New Roman" w:hAnsi="Times New Roman" w:cs="Times New Roman"/>
                <w:noProof/>
                <w:sz w:val="18"/>
                <w:szCs w:val="18"/>
              </w:rPr>
              <w:t>3.Formes selon les types de lésions parenchymateuses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2B90FFE8" w14:textId="49A2D56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23" w:history="1">
            <w:r w:rsidR="00C47B63" w:rsidRPr="006D19A5">
              <w:rPr>
                <w:rStyle w:val="Lienhypertexte"/>
                <w:rFonts w:ascii="Times New Roman" w:hAnsi="Times New Roman" w:cs="Times New Roman"/>
                <w:noProof/>
                <w:sz w:val="18"/>
                <w:szCs w:val="18"/>
              </w:rPr>
              <w:t>4.Formes associées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74B63A99" w14:textId="06E13C7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24" w:history="1">
            <w:r w:rsidR="00C47B63" w:rsidRPr="006D19A5">
              <w:rPr>
                <w:rStyle w:val="Lienhypertexte"/>
                <w:rFonts w:ascii="Times New Roman" w:hAnsi="Times New Roman" w:cs="Times New Roman"/>
                <w:noProof/>
                <w:sz w:val="18"/>
                <w:szCs w:val="18"/>
              </w:rPr>
              <w:t>5.Formes évolutives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0DF2FF30" w14:textId="09DA551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25" w:history="1">
            <w:r w:rsidR="00C47B63" w:rsidRPr="006D19A5">
              <w:rPr>
                <w:rStyle w:val="Lienhypertexte"/>
                <w:rFonts w:ascii="Times New Roman" w:hAnsi="Times New Roman" w:cs="Times New Roman"/>
                <w:noProof/>
                <w:sz w:val="18"/>
                <w:szCs w:val="18"/>
              </w:rPr>
              <w:t>V.Diagnostic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3E3494C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2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Critères absolues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023D577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27"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Critères imageries : 3 degrés de pertinence hors critères absolue de neuroimagerie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80</w:t>
            </w:r>
            <w:r w:rsidR="00C47B63" w:rsidRPr="006D19A5">
              <w:rPr>
                <w:rFonts w:ascii="Times New Roman" w:hAnsi="Times New Roman" w:cs="Times New Roman"/>
                <w:noProof/>
                <w:webHidden/>
                <w:sz w:val="18"/>
                <w:szCs w:val="18"/>
              </w:rPr>
              <w:fldChar w:fldCharType="end"/>
            </w:r>
          </w:hyperlink>
        </w:p>
        <w:p w14:paraId="06502ACC"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28"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Critères clinique ou d’exposition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w:t>
            </w:r>
            <w:r>
              <w:rPr>
                <w:rFonts w:ascii="Times New Roman" w:hAnsi="Times New Roman" w:cs="Times New Roman"/>
                <w:noProof/>
                <w:webHidden/>
                <w:sz w:val="18"/>
                <w:szCs w:val="18"/>
              </w:rPr>
              <w:lastRenderedPageBreak/>
              <w:t>1</w:t>
            </w:r>
            <w:r w:rsidR="00C47B63" w:rsidRPr="006D19A5">
              <w:rPr>
                <w:rFonts w:ascii="Times New Roman" w:hAnsi="Times New Roman" w:cs="Times New Roman"/>
                <w:noProof/>
                <w:webHidden/>
                <w:sz w:val="18"/>
                <w:szCs w:val="18"/>
              </w:rPr>
              <w:fldChar w:fldCharType="end"/>
            </w:r>
          </w:hyperlink>
        </w:p>
        <w:p w14:paraId="4C86960C" w14:textId="17FFFAE0"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29" w:history="1">
            <w:r w:rsidR="00C47B63" w:rsidRPr="006D19A5">
              <w:rPr>
                <w:rStyle w:val="Lienhypertexte"/>
                <w:rFonts w:ascii="Times New Roman" w:hAnsi="Times New Roman" w:cs="Times New Roman"/>
                <w:noProof/>
                <w:sz w:val="18"/>
                <w:szCs w:val="18"/>
              </w:rPr>
              <w:t>VI.Etiologie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_Toc196662429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81</w:t>
            </w:r>
            <w:r w:rsidR="00C47B63" w:rsidRPr="006D19A5">
              <w:rPr>
                <w:rFonts w:ascii="Times New Roman" w:hAnsi="Times New Roman" w:cs="Times New Roman"/>
                <w:noProof/>
                <w:webHidden/>
                <w:sz w:val="18"/>
                <w:szCs w:val="18"/>
              </w:rPr>
              <w:fldChar w:fldCharType="end"/>
            </w:r>
          </w:hyperlink>
        </w:p>
        <w:p w14:paraId="62373532" w14:textId="524825D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30" w:history="1">
            <w:r w:rsidR="00C47B63" w:rsidRPr="006D19A5">
              <w:rPr>
                <w:rStyle w:val="Lienhypertexte"/>
                <w:rFonts w:ascii="Times New Roman" w:hAnsi="Times New Roman" w:cs="Times New Roman"/>
                <w:noProof/>
                <w:sz w:val="18"/>
                <w:szCs w:val="18"/>
              </w:rPr>
              <w:t>VII.Principes du traitement de neurocysticercose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82</w:t>
            </w:r>
            <w:r w:rsidR="00C47B63" w:rsidRPr="006D19A5">
              <w:rPr>
                <w:rFonts w:ascii="Times New Roman" w:hAnsi="Times New Roman" w:cs="Times New Roman"/>
                <w:noProof/>
                <w:webHidden/>
                <w:sz w:val="18"/>
                <w:szCs w:val="18"/>
              </w:rPr>
              <w:fldChar w:fldCharType="end"/>
            </w:r>
          </w:hyperlink>
        </w:p>
        <w:p w14:paraId="7B00B0D4"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3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Concept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82</w:t>
            </w:r>
            <w:r w:rsidR="00C47B63" w:rsidRPr="006D19A5">
              <w:rPr>
                <w:rFonts w:ascii="Times New Roman" w:hAnsi="Times New Roman" w:cs="Times New Roman"/>
                <w:noProof/>
                <w:webHidden/>
                <w:sz w:val="18"/>
                <w:szCs w:val="18"/>
              </w:rPr>
              <w:fldChar w:fldCharType="end"/>
            </w:r>
          </w:hyperlink>
        </w:p>
        <w:p w14:paraId="648CA3E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32"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Objectif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82</w:t>
            </w:r>
            <w:r w:rsidR="00C47B63" w:rsidRPr="006D19A5">
              <w:rPr>
                <w:rFonts w:ascii="Times New Roman" w:hAnsi="Times New Roman" w:cs="Times New Roman"/>
                <w:noProof/>
                <w:webHidden/>
                <w:sz w:val="18"/>
                <w:szCs w:val="18"/>
              </w:rPr>
              <w:fldChar w:fldCharType="end"/>
            </w:r>
          </w:hyperlink>
        </w:p>
        <w:p w14:paraId="0278F4E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33"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Principe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82</w:t>
            </w:r>
            <w:r w:rsidR="00C47B63" w:rsidRPr="006D19A5">
              <w:rPr>
                <w:rFonts w:ascii="Times New Roman" w:hAnsi="Times New Roman" w:cs="Times New Roman"/>
                <w:noProof/>
                <w:webHidden/>
                <w:sz w:val="18"/>
                <w:szCs w:val="18"/>
              </w:rPr>
              <w:fldChar w:fldCharType="end"/>
            </w:r>
          </w:hyperlink>
        </w:p>
        <w:p w14:paraId="7557A119" w14:textId="61768111"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34" w:history="1">
            <w:r w:rsidR="00C47B63" w:rsidRPr="006D19A5">
              <w:rPr>
                <w:rStyle w:val="Lienhypertexte"/>
                <w:rFonts w:ascii="Times New Roman" w:hAnsi="Times New Roman" w:cs="Times New Roman"/>
                <w:noProof/>
                <w:sz w:val="18"/>
                <w:szCs w:val="18"/>
              </w:rPr>
              <w:t>1.Choix du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82</w:t>
            </w:r>
            <w:r w:rsidR="00C47B63" w:rsidRPr="006D19A5">
              <w:rPr>
                <w:rFonts w:ascii="Times New Roman" w:hAnsi="Times New Roman" w:cs="Times New Roman"/>
                <w:noProof/>
                <w:webHidden/>
                <w:sz w:val="18"/>
                <w:szCs w:val="18"/>
              </w:rPr>
              <w:fldChar w:fldCharType="end"/>
            </w:r>
          </w:hyperlink>
        </w:p>
        <w:p w14:paraId="3DCC26DC" w14:textId="1A424DC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35" w:history="1">
            <w:r w:rsidR="00C47B63" w:rsidRPr="006D19A5">
              <w:rPr>
                <w:rStyle w:val="Lienhypertexte"/>
                <w:rFonts w:ascii="Times New Roman" w:hAnsi="Times New Roman" w:cs="Times New Roman"/>
                <w:noProof/>
                <w:sz w:val="18"/>
                <w:szCs w:val="18"/>
              </w:rPr>
              <w:t>2.Évaluation de la réponse au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83</w:t>
            </w:r>
            <w:r w:rsidR="00C47B63" w:rsidRPr="006D19A5">
              <w:rPr>
                <w:rFonts w:ascii="Times New Roman" w:hAnsi="Times New Roman" w:cs="Times New Roman"/>
                <w:noProof/>
                <w:webHidden/>
                <w:sz w:val="18"/>
                <w:szCs w:val="18"/>
              </w:rPr>
              <w:fldChar w:fldCharType="end"/>
            </w:r>
          </w:hyperlink>
        </w:p>
        <w:p w14:paraId="5BFB8A2E" w14:textId="7CAFAF80"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36" w:history="1">
            <w:r w:rsidR="00C47B63" w:rsidRPr="006D19A5">
              <w:rPr>
                <w:rStyle w:val="Lienhypertexte"/>
                <w:rFonts w:ascii="Times New Roman" w:hAnsi="Times New Roman" w:cs="Times New Roman"/>
                <w:noProof/>
                <w:sz w:val="18"/>
                <w:szCs w:val="18"/>
              </w:rPr>
              <w:t>3.Surveillance de la tolérance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83</w:t>
            </w:r>
            <w:r w:rsidR="00C47B63" w:rsidRPr="006D19A5">
              <w:rPr>
                <w:rFonts w:ascii="Times New Roman" w:hAnsi="Times New Roman" w:cs="Times New Roman"/>
                <w:noProof/>
                <w:webHidden/>
                <w:sz w:val="18"/>
                <w:szCs w:val="18"/>
              </w:rPr>
              <w:fldChar w:fldCharType="end"/>
            </w:r>
          </w:hyperlink>
        </w:p>
        <w:p w14:paraId="5BF0F2C2" w14:textId="7AECAF4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37" w:history="1">
            <w:r w:rsidR="00C47B63" w:rsidRPr="006D19A5">
              <w:rPr>
                <w:rStyle w:val="Lienhypertexte"/>
                <w:rFonts w:ascii="Times New Roman" w:hAnsi="Times New Roman" w:cs="Times New Roman"/>
                <w:noProof/>
                <w:sz w:val="18"/>
                <w:szCs w:val="18"/>
              </w:rPr>
              <w:t>4.Évaluer la durée du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83</w:t>
            </w:r>
            <w:r w:rsidR="00C47B63" w:rsidRPr="006D19A5">
              <w:rPr>
                <w:rFonts w:ascii="Times New Roman" w:hAnsi="Times New Roman" w:cs="Times New Roman"/>
                <w:noProof/>
                <w:webHidden/>
                <w:sz w:val="18"/>
                <w:szCs w:val="18"/>
              </w:rPr>
              <w:fldChar w:fldCharType="end"/>
            </w:r>
          </w:hyperlink>
        </w:p>
        <w:p w14:paraId="62F84BA7" w14:textId="6A7B3E73" w:rsidR="001D6071" w:rsidRPr="001D6071" w:rsidRDefault="001D6071">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NEUROSYPHILIS</w:t>
          </w:r>
        </w:p>
        <w:p w14:paraId="459DD378" w14:textId="650CC7F3"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38" w:history="1">
            <w:r w:rsidR="00C47B63" w:rsidRPr="006D19A5">
              <w:rPr>
                <w:rStyle w:val="Lienhypertexte"/>
                <w:rFonts w:ascii="Times New Roman" w:hAnsi="Times New Roman" w:cs="Times New Roman"/>
                <w:noProof/>
                <w:sz w:val="18"/>
                <w:szCs w:val="18"/>
              </w:rPr>
              <w:t>I.Pathogénèse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84</w:t>
            </w:r>
            <w:r w:rsidR="00C47B63" w:rsidRPr="006D19A5">
              <w:rPr>
                <w:rFonts w:ascii="Times New Roman" w:hAnsi="Times New Roman" w:cs="Times New Roman"/>
                <w:noProof/>
                <w:webHidden/>
                <w:sz w:val="18"/>
                <w:szCs w:val="18"/>
              </w:rPr>
              <w:fldChar w:fldCharType="end"/>
            </w:r>
          </w:hyperlink>
        </w:p>
        <w:p w14:paraId="52C6780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39"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Lésions élémentaires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_Toc196662439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84</w:t>
            </w:r>
            <w:r w:rsidR="00C47B63" w:rsidRPr="006D19A5">
              <w:rPr>
                <w:rFonts w:ascii="Times New Roman" w:hAnsi="Times New Roman" w:cs="Times New Roman"/>
                <w:noProof/>
                <w:webHidden/>
                <w:sz w:val="18"/>
                <w:szCs w:val="18"/>
              </w:rPr>
              <w:fldChar w:fldCharType="end"/>
            </w:r>
          </w:hyperlink>
        </w:p>
        <w:p w14:paraId="22F6E7A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4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Mécanisme élémentaires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85</w:t>
            </w:r>
            <w:r w:rsidR="00C47B63" w:rsidRPr="006D19A5">
              <w:rPr>
                <w:rFonts w:ascii="Times New Roman" w:hAnsi="Times New Roman" w:cs="Times New Roman"/>
                <w:noProof/>
                <w:webHidden/>
                <w:sz w:val="18"/>
                <w:szCs w:val="18"/>
              </w:rPr>
              <w:fldChar w:fldCharType="end"/>
            </w:r>
          </w:hyperlink>
        </w:p>
        <w:p w14:paraId="7520CB7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41"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Étiologies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85</w:t>
            </w:r>
            <w:r w:rsidR="00C47B63" w:rsidRPr="006D19A5">
              <w:rPr>
                <w:rFonts w:ascii="Times New Roman" w:hAnsi="Times New Roman" w:cs="Times New Roman"/>
                <w:noProof/>
                <w:webHidden/>
                <w:sz w:val="18"/>
                <w:szCs w:val="18"/>
              </w:rPr>
              <w:fldChar w:fldCharType="end"/>
            </w:r>
          </w:hyperlink>
        </w:p>
        <w:p w14:paraId="062AE5CF" w14:textId="365FA60C"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42" w:history="1">
            <w:r w:rsidR="00C47B63" w:rsidRPr="006D19A5">
              <w:rPr>
                <w:rStyle w:val="Lienhypertexte"/>
                <w:rFonts w:ascii="Times New Roman" w:hAnsi="Times New Roman" w:cs="Times New Roman"/>
                <w:noProof/>
                <w:sz w:val="18"/>
                <w:szCs w:val="18"/>
              </w:rPr>
              <w:t>II.Symptomatologie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85</w:t>
            </w:r>
            <w:r w:rsidR="00C47B63" w:rsidRPr="006D19A5">
              <w:rPr>
                <w:rFonts w:ascii="Times New Roman" w:hAnsi="Times New Roman" w:cs="Times New Roman"/>
                <w:noProof/>
                <w:webHidden/>
                <w:sz w:val="18"/>
                <w:szCs w:val="18"/>
              </w:rPr>
              <w:fldChar w:fldCharType="end"/>
            </w:r>
          </w:hyperlink>
        </w:p>
        <w:p w14:paraId="36BEEBA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4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85</w:t>
            </w:r>
            <w:r w:rsidR="00C47B63" w:rsidRPr="006D19A5">
              <w:rPr>
                <w:rFonts w:ascii="Times New Roman" w:hAnsi="Times New Roman" w:cs="Times New Roman"/>
                <w:noProof/>
                <w:webHidden/>
                <w:sz w:val="18"/>
                <w:szCs w:val="18"/>
              </w:rPr>
              <w:fldChar w:fldCharType="end"/>
            </w:r>
          </w:hyperlink>
        </w:p>
        <w:p w14:paraId="5562202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44"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Fromes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86</w:t>
            </w:r>
            <w:r w:rsidR="00C47B63" w:rsidRPr="006D19A5">
              <w:rPr>
                <w:rFonts w:ascii="Times New Roman" w:hAnsi="Times New Roman" w:cs="Times New Roman"/>
                <w:noProof/>
                <w:webHidden/>
                <w:sz w:val="18"/>
                <w:szCs w:val="18"/>
              </w:rPr>
              <w:fldChar w:fldCharType="end"/>
            </w:r>
          </w:hyperlink>
        </w:p>
        <w:p w14:paraId="30787FDD" w14:textId="0E71DC00"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45" w:history="1">
            <w:r w:rsidR="00C47B63" w:rsidRPr="006D19A5">
              <w:rPr>
                <w:rStyle w:val="Lienhypertexte"/>
                <w:rFonts w:ascii="Times New Roman" w:hAnsi="Times New Roman" w:cs="Times New Roman"/>
                <w:noProof/>
                <w:sz w:val="18"/>
                <w:szCs w:val="18"/>
              </w:rPr>
              <w:t>1.Forme selon la 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86</w:t>
            </w:r>
            <w:r w:rsidR="00C47B63" w:rsidRPr="006D19A5">
              <w:rPr>
                <w:rFonts w:ascii="Times New Roman" w:hAnsi="Times New Roman" w:cs="Times New Roman"/>
                <w:noProof/>
                <w:webHidden/>
                <w:sz w:val="18"/>
                <w:szCs w:val="18"/>
              </w:rPr>
              <w:fldChar w:fldCharType="end"/>
            </w:r>
          </w:hyperlink>
        </w:p>
        <w:p w14:paraId="19CE1941" w14:textId="4111A3F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46" w:history="1">
            <w:r w:rsidR="00C47B63" w:rsidRPr="006D19A5">
              <w:rPr>
                <w:rStyle w:val="Lienhypertexte"/>
                <w:rFonts w:ascii="Times New Roman" w:hAnsi="Times New Roman" w:cs="Times New Roman"/>
                <w:noProof/>
                <w:sz w:val="18"/>
                <w:szCs w:val="18"/>
              </w:rPr>
              <w:t>2.Fromes associées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87</w:t>
            </w:r>
            <w:r w:rsidR="00C47B63" w:rsidRPr="006D19A5">
              <w:rPr>
                <w:rFonts w:ascii="Times New Roman" w:hAnsi="Times New Roman" w:cs="Times New Roman"/>
                <w:noProof/>
                <w:webHidden/>
                <w:sz w:val="18"/>
                <w:szCs w:val="18"/>
              </w:rPr>
              <w:fldChar w:fldCharType="end"/>
            </w:r>
          </w:hyperlink>
        </w:p>
        <w:p w14:paraId="12AB8F88" w14:textId="3927756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47" w:history="1">
            <w:r w:rsidR="00C47B63" w:rsidRPr="006D19A5">
              <w:rPr>
                <w:rStyle w:val="Lienhypertexte"/>
                <w:rFonts w:ascii="Times New Roman" w:hAnsi="Times New Roman" w:cs="Times New Roman"/>
                <w:noProof/>
                <w:sz w:val="18"/>
                <w:szCs w:val="18"/>
              </w:rPr>
              <w:t>III.Diagnostics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87</w:t>
            </w:r>
            <w:r w:rsidR="00C47B63" w:rsidRPr="006D19A5">
              <w:rPr>
                <w:rFonts w:ascii="Times New Roman" w:hAnsi="Times New Roman" w:cs="Times New Roman"/>
                <w:noProof/>
                <w:webHidden/>
                <w:sz w:val="18"/>
                <w:szCs w:val="18"/>
              </w:rPr>
              <w:fldChar w:fldCharType="end"/>
            </w:r>
          </w:hyperlink>
        </w:p>
        <w:p w14:paraId="5AAE21BB" w14:textId="66A95E3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48" w:history="1">
            <w:r w:rsidR="00C47B63" w:rsidRPr="006D19A5">
              <w:rPr>
                <w:rStyle w:val="Lienhypertexte"/>
                <w:rFonts w:ascii="Times New Roman" w:hAnsi="Times New Roman" w:cs="Times New Roman"/>
                <w:noProof/>
                <w:sz w:val="18"/>
                <w:szCs w:val="18"/>
              </w:rPr>
              <w:t>IV.Principes du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87</w:t>
            </w:r>
            <w:r w:rsidR="00C47B63" w:rsidRPr="006D19A5">
              <w:rPr>
                <w:rFonts w:ascii="Times New Roman" w:hAnsi="Times New Roman" w:cs="Times New Roman"/>
                <w:noProof/>
                <w:webHidden/>
                <w:sz w:val="18"/>
                <w:szCs w:val="18"/>
              </w:rPr>
              <w:fldChar w:fldCharType="end"/>
            </w:r>
          </w:hyperlink>
        </w:p>
        <w:p w14:paraId="1517BA7D" w14:textId="4A5A18CA" w:rsidR="001D6071" w:rsidRPr="001D6071" w:rsidRDefault="001D6071">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MYASTHENIE AUTO-IMMUNE</w:t>
          </w:r>
        </w:p>
        <w:p w14:paraId="6550EE27" w14:textId="0426536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49" w:history="1">
            <w:r w:rsidR="00C47B63" w:rsidRPr="006D19A5">
              <w:rPr>
                <w:rStyle w:val="Lienhypertexte"/>
                <w:rFonts w:ascii="Times New Roman" w:hAnsi="Times New Roman" w:cs="Times New Roman"/>
                <w:noProof/>
                <w:sz w:val="18"/>
                <w:szCs w:val="18"/>
              </w:rPr>
              <w:t>I.Pathogénèse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_Toc196662449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88</w:t>
            </w:r>
            <w:r w:rsidR="00C47B63" w:rsidRPr="006D19A5">
              <w:rPr>
                <w:rFonts w:ascii="Times New Roman" w:hAnsi="Times New Roman" w:cs="Times New Roman"/>
                <w:noProof/>
                <w:webHidden/>
                <w:sz w:val="18"/>
                <w:szCs w:val="18"/>
              </w:rPr>
              <w:fldChar w:fldCharType="end"/>
            </w:r>
          </w:hyperlink>
        </w:p>
        <w:p w14:paraId="6CCD4B9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5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Lésions élémentaires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88</w:t>
            </w:r>
            <w:r w:rsidR="00C47B63" w:rsidRPr="006D19A5">
              <w:rPr>
                <w:rFonts w:ascii="Times New Roman" w:hAnsi="Times New Roman" w:cs="Times New Roman"/>
                <w:noProof/>
                <w:webHidden/>
                <w:sz w:val="18"/>
                <w:szCs w:val="18"/>
              </w:rPr>
              <w:fldChar w:fldCharType="end"/>
            </w:r>
          </w:hyperlink>
        </w:p>
        <w:p w14:paraId="1ADA08F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5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Mécanismes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88</w:t>
            </w:r>
            <w:r w:rsidR="00C47B63" w:rsidRPr="006D19A5">
              <w:rPr>
                <w:rFonts w:ascii="Times New Roman" w:hAnsi="Times New Roman" w:cs="Times New Roman"/>
                <w:noProof/>
                <w:webHidden/>
                <w:sz w:val="18"/>
                <w:szCs w:val="18"/>
              </w:rPr>
              <w:fldChar w:fldCharType="end"/>
            </w:r>
          </w:hyperlink>
        </w:p>
        <w:p w14:paraId="3996EA96" w14:textId="5259AAD4"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52" w:history="1">
            <w:r w:rsidR="00C47B63" w:rsidRPr="006D19A5">
              <w:rPr>
                <w:rStyle w:val="Lienhypertexte"/>
                <w:rFonts w:ascii="Times New Roman" w:hAnsi="Times New Roman" w:cs="Times New Roman"/>
                <w:noProof/>
                <w:sz w:val="18"/>
                <w:szCs w:val="18"/>
              </w:rPr>
              <w:t>II.Symptomatologie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88</w:t>
            </w:r>
            <w:r w:rsidR="00C47B63" w:rsidRPr="006D19A5">
              <w:rPr>
                <w:rFonts w:ascii="Times New Roman" w:hAnsi="Times New Roman" w:cs="Times New Roman"/>
                <w:noProof/>
                <w:webHidden/>
                <w:sz w:val="18"/>
                <w:szCs w:val="18"/>
              </w:rPr>
              <w:fldChar w:fldCharType="end"/>
            </w:r>
          </w:hyperlink>
        </w:p>
        <w:p w14:paraId="6DB243D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5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Type de description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88</w:t>
            </w:r>
            <w:r w:rsidR="00C47B63" w:rsidRPr="006D19A5">
              <w:rPr>
                <w:rFonts w:ascii="Times New Roman" w:hAnsi="Times New Roman" w:cs="Times New Roman"/>
                <w:noProof/>
                <w:webHidden/>
                <w:sz w:val="18"/>
                <w:szCs w:val="18"/>
              </w:rPr>
              <w:fldChar w:fldCharType="end"/>
            </w:r>
          </w:hyperlink>
        </w:p>
        <w:p w14:paraId="6AE0CC7E"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54"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Frome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w:t>
            </w:r>
            <w:r>
              <w:rPr>
                <w:rFonts w:ascii="Times New Roman" w:hAnsi="Times New Roman" w:cs="Times New Roman"/>
                <w:noProof/>
                <w:webHidden/>
                <w:sz w:val="18"/>
                <w:szCs w:val="18"/>
              </w:rPr>
              <w:lastRenderedPageBreak/>
              <w:t>0</w:t>
            </w:r>
            <w:r w:rsidR="00C47B63" w:rsidRPr="006D19A5">
              <w:rPr>
                <w:rFonts w:ascii="Times New Roman" w:hAnsi="Times New Roman" w:cs="Times New Roman"/>
                <w:noProof/>
                <w:webHidden/>
                <w:sz w:val="18"/>
                <w:szCs w:val="18"/>
              </w:rPr>
              <w:fldChar w:fldCharType="end"/>
            </w:r>
          </w:hyperlink>
        </w:p>
        <w:p w14:paraId="4D11EBB1" w14:textId="54FB641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55" w:history="1">
            <w:r w:rsidR="00C47B63" w:rsidRPr="006D19A5">
              <w:rPr>
                <w:rStyle w:val="Lienhypertexte"/>
                <w:rFonts w:ascii="Times New Roman" w:hAnsi="Times New Roman" w:cs="Times New Roman"/>
                <w:noProof/>
                <w:sz w:val="18"/>
                <w:szCs w:val="18"/>
              </w:rPr>
              <w:t>1.Frome clinique et classification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90</w:t>
            </w:r>
            <w:r w:rsidR="00C47B63" w:rsidRPr="006D19A5">
              <w:rPr>
                <w:rFonts w:ascii="Times New Roman" w:hAnsi="Times New Roman" w:cs="Times New Roman"/>
                <w:noProof/>
                <w:webHidden/>
                <w:sz w:val="18"/>
                <w:szCs w:val="18"/>
              </w:rPr>
              <w:fldChar w:fldCharType="end"/>
            </w:r>
          </w:hyperlink>
        </w:p>
        <w:p w14:paraId="438BD11F" w14:textId="4B3B1DAB"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56" w:history="1">
            <w:r w:rsidR="00C47B63" w:rsidRPr="006D19A5">
              <w:rPr>
                <w:rStyle w:val="Lienhypertexte"/>
                <w:rFonts w:ascii="Times New Roman" w:hAnsi="Times New Roman" w:cs="Times New Roman"/>
                <w:noProof/>
                <w:sz w:val="18"/>
                <w:szCs w:val="18"/>
              </w:rPr>
              <w:t>2.Forme associée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91</w:t>
            </w:r>
            <w:r w:rsidR="00C47B63" w:rsidRPr="006D19A5">
              <w:rPr>
                <w:rFonts w:ascii="Times New Roman" w:hAnsi="Times New Roman" w:cs="Times New Roman"/>
                <w:noProof/>
                <w:webHidden/>
                <w:sz w:val="18"/>
                <w:szCs w:val="18"/>
              </w:rPr>
              <w:fldChar w:fldCharType="end"/>
            </w:r>
          </w:hyperlink>
        </w:p>
        <w:p w14:paraId="65E27AB6" w14:textId="35EE111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57" w:history="1">
            <w:r w:rsidR="00C47B63" w:rsidRPr="006D19A5">
              <w:rPr>
                <w:rStyle w:val="Lienhypertexte"/>
                <w:rFonts w:ascii="Times New Roman" w:hAnsi="Times New Roman" w:cs="Times New Roman"/>
                <w:noProof/>
                <w:sz w:val="18"/>
                <w:szCs w:val="18"/>
              </w:rPr>
              <w:t>3.Forme selon le terrain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91</w:t>
            </w:r>
            <w:r w:rsidR="00C47B63" w:rsidRPr="006D19A5">
              <w:rPr>
                <w:rFonts w:ascii="Times New Roman" w:hAnsi="Times New Roman" w:cs="Times New Roman"/>
                <w:noProof/>
                <w:webHidden/>
                <w:sz w:val="18"/>
                <w:szCs w:val="18"/>
              </w:rPr>
              <w:fldChar w:fldCharType="end"/>
            </w:r>
          </w:hyperlink>
        </w:p>
        <w:p w14:paraId="3C8A79E6" w14:textId="0913B09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58" w:history="1">
            <w:r w:rsidR="00C47B63" w:rsidRPr="006D19A5">
              <w:rPr>
                <w:rStyle w:val="Lienhypertexte"/>
                <w:rFonts w:ascii="Times New Roman" w:hAnsi="Times New Roman" w:cs="Times New Roman"/>
                <w:noProof/>
                <w:sz w:val="18"/>
                <w:szCs w:val="18"/>
              </w:rPr>
              <w:t>III.Diagnostic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91</w:t>
            </w:r>
            <w:r w:rsidR="00C47B63" w:rsidRPr="006D19A5">
              <w:rPr>
                <w:rFonts w:ascii="Times New Roman" w:hAnsi="Times New Roman" w:cs="Times New Roman"/>
                <w:noProof/>
                <w:webHidden/>
                <w:sz w:val="18"/>
                <w:szCs w:val="18"/>
              </w:rPr>
              <w:fldChar w:fldCharType="end"/>
            </w:r>
          </w:hyperlink>
        </w:p>
        <w:p w14:paraId="277347F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59"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_Toc196662459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91</w:t>
            </w:r>
            <w:r w:rsidR="00C47B63" w:rsidRPr="006D19A5">
              <w:rPr>
                <w:rFonts w:ascii="Times New Roman" w:hAnsi="Times New Roman" w:cs="Times New Roman"/>
                <w:noProof/>
                <w:webHidden/>
                <w:sz w:val="18"/>
                <w:szCs w:val="18"/>
              </w:rPr>
              <w:fldChar w:fldCharType="end"/>
            </w:r>
          </w:hyperlink>
        </w:p>
        <w:p w14:paraId="0C9CBFA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6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de gravité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91</w:t>
            </w:r>
            <w:r w:rsidR="00C47B63" w:rsidRPr="006D19A5">
              <w:rPr>
                <w:rFonts w:ascii="Times New Roman" w:hAnsi="Times New Roman" w:cs="Times New Roman"/>
                <w:noProof/>
                <w:webHidden/>
                <w:sz w:val="18"/>
                <w:szCs w:val="18"/>
              </w:rPr>
              <w:fldChar w:fldCharType="end"/>
            </w:r>
          </w:hyperlink>
        </w:p>
        <w:p w14:paraId="747112E0" w14:textId="536AAB5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61" w:history="1">
            <w:r w:rsidR="00C47B63" w:rsidRPr="006D19A5">
              <w:rPr>
                <w:rStyle w:val="Lienhypertexte"/>
                <w:rFonts w:ascii="Times New Roman" w:hAnsi="Times New Roman" w:cs="Times New Roman"/>
                <w:noProof/>
                <w:sz w:val="18"/>
                <w:szCs w:val="18"/>
              </w:rPr>
              <w:t>IV.Etiologie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92</w:t>
            </w:r>
            <w:r w:rsidR="00C47B63" w:rsidRPr="006D19A5">
              <w:rPr>
                <w:rFonts w:ascii="Times New Roman" w:hAnsi="Times New Roman" w:cs="Times New Roman"/>
                <w:noProof/>
                <w:webHidden/>
                <w:sz w:val="18"/>
                <w:szCs w:val="18"/>
              </w:rPr>
              <w:fldChar w:fldCharType="end"/>
            </w:r>
          </w:hyperlink>
        </w:p>
        <w:p w14:paraId="30EE17D5" w14:textId="3E3CB0B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62" w:history="1">
            <w:r w:rsidR="00C47B63" w:rsidRPr="006D19A5">
              <w:rPr>
                <w:rStyle w:val="Lienhypertexte"/>
                <w:rFonts w:ascii="Times New Roman" w:hAnsi="Times New Roman" w:cs="Times New Roman"/>
                <w:noProof/>
                <w:sz w:val="18"/>
                <w:szCs w:val="18"/>
              </w:rPr>
              <w:t>V.Principe du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92</w:t>
            </w:r>
            <w:r w:rsidR="00C47B63" w:rsidRPr="006D19A5">
              <w:rPr>
                <w:rFonts w:ascii="Times New Roman" w:hAnsi="Times New Roman" w:cs="Times New Roman"/>
                <w:noProof/>
                <w:webHidden/>
                <w:sz w:val="18"/>
                <w:szCs w:val="18"/>
              </w:rPr>
              <w:fldChar w:fldCharType="end"/>
            </w:r>
          </w:hyperlink>
        </w:p>
        <w:p w14:paraId="391514FB" w14:textId="3954B44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63" w:history="1">
            <w:r w:rsidR="00C47B63" w:rsidRPr="006D19A5">
              <w:rPr>
                <w:rStyle w:val="Lienhypertexte"/>
                <w:rFonts w:ascii="Times New Roman" w:hAnsi="Times New Roman" w:cs="Times New Roman"/>
                <w:noProof/>
                <w:sz w:val="18"/>
                <w:szCs w:val="18"/>
              </w:rPr>
              <w:t>VI.Démarche diagnostique (douleur faciale)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93</w:t>
            </w:r>
            <w:r w:rsidR="00C47B63" w:rsidRPr="006D19A5">
              <w:rPr>
                <w:rFonts w:ascii="Times New Roman" w:hAnsi="Times New Roman" w:cs="Times New Roman"/>
                <w:noProof/>
                <w:webHidden/>
                <w:sz w:val="18"/>
                <w:szCs w:val="18"/>
              </w:rPr>
              <w:fldChar w:fldCharType="end"/>
            </w:r>
          </w:hyperlink>
        </w:p>
        <w:p w14:paraId="78D2A969" w14:textId="0194C011"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64" w:history="1">
            <w:r w:rsidR="00C47B63" w:rsidRPr="006D19A5">
              <w:rPr>
                <w:rStyle w:val="Lienhypertexte"/>
                <w:rFonts w:ascii="Times New Roman" w:hAnsi="Times New Roman" w:cs="Times New Roman"/>
                <w:noProof/>
                <w:sz w:val="18"/>
                <w:szCs w:val="18"/>
              </w:rPr>
              <w:t>VII.Diagnostic de gravité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93</w:t>
            </w:r>
            <w:r w:rsidR="00C47B63" w:rsidRPr="006D19A5">
              <w:rPr>
                <w:rFonts w:ascii="Times New Roman" w:hAnsi="Times New Roman" w:cs="Times New Roman"/>
                <w:noProof/>
                <w:webHidden/>
                <w:sz w:val="18"/>
                <w:szCs w:val="18"/>
              </w:rPr>
              <w:fldChar w:fldCharType="end"/>
            </w:r>
          </w:hyperlink>
        </w:p>
        <w:p w14:paraId="44BA253E" w14:textId="42990F7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65" w:history="1">
            <w:r w:rsidR="00C47B63" w:rsidRPr="006D19A5">
              <w:rPr>
                <w:rStyle w:val="Lienhypertexte"/>
                <w:rFonts w:ascii="Times New Roman" w:hAnsi="Times New Roman" w:cs="Times New Roman"/>
                <w:noProof/>
                <w:sz w:val="18"/>
                <w:szCs w:val="18"/>
              </w:rPr>
              <w:t>VIII.Classification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94</w:t>
            </w:r>
            <w:r w:rsidR="00C47B63" w:rsidRPr="006D19A5">
              <w:rPr>
                <w:rFonts w:ascii="Times New Roman" w:hAnsi="Times New Roman" w:cs="Times New Roman"/>
                <w:noProof/>
                <w:webHidden/>
                <w:sz w:val="18"/>
                <w:szCs w:val="18"/>
              </w:rPr>
              <w:fldChar w:fldCharType="end"/>
            </w:r>
          </w:hyperlink>
        </w:p>
        <w:p w14:paraId="34339E5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6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Douleur facial en neurologie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94</w:t>
            </w:r>
            <w:r w:rsidR="00C47B63" w:rsidRPr="006D19A5">
              <w:rPr>
                <w:rFonts w:ascii="Times New Roman" w:hAnsi="Times New Roman" w:cs="Times New Roman"/>
                <w:noProof/>
                <w:webHidden/>
                <w:sz w:val="18"/>
                <w:szCs w:val="18"/>
              </w:rPr>
              <w:fldChar w:fldCharType="end"/>
            </w:r>
          </w:hyperlink>
        </w:p>
        <w:p w14:paraId="3B4ED2F0" w14:textId="04F3000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67" w:history="1">
            <w:r w:rsidR="00C47B63" w:rsidRPr="006D19A5">
              <w:rPr>
                <w:rStyle w:val="Lienhypertexte"/>
                <w:rFonts w:ascii="Times New Roman" w:hAnsi="Times New Roman" w:cs="Times New Roman"/>
                <w:noProof/>
                <w:sz w:val="18"/>
                <w:szCs w:val="18"/>
              </w:rPr>
              <w:t>1.Douleur faciale paroxystique avec intervalle libre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94</w:t>
            </w:r>
            <w:r w:rsidR="00C47B63" w:rsidRPr="006D19A5">
              <w:rPr>
                <w:rFonts w:ascii="Times New Roman" w:hAnsi="Times New Roman" w:cs="Times New Roman"/>
                <w:noProof/>
                <w:webHidden/>
                <w:sz w:val="18"/>
                <w:szCs w:val="18"/>
              </w:rPr>
              <w:fldChar w:fldCharType="end"/>
            </w:r>
          </w:hyperlink>
        </w:p>
        <w:p w14:paraId="59FF1EC6" w14:textId="7955E46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68" w:history="1">
            <w:r w:rsidR="00C47B63" w:rsidRPr="006D19A5">
              <w:rPr>
                <w:rStyle w:val="Lienhypertexte"/>
                <w:rFonts w:ascii="Times New Roman" w:hAnsi="Times New Roman" w:cs="Times New Roman"/>
                <w:noProof/>
                <w:sz w:val="18"/>
                <w:szCs w:val="18"/>
              </w:rPr>
              <w:t>2.Douleur faciale continue sans intervalle libre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94</w:t>
            </w:r>
            <w:r w:rsidR="00C47B63" w:rsidRPr="006D19A5">
              <w:rPr>
                <w:rFonts w:ascii="Times New Roman" w:hAnsi="Times New Roman" w:cs="Times New Roman"/>
                <w:noProof/>
                <w:webHidden/>
                <w:sz w:val="18"/>
                <w:szCs w:val="18"/>
              </w:rPr>
              <w:fldChar w:fldCharType="end"/>
            </w:r>
          </w:hyperlink>
        </w:p>
        <w:p w14:paraId="2B4C66C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6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Douleur faciale dans autres spécialités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_Toc196662469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94</w:t>
            </w:r>
            <w:r w:rsidR="00C47B63" w:rsidRPr="006D19A5">
              <w:rPr>
                <w:rFonts w:ascii="Times New Roman" w:hAnsi="Times New Roman" w:cs="Times New Roman"/>
                <w:noProof/>
                <w:webHidden/>
                <w:sz w:val="18"/>
                <w:szCs w:val="18"/>
              </w:rPr>
              <w:fldChar w:fldCharType="end"/>
            </w:r>
          </w:hyperlink>
        </w:p>
        <w:p w14:paraId="2D0E9EE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70"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D’autres douleurs latérales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95</w:t>
            </w:r>
            <w:r w:rsidR="00C47B63" w:rsidRPr="006D19A5">
              <w:rPr>
                <w:rFonts w:ascii="Times New Roman" w:hAnsi="Times New Roman" w:cs="Times New Roman"/>
                <w:noProof/>
                <w:webHidden/>
                <w:sz w:val="18"/>
                <w:szCs w:val="18"/>
              </w:rPr>
              <w:fldChar w:fldCharType="end"/>
            </w:r>
          </w:hyperlink>
        </w:p>
        <w:p w14:paraId="24F2E4E1" w14:textId="6F2798D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71" w:history="1">
            <w:r w:rsidR="00C47B63" w:rsidRPr="006D19A5">
              <w:rPr>
                <w:rStyle w:val="Lienhypertexte"/>
                <w:rFonts w:ascii="Times New Roman" w:hAnsi="Times New Roman" w:cs="Times New Roman"/>
                <w:noProof/>
                <w:sz w:val="18"/>
                <w:szCs w:val="18"/>
              </w:rPr>
              <w:t>IX.Quelques douleur facial à savoir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95</w:t>
            </w:r>
            <w:r w:rsidR="00C47B63" w:rsidRPr="006D19A5">
              <w:rPr>
                <w:rFonts w:ascii="Times New Roman" w:hAnsi="Times New Roman" w:cs="Times New Roman"/>
                <w:noProof/>
                <w:webHidden/>
                <w:sz w:val="18"/>
                <w:szCs w:val="18"/>
              </w:rPr>
              <w:fldChar w:fldCharType="end"/>
            </w:r>
          </w:hyperlink>
        </w:p>
        <w:p w14:paraId="154340DE" w14:textId="5D20032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72" w:history="1">
            <w:r w:rsidR="00C47B63" w:rsidRPr="006D19A5">
              <w:rPr>
                <w:rStyle w:val="Lienhypertexte"/>
                <w:rFonts w:ascii="Times New Roman" w:hAnsi="Times New Roman" w:cs="Times New Roman"/>
                <w:noProof/>
                <w:sz w:val="18"/>
                <w:szCs w:val="18"/>
              </w:rPr>
              <w:t>X.Prise en charge thérapeutique douleur faciale en neurologie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96</w:t>
            </w:r>
            <w:r w:rsidR="00C47B63" w:rsidRPr="006D19A5">
              <w:rPr>
                <w:rFonts w:ascii="Times New Roman" w:hAnsi="Times New Roman" w:cs="Times New Roman"/>
                <w:noProof/>
                <w:webHidden/>
                <w:sz w:val="18"/>
                <w:szCs w:val="18"/>
              </w:rPr>
              <w:fldChar w:fldCharType="end"/>
            </w:r>
          </w:hyperlink>
        </w:p>
        <w:p w14:paraId="40F69B50" w14:textId="4FB125D3"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PRISE EN CHARGE DES TROUBLES SPHINCTERIENS</w:t>
          </w:r>
        </w:p>
        <w:p w14:paraId="501C2FCE" w14:textId="30265AF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73" w:history="1">
            <w:r w:rsidR="00C47B63" w:rsidRPr="006D19A5">
              <w:rPr>
                <w:rStyle w:val="Lienhypertexte"/>
                <w:rFonts w:ascii="Times New Roman" w:hAnsi="Times New Roman" w:cs="Times New Roman"/>
                <w:noProof/>
                <w:sz w:val="18"/>
                <w:szCs w:val="18"/>
              </w:rPr>
              <w:t>I.Démarche diagnostique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98</w:t>
            </w:r>
            <w:r w:rsidR="00C47B63" w:rsidRPr="006D19A5">
              <w:rPr>
                <w:rFonts w:ascii="Times New Roman" w:hAnsi="Times New Roman" w:cs="Times New Roman"/>
                <w:noProof/>
                <w:webHidden/>
                <w:sz w:val="18"/>
                <w:szCs w:val="18"/>
              </w:rPr>
              <w:fldChar w:fldCharType="end"/>
            </w:r>
          </w:hyperlink>
        </w:p>
        <w:p w14:paraId="6462E3A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74"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Interrogatoire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98</w:t>
            </w:r>
            <w:r w:rsidR="00C47B63" w:rsidRPr="006D19A5">
              <w:rPr>
                <w:rFonts w:ascii="Times New Roman" w:hAnsi="Times New Roman" w:cs="Times New Roman"/>
                <w:noProof/>
                <w:webHidden/>
                <w:sz w:val="18"/>
                <w:szCs w:val="18"/>
              </w:rPr>
              <w:fldChar w:fldCharType="end"/>
            </w:r>
          </w:hyperlink>
        </w:p>
        <w:p w14:paraId="40C4542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75"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w:t>
            </w:r>
            <w:r>
              <w:rPr>
                <w:rFonts w:ascii="Times New Roman" w:hAnsi="Times New Roman" w:cs="Times New Roman"/>
                <w:noProof/>
                <w:webHidden/>
                <w:sz w:val="18"/>
                <w:szCs w:val="18"/>
              </w:rPr>
              <w:lastRenderedPageBreak/>
              <w:t>8</w:t>
            </w:r>
            <w:r w:rsidR="00C47B63" w:rsidRPr="006D19A5">
              <w:rPr>
                <w:rFonts w:ascii="Times New Roman" w:hAnsi="Times New Roman" w:cs="Times New Roman"/>
                <w:noProof/>
                <w:webHidden/>
                <w:sz w:val="18"/>
                <w:szCs w:val="18"/>
              </w:rPr>
              <w:fldChar w:fldCharType="end"/>
            </w:r>
          </w:hyperlink>
        </w:p>
        <w:p w14:paraId="46DC8DB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76"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Explorations paracliniques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99</w:t>
            </w:r>
            <w:r w:rsidR="00C47B63" w:rsidRPr="006D19A5">
              <w:rPr>
                <w:rFonts w:ascii="Times New Roman" w:hAnsi="Times New Roman" w:cs="Times New Roman"/>
                <w:noProof/>
                <w:webHidden/>
                <w:sz w:val="18"/>
                <w:szCs w:val="18"/>
              </w:rPr>
              <w:fldChar w:fldCharType="end"/>
            </w:r>
          </w:hyperlink>
        </w:p>
        <w:p w14:paraId="16359EDE" w14:textId="4A7CA779"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77" w:history="1">
            <w:r w:rsidR="00C47B63" w:rsidRPr="006D19A5">
              <w:rPr>
                <w:rStyle w:val="Lienhypertexte"/>
                <w:rFonts w:ascii="Times New Roman" w:hAnsi="Times New Roman" w:cs="Times New Roman"/>
                <w:noProof/>
                <w:sz w:val="18"/>
                <w:szCs w:val="18"/>
              </w:rPr>
              <w:t>II.Etiologie neurologiques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99</w:t>
            </w:r>
            <w:r w:rsidR="00C47B63" w:rsidRPr="006D19A5">
              <w:rPr>
                <w:rFonts w:ascii="Times New Roman" w:hAnsi="Times New Roman" w:cs="Times New Roman"/>
                <w:noProof/>
                <w:webHidden/>
                <w:sz w:val="18"/>
                <w:szCs w:val="18"/>
              </w:rPr>
              <w:fldChar w:fldCharType="end"/>
            </w:r>
          </w:hyperlink>
        </w:p>
        <w:p w14:paraId="221C6804"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7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Pathologie du système nerveux central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99</w:t>
            </w:r>
            <w:r w:rsidR="00C47B63" w:rsidRPr="006D19A5">
              <w:rPr>
                <w:rFonts w:ascii="Times New Roman" w:hAnsi="Times New Roman" w:cs="Times New Roman"/>
                <w:noProof/>
                <w:webHidden/>
                <w:sz w:val="18"/>
                <w:szCs w:val="18"/>
              </w:rPr>
              <w:fldChar w:fldCharType="end"/>
            </w:r>
          </w:hyperlink>
        </w:p>
        <w:p w14:paraId="36CF323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7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Pathologie du système nerveux périphériques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_Toc196662479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100</w:t>
            </w:r>
            <w:r w:rsidR="00C47B63" w:rsidRPr="006D19A5">
              <w:rPr>
                <w:rFonts w:ascii="Times New Roman" w:hAnsi="Times New Roman" w:cs="Times New Roman"/>
                <w:noProof/>
                <w:webHidden/>
                <w:sz w:val="18"/>
                <w:szCs w:val="18"/>
              </w:rPr>
              <w:fldChar w:fldCharType="end"/>
            </w:r>
          </w:hyperlink>
        </w:p>
        <w:p w14:paraId="45C6AD9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80"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Autres causes fonctionnelles ou iatrogènes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100</w:t>
            </w:r>
            <w:r w:rsidR="00C47B63" w:rsidRPr="006D19A5">
              <w:rPr>
                <w:rFonts w:ascii="Times New Roman" w:hAnsi="Times New Roman" w:cs="Times New Roman"/>
                <w:noProof/>
                <w:webHidden/>
                <w:sz w:val="18"/>
                <w:szCs w:val="18"/>
              </w:rPr>
              <w:fldChar w:fldCharType="end"/>
            </w:r>
          </w:hyperlink>
        </w:p>
        <w:p w14:paraId="71FD6CFD" w14:textId="2B319C7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81" w:history="1">
            <w:r w:rsidR="00C47B63" w:rsidRPr="006D19A5">
              <w:rPr>
                <w:rStyle w:val="Lienhypertexte"/>
                <w:rFonts w:ascii="Times New Roman" w:hAnsi="Times New Roman" w:cs="Times New Roman"/>
                <w:noProof/>
                <w:sz w:val="18"/>
                <w:szCs w:val="18"/>
              </w:rPr>
              <w:t>III.Prises en charge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100</w:t>
            </w:r>
            <w:r w:rsidR="00C47B63" w:rsidRPr="006D19A5">
              <w:rPr>
                <w:rFonts w:ascii="Times New Roman" w:hAnsi="Times New Roman" w:cs="Times New Roman"/>
                <w:noProof/>
                <w:webHidden/>
                <w:sz w:val="18"/>
                <w:szCs w:val="18"/>
              </w:rPr>
              <w:fldChar w:fldCharType="end"/>
            </w:r>
          </w:hyperlink>
        </w:p>
        <w:p w14:paraId="224B138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82"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Buts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100</w:t>
            </w:r>
            <w:r w:rsidR="00C47B63" w:rsidRPr="006D19A5">
              <w:rPr>
                <w:rFonts w:ascii="Times New Roman" w:hAnsi="Times New Roman" w:cs="Times New Roman"/>
                <w:noProof/>
                <w:webHidden/>
                <w:sz w:val="18"/>
                <w:szCs w:val="18"/>
              </w:rPr>
              <w:fldChar w:fldCharType="end"/>
            </w:r>
          </w:hyperlink>
        </w:p>
        <w:p w14:paraId="3539185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8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Principes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100</w:t>
            </w:r>
            <w:r w:rsidR="00C47B63" w:rsidRPr="006D19A5">
              <w:rPr>
                <w:rFonts w:ascii="Times New Roman" w:hAnsi="Times New Roman" w:cs="Times New Roman"/>
                <w:noProof/>
                <w:webHidden/>
                <w:sz w:val="18"/>
                <w:szCs w:val="18"/>
              </w:rPr>
              <w:fldChar w:fldCharType="end"/>
            </w:r>
          </w:hyperlink>
        </w:p>
        <w:p w14:paraId="6A682DA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84"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Moyens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100</w:t>
            </w:r>
            <w:r w:rsidR="00C47B63" w:rsidRPr="006D19A5">
              <w:rPr>
                <w:rFonts w:ascii="Times New Roman" w:hAnsi="Times New Roman" w:cs="Times New Roman"/>
                <w:noProof/>
                <w:webHidden/>
                <w:sz w:val="18"/>
                <w:szCs w:val="18"/>
              </w:rPr>
              <w:fldChar w:fldCharType="end"/>
            </w:r>
          </w:hyperlink>
        </w:p>
        <w:p w14:paraId="39AB59C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85"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Indications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101</w:t>
            </w:r>
            <w:r w:rsidR="00C47B63" w:rsidRPr="006D19A5">
              <w:rPr>
                <w:rFonts w:ascii="Times New Roman" w:hAnsi="Times New Roman" w:cs="Times New Roman"/>
                <w:noProof/>
                <w:webHidden/>
                <w:sz w:val="18"/>
                <w:szCs w:val="18"/>
              </w:rPr>
              <w:fldChar w:fldCharType="end"/>
            </w:r>
          </w:hyperlink>
        </w:p>
        <w:p w14:paraId="7D9FC410" w14:textId="294C03A1"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86" w:history="1">
            <w:r w:rsidR="00C47B63" w:rsidRPr="006D19A5">
              <w:rPr>
                <w:rStyle w:val="Lienhypertexte"/>
                <w:rFonts w:ascii="Times New Roman" w:hAnsi="Times New Roman" w:cs="Times New Roman"/>
                <w:noProof/>
                <w:sz w:val="18"/>
                <w:szCs w:val="18"/>
              </w:rPr>
              <w:t>1.Sd d’hyperactivité vésicale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101</w:t>
            </w:r>
            <w:r w:rsidR="00C47B63" w:rsidRPr="006D19A5">
              <w:rPr>
                <w:rFonts w:ascii="Times New Roman" w:hAnsi="Times New Roman" w:cs="Times New Roman"/>
                <w:noProof/>
                <w:webHidden/>
                <w:sz w:val="18"/>
                <w:szCs w:val="18"/>
              </w:rPr>
              <w:fldChar w:fldCharType="end"/>
            </w:r>
          </w:hyperlink>
        </w:p>
        <w:p w14:paraId="7531906C" w14:textId="64340A22"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87" w:history="1">
            <w:r w:rsidR="00C47B63" w:rsidRPr="006D19A5">
              <w:rPr>
                <w:rStyle w:val="Lienhypertexte"/>
                <w:rFonts w:ascii="Times New Roman" w:hAnsi="Times New Roman" w:cs="Times New Roman"/>
                <w:noProof/>
                <w:sz w:val="18"/>
                <w:szCs w:val="18"/>
              </w:rPr>
              <w:t>2.Hyperactivité du détrusor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101</w:t>
            </w:r>
            <w:r w:rsidR="00C47B63" w:rsidRPr="006D19A5">
              <w:rPr>
                <w:rFonts w:ascii="Times New Roman" w:hAnsi="Times New Roman" w:cs="Times New Roman"/>
                <w:noProof/>
                <w:webHidden/>
                <w:sz w:val="18"/>
                <w:szCs w:val="18"/>
              </w:rPr>
              <w:fldChar w:fldCharType="end"/>
            </w:r>
          </w:hyperlink>
        </w:p>
        <w:p w14:paraId="097E6DC2" w14:textId="3B75A19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88" w:history="1">
            <w:r w:rsidR="00C47B63" w:rsidRPr="006D19A5">
              <w:rPr>
                <w:rStyle w:val="Lienhypertexte"/>
                <w:rFonts w:ascii="Times New Roman" w:hAnsi="Times New Roman" w:cs="Times New Roman"/>
                <w:noProof/>
                <w:sz w:val="18"/>
                <w:szCs w:val="18"/>
              </w:rPr>
              <w:t>3.Dyssynergie ano-rectale ou anisme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101</w:t>
            </w:r>
            <w:r w:rsidR="00C47B63" w:rsidRPr="006D19A5">
              <w:rPr>
                <w:rFonts w:ascii="Times New Roman" w:hAnsi="Times New Roman" w:cs="Times New Roman"/>
                <w:noProof/>
                <w:webHidden/>
                <w:sz w:val="18"/>
                <w:szCs w:val="18"/>
              </w:rPr>
              <w:fldChar w:fldCharType="end"/>
            </w:r>
          </w:hyperlink>
        </w:p>
        <w:p w14:paraId="52455BF4" w14:textId="2AC5765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89" w:history="1">
            <w:r w:rsidR="00C47B63" w:rsidRPr="006D19A5">
              <w:rPr>
                <w:rStyle w:val="Lienhypertexte"/>
                <w:rFonts w:ascii="Times New Roman" w:hAnsi="Times New Roman" w:cs="Times New Roman"/>
                <w:noProof/>
                <w:sz w:val="18"/>
                <w:szCs w:val="18"/>
              </w:rPr>
              <w:t>4.Incontinence anale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_Toc196662489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101</w:t>
            </w:r>
            <w:r w:rsidR="00C47B63" w:rsidRPr="006D19A5">
              <w:rPr>
                <w:rFonts w:ascii="Times New Roman" w:hAnsi="Times New Roman" w:cs="Times New Roman"/>
                <w:noProof/>
                <w:webHidden/>
                <w:sz w:val="18"/>
                <w:szCs w:val="18"/>
              </w:rPr>
              <w:fldChar w:fldCharType="end"/>
            </w:r>
          </w:hyperlink>
        </w:p>
        <w:p w14:paraId="5A0500B8" w14:textId="0CF9705C"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SCLEROSE LATERALE AMYOTROPHIQUE</w:t>
          </w:r>
        </w:p>
        <w:p w14:paraId="49E58D7C" w14:textId="74591EC6"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90" w:history="1">
            <w:r w:rsidR="00C47B63" w:rsidRPr="006D19A5">
              <w:rPr>
                <w:rStyle w:val="Lienhypertexte"/>
                <w:rFonts w:ascii="Times New Roman" w:hAnsi="Times New Roman" w:cs="Times New Roman"/>
                <w:noProof/>
                <w:sz w:val="18"/>
                <w:szCs w:val="18"/>
              </w:rPr>
              <w:t>I.Signes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104</w:t>
            </w:r>
            <w:r w:rsidR="00C47B63" w:rsidRPr="006D19A5">
              <w:rPr>
                <w:rFonts w:ascii="Times New Roman" w:hAnsi="Times New Roman" w:cs="Times New Roman"/>
                <w:noProof/>
                <w:webHidden/>
                <w:sz w:val="18"/>
                <w:szCs w:val="18"/>
              </w:rPr>
              <w:fldChar w:fldCharType="end"/>
            </w:r>
          </w:hyperlink>
        </w:p>
        <w:p w14:paraId="0671B2D4"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9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SLA début brachial ou forme commune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104</w:t>
            </w:r>
            <w:r w:rsidR="00C47B63" w:rsidRPr="006D19A5">
              <w:rPr>
                <w:rFonts w:ascii="Times New Roman" w:hAnsi="Times New Roman" w:cs="Times New Roman"/>
                <w:noProof/>
                <w:webHidden/>
                <w:sz w:val="18"/>
                <w:szCs w:val="18"/>
              </w:rPr>
              <w:fldChar w:fldCharType="end"/>
            </w:r>
          </w:hyperlink>
        </w:p>
        <w:p w14:paraId="52E62E41" w14:textId="19FE7CDB"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92" w:history="1">
            <w:r w:rsidR="00C47B63" w:rsidRPr="006D19A5">
              <w:rPr>
                <w:rStyle w:val="Lienhypertexte"/>
                <w:rFonts w:ascii="Times New Roman" w:hAnsi="Times New Roman" w:cs="Times New Roman"/>
                <w:noProof/>
                <w:sz w:val="18"/>
                <w:szCs w:val="18"/>
              </w:rPr>
              <w:t>1.Clinique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104</w:t>
            </w:r>
            <w:r w:rsidR="00C47B63" w:rsidRPr="006D19A5">
              <w:rPr>
                <w:rFonts w:ascii="Times New Roman" w:hAnsi="Times New Roman" w:cs="Times New Roman"/>
                <w:noProof/>
                <w:webHidden/>
                <w:sz w:val="18"/>
                <w:szCs w:val="18"/>
              </w:rPr>
              <w:fldChar w:fldCharType="end"/>
            </w:r>
          </w:hyperlink>
        </w:p>
        <w:p w14:paraId="63895924"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9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clinique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105</w:t>
            </w:r>
            <w:r w:rsidR="00C47B63" w:rsidRPr="006D19A5">
              <w:rPr>
                <w:rFonts w:ascii="Times New Roman" w:hAnsi="Times New Roman" w:cs="Times New Roman"/>
                <w:noProof/>
                <w:webHidden/>
                <w:sz w:val="18"/>
                <w:szCs w:val="18"/>
              </w:rPr>
              <w:fldChar w:fldCharType="end"/>
            </w:r>
          </w:hyperlink>
        </w:p>
        <w:p w14:paraId="272D98A4" w14:textId="530898D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94" w:history="1">
            <w:r w:rsidR="00C47B63" w:rsidRPr="006D19A5">
              <w:rPr>
                <w:rStyle w:val="Lienhypertexte"/>
                <w:rFonts w:ascii="Times New Roman" w:hAnsi="Times New Roman" w:cs="Times New Roman"/>
                <w:noProof/>
                <w:sz w:val="18"/>
                <w:szCs w:val="18"/>
              </w:rPr>
              <w:t xml:space="preserve">1.Forme pseudopolynévrite souvent unilatérale, engourdissements et fourmillements extrémités distale membre inférieur n puis déficit releveurs du pied et orteils </w:t>
            </w:r>
            <w:r w:rsidR="00C47B63" w:rsidRPr="006D19A5">
              <w:rPr>
                <w:rStyle w:val="Lienhypertexte"/>
                <w:rFonts w:ascii="Times New Roman" w:hAnsi="Times New Roman" w:cs="Times New Roman"/>
                <w:noProof/>
                <w:sz w:val="18"/>
                <w:szCs w:val="18"/>
              </w:rPr>
              <w:sym w:font="Wingdings" w:char="F0E8"/>
            </w:r>
            <w:r w:rsidR="00C47B63" w:rsidRPr="006D19A5">
              <w:rPr>
                <w:rStyle w:val="Lienhypertexte"/>
                <w:rFonts w:ascii="Times New Roman" w:hAnsi="Times New Roman" w:cs="Times New Roman"/>
                <w:noProof/>
                <w:sz w:val="18"/>
                <w:szCs w:val="18"/>
              </w:rPr>
              <w:t xml:space="preserve"> steppage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105</w:t>
            </w:r>
            <w:r w:rsidR="00C47B63" w:rsidRPr="006D19A5">
              <w:rPr>
                <w:rFonts w:ascii="Times New Roman" w:hAnsi="Times New Roman" w:cs="Times New Roman"/>
                <w:noProof/>
                <w:webHidden/>
                <w:sz w:val="18"/>
                <w:szCs w:val="18"/>
              </w:rPr>
              <w:fldChar w:fldCharType="end"/>
            </w:r>
          </w:hyperlink>
        </w:p>
        <w:p w14:paraId="1B4587E6" w14:textId="0BDBCA7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95" w:history="1">
            <w:r w:rsidR="00C47B63" w:rsidRPr="006D19A5">
              <w:rPr>
                <w:rStyle w:val="Lienhypertexte"/>
                <w:rFonts w:ascii="Times New Roman" w:hAnsi="Times New Roman" w:cs="Times New Roman"/>
                <w:noProof/>
                <w:sz w:val="18"/>
                <w:szCs w:val="18"/>
              </w:rPr>
              <w:t>2.Forme bulbaire : singe d’atteinte bulbaire d’emblée (30%)</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w:t>
            </w:r>
            <w:r>
              <w:rPr>
                <w:rFonts w:ascii="Times New Roman" w:hAnsi="Times New Roman" w:cs="Times New Roman"/>
                <w:noProof/>
                <w:webHidden/>
                <w:sz w:val="18"/>
                <w:szCs w:val="18"/>
              </w:rPr>
              <w:lastRenderedPageBreak/>
              <w:t>6</w:t>
            </w:r>
            <w:r w:rsidR="00C47B63" w:rsidRPr="006D19A5">
              <w:rPr>
                <w:rFonts w:ascii="Times New Roman" w:hAnsi="Times New Roman" w:cs="Times New Roman"/>
                <w:noProof/>
                <w:webHidden/>
                <w:sz w:val="18"/>
                <w:szCs w:val="18"/>
              </w:rPr>
              <w:fldChar w:fldCharType="end"/>
            </w:r>
          </w:hyperlink>
        </w:p>
        <w:p w14:paraId="557B3E7F" w14:textId="09F4169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96" w:history="1">
            <w:r w:rsidR="00C47B63" w:rsidRPr="006D19A5">
              <w:rPr>
                <w:rStyle w:val="Lienhypertexte"/>
                <w:rFonts w:ascii="Times New Roman" w:hAnsi="Times New Roman" w:cs="Times New Roman"/>
                <w:noProof/>
                <w:sz w:val="18"/>
                <w:szCs w:val="18"/>
              </w:rPr>
              <w:t>3.Forme monomyélinique ou sclérose latérale amyotrophique bénigne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106</w:t>
            </w:r>
            <w:r w:rsidR="00C47B63" w:rsidRPr="006D19A5">
              <w:rPr>
                <w:rFonts w:ascii="Times New Roman" w:hAnsi="Times New Roman" w:cs="Times New Roman"/>
                <w:noProof/>
                <w:webHidden/>
                <w:sz w:val="18"/>
                <w:szCs w:val="18"/>
              </w:rPr>
              <w:fldChar w:fldCharType="end"/>
            </w:r>
          </w:hyperlink>
        </w:p>
        <w:p w14:paraId="741973F6" w14:textId="7412ADDC"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497" w:history="1">
            <w:r w:rsidR="00C47B63" w:rsidRPr="006D19A5">
              <w:rPr>
                <w:rStyle w:val="Lienhypertexte"/>
                <w:rFonts w:ascii="Times New Roman" w:hAnsi="Times New Roman" w:cs="Times New Roman"/>
                <w:noProof/>
                <w:sz w:val="18"/>
                <w:szCs w:val="18"/>
              </w:rPr>
              <w:t>4.Forme juvénile de sclérose latérale amyotrophique : survenue &lt; 25 ans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106</w:t>
            </w:r>
            <w:r w:rsidR="00C47B63" w:rsidRPr="006D19A5">
              <w:rPr>
                <w:rFonts w:ascii="Times New Roman" w:hAnsi="Times New Roman" w:cs="Times New Roman"/>
                <w:noProof/>
                <w:webHidden/>
                <w:sz w:val="18"/>
                <w:szCs w:val="18"/>
              </w:rPr>
              <w:fldChar w:fldCharType="end"/>
            </w:r>
          </w:hyperlink>
        </w:p>
        <w:p w14:paraId="0F829ECE" w14:textId="0BA4D46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498" w:history="1">
            <w:r w:rsidR="00C47B63" w:rsidRPr="006D19A5">
              <w:rPr>
                <w:rStyle w:val="Lienhypertexte"/>
                <w:rFonts w:ascii="Times New Roman" w:hAnsi="Times New Roman" w:cs="Times New Roman"/>
                <w:noProof/>
                <w:sz w:val="18"/>
                <w:szCs w:val="18"/>
              </w:rPr>
              <w:t>II.Diagnostics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106</w:t>
            </w:r>
            <w:r w:rsidR="00C47B63" w:rsidRPr="006D19A5">
              <w:rPr>
                <w:rFonts w:ascii="Times New Roman" w:hAnsi="Times New Roman" w:cs="Times New Roman"/>
                <w:noProof/>
                <w:webHidden/>
                <w:sz w:val="18"/>
                <w:szCs w:val="18"/>
              </w:rPr>
              <w:fldChar w:fldCharType="end"/>
            </w:r>
          </w:hyperlink>
        </w:p>
        <w:p w14:paraId="2112F0D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499"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 xml:space="preserve">Diagnostics positif : </w:t>
            </w:r>
            <w:r w:rsidR="00C47B63" w:rsidRPr="006D19A5">
              <w:rPr>
                <w:rStyle w:val="Lienhypertexte"/>
                <w:rFonts w:ascii="Times New Roman" w:hAnsi="Times New Roman" w:cs="Times New Roman"/>
                <w:noProof/>
                <w:sz w:val="18"/>
                <w:szCs w:val="18"/>
              </w:rPr>
              <w:sym w:font="Wingdings" w:char="F0E8"/>
            </w:r>
            <w:r w:rsidR="00C47B63" w:rsidRPr="006D19A5">
              <w:rPr>
                <w:rStyle w:val="Lienhypertexte"/>
                <w:rFonts w:ascii="Times New Roman" w:hAnsi="Times New Roman" w:cs="Times New Roman"/>
                <w:noProof/>
                <w:sz w:val="18"/>
                <w:szCs w:val="18"/>
              </w:rPr>
              <w:t xml:space="preserve">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_Toc196662499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106</w:t>
            </w:r>
            <w:r w:rsidR="00C47B63" w:rsidRPr="006D19A5">
              <w:rPr>
                <w:rFonts w:ascii="Times New Roman" w:hAnsi="Times New Roman" w:cs="Times New Roman"/>
                <w:noProof/>
                <w:webHidden/>
                <w:sz w:val="18"/>
                <w:szCs w:val="18"/>
              </w:rPr>
              <w:fldChar w:fldCharType="end"/>
            </w:r>
          </w:hyperlink>
        </w:p>
        <w:p w14:paraId="6EAD73A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0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Diagnostics de gravité : atteinte bulbaire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106</w:t>
            </w:r>
            <w:r w:rsidR="00C47B63" w:rsidRPr="006D19A5">
              <w:rPr>
                <w:rFonts w:ascii="Times New Roman" w:hAnsi="Times New Roman" w:cs="Times New Roman"/>
                <w:noProof/>
                <w:webHidden/>
                <w:sz w:val="18"/>
                <w:szCs w:val="18"/>
              </w:rPr>
              <w:fldChar w:fldCharType="end"/>
            </w:r>
          </w:hyperlink>
        </w:p>
        <w:p w14:paraId="0F3B36A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01"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différentiels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107</w:t>
            </w:r>
            <w:r w:rsidR="00C47B63" w:rsidRPr="006D19A5">
              <w:rPr>
                <w:rFonts w:ascii="Times New Roman" w:hAnsi="Times New Roman" w:cs="Times New Roman"/>
                <w:noProof/>
                <w:webHidden/>
                <w:sz w:val="18"/>
                <w:szCs w:val="18"/>
              </w:rPr>
              <w:fldChar w:fldCharType="end"/>
            </w:r>
          </w:hyperlink>
        </w:p>
        <w:p w14:paraId="6DAB40F5" w14:textId="4D7604A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02" w:history="1">
            <w:r w:rsidR="00C47B63" w:rsidRPr="006D19A5">
              <w:rPr>
                <w:rStyle w:val="Lienhypertexte"/>
                <w:rFonts w:ascii="Times New Roman" w:hAnsi="Times New Roman" w:cs="Times New Roman"/>
                <w:noProof/>
                <w:sz w:val="18"/>
                <w:szCs w:val="18"/>
              </w:rPr>
              <w:t>1.Myélopathie cervico-arthosique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107</w:t>
            </w:r>
            <w:r w:rsidR="00C47B63" w:rsidRPr="006D19A5">
              <w:rPr>
                <w:rFonts w:ascii="Times New Roman" w:hAnsi="Times New Roman" w:cs="Times New Roman"/>
                <w:noProof/>
                <w:webHidden/>
                <w:sz w:val="18"/>
                <w:szCs w:val="18"/>
              </w:rPr>
              <w:fldChar w:fldCharType="end"/>
            </w:r>
          </w:hyperlink>
        </w:p>
        <w:p w14:paraId="5DE7F6FB" w14:textId="439E720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03" w:history="1">
            <w:r w:rsidR="00C47B63" w:rsidRPr="006D19A5">
              <w:rPr>
                <w:rStyle w:val="Lienhypertexte"/>
                <w:rFonts w:ascii="Times New Roman" w:hAnsi="Times New Roman" w:cs="Times New Roman"/>
                <w:noProof/>
                <w:sz w:val="18"/>
                <w:szCs w:val="18"/>
              </w:rPr>
              <w:t>2.Tumeurs médullaire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107</w:t>
            </w:r>
            <w:r w:rsidR="00C47B63" w:rsidRPr="006D19A5">
              <w:rPr>
                <w:rFonts w:ascii="Times New Roman" w:hAnsi="Times New Roman" w:cs="Times New Roman"/>
                <w:noProof/>
                <w:webHidden/>
                <w:sz w:val="18"/>
                <w:szCs w:val="18"/>
              </w:rPr>
              <w:fldChar w:fldCharType="end"/>
            </w:r>
          </w:hyperlink>
        </w:p>
        <w:p w14:paraId="26FADE51" w14:textId="308A840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04" w:history="1">
            <w:r w:rsidR="00C47B63" w:rsidRPr="006D19A5">
              <w:rPr>
                <w:rStyle w:val="Lienhypertexte"/>
                <w:rFonts w:ascii="Times New Roman" w:hAnsi="Times New Roman" w:cs="Times New Roman"/>
                <w:noProof/>
                <w:sz w:val="18"/>
                <w:szCs w:val="18"/>
              </w:rPr>
              <w:t>3.Brucellose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107</w:t>
            </w:r>
            <w:r w:rsidR="00C47B63" w:rsidRPr="006D19A5">
              <w:rPr>
                <w:rFonts w:ascii="Times New Roman" w:hAnsi="Times New Roman" w:cs="Times New Roman"/>
                <w:noProof/>
                <w:webHidden/>
                <w:sz w:val="18"/>
                <w:szCs w:val="18"/>
              </w:rPr>
              <w:fldChar w:fldCharType="end"/>
            </w:r>
          </w:hyperlink>
        </w:p>
        <w:p w14:paraId="012F88D2" w14:textId="4CF83E4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05" w:history="1">
            <w:r w:rsidR="00C47B63" w:rsidRPr="006D19A5">
              <w:rPr>
                <w:rStyle w:val="Lienhypertexte"/>
                <w:rFonts w:ascii="Times New Roman" w:hAnsi="Times New Roman" w:cs="Times New Roman"/>
                <w:noProof/>
                <w:sz w:val="18"/>
                <w:szCs w:val="18"/>
              </w:rPr>
              <w:t>4.HIV</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107</w:t>
            </w:r>
            <w:r w:rsidR="00C47B63" w:rsidRPr="006D19A5">
              <w:rPr>
                <w:rFonts w:ascii="Times New Roman" w:hAnsi="Times New Roman" w:cs="Times New Roman"/>
                <w:noProof/>
                <w:webHidden/>
                <w:sz w:val="18"/>
                <w:szCs w:val="18"/>
              </w:rPr>
              <w:fldChar w:fldCharType="end"/>
            </w:r>
          </w:hyperlink>
        </w:p>
        <w:p w14:paraId="17A08708" w14:textId="6A7966E1"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06" w:history="1">
            <w:r w:rsidR="00C47B63" w:rsidRPr="006D19A5">
              <w:rPr>
                <w:rStyle w:val="Lienhypertexte"/>
                <w:rFonts w:ascii="Times New Roman" w:hAnsi="Times New Roman" w:cs="Times New Roman"/>
                <w:noProof/>
                <w:sz w:val="18"/>
                <w:szCs w:val="18"/>
              </w:rPr>
              <w:t>5.Maladie de Lyme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107</w:t>
            </w:r>
            <w:r w:rsidR="00C47B63" w:rsidRPr="006D19A5">
              <w:rPr>
                <w:rFonts w:ascii="Times New Roman" w:hAnsi="Times New Roman" w:cs="Times New Roman"/>
                <w:noProof/>
                <w:webHidden/>
                <w:sz w:val="18"/>
                <w:szCs w:val="18"/>
              </w:rPr>
              <w:fldChar w:fldCharType="end"/>
            </w:r>
          </w:hyperlink>
        </w:p>
        <w:p w14:paraId="585820E8" w14:textId="47F359EB"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POLYNEVRITES</w:t>
          </w:r>
        </w:p>
        <w:p w14:paraId="0468EDDE" w14:textId="4E6CBE13"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07" w:history="1">
            <w:r w:rsidR="00C47B63" w:rsidRPr="006D19A5">
              <w:rPr>
                <w:rStyle w:val="Lienhypertexte"/>
                <w:rFonts w:ascii="Times New Roman" w:hAnsi="Times New Roman" w:cs="Times New Roman"/>
                <w:noProof/>
                <w:sz w:val="18"/>
                <w:szCs w:val="18"/>
              </w:rPr>
              <w:t>III.Signes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108</w:t>
            </w:r>
            <w:r w:rsidR="00C47B63" w:rsidRPr="006D19A5">
              <w:rPr>
                <w:rFonts w:ascii="Times New Roman" w:hAnsi="Times New Roman" w:cs="Times New Roman"/>
                <w:noProof/>
                <w:webHidden/>
                <w:sz w:val="18"/>
                <w:szCs w:val="18"/>
              </w:rPr>
              <w:fldChar w:fldCharType="end"/>
            </w:r>
          </w:hyperlink>
        </w:p>
        <w:p w14:paraId="4879FFD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0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 : polynévrite diabétique distale symétrique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108</w:t>
            </w:r>
            <w:r w:rsidR="00C47B63" w:rsidRPr="006D19A5">
              <w:rPr>
                <w:rFonts w:ascii="Times New Roman" w:hAnsi="Times New Roman" w:cs="Times New Roman"/>
                <w:noProof/>
                <w:webHidden/>
                <w:sz w:val="18"/>
                <w:szCs w:val="18"/>
              </w:rPr>
              <w:fldChar w:fldCharType="end"/>
            </w:r>
          </w:hyperlink>
        </w:p>
        <w:p w14:paraId="0B59381C" w14:textId="3CC4ADCD"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09" w:history="1">
            <w:r w:rsidR="00C47B63" w:rsidRPr="006D19A5">
              <w:rPr>
                <w:rStyle w:val="Lienhypertexte"/>
                <w:rFonts w:ascii="Times New Roman" w:hAnsi="Times New Roman" w:cs="Times New Roman"/>
                <w:noProof/>
                <w:sz w:val="18"/>
                <w:szCs w:val="18"/>
              </w:rPr>
              <w:t>1.Clinique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_Toc196662509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108</w:t>
            </w:r>
            <w:r w:rsidR="00C47B63" w:rsidRPr="006D19A5">
              <w:rPr>
                <w:rFonts w:ascii="Times New Roman" w:hAnsi="Times New Roman" w:cs="Times New Roman"/>
                <w:noProof/>
                <w:webHidden/>
                <w:sz w:val="18"/>
                <w:szCs w:val="18"/>
              </w:rPr>
              <w:fldChar w:fldCharType="end"/>
            </w:r>
          </w:hyperlink>
        </w:p>
        <w:p w14:paraId="78CA472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10"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109</w:t>
            </w:r>
            <w:r w:rsidR="00C47B63" w:rsidRPr="006D19A5">
              <w:rPr>
                <w:rFonts w:ascii="Times New Roman" w:hAnsi="Times New Roman" w:cs="Times New Roman"/>
                <w:noProof/>
                <w:webHidden/>
                <w:sz w:val="18"/>
                <w:szCs w:val="18"/>
              </w:rPr>
              <w:fldChar w:fldCharType="end"/>
            </w:r>
          </w:hyperlink>
        </w:p>
        <w:p w14:paraId="0318EA8E" w14:textId="604C759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11" w:history="1">
            <w:r w:rsidR="00C47B63" w:rsidRPr="006D19A5">
              <w:rPr>
                <w:rStyle w:val="Lienhypertexte"/>
                <w:rFonts w:ascii="Times New Roman" w:hAnsi="Times New Roman" w:cs="Times New Roman"/>
                <w:noProof/>
                <w:sz w:val="18"/>
                <w:szCs w:val="18"/>
              </w:rPr>
              <w:t>1.Neuropathies focale et multifocale (vers 65 ans)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109</w:t>
            </w:r>
            <w:r w:rsidR="00C47B63" w:rsidRPr="006D19A5">
              <w:rPr>
                <w:rFonts w:ascii="Times New Roman" w:hAnsi="Times New Roman" w:cs="Times New Roman"/>
                <w:noProof/>
                <w:webHidden/>
                <w:sz w:val="18"/>
                <w:szCs w:val="18"/>
              </w:rPr>
              <w:fldChar w:fldCharType="end"/>
            </w:r>
          </w:hyperlink>
        </w:p>
        <w:p w14:paraId="6DEB0A65" w14:textId="70477C04"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12" w:history="1">
            <w:r w:rsidR="00C47B63" w:rsidRPr="006D19A5">
              <w:rPr>
                <w:rStyle w:val="Lienhypertexte"/>
                <w:rFonts w:ascii="Times New Roman" w:hAnsi="Times New Roman" w:cs="Times New Roman"/>
                <w:noProof/>
                <w:sz w:val="18"/>
                <w:szCs w:val="18"/>
              </w:rPr>
              <w:t>IV.Diagnostics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109</w:t>
            </w:r>
            <w:r w:rsidR="00C47B63" w:rsidRPr="006D19A5">
              <w:rPr>
                <w:rFonts w:ascii="Times New Roman" w:hAnsi="Times New Roman" w:cs="Times New Roman"/>
                <w:noProof/>
                <w:webHidden/>
                <w:sz w:val="18"/>
                <w:szCs w:val="18"/>
              </w:rPr>
              <w:fldChar w:fldCharType="end"/>
            </w:r>
          </w:hyperlink>
        </w:p>
        <w:p w14:paraId="6CFAC97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1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Positifs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109</w:t>
            </w:r>
            <w:r w:rsidR="00C47B63" w:rsidRPr="006D19A5">
              <w:rPr>
                <w:rFonts w:ascii="Times New Roman" w:hAnsi="Times New Roman" w:cs="Times New Roman"/>
                <w:noProof/>
                <w:webHidden/>
                <w:sz w:val="18"/>
                <w:szCs w:val="18"/>
              </w:rPr>
              <w:fldChar w:fldCharType="end"/>
            </w:r>
          </w:hyperlink>
        </w:p>
        <w:p w14:paraId="6C0FC60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14"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Gravité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110</w:t>
            </w:r>
            <w:r w:rsidR="00C47B63" w:rsidRPr="006D19A5">
              <w:rPr>
                <w:rFonts w:ascii="Times New Roman" w:hAnsi="Times New Roman" w:cs="Times New Roman"/>
                <w:noProof/>
                <w:webHidden/>
                <w:sz w:val="18"/>
                <w:szCs w:val="18"/>
              </w:rPr>
              <w:fldChar w:fldCharType="end"/>
            </w:r>
          </w:hyperlink>
        </w:p>
        <w:p w14:paraId="342DC940" w14:textId="016D89B6"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15" w:history="1">
            <w:r w:rsidR="00C47B63" w:rsidRPr="006D19A5">
              <w:rPr>
                <w:rStyle w:val="Lienhypertexte"/>
                <w:rFonts w:ascii="Times New Roman" w:hAnsi="Times New Roman" w:cs="Times New Roman"/>
                <w:noProof/>
                <w:sz w:val="18"/>
                <w:szCs w:val="18"/>
              </w:rPr>
              <w:t>1.Pied diabétique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110</w:t>
            </w:r>
            <w:r w:rsidR="00C47B63" w:rsidRPr="006D19A5">
              <w:rPr>
                <w:rFonts w:ascii="Times New Roman" w:hAnsi="Times New Roman" w:cs="Times New Roman"/>
                <w:noProof/>
                <w:webHidden/>
                <w:sz w:val="18"/>
                <w:szCs w:val="18"/>
              </w:rPr>
              <w:fldChar w:fldCharType="end"/>
            </w:r>
          </w:hyperlink>
        </w:p>
        <w:p w14:paraId="5B8E5EB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16"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110</w:t>
            </w:r>
            <w:r w:rsidR="00C47B63" w:rsidRPr="006D19A5">
              <w:rPr>
                <w:rFonts w:ascii="Times New Roman" w:hAnsi="Times New Roman" w:cs="Times New Roman"/>
                <w:noProof/>
                <w:webHidden/>
                <w:sz w:val="18"/>
                <w:szCs w:val="18"/>
              </w:rPr>
              <w:fldChar w:fldCharType="end"/>
            </w:r>
          </w:hyperlink>
        </w:p>
        <w:p w14:paraId="5DCD6CF4" w14:textId="2CD9ABA7"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MYELITE TRANSVERSE AIGUE</w:t>
          </w:r>
        </w:p>
        <w:p w14:paraId="7FD44A60" w14:textId="6248C01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17" w:history="1">
            <w:r w:rsidR="00C47B63" w:rsidRPr="006D19A5">
              <w:rPr>
                <w:rStyle w:val="Lienhypertexte"/>
                <w:rFonts w:ascii="Times New Roman" w:hAnsi="Times New Roman" w:cs="Times New Roman"/>
                <w:noProof/>
                <w:sz w:val="18"/>
                <w:szCs w:val="18"/>
              </w:rPr>
              <w:t>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w:t>
            </w:r>
            <w:r>
              <w:rPr>
                <w:rFonts w:ascii="Times New Roman" w:hAnsi="Times New Roman" w:cs="Times New Roman"/>
                <w:noProof/>
                <w:webHidden/>
                <w:sz w:val="18"/>
                <w:szCs w:val="18"/>
              </w:rPr>
              <w:lastRenderedPageBreak/>
              <w:t>1</w:t>
            </w:r>
            <w:r w:rsidR="00C47B63" w:rsidRPr="006D19A5">
              <w:rPr>
                <w:rFonts w:ascii="Times New Roman" w:hAnsi="Times New Roman" w:cs="Times New Roman"/>
                <w:noProof/>
                <w:webHidden/>
                <w:sz w:val="18"/>
                <w:szCs w:val="18"/>
              </w:rPr>
              <w:fldChar w:fldCharType="end"/>
            </w:r>
          </w:hyperlink>
        </w:p>
        <w:p w14:paraId="0E36320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1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Type de description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111</w:t>
            </w:r>
            <w:r w:rsidR="00C47B63" w:rsidRPr="006D19A5">
              <w:rPr>
                <w:rFonts w:ascii="Times New Roman" w:hAnsi="Times New Roman" w:cs="Times New Roman"/>
                <w:noProof/>
                <w:webHidden/>
                <w:sz w:val="18"/>
                <w:szCs w:val="18"/>
              </w:rPr>
              <w:fldChar w:fldCharType="end"/>
            </w:r>
          </w:hyperlink>
        </w:p>
        <w:p w14:paraId="502AC2DC" w14:textId="1BFE1C4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19" w:history="1">
            <w:r w:rsidR="00C47B63" w:rsidRPr="006D19A5">
              <w:rPr>
                <w:rStyle w:val="Lienhypertexte"/>
                <w:rFonts w:ascii="Times New Roman" w:hAnsi="Times New Roman" w:cs="Times New Roman"/>
                <w:noProof/>
                <w:sz w:val="18"/>
                <w:szCs w:val="18"/>
              </w:rPr>
              <w:t>1.Symptomatologie a la phase d’état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_Toc196662519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112</w:t>
            </w:r>
            <w:r w:rsidR="00C47B63" w:rsidRPr="006D19A5">
              <w:rPr>
                <w:rFonts w:ascii="Times New Roman" w:hAnsi="Times New Roman" w:cs="Times New Roman"/>
                <w:noProof/>
                <w:webHidden/>
                <w:sz w:val="18"/>
                <w:szCs w:val="18"/>
              </w:rPr>
              <w:fldChar w:fldCharType="end"/>
            </w:r>
          </w:hyperlink>
        </w:p>
        <w:p w14:paraId="13825D39" w14:textId="7E90BB7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20" w:history="1">
            <w:r w:rsidR="00C47B63" w:rsidRPr="006D19A5">
              <w:rPr>
                <w:rStyle w:val="Lienhypertexte"/>
                <w:rFonts w:ascii="Times New Roman" w:hAnsi="Times New Roman" w:cs="Times New Roman"/>
                <w:noProof/>
                <w:sz w:val="18"/>
                <w:szCs w:val="18"/>
              </w:rPr>
              <w:t>2.Signes : lésionnel et sous-lésionnelle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112</w:t>
            </w:r>
            <w:r w:rsidR="00C47B63" w:rsidRPr="006D19A5">
              <w:rPr>
                <w:rFonts w:ascii="Times New Roman" w:hAnsi="Times New Roman" w:cs="Times New Roman"/>
                <w:noProof/>
                <w:webHidden/>
                <w:sz w:val="18"/>
                <w:szCs w:val="18"/>
              </w:rPr>
              <w:fldChar w:fldCharType="end"/>
            </w:r>
          </w:hyperlink>
        </w:p>
        <w:p w14:paraId="0B3F0B62" w14:textId="1175C4D7"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21" w:history="1">
            <w:r w:rsidR="00C47B63" w:rsidRPr="006D19A5">
              <w:rPr>
                <w:rStyle w:val="Lienhypertexte"/>
                <w:rFonts w:ascii="Times New Roman" w:hAnsi="Times New Roman" w:cs="Times New Roman"/>
                <w:noProof/>
                <w:sz w:val="18"/>
                <w:szCs w:val="18"/>
              </w:rPr>
              <w:t>3.Évolution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112</w:t>
            </w:r>
            <w:r w:rsidR="00C47B63" w:rsidRPr="006D19A5">
              <w:rPr>
                <w:rFonts w:ascii="Times New Roman" w:hAnsi="Times New Roman" w:cs="Times New Roman"/>
                <w:noProof/>
                <w:webHidden/>
                <w:sz w:val="18"/>
                <w:szCs w:val="18"/>
              </w:rPr>
              <w:fldChar w:fldCharType="end"/>
            </w:r>
          </w:hyperlink>
        </w:p>
        <w:p w14:paraId="0CA46082" w14:textId="6E0D2D8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22" w:history="1">
            <w:r w:rsidR="00C47B63" w:rsidRPr="006D19A5">
              <w:rPr>
                <w:rStyle w:val="Lienhypertexte"/>
                <w:rFonts w:ascii="Times New Roman" w:hAnsi="Times New Roman" w:cs="Times New Roman"/>
                <w:noProof/>
                <w:sz w:val="18"/>
                <w:szCs w:val="18"/>
              </w:rPr>
              <w:t>4.Examen complémentaire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113</w:t>
            </w:r>
            <w:r w:rsidR="00C47B63" w:rsidRPr="006D19A5">
              <w:rPr>
                <w:rFonts w:ascii="Times New Roman" w:hAnsi="Times New Roman" w:cs="Times New Roman"/>
                <w:noProof/>
                <w:webHidden/>
                <w:sz w:val="18"/>
                <w:szCs w:val="18"/>
              </w:rPr>
              <w:fldChar w:fldCharType="end"/>
            </w:r>
          </w:hyperlink>
        </w:p>
        <w:p w14:paraId="19170DA8"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2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113</w:t>
            </w:r>
            <w:r w:rsidR="00C47B63" w:rsidRPr="006D19A5">
              <w:rPr>
                <w:rFonts w:ascii="Times New Roman" w:hAnsi="Times New Roman" w:cs="Times New Roman"/>
                <w:noProof/>
                <w:webHidden/>
                <w:sz w:val="18"/>
                <w:szCs w:val="18"/>
              </w:rPr>
              <w:fldChar w:fldCharType="end"/>
            </w:r>
          </w:hyperlink>
        </w:p>
        <w:p w14:paraId="2473A2E0" w14:textId="7B20C8D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24" w:history="1">
            <w:r w:rsidR="00C47B63" w:rsidRPr="006D19A5">
              <w:rPr>
                <w:rStyle w:val="Lienhypertexte"/>
                <w:rFonts w:ascii="Times New Roman" w:hAnsi="Times New Roman" w:cs="Times New Roman"/>
                <w:noProof/>
                <w:sz w:val="18"/>
                <w:szCs w:val="18"/>
              </w:rPr>
              <w:t>II.Diagnostic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114</w:t>
            </w:r>
            <w:r w:rsidR="00C47B63" w:rsidRPr="006D19A5">
              <w:rPr>
                <w:rFonts w:ascii="Times New Roman" w:hAnsi="Times New Roman" w:cs="Times New Roman"/>
                <w:noProof/>
                <w:webHidden/>
                <w:sz w:val="18"/>
                <w:szCs w:val="18"/>
              </w:rPr>
              <w:fldChar w:fldCharType="end"/>
            </w:r>
          </w:hyperlink>
        </w:p>
        <w:p w14:paraId="033C31B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25"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114</w:t>
            </w:r>
            <w:r w:rsidR="00C47B63" w:rsidRPr="006D19A5">
              <w:rPr>
                <w:rFonts w:ascii="Times New Roman" w:hAnsi="Times New Roman" w:cs="Times New Roman"/>
                <w:noProof/>
                <w:webHidden/>
                <w:sz w:val="18"/>
                <w:szCs w:val="18"/>
              </w:rPr>
              <w:fldChar w:fldCharType="end"/>
            </w:r>
          </w:hyperlink>
        </w:p>
        <w:p w14:paraId="374CC24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26"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différentiel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114</w:t>
            </w:r>
            <w:r w:rsidR="00C47B63" w:rsidRPr="006D19A5">
              <w:rPr>
                <w:rFonts w:ascii="Times New Roman" w:hAnsi="Times New Roman" w:cs="Times New Roman"/>
                <w:noProof/>
                <w:webHidden/>
                <w:sz w:val="18"/>
                <w:szCs w:val="18"/>
              </w:rPr>
              <w:fldChar w:fldCharType="end"/>
            </w:r>
          </w:hyperlink>
        </w:p>
        <w:p w14:paraId="16C5F47D" w14:textId="33C6591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27" w:history="1">
            <w:r w:rsidR="00C47B63" w:rsidRPr="006D19A5">
              <w:rPr>
                <w:rStyle w:val="Lienhypertexte"/>
                <w:rFonts w:ascii="Times New Roman" w:hAnsi="Times New Roman" w:cs="Times New Roman"/>
                <w:noProof/>
                <w:sz w:val="18"/>
                <w:szCs w:val="18"/>
              </w:rPr>
              <w:t>III.Principe de 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114</w:t>
            </w:r>
            <w:r w:rsidR="00C47B63" w:rsidRPr="006D19A5">
              <w:rPr>
                <w:rFonts w:ascii="Times New Roman" w:hAnsi="Times New Roman" w:cs="Times New Roman"/>
                <w:noProof/>
                <w:webHidden/>
                <w:sz w:val="18"/>
                <w:szCs w:val="18"/>
              </w:rPr>
              <w:fldChar w:fldCharType="end"/>
            </w:r>
          </w:hyperlink>
        </w:p>
        <w:p w14:paraId="359AE56F" w14:textId="12609CE8"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SCLEROSE EN PLAQUE</w:t>
          </w:r>
        </w:p>
        <w:p w14:paraId="43412FF5" w14:textId="5B54B7F9"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28" w:history="1">
            <w:r w:rsidR="00C47B63" w:rsidRPr="006D19A5">
              <w:rPr>
                <w:rStyle w:val="Lienhypertexte"/>
                <w:rFonts w:ascii="Times New Roman" w:hAnsi="Times New Roman" w:cs="Times New Roman"/>
                <w:noProof/>
                <w:sz w:val="18"/>
                <w:szCs w:val="18"/>
              </w:rPr>
              <w:t>I.Pathogénèses : facteurs étiologiques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115</w:t>
            </w:r>
            <w:r w:rsidR="00C47B63" w:rsidRPr="006D19A5">
              <w:rPr>
                <w:rFonts w:ascii="Times New Roman" w:hAnsi="Times New Roman" w:cs="Times New Roman"/>
                <w:noProof/>
                <w:webHidden/>
                <w:sz w:val="18"/>
                <w:szCs w:val="18"/>
              </w:rPr>
              <w:fldChar w:fldCharType="end"/>
            </w:r>
          </w:hyperlink>
        </w:p>
        <w:p w14:paraId="36D9ADF6" w14:textId="5C22A58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29" w:history="1">
            <w:r w:rsidR="00C47B63" w:rsidRPr="006D19A5">
              <w:rPr>
                <w:rStyle w:val="Lienhypertexte"/>
                <w:rFonts w:ascii="Times New Roman" w:hAnsi="Times New Roman" w:cs="Times New Roman"/>
                <w:noProof/>
                <w:sz w:val="18"/>
                <w:szCs w:val="18"/>
              </w:rPr>
              <w:t>II.Symptomatologie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_Toc196662529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116</w:t>
            </w:r>
            <w:r w:rsidR="00C47B63" w:rsidRPr="006D19A5">
              <w:rPr>
                <w:rFonts w:ascii="Times New Roman" w:hAnsi="Times New Roman" w:cs="Times New Roman"/>
                <w:noProof/>
                <w:webHidden/>
                <w:sz w:val="18"/>
                <w:szCs w:val="18"/>
              </w:rPr>
              <w:fldChar w:fldCharType="end"/>
            </w:r>
          </w:hyperlink>
        </w:p>
        <w:p w14:paraId="57F375AE"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TDD</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116</w:t>
            </w:r>
            <w:r w:rsidR="00C47B63" w:rsidRPr="006D19A5">
              <w:rPr>
                <w:rFonts w:ascii="Times New Roman" w:hAnsi="Times New Roman" w:cs="Times New Roman"/>
                <w:noProof/>
                <w:webHidden/>
                <w:sz w:val="18"/>
                <w:szCs w:val="18"/>
              </w:rPr>
              <w:fldChar w:fldCharType="end"/>
            </w:r>
          </w:hyperlink>
        </w:p>
        <w:p w14:paraId="31F680B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116</w:t>
            </w:r>
            <w:r w:rsidR="00C47B63" w:rsidRPr="006D19A5">
              <w:rPr>
                <w:rFonts w:ascii="Times New Roman" w:hAnsi="Times New Roman" w:cs="Times New Roman"/>
                <w:noProof/>
                <w:webHidden/>
                <w:sz w:val="18"/>
                <w:szCs w:val="18"/>
              </w:rPr>
              <w:fldChar w:fldCharType="end"/>
            </w:r>
          </w:hyperlink>
        </w:p>
        <w:p w14:paraId="58B47A3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2"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Examen biologique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117</w:t>
            </w:r>
            <w:r w:rsidR="00C47B63" w:rsidRPr="006D19A5">
              <w:rPr>
                <w:rFonts w:ascii="Times New Roman" w:hAnsi="Times New Roman" w:cs="Times New Roman"/>
                <w:noProof/>
                <w:webHidden/>
                <w:sz w:val="18"/>
                <w:szCs w:val="18"/>
              </w:rPr>
              <w:fldChar w:fldCharType="end"/>
            </w:r>
          </w:hyperlink>
        </w:p>
        <w:p w14:paraId="1EC08CDC"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3"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 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118</w:t>
            </w:r>
            <w:r w:rsidR="00C47B63" w:rsidRPr="006D19A5">
              <w:rPr>
                <w:rFonts w:ascii="Times New Roman" w:hAnsi="Times New Roman" w:cs="Times New Roman"/>
                <w:noProof/>
                <w:webHidden/>
                <w:sz w:val="18"/>
                <w:szCs w:val="18"/>
              </w:rPr>
              <w:fldChar w:fldCharType="end"/>
            </w:r>
          </w:hyperlink>
        </w:p>
        <w:p w14:paraId="5BE88C57" w14:textId="3834C5E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34" w:history="1">
            <w:r w:rsidR="00C47B63" w:rsidRPr="006D19A5">
              <w:rPr>
                <w:rStyle w:val="Lienhypertexte"/>
                <w:rFonts w:ascii="Times New Roman" w:hAnsi="Times New Roman" w:cs="Times New Roman"/>
                <w:noProof/>
                <w:sz w:val="18"/>
                <w:szCs w:val="18"/>
              </w:rPr>
              <w:t>III.Diagnostics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118</w:t>
            </w:r>
            <w:r w:rsidR="00C47B63" w:rsidRPr="006D19A5">
              <w:rPr>
                <w:rFonts w:ascii="Times New Roman" w:hAnsi="Times New Roman" w:cs="Times New Roman"/>
                <w:noProof/>
                <w:webHidden/>
                <w:sz w:val="18"/>
                <w:szCs w:val="18"/>
              </w:rPr>
              <w:fldChar w:fldCharType="end"/>
            </w:r>
          </w:hyperlink>
        </w:p>
        <w:p w14:paraId="035CDD3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5"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Positifs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118</w:t>
            </w:r>
            <w:r w:rsidR="00C47B63" w:rsidRPr="006D19A5">
              <w:rPr>
                <w:rFonts w:ascii="Times New Roman" w:hAnsi="Times New Roman" w:cs="Times New Roman"/>
                <w:noProof/>
                <w:webHidden/>
                <w:sz w:val="18"/>
                <w:szCs w:val="18"/>
              </w:rPr>
              <w:fldChar w:fldCharType="end"/>
            </w:r>
          </w:hyperlink>
        </w:p>
        <w:p w14:paraId="1C9E76B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6"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Gravité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118</w:t>
            </w:r>
            <w:r w:rsidR="00C47B63" w:rsidRPr="006D19A5">
              <w:rPr>
                <w:rFonts w:ascii="Times New Roman" w:hAnsi="Times New Roman" w:cs="Times New Roman"/>
                <w:noProof/>
                <w:webHidden/>
                <w:sz w:val="18"/>
                <w:szCs w:val="18"/>
              </w:rPr>
              <w:fldChar w:fldCharType="end"/>
            </w:r>
          </w:hyperlink>
        </w:p>
        <w:p w14:paraId="063E3DFB"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37"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Différentiel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118</w:t>
            </w:r>
            <w:r w:rsidR="00C47B63" w:rsidRPr="006D19A5">
              <w:rPr>
                <w:rFonts w:ascii="Times New Roman" w:hAnsi="Times New Roman" w:cs="Times New Roman"/>
                <w:noProof/>
                <w:webHidden/>
                <w:sz w:val="18"/>
                <w:szCs w:val="18"/>
              </w:rPr>
              <w:fldChar w:fldCharType="end"/>
            </w:r>
          </w:hyperlink>
        </w:p>
        <w:p w14:paraId="1CDC6954" w14:textId="5B98AF37"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38" w:history="1">
            <w:r w:rsidR="00C47B63" w:rsidRPr="006D19A5">
              <w:rPr>
                <w:rStyle w:val="Lienhypertexte"/>
                <w:rFonts w:ascii="Times New Roman" w:hAnsi="Times New Roman" w:cs="Times New Roman"/>
                <w:noProof/>
                <w:sz w:val="18"/>
                <w:szCs w:val="18"/>
              </w:rPr>
              <w:t>1.Neuromyélite optique de Devic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118</w:t>
            </w:r>
            <w:r w:rsidR="00C47B63" w:rsidRPr="006D19A5">
              <w:rPr>
                <w:rFonts w:ascii="Times New Roman" w:hAnsi="Times New Roman" w:cs="Times New Roman"/>
                <w:noProof/>
                <w:webHidden/>
                <w:sz w:val="18"/>
                <w:szCs w:val="18"/>
              </w:rPr>
              <w:fldChar w:fldCharType="end"/>
            </w:r>
          </w:hyperlink>
        </w:p>
        <w:p w14:paraId="4EC17642" w14:textId="0B86C6B2"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39" w:history="1">
            <w:r w:rsidR="00C47B63" w:rsidRPr="006D19A5">
              <w:rPr>
                <w:rStyle w:val="Lienhypertexte"/>
                <w:rFonts w:ascii="Times New Roman" w:hAnsi="Times New Roman" w:cs="Times New Roman"/>
                <w:noProof/>
                <w:sz w:val="18"/>
                <w:szCs w:val="18"/>
              </w:rPr>
              <w:t>IV.Traitement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_Toc196662539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119</w:t>
            </w:r>
            <w:r w:rsidR="00C47B63" w:rsidRPr="006D19A5">
              <w:rPr>
                <w:rFonts w:ascii="Times New Roman" w:hAnsi="Times New Roman" w:cs="Times New Roman"/>
                <w:noProof/>
                <w:webHidden/>
                <w:sz w:val="18"/>
                <w:szCs w:val="18"/>
              </w:rPr>
              <w:fldChar w:fldCharType="end"/>
            </w:r>
          </w:hyperlink>
        </w:p>
        <w:p w14:paraId="6EE2AB6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4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Recommandation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119</w:t>
            </w:r>
            <w:r w:rsidR="00C47B63" w:rsidRPr="006D19A5">
              <w:rPr>
                <w:rFonts w:ascii="Times New Roman" w:hAnsi="Times New Roman" w:cs="Times New Roman"/>
                <w:noProof/>
                <w:webHidden/>
                <w:sz w:val="18"/>
                <w:szCs w:val="18"/>
              </w:rPr>
              <w:fldChar w:fldCharType="end"/>
            </w:r>
          </w:hyperlink>
        </w:p>
        <w:p w14:paraId="08D657B4" w14:textId="4C815BD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41" w:history="1">
            <w:r w:rsidR="00C47B63" w:rsidRPr="006D19A5">
              <w:rPr>
                <w:rStyle w:val="Lienhypertexte"/>
                <w:rFonts w:ascii="Times New Roman" w:hAnsi="Times New Roman" w:cs="Times New Roman"/>
                <w:noProof/>
                <w:sz w:val="18"/>
                <w:szCs w:val="18"/>
              </w:rPr>
              <w:t>1.Traitement de poussées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119</w:t>
            </w:r>
            <w:r w:rsidR="00C47B63" w:rsidRPr="006D19A5">
              <w:rPr>
                <w:rFonts w:ascii="Times New Roman" w:hAnsi="Times New Roman" w:cs="Times New Roman"/>
                <w:noProof/>
                <w:webHidden/>
                <w:sz w:val="18"/>
                <w:szCs w:val="18"/>
              </w:rPr>
              <w:fldChar w:fldCharType="end"/>
            </w:r>
          </w:hyperlink>
        </w:p>
        <w:p w14:paraId="21EF3A62" w14:textId="19AD9516"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42" w:history="1">
            <w:r w:rsidR="00C47B63" w:rsidRPr="006D19A5">
              <w:rPr>
                <w:rStyle w:val="Lienhypertexte"/>
                <w:rFonts w:ascii="Times New Roman" w:hAnsi="Times New Roman" w:cs="Times New Roman"/>
                <w:noProof/>
                <w:sz w:val="18"/>
                <w:szCs w:val="18"/>
              </w:rPr>
              <w:t>2.Traitement de fond SEP rémittente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119</w:t>
            </w:r>
            <w:r w:rsidR="00C47B63" w:rsidRPr="006D19A5">
              <w:rPr>
                <w:rFonts w:ascii="Times New Roman" w:hAnsi="Times New Roman" w:cs="Times New Roman"/>
                <w:noProof/>
                <w:webHidden/>
                <w:sz w:val="18"/>
                <w:szCs w:val="18"/>
              </w:rPr>
              <w:fldChar w:fldCharType="end"/>
            </w:r>
          </w:hyperlink>
        </w:p>
        <w:p w14:paraId="719F7899" w14:textId="333D2D22"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43" w:history="1">
            <w:r w:rsidR="00C47B63" w:rsidRPr="006D19A5">
              <w:rPr>
                <w:rStyle w:val="Lienhypertexte"/>
                <w:rFonts w:ascii="Times New Roman" w:hAnsi="Times New Roman" w:cs="Times New Roman"/>
                <w:noProof/>
                <w:sz w:val="18"/>
                <w:szCs w:val="18"/>
              </w:rPr>
              <w:t>3.Traitement de font SEP forme progressive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11</w:t>
            </w:r>
            <w:r>
              <w:rPr>
                <w:rFonts w:ascii="Times New Roman" w:hAnsi="Times New Roman" w:cs="Times New Roman"/>
                <w:noProof/>
                <w:webHidden/>
                <w:sz w:val="18"/>
                <w:szCs w:val="18"/>
              </w:rPr>
              <w:lastRenderedPageBreak/>
              <w:t>9</w:t>
            </w:r>
            <w:r w:rsidR="00C47B63" w:rsidRPr="006D19A5">
              <w:rPr>
                <w:rFonts w:ascii="Times New Roman" w:hAnsi="Times New Roman" w:cs="Times New Roman"/>
                <w:noProof/>
                <w:webHidden/>
                <w:sz w:val="18"/>
                <w:szCs w:val="18"/>
              </w:rPr>
              <w:fldChar w:fldCharType="end"/>
            </w:r>
          </w:hyperlink>
        </w:p>
        <w:p w14:paraId="0DE26BDD" w14:textId="24CCBBE5"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44" w:history="1">
            <w:r w:rsidR="00C47B63" w:rsidRPr="006D19A5">
              <w:rPr>
                <w:rStyle w:val="Lienhypertexte"/>
                <w:rFonts w:ascii="Times New Roman" w:hAnsi="Times New Roman" w:cs="Times New Roman"/>
                <w:noProof/>
                <w:sz w:val="18"/>
                <w:szCs w:val="18"/>
              </w:rPr>
              <w:t>4.Règles hygiéno-diététique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120</w:t>
            </w:r>
            <w:r w:rsidR="00C47B63" w:rsidRPr="006D19A5">
              <w:rPr>
                <w:rFonts w:ascii="Times New Roman" w:hAnsi="Times New Roman" w:cs="Times New Roman"/>
                <w:noProof/>
                <w:webHidden/>
                <w:sz w:val="18"/>
                <w:szCs w:val="18"/>
              </w:rPr>
              <w:fldChar w:fldCharType="end"/>
            </w:r>
          </w:hyperlink>
        </w:p>
        <w:p w14:paraId="1F7031FF" w14:textId="2E3AC294"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PRISE EN CHARGE DE DOULEURS NEUROPATHIQUES</w:t>
          </w:r>
        </w:p>
        <w:p w14:paraId="4250AE83" w14:textId="5D50FD55"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45" w:history="1">
            <w:r w:rsidR="00C47B63" w:rsidRPr="006D19A5">
              <w:rPr>
                <w:rStyle w:val="Lienhypertexte"/>
                <w:rFonts w:ascii="Times New Roman" w:hAnsi="Times New Roman" w:cs="Times New Roman"/>
                <w:noProof/>
                <w:sz w:val="18"/>
                <w:szCs w:val="18"/>
              </w:rPr>
              <w:t>I.Prises en charge : interrogatoire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121</w:t>
            </w:r>
            <w:r w:rsidR="00C47B63" w:rsidRPr="006D19A5">
              <w:rPr>
                <w:rFonts w:ascii="Times New Roman" w:hAnsi="Times New Roman" w:cs="Times New Roman"/>
                <w:noProof/>
                <w:webHidden/>
                <w:sz w:val="18"/>
                <w:szCs w:val="18"/>
              </w:rPr>
              <w:fldChar w:fldCharType="end"/>
            </w:r>
          </w:hyperlink>
        </w:p>
        <w:p w14:paraId="2C43BE6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4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121</w:t>
            </w:r>
            <w:r w:rsidR="00C47B63" w:rsidRPr="006D19A5">
              <w:rPr>
                <w:rFonts w:ascii="Times New Roman" w:hAnsi="Times New Roman" w:cs="Times New Roman"/>
                <w:noProof/>
                <w:webHidden/>
                <w:sz w:val="18"/>
                <w:szCs w:val="18"/>
              </w:rPr>
              <w:fldChar w:fldCharType="end"/>
            </w:r>
          </w:hyperlink>
        </w:p>
        <w:p w14:paraId="3DEBE44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47"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Classification des douleurs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122</w:t>
            </w:r>
            <w:r w:rsidR="00C47B63" w:rsidRPr="006D19A5">
              <w:rPr>
                <w:rFonts w:ascii="Times New Roman" w:hAnsi="Times New Roman" w:cs="Times New Roman"/>
                <w:noProof/>
                <w:webHidden/>
                <w:sz w:val="18"/>
                <w:szCs w:val="18"/>
              </w:rPr>
              <w:fldChar w:fldCharType="end"/>
            </w:r>
          </w:hyperlink>
        </w:p>
        <w:p w14:paraId="1F47716C" w14:textId="5DE46630"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PRISE EN CHARGE DES TROUBLES DE LA DEGLUTITION</w:t>
          </w:r>
        </w:p>
        <w:p w14:paraId="1DA0A154" w14:textId="0713881D"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48" w:history="1">
            <w:r w:rsidR="00C47B63" w:rsidRPr="006D19A5">
              <w:rPr>
                <w:rStyle w:val="Lienhypertexte"/>
                <w:rFonts w:ascii="Times New Roman" w:hAnsi="Times New Roman" w:cs="Times New Roman"/>
                <w:noProof/>
                <w:sz w:val="18"/>
                <w:szCs w:val="18"/>
              </w:rPr>
              <w:t>II.Conduite à tenir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122</w:t>
            </w:r>
            <w:r w:rsidR="00C47B63" w:rsidRPr="006D19A5">
              <w:rPr>
                <w:rFonts w:ascii="Times New Roman" w:hAnsi="Times New Roman" w:cs="Times New Roman"/>
                <w:noProof/>
                <w:webHidden/>
                <w:sz w:val="18"/>
                <w:szCs w:val="18"/>
              </w:rPr>
              <w:fldChar w:fldCharType="end"/>
            </w:r>
          </w:hyperlink>
        </w:p>
        <w:p w14:paraId="3659D5D4" w14:textId="13597909"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49" w:history="1">
            <w:r w:rsidR="00C47B63" w:rsidRPr="006D19A5">
              <w:rPr>
                <w:rStyle w:val="Lienhypertexte"/>
                <w:rFonts w:ascii="Times New Roman" w:hAnsi="Times New Roman" w:cs="Times New Roman"/>
                <w:noProof/>
                <w:sz w:val="18"/>
                <w:szCs w:val="18"/>
              </w:rPr>
              <w:t>I.Prise en charge : interrogatoire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_Toc196662549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124</w:t>
            </w:r>
            <w:r w:rsidR="00C47B63" w:rsidRPr="006D19A5">
              <w:rPr>
                <w:rFonts w:ascii="Times New Roman" w:hAnsi="Times New Roman" w:cs="Times New Roman"/>
                <w:noProof/>
                <w:webHidden/>
                <w:sz w:val="18"/>
                <w:szCs w:val="18"/>
              </w:rPr>
              <w:fldChar w:fldCharType="end"/>
            </w:r>
          </w:hyperlink>
        </w:p>
        <w:p w14:paraId="2F6CF657" w14:textId="6A850018"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50" w:history="1">
            <w:r w:rsidR="00C47B63" w:rsidRPr="006D19A5">
              <w:rPr>
                <w:rStyle w:val="Lienhypertexte"/>
                <w:rFonts w:ascii="Times New Roman" w:hAnsi="Times New Roman" w:cs="Times New Roman"/>
                <w:noProof/>
                <w:sz w:val="18"/>
                <w:szCs w:val="18"/>
              </w:rPr>
              <w:t>II.Prise en charge : classification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023336A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5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Classification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01C496B7" w14:textId="0B6190E8"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52" w:history="1">
            <w:r w:rsidR="00C47B63" w:rsidRPr="006D19A5">
              <w:rPr>
                <w:rStyle w:val="Lienhypertexte"/>
                <w:rFonts w:ascii="Times New Roman" w:hAnsi="Times New Roman" w:cs="Times New Roman"/>
                <w:noProof/>
                <w:sz w:val="18"/>
                <w:szCs w:val="18"/>
              </w:rPr>
              <w:t>1.Neurologique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6DD68920" w14:textId="3900D53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53" w:history="1">
            <w:r w:rsidR="00C47B63" w:rsidRPr="006D19A5">
              <w:rPr>
                <w:rStyle w:val="Lienhypertexte"/>
                <w:rFonts w:ascii="Times New Roman" w:hAnsi="Times New Roman" w:cs="Times New Roman"/>
                <w:noProof/>
                <w:sz w:val="18"/>
                <w:szCs w:val="18"/>
              </w:rPr>
              <w:t>2.ORL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5A578CA0" w14:textId="700197DE"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54" w:history="1">
            <w:r w:rsidR="00C47B63" w:rsidRPr="006D19A5">
              <w:rPr>
                <w:rStyle w:val="Lienhypertexte"/>
                <w:rFonts w:ascii="Times New Roman" w:hAnsi="Times New Roman" w:cs="Times New Roman"/>
                <w:noProof/>
                <w:sz w:val="18"/>
                <w:szCs w:val="18"/>
              </w:rPr>
              <w:t>3.Digestives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6BBABFFF" w14:textId="082C1284"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55" w:history="1">
            <w:r w:rsidR="00C47B63" w:rsidRPr="006D19A5">
              <w:rPr>
                <w:rStyle w:val="Lienhypertexte"/>
                <w:rFonts w:ascii="Times New Roman" w:hAnsi="Times New Roman" w:cs="Times New Roman"/>
                <w:noProof/>
                <w:sz w:val="18"/>
                <w:szCs w:val="18"/>
              </w:rPr>
              <w:t>4.Psychogène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76648CB9" w14:textId="1DCF16F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56" w:history="1">
            <w:r w:rsidR="00C47B63" w:rsidRPr="006D19A5">
              <w:rPr>
                <w:rStyle w:val="Lienhypertexte"/>
                <w:rFonts w:ascii="Times New Roman" w:hAnsi="Times New Roman" w:cs="Times New Roman"/>
                <w:noProof/>
                <w:sz w:val="18"/>
                <w:szCs w:val="18"/>
              </w:rPr>
              <w:t>III.Conduite à tenir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0A77956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57"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Selon la gravité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125</w:t>
            </w:r>
            <w:r w:rsidR="00C47B63" w:rsidRPr="006D19A5">
              <w:rPr>
                <w:rFonts w:ascii="Times New Roman" w:hAnsi="Times New Roman" w:cs="Times New Roman"/>
                <w:noProof/>
                <w:webHidden/>
                <w:sz w:val="18"/>
                <w:szCs w:val="18"/>
              </w:rPr>
              <w:fldChar w:fldCharType="end"/>
            </w:r>
          </w:hyperlink>
        </w:p>
        <w:p w14:paraId="28ABAEE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58"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Eviter la récidives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126</w:t>
            </w:r>
            <w:r w:rsidR="00C47B63" w:rsidRPr="006D19A5">
              <w:rPr>
                <w:rFonts w:ascii="Times New Roman" w:hAnsi="Times New Roman" w:cs="Times New Roman"/>
                <w:noProof/>
                <w:webHidden/>
                <w:sz w:val="18"/>
                <w:szCs w:val="18"/>
              </w:rPr>
              <w:fldChar w:fldCharType="end"/>
            </w:r>
          </w:hyperlink>
        </w:p>
        <w:p w14:paraId="5D61412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59"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Prise en charge le retentissement psycho-social</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_Toc196662559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126</w:t>
            </w:r>
            <w:r w:rsidR="00C47B63" w:rsidRPr="006D19A5">
              <w:rPr>
                <w:rFonts w:ascii="Times New Roman" w:hAnsi="Times New Roman" w:cs="Times New Roman"/>
                <w:noProof/>
                <w:webHidden/>
                <w:sz w:val="18"/>
                <w:szCs w:val="18"/>
              </w:rPr>
              <w:fldChar w:fldCharType="end"/>
            </w:r>
          </w:hyperlink>
        </w:p>
        <w:p w14:paraId="1E312FD5" w14:textId="6004C389"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PRISE EN CHARGE DES CEPHALEES CRHONIQUES QUOTIDIENNES</w:t>
          </w:r>
        </w:p>
        <w:p w14:paraId="770E988A" w14:textId="2CB0C05F"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60" w:history="1">
            <w:r w:rsidR="00C47B63" w:rsidRPr="006D19A5">
              <w:rPr>
                <w:rStyle w:val="Lienhypertexte"/>
                <w:rFonts w:ascii="Times New Roman" w:hAnsi="Times New Roman" w:cs="Times New Roman"/>
                <w:noProof/>
                <w:sz w:val="18"/>
                <w:szCs w:val="18"/>
              </w:rPr>
              <w:t>I.Prise en charge diagnostique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127</w:t>
            </w:r>
            <w:r w:rsidR="00C47B63" w:rsidRPr="006D19A5">
              <w:rPr>
                <w:rFonts w:ascii="Times New Roman" w:hAnsi="Times New Roman" w:cs="Times New Roman"/>
                <w:noProof/>
                <w:webHidden/>
                <w:sz w:val="18"/>
                <w:szCs w:val="18"/>
              </w:rPr>
              <w:fldChar w:fldCharType="end"/>
            </w:r>
          </w:hyperlink>
        </w:p>
        <w:p w14:paraId="05FED8A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6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Démarche diagnostique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127</w:t>
            </w:r>
            <w:r w:rsidR="00C47B63" w:rsidRPr="006D19A5">
              <w:rPr>
                <w:rFonts w:ascii="Times New Roman" w:hAnsi="Times New Roman" w:cs="Times New Roman"/>
                <w:noProof/>
                <w:webHidden/>
                <w:sz w:val="18"/>
                <w:szCs w:val="18"/>
              </w:rPr>
              <w:fldChar w:fldCharType="end"/>
            </w:r>
          </w:hyperlink>
        </w:p>
        <w:p w14:paraId="1CC93A95" w14:textId="13D0D0A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62" w:history="1">
            <w:r w:rsidR="00C47B63" w:rsidRPr="006D19A5">
              <w:rPr>
                <w:rStyle w:val="Lienhypertexte"/>
                <w:rFonts w:ascii="Times New Roman" w:hAnsi="Times New Roman" w:cs="Times New Roman"/>
                <w:noProof/>
                <w:sz w:val="18"/>
                <w:szCs w:val="18"/>
              </w:rPr>
              <w:t>1.Interrogatoire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127</w:t>
            </w:r>
            <w:r w:rsidR="00C47B63" w:rsidRPr="006D19A5">
              <w:rPr>
                <w:rFonts w:ascii="Times New Roman" w:hAnsi="Times New Roman" w:cs="Times New Roman"/>
                <w:noProof/>
                <w:webHidden/>
                <w:sz w:val="18"/>
                <w:szCs w:val="18"/>
              </w:rPr>
              <w:fldChar w:fldCharType="end"/>
            </w:r>
          </w:hyperlink>
        </w:p>
        <w:p w14:paraId="6ED9326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63"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positif</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12</w:t>
            </w:r>
            <w:r>
              <w:rPr>
                <w:rFonts w:ascii="Times New Roman" w:hAnsi="Times New Roman" w:cs="Times New Roman"/>
                <w:noProof/>
                <w:webHidden/>
                <w:sz w:val="18"/>
                <w:szCs w:val="18"/>
              </w:rPr>
              <w:lastRenderedPageBreak/>
              <w:t>9</w:t>
            </w:r>
            <w:r w:rsidR="00C47B63" w:rsidRPr="006D19A5">
              <w:rPr>
                <w:rFonts w:ascii="Times New Roman" w:hAnsi="Times New Roman" w:cs="Times New Roman"/>
                <w:noProof/>
                <w:webHidden/>
                <w:sz w:val="18"/>
                <w:szCs w:val="18"/>
              </w:rPr>
              <w:fldChar w:fldCharType="end"/>
            </w:r>
          </w:hyperlink>
        </w:p>
        <w:p w14:paraId="1D6F962D"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64"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Diagnostic étiologique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130</w:t>
            </w:r>
            <w:r w:rsidR="00C47B63" w:rsidRPr="006D19A5">
              <w:rPr>
                <w:rFonts w:ascii="Times New Roman" w:hAnsi="Times New Roman" w:cs="Times New Roman"/>
                <w:noProof/>
                <w:webHidden/>
                <w:sz w:val="18"/>
                <w:szCs w:val="18"/>
              </w:rPr>
              <w:fldChar w:fldCharType="end"/>
            </w:r>
          </w:hyperlink>
        </w:p>
        <w:p w14:paraId="5CE10075" w14:textId="4CE19632"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65" w:history="1">
            <w:r w:rsidR="00C47B63" w:rsidRPr="006D19A5">
              <w:rPr>
                <w:rStyle w:val="Lienhypertexte"/>
                <w:rFonts w:ascii="Times New Roman" w:hAnsi="Times New Roman" w:cs="Times New Roman"/>
                <w:noProof/>
                <w:sz w:val="18"/>
                <w:szCs w:val="18"/>
              </w:rPr>
              <w:t>1.Migraine chronique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130</w:t>
            </w:r>
            <w:r w:rsidR="00C47B63" w:rsidRPr="006D19A5">
              <w:rPr>
                <w:rFonts w:ascii="Times New Roman" w:hAnsi="Times New Roman" w:cs="Times New Roman"/>
                <w:noProof/>
                <w:webHidden/>
                <w:sz w:val="18"/>
                <w:szCs w:val="18"/>
              </w:rPr>
              <w:fldChar w:fldCharType="end"/>
            </w:r>
          </w:hyperlink>
        </w:p>
        <w:p w14:paraId="3EDB669D" w14:textId="054BDBDA"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66" w:history="1">
            <w:r w:rsidR="00C47B63" w:rsidRPr="006D19A5">
              <w:rPr>
                <w:rStyle w:val="Lienhypertexte"/>
                <w:rFonts w:ascii="Times New Roman" w:hAnsi="Times New Roman" w:cs="Times New Roman"/>
                <w:noProof/>
                <w:sz w:val="18"/>
                <w:szCs w:val="18"/>
              </w:rPr>
              <w:t>2.Céphalée de tension chronique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130</w:t>
            </w:r>
            <w:r w:rsidR="00C47B63" w:rsidRPr="006D19A5">
              <w:rPr>
                <w:rFonts w:ascii="Times New Roman" w:hAnsi="Times New Roman" w:cs="Times New Roman"/>
                <w:noProof/>
                <w:webHidden/>
                <w:sz w:val="18"/>
                <w:szCs w:val="18"/>
              </w:rPr>
              <w:fldChar w:fldCharType="end"/>
            </w:r>
          </w:hyperlink>
        </w:p>
        <w:p w14:paraId="01FC7446" w14:textId="30F4374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67" w:history="1">
            <w:r w:rsidR="00C47B63" w:rsidRPr="006D19A5">
              <w:rPr>
                <w:rStyle w:val="Lienhypertexte"/>
                <w:rFonts w:ascii="Times New Roman" w:hAnsi="Times New Roman" w:cs="Times New Roman"/>
                <w:noProof/>
                <w:sz w:val="18"/>
                <w:szCs w:val="18"/>
              </w:rPr>
              <w:t>3.Hemicrania continua</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130</w:t>
            </w:r>
            <w:r w:rsidR="00C47B63" w:rsidRPr="006D19A5">
              <w:rPr>
                <w:rFonts w:ascii="Times New Roman" w:hAnsi="Times New Roman" w:cs="Times New Roman"/>
                <w:noProof/>
                <w:webHidden/>
                <w:sz w:val="18"/>
                <w:szCs w:val="18"/>
              </w:rPr>
              <w:fldChar w:fldCharType="end"/>
            </w:r>
          </w:hyperlink>
        </w:p>
        <w:p w14:paraId="4D054FBC" w14:textId="23F9B840"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68" w:history="1">
            <w:r w:rsidR="00C47B63" w:rsidRPr="006D19A5">
              <w:rPr>
                <w:rStyle w:val="Lienhypertexte"/>
                <w:rFonts w:ascii="Times New Roman" w:hAnsi="Times New Roman" w:cs="Times New Roman"/>
                <w:noProof/>
                <w:sz w:val="18"/>
                <w:szCs w:val="18"/>
              </w:rPr>
              <w:t>4.Céphalée chronique quotidienne de novo</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131</w:t>
            </w:r>
            <w:r w:rsidR="00C47B63" w:rsidRPr="006D19A5">
              <w:rPr>
                <w:rFonts w:ascii="Times New Roman" w:hAnsi="Times New Roman" w:cs="Times New Roman"/>
                <w:noProof/>
                <w:webHidden/>
                <w:sz w:val="18"/>
                <w:szCs w:val="18"/>
              </w:rPr>
              <w:fldChar w:fldCharType="end"/>
            </w:r>
          </w:hyperlink>
        </w:p>
        <w:p w14:paraId="5FD0C2E1" w14:textId="3E1E22B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69" w:history="1">
            <w:r w:rsidR="00C47B63" w:rsidRPr="006D19A5">
              <w:rPr>
                <w:rStyle w:val="Lienhypertexte"/>
                <w:rFonts w:ascii="Times New Roman" w:hAnsi="Times New Roman" w:cs="Times New Roman"/>
                <w:noProof/>
                <w:sz w:val="18"/>
                <w:szCs w:val="18"/>
              </w:rPr>
              <w:t>II.Les facteurs associés à la céphalée chronique quotidienne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_Toc196662569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131</w:t>
            </w:r>
            <w:r w:rsidR="00C47B63" w:rsidRPr="006D19A5">
              <w:rPr>
                <w:rFonts w:ascii="Times New Roman" w:hAnsi="Times New Roman" w:cs="Times New Roman"/>
                <w:noProof/>
                <w:webHidden/>
                <w:sz w:val="18"/>
                <w:szCs w:val="18"/>
              </w:rPr>
              <w:fldChar w:fldCharType="end"/>
            </w:r>
          </w:hyperlink>
        </w:p>
        <w:p w14:paraId="66D10B9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Abus d’antalgique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131</w:t>
            </w:r>
            <w:r w:rsidR="00C47B63" w:rsidRPr="006D19A5">
              <w:rPr>
                <w:rFonts w:ascii="Times New Roman" w:hAnsi="Times New Roman" w:cs="Times New Roman"/>
                <w:noProof/>
                <w:webHidden/>
                <w:sz w:val="18"/>
                <w:szCs w:val="18"/>
              </w:rPr>
              <w:fldChar w:fldCharType="end"/>
            </w:r>
          </w:hyperlink>
        </w:p>
        <w:p w14:paraId="7CB5FE6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Céphalée par abus médicamenteux</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131</w:t>
            </w:r>
            <w:r w:rsidR="00C47B63" w:rsidRPr="006D19A5">
              <w:rPr>
                <w:rFonts w:ascii="Times New Roman" w:hAnsi="Times New Roman" w:cs="Times New Roman"/>
                <w:noProof/>
                <w:webHidden/>
                <w:sz w:val="18"/>
                <w:szCs w:val="18"/>
              </w:rPr>
              <w:fldChar w:fldCharType="end"/>
            </w:r>
          </w:hyperlink>
        </w:p>
        <w:p w14:paraId="6CEEE81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2"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Trouble anxieux et dépressifs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244A159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3"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Addiction en particulier : benzodiazépine, café, tabac, alcool, drogues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492A2E7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4" w:history="1">
            <w:r w:rsidR="00C47B63" w:rsidRPr="006D19A5">
              <w:rPr>
                <w:rStyle w:val="Lienhypertexte"/>
                <w:rFonts w:ascii="Times New Roman" w:hAnsi="Times New Roman" w:cs="Times New Roman"/>
                <w:noProof/>
                <w:sz w:val="18"/>
                <w:szCs w:val="18"/>
              </w:rPr>
              <w:t>E.</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Trouble de la personnalité</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7245A6C7"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5" w:history="1">
            <w:r w:rsidR="00C47B63" w:rsidRPr="006D19A5">
              <w:rPr>
                <w:rStyle w:val="Lienhypertexte"/>
                <w:rFonts w:ascii="Times New Roman" w:hAnsi="Times New Roman" w:cs="Times New Roman"/>
                <w:noProof/>
                <w:sz w:val="18"/>
                <w:szCs w:val="18"/>
              </w:rPr>
              <w:t>F.</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Evènements de vie : souvent négatifs/ deuils, séparations parentales, ….) ou positifs (promotion professionnelle, etc …)</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751C23CA"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6" w:history="1">
            <w:r w:rsidR="00C47B63" w:rsidRPr="006D19A5">
              <w:rPr>
                <w:rStyle w:val="Lienhypertexte"/>
                <w:rFonts w:ascii="Times New Roman" w:hAnsi="Times New Roman" w:cs="Times New Roman"/>
                <w:noProof/>
                <w:sz w:val="18"/>
                <w:szCs w:val="18"/>
              </w:rPr>
              <w:t>G.</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Facteurs hormonaux : ménopause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5395F43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77" w:history="1">
            <w:r w:rsidR="00C47B63" w:rsidRPr="006D19A5">
              <w:rPr>
                <w:rStyle w:val="Lienhypertexte"/>
                <w:rFonts w:ascii="Times New Roman" w:hAnsi="Times New Roman" w:cs="Times New Roman"/>
                <w:noProof/>
                <w:sz w:val="18"/>
                <w:szCs w:val="18"/>
              </w:rPr>
              <w:t>H.</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Tensions musculaire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3AC5E6B9" w14:textId="77777777"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78" w:history="1">
            <w:r w:rsidR="00C47B63" w:rsidRPr="006D19A5">
              <w:rPr>
                <w:rStyle w:val="Lienhypertexte"/>
                <w:rFonts w:ascii="Times New Roman" w:hAnsi="Times New Roman" w:cs="Times New Roman"/>
                <w:noProof/>
                <w:sz w:val="18"/>
                <w:szCs w:val="18"/>
              </w:rPr>
              <w:t>III.</w:t>
            </w:r>
            <w:r w:rsidR="00C47B63" w:rsidRPr="006D19A5">
              <w:rPr>
                <w:rFonts w:ascii="Times New Roman" w:hAnsi="Times New Roman" w:cs="Times New Roman"/>
                <w:b w:val="0"/>
                <w:bCs w:val="0"/>
                <w:caps w:val="0"/>
                <w:noProof/>
                <w:sz w:val="18"/>
                <w:szCs w:val="18"/>
                <w:lang w:eastAsia="zh-CN"/>
              </w:rPr>
              <w:tab/>
            </w:r>
            <w:r w:rsidR="00C47B63" w:rsidRPr="006D19A5">
              <w:rPr>
                <w:rStyle w:val="Lienhypertexte"/>
                <w:rFonts w:ascii="Times New Roman" w:hAnsi="Times New Roman" w:cs="Times New Roman"/>
                <w:noProof/>
                <w:sz w:val="18"/>
                <w:szCs w:val="18"/>
              </w:rPr>
              <w:t>Céphalée chronique quotidienne secondaire : argument en faveur</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132</w:t>
            </w:r>
            <w:r w:rsidR="00C47B63" w:rsidRPr="006D19A5">
              <w:rPr>
                <w:rFonts w:ascii="Times New Roman" w:hAnsi="Times New Roman" w:cs="Times New Roman"/>
                <w:noProof/>
                <w:webHidden/>
                <w:sz w:val="18"/>
                <w:szCs w:val="18"/>
              </w:rPr>
              <w:fldChar w:fldCharType="end"/>
            </w:r>
          </w:hyperlink>
        </w:p>
        <w:p w14:paraId="553128C3" w14:textId="25270B3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79" w:history="1">
            <w:r w:rsidR="00C47B63" w:rsidRPr="006D19A5">
              <w:rPr>
                <w:rStyle w:val="Lienhypertexte"/>
                <w:rFonts w:ascii="Times New Roman" w:hAnsi="Times New Roman" w:cs="Times New Roman"/>
                <w:noProof/>
                <w:sz w:val="18"/>
                <w:szCs w:val="18"/>
              </w:rPr>
              <w:t>IV.Prise en charge thérapeutique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_Toc196662579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133</w:t>
            </w:r>
            <w:r w:rsidR="00C47B63" w:rsidRPr="006D19A5">
              <w:rPr>
                <w:rFonts w:ascii="Times New Roman" w:hAnsi="Times New Roman" w:cs="Times New Roman"/>
                <w:noProof/>
                <w:webHidden/>
                <w:sz w:val="18"/>
                <w:szCs w:val="18"/>
              </w:rPr>
              <w:fldChar w:fldCharType="end"/>
            </w:r>
          </w:hyperlink>
        </w:p>
        <w:p w14:paraId="59F5ADB6"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0"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Buts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133</w:t>
            </w:r>
            <w:r w:rsidR="00C47B63" w:rsidRPr="006D19A5">
              <w:rPr>
                <w:rFonts w:ascii="Times New Roman" w:hAnsi="Times New Roman" w:cs="Times New Roman"/>
                <w:noProof/>
                <w:webHidden/>
                <w:sz w:val="18"/>
                <w:szCs w:val="18"/>
              </w:rPr>
              <w:fldChar w:fldCharType="end"/>
            </w:r>
          </w:hyperlink>
        </w:p>
        <w:p w14:paraId="4115F60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1"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Moyens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133</w:t>
            </w:r>
            <w:r w:rsidR="00C47B63" w:rsidRPr="006D19A5">
              <w:rPr>
                <w:rFonts w:ascii="Times New Roman" w:hAnsi="Times New Roman" w:cs="Times New Roman"/>
                <w:noProof/>
                <w:webHidden/>
                <w:sz w:val="18"/>
                <w:szCs w:val="18"/>
              </w:rPr>
              <w:fldChar w:fldCharType="end"/>
            </w:r>
          </w:hyperlink>
        </w:p>
        <w:p w14:paraId="028C85B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2" w:history="1">
            <w:r w:rsidR="00C47B63" w:rsidRPr="006D19A5">
              <w:rPr>
                <w:rStyle w:val="Lienhypertexte"/>
                <w:rFonts w:ascii="Times New Roman" w:hAnsi="Times New Roman" w:cs="Times New Roman"/>
                <w:noProof/>
                <w:sz w:val="18"/>
                <w:szCs w:val="18"/>
              </w:rPr>
              <w:t>C.</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Indication</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133</w:t>
            </w:r>
            <w:r w:rsidR="00C47B63" w:rsidRPr="006D19A5">
              <w:rPr>
                <w:rFonts w:ascii="Times New Roman" w:hAnsi="Times New Roman" w:cs="Times New Roman"/>
                <w:noProof/>
                <w:webHidden/>
                <w:sz w:val="18"/>
                <w:szCs w:val="18"/>
              </w:rPr>
              <w:fldChar w:fldCharType="end"/>
            </w:r>
          </w:hyperlink>
        </w:p>
        <w:p w14:paraId="63F2C48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3" w:history="1">
            <w:r w:rsidR="00C47B63" w:rsidRPr="006D19A5">
              <w:rPr>
                <w:rStyle w:val="Lienhypertexte"/>
                <w:rFonts w:ascii="Times New Roman" w:hAnsi="Times New Roman" w:cs="Times New Roman"/>
                <w:noProof/>
                <w:sz w:val="18"/>
                <w:szCs w:val="18"/>
              </w:rPr>
              <w:t>D.</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Surveillance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134</w:t>
            </w:r>
            <w:r w:rsidR="00C47B63" w:rsidRPr="006D19A5">
              <w:rPr>
                <w:rFonts w:ascii="Times New Roman" w:hAnsi="Times New Roman" w:cs="Times New Roman"/>
                <w:noProof/>
                <w:webHidden/>
                <w:sz w:val="18"/>
                <w:szCs w:val="18"/>
              </w:rPr>
              <w:fldChar w:fldCharType="end"/>
            </w:r>
          </w:hyperlink>
        </w:p>
        <w:p w14:paraId="31CE51B6" w14:textId="6028C34C" w:rsidR="005630C5" w:rsidRPr="005630C5" w:rsidRDefault="005630C5">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DOULEURS FACIA</w:t>
          </w:r>
          <w:r>
            <w:rPr>
              <w:rFonts w:ascii="Times New Roman" w:hAnsi="Times New Roman" w:cs="Times New Roman"/>
              <w:b w:val="0"/>
              <w:bCs w:val="0"/>
              <w:caps w:val="0"/>
              <w:noProof/>
              <w:color w:val="0070C0"/>
              <w:sz w:val="18"/>
              <w:szCs w:val="18"/>
              <w:lang w:eastAsia="zh-CN"/>
            </w:rPr>
            <w:lastRenderedPageBreak/>
            <w:t>LES</w:t>
          </w:r>
        </w:p>
        <w:p w14:paraId="7369487A" w14:textId="65E722E9"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84" w:history="1">
            <w:r w:rsidR="00C47B63" w:rsidRPr="006D19A5">
              <w:rPr>
                <w:rStyle w:val="Lienhypertexte"/>
                <w:rFonts w:ascii="Times New Roman" w:hAnsi="Times New Roman" w:cs="Times New Roman"/>
                <w:noProof/>
                <w:sz w:val="18"/>
                <w:szCs w:val="18"/>
              </w:rPr>
              <w:t>I.Démarche diagnostique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135</w:t>
            </w:r>
            <w:r w:rsidR="00C47B63" w:rsidRPr="006D19A5">
              <w:rPr>
                <w:rFonts w:ascii="Times New Roman" w:hAnsi="Times New Roman" w:cs="Times New Roman"/>
                <w:noProof/>
                <w:webHidden/>
                <w:sz w:val="18"/>
                <w:szCs w:val="18"/>
              </w:rPr>
              <w:fldChar w:fldCharType="end"/>
            </w:r>
          </w:hyperlink>
        </w:p>
        <w:p w14:paraId="290E695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5"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Interrogatoire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135</w:t>
            </w:r>
            <w:r w:rsidR="00C47B63" w:rsidRPr="006D19A5">
              <w:rPr>
                <w:rFonts w:ascii="Times New Roman" w:hAnsi="Times New Roman" w:cs="Times New Roman"/>
                <w:noProof/>
                <w:webHidden/>
                <w:sz w:val="18"/>
                <w:szCs w:val="18"/>
              </w:rPr>
              <w:fldChar w:fldCharType="end"/>
            </w:r>
          </w:hyperlink>
        </w:p>
        <w:p w14:paraId="16D91F51" w14:textId="22931EB3" w:rsidR="005630C5" w:rsidRDefault="005630C5">
          <w:pPr>
            <w:pStyle w:val="TM1"/>
            <w:tabs>
              <w:tab w:val="right" w:leader="hyphen" w:pos="6679"/>
            </w:tabs>
            <w:rPr>
              <w:rFonts w:ascii="Times New Roman" w:hAnsi="Times New Roman" w:cs="Times New Roman"/>
              <w:b w:val="0"/>
              <w:bCs w:val="0"/>
              <w:caps w:val="0"/>
              <w:noProof/>
              <w:color w:val="0070C0"/>
              <w:sz w:val="18"/>
              <w:szCs w:val="18"/>
              <w:lang w:eastAsia="zh-CN"/>
            </w:rPr>
          </w:pPr>
          <w:r>
            <w:rPr>
              <w:rFonts w:ascii="Times New Roman" w:hAnsi="Times New Roman" w:cs="Times New Roman"/>
              <w:b w:val="0"/>
              <w:bCs w:val="0"/>
              <w:caps w:val="0"/>
              <w:noProof/>
              <w:color w:val="0070C0"/>
              <w:sz w:val="18"/>
              <w:szCs w:val="18"/>
              <w:lang w:eastAsia="zh-CN"/>
            </w:rPr>
            <w:t>PERTURBATIONS DU LIQUIDE CEPHALO-RACHIDIEN</w:t>
          </w:r>
        </w:p>
        <w:p w14:paraId="53D7AEF1" w14:textId="74D1DEB6" w:rsidR="00805F4A" w:rsidRPr="00805F4A" w:rsidRDefault="00805F4A" w:rsidP="00805F4A">
          <w:pPr>
            <w:numPr>
              <w:ilvl w:val="0"/>
              <w:numId w:val="0"/>
            </w:numPr>
            <w:rPr>
              <w:color w:val="0070C0"/>
              <w:lang w:eastAsia="zh-CN"/>
            </w:rPr>
          </w:pPr>
          <w:r>
            <w:rPr>
              <w:color w:val="0070C0"/>
              <w:lang w:eastAsia="zh-CN"/>
            </w:rPr>
            <w:t xml:space="preserve">PRISE EN CHARGE </w:t>
          </w:r>
          <w:r w:rsidR="00EC3244">
            <w:rPr>
              <w:color w:val="0070C0"/>
              <w:lang w:eastAsia="zh-CN"/>
            </w:rPr>
            <w:t>DU SYDNROME MYOGENE</w:t>
          </w:r>
        </w:p>
        <w:p w14:paraId="28EBA2D8" w14:textId="6A16CEB1"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86" w:history="1">
            <w:r w:rsidR="00C47B63" w:rsidRPr="006D19A5">
              <w:rPr>
                <w:rStyle w:val="Lienhypertexte"/>
                <w:rFonts w:ascii="Times New Roman" w:hAnsi="Times New Roman" w:cs="Times New Roman"/>
                <w:noProof/>
                <w:sz w:val="18"/>
                <w:szCs w:val="18"/>
              </w:rPr>
              <w:t>I.Signes cliniques</w:t>
            </w:r>
            <w:r w:rsidR="00EC3244">
              <w:rPr>
                <w:rStyle w:val="Lienhypertexte"/>
                <w:rFonts w:ascii="Times New Roman" w:hAnsi="Times New Roman" w:cs="Times New Roman"/>
                <w:noProof/>
                <w:sz w:val="18"/>
                <w:szCs w:val="18"/>
              </w:rPr>
              <w:t> </w:t>
            </w:r>
            <w:r w:rsidR="00C47B63" w:rsidRPr="006D19A5">
              <w:rPr>
                <w:rStyle w:val="Lienhypertexte"/>
                <w:rFonts w:ascii="Times New Roman" w:hAnsi="Times New Roman" w:cs="Times New Roman"/>
                <w:noProof/>
                <w:sz w:val="18"/>
                <w:szCs w:val="18"/>
              </w:rPr>
              <w: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143</w:t>
            </w:r>
            <w:r w:rsidR="00C47B63" w:rsidRPr="006D19A5">
              <w:rPr>
                <w:rFonts w:ascii="Times New Roman" w:hAnsi="Times New Roman" w:cs="Times New Roman"/>
                <w:noProof/>
                <w:webHidden/>
                <w:sz w:val="18"/>
                <w:szCs w:val="18"/>
              </w:rPr>
              <w:fldChar w:fldCharType="end"/>
            </w:r>
          </w:hyperlink>
        </w:p>
        <w:p w14:paraId="72D2FE73"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7"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Anomalies du volume musculaire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143</w:t>
            </w:r>
            <w:r w:rsidR="00C47B63" w:rsidRPr="006D19A5">
              <w:rPr>
                <w:rFonts w:ascii="Times New Roman" w:hAnsi="Times New Roman" w:cs="Times New Roman"/>
                <w:noProof/>
                <w:webHidden/>
                <w:sz w:val="18"/>
                <w:szCs w:val="18"/>
              </w:rPr>
              <w:fldChar w:fldCharType="end"/>
            </w:r>
          </w:hyperlink>
        </w:p>
        <w:p w14:paraId="237874A5" w14:textId="0804426F"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88"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Formes topographiques</w:t>
            </w:r>
            <w:r w:rsidR="00EC3244">
              <w:rPr>
                <w:rStyle w:val="Lienhypertexte"/>
                <w:rFonts w:ascii="Times New Roman" w:hAnsi="Times New Roman" w:cs="Times New Roman"/>
                <w:noProof/>
                <w:sz w:val="18"/>
                <w:szCs w:val="18"/>
              </w:rPr>
              <w:t> </w:t>
            </w:r>
            <w:r w:rsidR="00C47B63" w:rsidRPr="006D19A5">
              <w:rPr>
                <w:rStyle w:val="Lienhypertexte"/>
                <w:rFonts w:ascii="Times New Roman" w:hAnsi="Times New Roman" w:cs="Times New Roman"/>
                <w:noProof/>
                <w:sz w:val="18"/>
                <w:szCs w:val="18"/>
              </w:rPr>
              <w: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145</w:t>
            </w:r>
            <w:r w:rsidR="00C47B63" w:rsidRPr="006D19A5">
              <w:rPr>
                <w:rFonts w:ascii="Times New Roman" w:hAnsi="Times New Roman" w:cs="Times New Roman"/>
                <w:noProof/>
                <w:webHidden/>
                <w:sz w:val="18"/>
                <w:szCs w:val="18"/>
              </w:rPr>
              <w:fldChar w:fldCharType="end"/>
            </w:r>
          </w:hyperlink>
        </w:p>
        <w:p w14:paraId="5F1FA2F3" w14:textId="26753F8B"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89" w:history="1">
            <w:r w:rsidR="00C47B63" w:rsidRPr="006D19A5">
              <w:rPr>
                <w:rStyle w:val="Lienhypertexte"/>
                <w:rFonts w:ascii="Times New Roman" w:hAnsi="Times New Roman" w:cs="Times New Roman"/>
                <w:noProof/>
                <w:sz w:val="18"/>
                <w:szCs w:val="18"/>
              </w:rPr>
              <w:t>II.Signes paracliniques</w:t>
            </w:r>
            <w:r w:rsidR="00EC3244">
              <w:rPr>
                <w:rStyle w:val="Lienhypertexte"/>
                <w:rFonts w:ascii="Times New Roman" w:hAnsi="Times New Roman" w:cs="Times New Roman"/>
                <w:noProof/>
                <w:sz w:val="18"/>
                <w:szCs w:val="18"/>
              </w:rPr>
              <w:t> </w:t>
            </w:r>
            <w:r w:rsidR="00C47B63" w:rsidRPr="006D19A5">
              <w:rPr>
                <w:rStyle w:val="Lienhypertexte"/>
                <w:rFonts w:ascii="Times New Roman" w:hAnsi="Times New Roman" w:cs="Times New Roman"/>
                <w:noProof/>
                <w:sz w:val="18"/>
                <w:szCs w:val="18"/>
              </w:rPr>
              <w: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_Toc196662589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145</w:t>
            </w:r>
            <w:r w:rsidR="00C47B63" w:rsidRPr="006D19A5">
              <w:rPr>
                <w:rFonts w:ascii="Times New Roman" w:hAnsi="Times New Roman" w:cs="Times New Roman"/>
                <w:noProof/>
                <w:webHidden/>
                <w:sz w:val="18"/>
                <w:szCs w:val="18"/>
              </w:rPr>
              <w:fldChar w:fldCharType="end"/>
            </w:r>
          </w:hyperlink>
        </w:p>
        <w:p w14:paraId="5BBB2948" w14:textId="7B137934"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90" w:history="1">
            <w:r w:rsidR="00C47B63" w:rsidRPr="006D19A5">
              <w:rPr>
                <w:rStyle w:val="Lienhypertexte"/>
                <w:rFonts w:ascii="Times New Roman" w:hAnsi="Times New Roman" w:cs="Times New Roman"/>
                <w:noProof/>
                <w:sz w:val="18"/>
                <w:szCs w:val="18"/>
              </w:rPr>
              <w:t>III.Etiologies</w:t>
            </w:r>
            <w:r w:rsidR="00EC3244">
              <w:rPr>
                <w:rStyle w:val="Lienhypertexte"/>
                <w:rFonts w:ascii="Times New Roman" w:hAnsi="Times New Roman" w:cs="Times New Roman"/>
                <w:noProof/>
                <w:sz w:val="18"/>
                <w:szCs w:val="18"/>
              </w:rPr>
              <w:t> </w:t>
            </w:r>
            <w:r w:rsidR="00C47B63" w:rsidRPr="006D19A5">
              <w:rPr>
                <w:rStyle w:val="Lienhypertexte"/>
                <w:rFonts w:ascii="Times New Roman" w:hAnsi="Times New Roman" w:cs="Times New Roman"/>
                <w:noProof/>
                <w:sz w:val="18"/>
                <w:szCs w:val="18"/>
              </w:rPr>
              <w: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145</w:t>
            </w:r>
            <w:r w:rsidR="00C47B63" w:rsidRPr="006D19A5">
              <w:rPr>
                <w:rFonts w:ascii="Times New Roman" w:hAnsi="Times New Roman" w:cs="Times New Roman"/>
                <w:noProof/>
                <w:webHidden/>
                <w:sz w:val="18"/>
                <w:szCs w:val="18"/>
              </w:rPr>
              <w:fldChar w:fldCharType="end"/>
            </w:r>
          </w:hyperlink>
        </w:p>
        <w:p w14:paraId="362B834D" w14:textId="5316F69A"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91" w:history="1">
            <w:r w:rsidR="00C47B63" w:rsidRPr="006D19A5">
              <w:rPr>
                <w:rStyle w:val="Lienhypertexte"/>
                <w:rFonts w:ascii="Times New Roman" w:hAnsi="Times New Roman" w:cs="Times New Roman"/>
                <w:noProof/>
                <w:sz w:val="18"/>
                <w:szCs w:val="18"/>
              </w:rPr>
              <w:t>IV.Traitement</w:t>
            </w:r>
            <w:r w:rsidR="00EC3244">
              <w:rPr>
                <w:rStyle w:val="Lienhypertexte"/>
                <w:rFonts w:ascii="Times New Roman" w:hAnsi="Times New Roman" w:cs="Times New Roman"/>
                <w:noProof/>
                <w:sz w:val="18"/>
                <w:szCs w:val="18"/>
              </w:rPr>
              <w:t> </w:t>
            </w:r>
            <w:r w:rsidR="00C47B63" w:rsidRPr="006D19A5">
              <w:rPr>
                <w:rStyle w:val="Lienhypertexte"/>
                <w:rFonts w:ascii="Times New Roman" w:hAnsi="Times New Roman" w:cs="Times New Roman"/>
                <w:noProof/>
                <w:sz w:val="18"/>
                <w:szCs w:val="18"/>
              </w:rPr>
              <w:t>:</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146</w:t>
            </w:r>
            <w:r w:rsidR="00C47B63" w:rsidRPr="006D19A5">
              <w:rPr>
                <w:rFonts w:ascii="Times New Roman" w:hAnsi="Times New Roman" w:cs="Times New Roman"/>
                <w:noProof/>
                <w:webHidden/>
                <w:sz w:val="18"/>
                <w:szCs w:val="18"/>
              </w:rPr>
              <w:fldChar w:fldCharType="end"/>
            </w:r>
          </w:hyperlink>
        </w:p>
        <w:p w14:paraId="42CC11E6" w14:textId="3E2E2A6D" w:rsidR="00EC3244" w:rsidRPr="00EC3244" w:rsidRDefault="00EC3244" w:rsidP="00EC3244">
          <w:pPr>
            <w:pStyle w:val="TM1"/>
            <w:tabs>
              <w:tab w:val="right" w:leader="hyphen" w:pos="6679"/>
            </w:tabs>
            <w:rPr>
              <w:rFonts w:ascii="Times New Roman" w:hAnsi="Times New Roman" w:cs="Times New Roman"/>
              <w:b w:val="0"/>
              <w:bCs w:val="0"/>
              <w:caps w:val="0"/>
              <w:noProof/>
              <w:color w:val="0070C0"/>
              <w:sz w:val="18"/>
              <w:szCs w:val="18"/>
              <w:lang w:eastAsia="zh-CN"/>
            </w:rPr>
          </w:pPr>
          <w:r>
            <w:rPr>
              <w:rFonts w:ascii="Times New Roman" w:hAnsi="Times New Roman" w:cs="Times New Roman"/>
              <w:b w:val="0"/>
              <w:bCs w:val="0"/>
              <w:caps w:val="0"/>
              <w:noProof/>
              <w:color w:val="0070C0"/>
              <w:sz w:val="18"/>
              <w:szCs w:val="18"/>
              <w:lang w:eastAsia="zh-CN"/>
            </w:rPr>
            <w:t>PRISE EN CHARGE DE FATIGABILITE D'EFFORT</w:t>
          </w:r>
        </w:p>
        <w:p w14:paraId="3E58FA23" w14:textId="5466D68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92" w:history="1">
            <w:r w:rsidR="00C47B63" w:rsidRPr="006D19A5">
              <w:rPr>
                <w:rStyle w:val="Lienhypertexte"/>
                <w:rFonts w:ascii="Times New Roman" w:hAnsi="Times New Roman" w:cs="Times New Roman"/>
                <w:noProof/>
                <w:sz w:val="18"/>
                <w:szCs w:val="18"/>
              </w:rPr>
              <w:t>I.Démarche Diagnostic</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147</w:t>
            </w:r>
            <w:r w:rsidR="00C47B63" w:rsidRPr="006D19A5">
              <w:rPr>
                <w:rFonts w:ascii="Times New Roman" w:hAnsi="Times New Roman" w:cs="Times New Roman"/>
                <w:noProof/>
                <w:webHidden/>
                <w:sz w:val="18"/>
                <w:szCs w:val="18"/>
              </w:rPr>
              <w:fldChar w:fldCharType="end"/>
            </w:r>
          </w:hyperlink>
        </w:p>
        <w:p w14:paraId="7680F065"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93"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147</w:t>
            </w:r>
            <w:r w:rsidR="00C47B63" w:rsidRPr="006D19A5">
              <w:rPr>
                <w:rFonts w:ascii="Times New Roman" w:hAnsi="Times New Roman" w:cs="Times New Roman"/>
                <w:noProof/>
                <w:webHidden/>
                <w:sz w:val="18"/>
                <w:szCs w:val="18"/>
              </w:rPr>
              <w:fldChar w:fldCharType="end"/>
            </w:r>
          </w:hyperlink>
        </w:p>
        <w:p w14:paraId="4B93512C" w14:textId="0841DBAF"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94" w:history="1">
            <w:r w:rsidR="00C47B63" w:rsidRPr="006D19A5">
              <w:rPr>
                <w:rStyle w:val="Lienhypertexte"/>
                <w:rFonts w:ascii="Times New Roman" w:hAnsi="Times New Roman" w:cs="Times New Roman"/>
                <w:noProof/>
                <w:sz w:val="18"/>
                <w:szCs w:val="18"/>
              </w:rPr>
              <w:t>1.Anamnèse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w:t>
            </w:r>
            <w:r>
              <w:rPr>
                <w:rFonts w:ascii="Times New Roman" w:hAnsi="Times New Roman" w:cs="Times New Roman"/>
                <w:noProof/>
                <w:webHidden/>
                <w:sz w:val="18"/>
                <w:szCs w:val="18"/>
              </w:rPr>
              <w:lastRenderedPageBreak/>
              <w:t>7</w:t>
            </w:r>
            <w:r w:rsidR="00C47B63" w:rsidRPr="006D19A5">
              <w:rPr>
                <w:rFonts w:ascii="Times New Roman" w:hAnsi="Times New Roman" w:cs="Times New Roman"/>
                <w:noProof/>
                <w:webHidden/>
                <w:sz w:val="18"/>
                <w:szCs w:val="18"/>
              </w:rPr>
              <w:fldChar w:fldCharType="end"/>
            </w:r>
          </w:hyperlink>
        </w:p>
        <w:p w14:paraId="6D9DCFD6" w14:textId="619570BC"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595" w:history="1">
            <w:r w:rsidR="00C47B63" w:rsidRPr="006D19A5">
              <w:rPr>
                <w:rStyle w:val="Lienhypertexte"/>
                <w:rFonts w:ascii="Times New Roman" w:hAnsi="Times New Roman" w:cs="Times New Roman"/>
                <w:noProof/>
                <w:sz w:val="18"/>
                <w:szCs w:val="18"/>
              </w:rPr>
              <w:t>2.Examen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147</w:t>
            </w:r>
            <w:r w:rsidR="00C47B63" w:rsidRPr="006D19A5">
              <w:rPr>
                <w:rFonts w:ascii="Times New Roman" w:hAnsi="Times New Roman" w:cs="Times New Roman"/>
                <w:noProof/>
                <w:webHidden/>
                <w:sz w:val="18"/>
                <w:szCs w:val="18"/>
              </w:rPr>
              <w:fldChar w:fldCharType="end"/>
            </w:r>
          </w:hyperlink>
        </w:p>
        <w:p w14:paraId="5A3B3030"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96"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Paraclinique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148</w:t>
            </w:r>
            <w:r w:rsidR="00C47B63" w:rsidRPr="006D19A5">
              <w:rPr>
                <w:rFonts w:ascii="Times New Roman" w:hAnsi="Times New Roman" w:cs="Times New Roman"/>
                <w:noProof/>
                <w:webHidden/>
                <w:sz w:val="18"/>
                <w:szCs w:val="18"/>
              </w:rPr>
              <w:fldChar w:fldCharType="end"/>
            </w:r>
          </w:hyperlink>
        </w:p>
        <w:p w14:paraId="2BB48D90" w14:textId="3D12C3EC"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597" w:history="1">
            <w:r w:rsidR="00C47B63" w:rsidRPr="006D19A5">
              <w:rPr>
                <w:rStyle w:val="Lienhypertexte"/>
                <w:rFonts w:ascii="Times New Roman" w:hAnsi="Times New Roman" w:cs="Times New Roman"/>
                <w:noProof/>
                <w:sz w:val="18"/>
                <w:szCs w:val="18"/>
              </w:rPr>
              <w:t>II.Situations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148</w:t>
            </w:r>
            <w:r w:rsidR="00C47B63" w:rsidRPr="006D19A5">
              <w:rPr>
                <w:rFonts w:ascii="Times New Roman" w:hAnsi="Times New Roman" w:cs="Times New Roman"/>
                <w:noProof/>
                <w:webHidden/>
                <w:sz w:val="18"/>
                <w:szCs w:val="18"/>
              </w:rPr>
              <w:fldChar w:fldCharType="end"/>
            </w:r>
          </w:hyperlink>
        </w:p>
        <w:p w14:paraId="48A784E9"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98"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Sd myasthénique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_Toc196662598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148</w:t>
            </w:r>
            <w:r w:rsidR="00C47B63" w:rsidRPr="006D19A5">
              <w:rPr>
                <w:rFonts w:ascii="Times New Roman" w:hAnsi="Times New Roman" w:cs="Times New Roman"/>
                <w:noProof/>
                <w:webHidden/>
                <w:sz w:val="18"/>
                <w:szCs w:val="18"/>
              </w:rPr>
              <w:fldChar w:fldCharType="end"/>
            </w:r>
          </w:hyperlink>
        </w:p>
        <w:p w14:paraId="5DA2AFF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599"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Sd myogène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_Toc196662599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149</w:t>
            </w:r>
            <w:r w:rsidR="00C47B63" w:rsidRPr="006D19A5">
              <w:rPr>
                <w:rFonts w:ascii="Times New Roman" w:hAnsi="Times New Roman" w:cs="Times New Roman"/>
                <w:noProof/>
                <w:webHidden/>
                <w:sz w:val="18"/>
                <w:szCs w:val="18"/>
              </w:rPr>
              <w:fldChar w:fldCharType="end"/>
            </w:r>
          </w:hyperlink>
        </w:p>
        <w:p w14:paraId="0C1E7077" w14:textId="06CD490B" w:rsidR="00EC3244" w:rsidRPr="00EC3244" w:rsidRDefault="00EC3244">
          <w:pPr>
            <w:pStyle w:val="TM1"/>
            <w:tabs>
              <w:tab w:val="right" w:leader="hyphen" w:pos="6679"/>
            </w:tabs>
            <w:rPr>
              <w:rFonts w:ascii="Times New Roman" w:hAnsi="Times New Roman" w:cs="Times New Roman"/>
              <w:b w:val="0"/>
              <w:bCs w:val="0"/>
              <w:caps w:val="0"/>
              <w:noProof/>
              <w:sz w:val="18"/>
              <w:szCs w:val="18"/>
              <w:lang w:eastAsia="zh-CN"/>
            </w:rPr>
          </w:pPr>
          <w:r>
            <w:rPr>
              <w:rFonts w:ascii="Times New Roman" w:hAnsi="Times New Roman" w:cs="Times New Roman"/>
              <w:b w:val="0"/>
              <w:bCs w:val="0"/>
              <w:caps w:val="0"/>
              <w:noProof/>
              <w:color w:val="0070C0"/>
              <w:sz w:val="18"/>
              <w:szCs w:val="18"/>
              <w:lang w:eastAsia="zh-CN"/>
            </w:rPr>
            <w:t>PRISE EN CHARGE DE PARAPLEGIE</w:t>
          </w:r>
        </w:p>
        <w:p w14:paraId="45448D76" w14:textId="1B22033E"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600" w:history="1">
            <w:r w:rsidR="00C47B63" w:rsidRPr="006D19A5">
              <w:rPr>
                <w:rStyle w:val="Lienhypertexte"/>
                <w:rFonts w:ascii="Times New Roman" w:hAnsi="Times New Roman" w:cs="Times New Roman"/>
                <w:noProof/>
                <w:sz w:val="18"/>
                <w:szCs w:val="18"/>
              </w:rPr>
              <w:t>III.Démarche diagnostic pratique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_Toc196662600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150</w:t>
            </w:r>
            <w:r w:rsidR="00C47B63" w:rsidRPr="006D19A5">
              <w:rPr>
                <w:rFonts w:ascii="Times New Roman" w:hAnsi="Times New Roman" w:cs="Times New Roman"/>
                <w:noProof/>
                <w:webHidden/>
                <w:sz w:val="18"/>
                <w:szCs w:val="18"/>
              </w:rPr>
              <w:fldChar w:fldCharType="end"/>
            </w:r>
          </w:hyperlink>
        </w:p>
        <w:p w14:paraId="71F3CAB2"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601"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_Toc196662601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150</w:t>
            </w:r>
            <w:r w:rsidR="00C47B63" w:rsidRPr="006D19A5">
              <w:rPr>
                <w:rFonts w:ascii="Times New Roman" w:hAnsi="Times New Roman" w:cs="Times New Roman"/>
                <w:noProof/>
                <w:webHidden/>
                <w:sz w:val="18"/>
                <w:szCs w:val="18"/>
              </w:rPr>
              <w:fldChar w:fldCharType="end"/>
            </w:r>
          </w:hyperlink>
        </w:p>
        <w:p w14:paraId="30B3FEE8" w14:textId="02E33153"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602" w:history="1">
            <w:r w:rsidR="00C47B63" w:rsidRPr="006D19A5">
              <w:rPr>
                <w:rStyle w:val="Lienhypertexte"/>
                <w:rFonts w:ascii="Times New Roman" w:hAnsi="Times New Roman" w:cs="Times New Roman"/>
                <w:noProof/>
                <w:sz w:val="18"/>
                <w:szCs w:val="18"/>
              </w:rPr>
              <w:t>1.Anamnèse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_Toc196662602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150</w:t>
            </w:r>
            <w:r w:rsidR="00C47B63" w:rsidRPr="006D19A5">
              <w:rPr>
                <w:rFonts w:ascii="Times New Roman" w:hAnsi="Times New Roman" w:cs="Times New Roman"/>
                <w:noProof/>
                <w:webHidden/>
                <w:sz w:val="18"/>
                <w:szCs w:val="18"/>
              </w:rPr>
              <w:fldChar w:fldCharType="end"/>
            </w:r>
          </w:hyperlink>
        </w:p>
        <w:p w14:paraId="0446E805" w14:textId="60E801C9"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603" w:history="1">
            <w:r w:rsidR="00C47B63" w:rsidRPr="006D19A5">
              <w:rPr>
                <w:rStyle w:val="Lienhypertexte"/>
                <w:rFonts w:ascii="Times New Roman" w:hAnsi="Times New Roman" w:cs="Times New Roman"/>
                <w:noProof/>
                <w:sz w:val="18"/>
                <w:szCs w:val="18"/>
              </w:rPr>
              <w:t>2.Examen physique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_Toc196662603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150</w:t>
            </w:r>
            <w:r w:rsidR="00C47B63" w:rsidRPr="006D19A5">
              <w:rPr>
                <w:rFonts w:ascii="Times New Roman" w:hAnsi="Times New Roman" w:cs="Times New Roman"/>
                <w:noProof/>
                <w:webHidden/>
                <w:sz w:val="18"/>
                <w:szCs w:val="18"/>
              </w:rPr>
              <w:fldChar w:fldCharType="end"/>
            </w:r>
          </w:hyperlink>
        </w:p>
        <w:p w14:paraId="2F3FC436" w14:textId="3F99648C" w:rsidR="00C47B63" w:rsidRPr="006D19A5" w:rsidRDefault="00585696">
          <w:pPr>
            <w:pStyle w:val="TM3"/>
            <w:tabs>
              <w:tab w:val="right" w:leader="hyphen" w:pos="6679"/>
            </w:tabs>
            <w:rPr>
              <w:rFonts w:ascii="Times New Roman" w:hAnsi="Times New Roman" w:cs="Times New Roman"/>
              <w:i w:val="0"/>
              <w:iCs w:val="0"/>
              <w:noProof/>
              <w:sz w:val="18"/>
              <w:szCs w:val="18"/>
              <w:lang w:eastAsia="zh-CN"/>
            </w:rPr>
          </w:pPr>
          <w:hyperlink w:anchor="_Toc196662604" w:history="1">
            <w:r w:rsidR="00C47B63" w:rsidRPr="006D19A5">
              <w:rPr>
                <w:rStyle w:val="Lienhypertexte"/>
                <w:rFonts w:ascii="Times New Roman" w:hAnsi="Times New Roman" w:cs="Times New Roman"/>
                <w:noProof/>
                <w:sz w:val="18"/>
                <w:szCs w:val="18"/>
              </w:rPr>
              <w:t>3.Investigation paraclinique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_Toc196662604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150</w:t>
            </w:r>
            <w:r w:rsidR="00C47B63" w:rsidRPr="006D19A5">
              <w:rPr>
                <w:rFonts w:ascii="Times New Roman" w:hAnsi="Times New Roman" w:cs="Times New Roman"/>
                <w:noProof/>
                <w:webHidden/>
                <w:sz w:val="18"/>
                <w:szCs w:val="18"/>
              </w:rPr>
              <w:fldChar w:fldCharType="end"/>
            </w:r>
          </w:hyperlink>
        </w:p>
        <w:p w14:paraId="3C570E87" w14:textId="7AB3283F" w:rsidR="00C47B63" w:rsidRPr="006D19A5" w:rsidRDefault="00585696">
          <w:pPr>
            <w:pStyle w:val="TM1"/>
            <w:tabs>
              <w:tab w:val="right" w:leader="hyphen" w:pos="6679"/>
            </w:tabs>
            <w:rPr>
              <w:rFonts w:ascii="Times New Roman" w:hAnsi="Times New Roman" w:cs="Times New Roman"/>
              <w:b w:val="0"/>
              <w:bCs w:val="0"/>
              <w:caps w:val="0"/>
              <w:noProof/>
              <w:sz w:val="18"/>
              <w:szCs w:val="18"/>
              <w:lang w:eastAsia="zh-CN"/>
            </w:rPr>
          </w:pPr>
          <w:hyperlink w:anchor="_Toc196662605" w:history="1">
            <w:r w:rsidR="00C47B63" w:rsidRPr="006D19A5">
              <w:rPr>
                <w:rStyle w:val="Lienhypertexte"/>
                <w:rFonts w:ascii="Times New Roman" w:hAnsi="Times New Roman" w:cs="Times New Roman"/>
                <w:noProof/>
                <w:sz w:val="18"/>
                <w:szCs w:val="18"/>
              </w:rPr>
              <w:t>IV.Situations cliniques</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_Toc196662605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151</w:t>
            </w:r>
            <w:r w:rsidR="00C47B63" w:rsidRPr="006D19A5">
              <w:rPr>
                <w:rFonts w:ascii="Times New Roman" w:hAnsi="Times New Roman" w:cs="Times New Roman"/>
                <w:noProof/>
                <w:webHidden/>
                <w:sz w:val="18"/>
                <w:szCs w:val="18"/>
              </w:rPr>
              <w:fldChar w:fldCharType="end"/>
            </w:r>
          </w:hyperlink>
        </w:p>
        <w:p w14:paraId="72D532BF"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606" w:history="1">
            <w:r w:rsidR="00C47B63" w:rsidRPr="006D19A5">
              <w:rPr>
                <w:rStyle w:val="Lienhypertexte"/>
                <w:rFonts w:ascii="Times New Roman" w:hAnsi="Times New Roman" w:cs="Times New Roman"/>
                <w:noProof/>
                <w:sz w:val="18"/>
                <w:szCs w:val="18"/>
              </w:rPr>
              <w:t>A.</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Paraplégie brutale en absence de l’IRM</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_Toc196662606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151</w:t>
            </w:r>
            <w:r w:rsidR="00C47B63" w:rsidRPr="006D19A5">
              <w:rPr>
                <w:rFonts w:ascii="Times New Roman" w:hAnsi="Times New Roman" w:cs="Times New Roman"/>
                <w:noProof/>
                <w:webHidden/>
                <w:sz w:val="18"/>
                <w:szCs w:val="18"/>
              </w:rPr>
              <w:fldChar w:fldCharType="end"/>
            </w:r>
          </w:hyperlink>
        </w:p>
        <w:p w14:paraId="7808C431" w14:textId="77777777" w:rsidR="00C47B63" w:rsidRPr="006D19A5" w:rsidRDefault="00585696">
          <w:pPr>
            <w:pStyle w:val="TM2"/>
            <w:tabs>
              <w:tab w:val="left" w:pos="400"/>
            </w:tabs>
            <w:rPr>
              <w:rFonts w:ascii="Times New Roman" w:hAnsi="Times New Roman" w:cs="Times New Roman"/>
              <w:smallCaps w:val="0"/>
              <w:noProof/>
              <w:sz w:val="18"/>
              <w:szCs w:val="18"/>
              <w:lang w:eastAsia="zh-CN"/>
            </w:rPr>
          </w:pPr>
          <w:hyperlink w:anchor="_Toc196662607" w:history="1">
            <w:r w:rsidR="00C47B63" w:rsidRPr="006D19A5">
              <w:rPr>
                <w:rStyle w:val="Lienhypertexte"/>
                <w:rFonts w:ascii="Times New Roman" w:hAnsi="Times New Roman" w:cs="Times New Roman"/>
                <w:noProof/>
                <w:sz w:val="18"/>
                <w:szCs w:val="18"/>
              </w:rPr>
              <w:t>B.</w:t>
            </w:r>
            <w:r w:rsidR="00C47B63" w:rsidRPr="006D19A5">
              <w:rPr>
                <w:rFonts w:ascii="Times New Roman" w:hAnsi="Times New Roman" w:cs="Times New Roman"/>
                <w:smallCaps w:val="0"/>
                <w:noProof/>
                <w:sz w:val="18"/>
                <w:szCs w:val="18"/>
                <w:lang w:eastAsia="zh-CN"/>
              </w:rPr>
              <w:tab/>
            </w:r>
            <w:r w:rsidR="00C47B63" w:rsidRPr="006D19A5">
              <w:rPr>
                <w:rStyle w:val="Lienhypertexte"/>
                <w:rFonts w:ascii="Times New Roman" w:hAnsi="Times New Roman" w:cs="Times New Roman"/>
                <w:noProof/>
                <w:sz w:val="18"/>
                <w:szCs w:val="18"/>
              </w:rPr>
              <w:t>Paraplégie brutale avec IRM possible</w:t>
            </w:r>
            <w:r w:rsidR="00C47B63" w:rsidRPr="006D19A5">
              <w:rPr>
                <w:rFonts w:ascii="Times New Roman" w:hAnsi="Times New Roman" w:cs="Times New Roman"/>
                <w:noProof/>
                <w:webHidden/>
                <w:sz w:val="18"/>
                <w:szCs w:val="18"/>
              </w:rPr>
              <w:tab/>
            </w:r>
            <w:r w:rsidR="00C47B63" w:rsidRPr="006D19A5">
              <w:rPr>
                <w:rFonts w:ascii="Times New Roman" w:hAnsi="Times New Roman" w:cs="Times New Roman"/>
                <w:noProof/>
                <w:webHidden/>
                <w:sz w:val="18"/>
                <w:szCs w:val="18"/>
              </w:rPr>
              <w:fldChar w:fldCharType="begin"/>
            </w:r>
            <w:r w:rsidR="00C47B63" w:rsidRPr="006D19A5">
              <w:rPr>
                <w:rFonts w:ascii="Times New Roman" w:hAnsi="Times New Roman" w:cs="Times New Roman"/>
                <w:noProof/>
                <w:webHidden/>
                <w:sz w:val="18"/>
                <w:szCs w:val="18"/>
              </w:rPr>
              <w:instrText xml:space="preserve"> PAGEREF _Toc196662607 \h </w:instrText>
            </w:r>
            <w:r w:rsidR="00C47B63" w:rsidRPr="006D19A5">
              <w:rPr>
                <w:rFonts w:ascii="Times New Roman" w:hAnsi="Times New Roman" w:cs="Times New Roman"/>
                <w:noProof/>
                <w:webHidden/>
                <w:sz w:val="18"/>
                <w:szCs w:val="18"/>
              </w:rPr>
            </w:r>
            <w:r w:rsidR="00C47B63" w:rsidRPr="006D19A5">
              <w:rPr>
                <w:rFonts w:ascii="Times New Roman" w:hAnsi="Times New Roman" w:cs="Times New Roman"/>
                <w:noProof/>
                <w:webHidden/>
                <w:sz w:val="18"/>
                <w:szCs w:val="18"/>
              </w:rPr>
              <w:fldChar w:fldCharType="separate"/>
            </w:r>
            <w:r>
              <w:rPr>
                <w:rFonts w:ascii="Times New Roman" w:hAnsi="Times New Roman" w:cs="Times New Roman"/>
                <w:noProof/>
                <w:webHidden/>
                <w:sz w:val="18"/>
                <w:szCs w:val="18"/>
              </w:rPr>
              <w:t>152</w:t>
            </w:r>
            <w:r w:rsidR="00C47B63" w:rsidRPr="006D19A5">
              <w:rPr>
                <w:rFonts w:ascii="Times New Roman" w:hAnsi="Times New Roman" w:cs="Times New Roman"/>
                <w:noProof/>
                <w:webHidden/>
                <w:sz w:val="18"/>
                <w:szCs w:val="18"/>
              </w:rPr>
              <w:fldChar w:fldCharType="end"/>
            </w:r>
          </w:hyperlink>
        </w:p>
        <w:p w14:paraId="02E9980A" w14:textId="12E0A2D1" w:rsidR="00A658B3" w:rsidRDefault="00C47B63" w:rsidP="00A658B3">
          <w:pPr>
            <w:numPr>
              <w:ilvl w:val="0"/>
              <w:numId w:val="0"/>
            </w:numPr>
            <w:ind w:left="284"/>
            <w:rPr>
              <w:b/>
              <w:bCs/>
            </w:rPr>
            <w:sectPr w:rsidR="00A658B3" w:rsidSect="006D19A5">
              <w:type w:val="continuous"/>
              <w:pgSz w:w="8391" w:h="11906" w:code="11"/>
              <w:pgMar w:top="737" w:right="851" w:bottom="1418" w:left="851" w:header="283" w:footer="567" w:gutter="0"/>
              <w:cols w:num="2" w:space="708"/>
              <w:docGrid w:linePitch="360"/>
            </w:sectPr>
          </w:pPr>
          <w:r w:rsidRPr="006D19A5">
            <w:rPr>
              <w:rFonts w:cs="Times New Roman"/>
              <w:b/>
              <w:bCs/>
              <w:sz w:val="18"/>
              <w:szCs w:val="18"/>
            </w:rPr>
            <w:fldChar w:fldCharType="end"/>
          </w:r>
        </w:p>
      </w:sdtContent>
    </w:sdt>
    <w:p w14:paraId="45FF0EDE" w14:textId="410F4C29" w:rsidR="00A658B3" w:rsidRDefault="00A658B3" w:rsidP="00A658B3">
      <w:pPr>
        <w:numPr>
          <w:ilvl w:val="0"/>
          <w:numId w:val="0"/>
        </w:numPr>
        <w:ind w:left="284"/>
      </w:pPr>
    </w:p>
    <w:p w14:paraId="5F0DB9DE" w14:textId="77777777" w:rsidR="00A658B3" w:rsidRDefault="00A658B3">
      <w:pPr>
        <w:numPr>
          <w:ilvl w:val="0"/>
          <w:numId w:val="0"/>
        </w:numPr>
        <w:spacing w:after="200"/>
        <w:sectPr w:rsidR="00A658B3" w:rsidSect="00A658B3">
          <w:type w:val="continuous"/>
          <w:pgSz w:w="8391" w:h="11906" w:code="11"/>
          <w:pgMar w:top="737" w:right="851" w:bottom="1418" w:left="851" w:header="283" w:footer="567" w:gutter="0"/>
          <w:cols w:space="708"/>
          <w:docGrid w:linePitch="360"/>
        </w:sectPr>
      </w:pPr>
    </w:p>
    <w:p w14:paraId="42B560B6" w14:textId="2A64E295" w:rsidR="00BD24E5" w:rsidRPr="00F408E2" w:rsidRDefault="000C12C6" w:rsidP="000C12C6">
      <w:pPr>
        <w:pStyle w:val="Titre"/>
        <w:rPr>
          <w:rFonts w:cs="Times New Roman"/>
        </w:rPr>
      </w:pPr>
      <w:r w:rsidRPr="00F408E2">
        <w:rPr>
          <w:rFonts w:cs="Times New Roman"/>
        </w:rPr>
        <w:lastRenderedPageBreak/>
        <w:t>AVC ischémique</w:t>
      </w:r>
    </w:p>
    <w:p w14:paraId="0D305AE3" w14:textId="5A01E9CF" w:rsidR="000C12C6" w:rsidRPr="00F408E2" w:rsidRDefault="006F3A6D" w:rsidP="006F3A6D">
      <w:pPr>
        <w:pStyle w:val="Sous-titre"/>
        <w:rPr>
          <w:rFonts w:ascii="Times New Roman" w:hAnsi="Times New Roman" w:cs="Times New Roman"/>
        </w:rPr>
      </w:pPr>
      <w:r w:rsidRPr="00F408E2">
        <w:rPr>
          <w:rFonts w:ascii="Times New Roman" w:hAnsi="Times New Roman" w:cs="Times New Roman"/>
        </w:rPr>
        <w:t xml:space="preserve">Introduction </w:t>
      </w:r>
    </w:p>
    <w:p w14:paraId="68B16466" w14:textId="0B42B52D" w:rsidR="006F3A6D" w:rsidRPr="00F408E2" w:rsidRDefault="00CD757F" w:rsidP="006F3A6D">
      <w:pPr>
        <w:rPr>
          <w:rFonts w:cs="Times New Roman"/>
        </w:rPr>
      </w:pPr>
      <w:r w:rsidRPr="00F408E2">
        <w:rPr>
          <w:rFonts w:cs="Times New Roman"/>
        </w:rPr>
        <w:t xml:space="preserve">Définition </w:t>
      </w:r>
    </w:p>
    <w:p w14:paraId="74E42741" w14:textId="1A53EA15" w:rsidR="00CD757F" w:rsidRPr="00F408E2" w:rsidRDefault="00197547" w:rsidP="004237A4">
      <w:pPr>
        <w:numPr>
          <w:ilvl w:val="1"/>
          <w:numId w:val="4"/>
        </w:numPr>
        <w:rPr>
          <w:rFonts w:cs="Times New Roman"/>
        </w:rPr>
      </w:pPr>
      <w:r w:rsidRPr="00F408E2">
        <w:rPr>
          <w:rFonts w:cs="Times New Roman"/>
        </w:rPr>
        <w:t xml:space="preserve">Déficit </w:t>
      </w:r>
      <w:r w:rsidR="0035446B" w:rsidRPr="00F408E2">
        <w:rPr>
          <w:rFonts w:cs="Times New Roman"/>
        </w:rPr>
        <w:t>neurologique</w:t>
      </w:r>
      <w:r w:rsidRPr="00F408E2">
        <w:rPr>
          <w:rFonts w:cs="Times New Roman"/>
        </w:rPr>
        <w:t xml:space="preserve"> focale d’installation brutale</w:t>
      </w:r>
    </w:p>
    <w:p w14:paraId="08965647" w14:textId="088D99B0" w:rsidR="00197547" w:rsidRPr="00F408E2" w:rsidRDefault="00D076B6" w:rsidP="004237A4">
      <w:pPr>
        <w:numPr>
          <w:ilvl w:val="1"/>
          <w:numId w:val="4"/>
        </w:numPr>
        <w:rPr>
          <w:rFonts w:cs="Times New Roman"/>
        </w:rPr>
      </w:pPr>
      <w:r w:rsidRPr="00F408E2">
        <w:rPr>
          <w:rFonts w:cs="Times New Roman"/>
        </w:rPr>
        <w:t>Par occlusion d’une artère cérébrale</w:t>
      </w:r>
    </w:p>
    <w:p w14:paraId="30399A0A" w14:textId="5BA9B277" w:rsidR="00D076B6" w:rsidRPr="00F408E2" w:rsidRDefault="00D076B6" w:rsidP="00D076B6">
      <w:pPr>
        <w:rPr>
          <w:rFonts w:cs="Times New Roman"/>
        </w:rPr>
      </w:pPr>
      <w:r w:rsidRPr="00F408E2">
        <w:rPr>
          <w:rFonts w:cs="Times New Roman"/>
        </w:rPr>
        <w:t xml:space="preserve">2 situations cliniques </w:t>
      </w:r>
    </w:p>
    <w:p w14:paraId="14B897FA" w14:textId="0A38AB19" w:rsidR="00D076B6" w:rsidRPr="00F408E2" w:rsidRDefault="00D076B6" w:rsidP="004237A4">
      <w:pPr>
        <w:numPr>
          <w:ilvl w:val="1"/>
          <w:numId w:val="4"/>
        </w:numPr>
        <w:rPr>
          <w:rFonts w:cs="Times New Roman"/>
        </w:rPr>
      </w:pPr>
      <w:r w:rsidRPr="00F408E2">
        <w:rPr>
          <w:rFonts w:cs="Times New Roman"/>
        </w:rPr>
        <w:t>Transitoire</w:t>
      </w:r>
      <w:r w:rsidR="00EC3244">
        <w:rPr>
          <w:rFonts w:cs="Times New Roman"/>
        </w:rPr>
        <w:t> </w:t>
      </w:r>
      <w:r w:rsidRPr="00F408E2">
        <w:rPr>
          <w:rFonts w:cs="Times New Roman"/>
        </w:rPr>
        <w:t>: épisode bref de</w:t>
      </w:r>
      <w:r w:rsidR="00303950" w:rsidRPr="00F408E2">
        <w:rPr>
          <w:rFonts w:cs="Times New Roman"/>
        </w:rPr>
        <w:t xml:space="preserve"> dysfonction neurologique dû à l’ischémie</w:t>
      </w:r>
      <w:r w:rsidR="0035446B" w:rsidRPr="00F408E2">
        <w:rPr>
          <w:rFonts w:cs="Times New Roman"/>
        </w:rPr>
        <w:t xml:space="preserve"> focale cérébrale</w:t>
      </w:r>
      <w:r w:rsidR="002F3055" w:rsidRPr="00F408E2">
        <w:rPr>
          <w:rFonts w:cs="Times New Roman"/>
        </w:rPr>
        <w:t xml:space="preserve"> ou rétinienne dont les symptôme</w:t>
      </w:r>
      <w:r w:rsidR="00C124F4" w:rsidRPr="00F408E2">
        <w:rPr>
          <w:rFonts w:cs="Times New Roman"/>
        </w:rPr>
        <w:t>s</w:t>
      </w:r>
      <w:r w:rsidR="002F3055" w:rsidRPr="00F408E2">
        <w:rPr>
          <w:rFonts w:cs="Times New Roman"/>
        </w:rPr>
        <w:t xml:space="preserve"> </w:t>
      </w:r>
      <w:r w:rsidR="00AC6146" w:rsidRPr="00F408E2">
        <w:rPr>
          <w:rFonts w:cs="Times New Roman"/>
        </w:rPr>
        <w:t xml:space="preserve">typiquement &lt; 1heure sans lésion identifié en imagerie </w:t>
      </w:r>
    </w:p>
    <w:p w14:paraId="466D0D67" w14:textId="506667E8" w:rsidR="00AC6146" w:rsidRPr="00F408E2" w:rsidRDefault="00AC6146" w:rsidP="004237A4">
      <w:pPr>
        <w:numPr>
          <w:ilvl w:val="1"/>
          <w:numId w:val="4"/>
        </w:numPr>
        <w:rPr>
          <w:rFonts w:cs="Times New Roman"/>
        </w:rPr>
      </w:pPr>
      <w:r w:rsidRPr="00F408E2">
        <w:rPr>
          <w:rFonts w:cs="Times New Roman"/>
        </w:rPr>
        <w:t>Constitué</w:t>
      </w:r>
      <w:r w:rsidR="00EC3244">
        <w:rPr>
          <w:rFonts w:cs="Times New Roman"/>
        </w:rPr>
        <w:t> </w:t>
      </w:r>
      <w:r w:rsidRPr="00F408E2">
        <w:rPr>
          <w:rFonts w:cs="Times New Roman"/>
        </w:rPr>
        <w:t>: foyer de nécrosé du tissu cérébral, irréversible</w:t>
      </w:r>
    </w:p>
    <w:p w14:paraId="0132AE79" w14:textId="63ED0A4E" w:rsidR="00E04CC8" w:rsidRPr="00F408E2" w:rsidRDefault="00E04CC8" w:rsidP="00E04CC8">
      <w:pPr>
        <w:pStyle w:val="Sous-titre"/>
        <w:rPr>
          <w:rFonts w:ascii="Times New Roman" w:hAnsi="Times New Roman" w:cs="Times New Roman"/>
        </w:rPr>
      </w:pPr>
      <w:r w:rsidRPr="00F408E2">
        <w:rPr>
          <w:rFonts w:ascii="Times New Roman" w:hAnsi="Times New Roman" w:cs="Times New Roman"/>
        </w:rPr>
        <w:t xml:space="preserve">Intérêts de la question </w:t>
      </w:r>
    </w:p>
    <w:p w14:paraId="058DAE47" w14:textId="39F68560" w:rsidR="00E04CC8" w:rsidRPr="00F408E2" w:rsidRDefault="00E04CC8" w:rsidP="00E04CC8">
      <w:pPr>
        <w:rPr>
          <w:rFonts w:cs="Times New Roman"/>
        </w:rPr>
      </w:pPr>
      <w:r w:rsidRPr="00F408E2">
        <w:rPr>
          <w:rFonts w:cs="Times New Roman"/>
        </w:rPr>
        <w:t>Fréquente &gt; 1 cas / 8</w:t>
      </w:r>
      <w:r w:rsidR="00314A68" w:rsidRPr="00F408E2">
        <w:rPr>
          <w:rFonts w:cs="Times New Roman"/>
        </w:rPr>
        <w:t xml:space="preserve"> </w:t>
      </w:r>
      <w:r w:rsidRPr="00F408E2">
        <w:rPr>
          <w:rFonts w:cs="Times New Roman"/>
        </w:rPr>
        <w:t>heures à Antananarivo</w:t>
      </w:r>
    </w:p>
    <w:p w14:paraId="6EB30537" w14:textId="6CCC5562" w:rsidR="00E04CC8" w:rsidRPr="00F408E2" w:rsidRDefault="00E04CC8" w:rsidP="00E04CC8">
      <w:pPr>
        <w:rPr>
          <w:rFonts w:cs="Times New Roman"/>
        </w:rPr>
      </w:pPr>
      <w:r w:rsidRPr="00F408E2">
        <w:rPr>
          <w:rFonts w:cs="Times New Roman"/>
        </w:rPr>
        <w:t>Possibilité de « </w:t>
      </w:r>
      <w:r w:rsidR="00A0709E" w:rsidRPr="00F408E2">
        <w:rPr>
          <w:rFonts w:cs="Times New Roman"/>
        </w:rPr>
        <w:t>réversibilité</w:t>
      </w:r>
      <w:r w:rsidRPr="00F408E2">
        <w:rPr>
          <w:rFonts w:cs="Times New Roman"/>
        </w:rPr>
        <w:t> » du déficit neurologique</w:t>
      </w:r>
    </w:p>
    <w:p w14:paraId="19267585" w14:textId="5A2A3B08" w:rsidR="00E04CC8" w:rsidRPr="00F408E2" w:rsidRDefault="00E04CC8" w:rsidP="00E04CC8">
      <w:pPr>
        <w:rPr>
          <w:rFonts w:cs="Times New Roman"/>
        </w:rPr>
      </w:pPr>
      <w:r w:rsidRPr="00F408E2">
        <w:rPr>
          <w:rFonts w:cs="Times New Roman"/>
        </w:rPr>
        <w:t>Mortelle (11</w:t>
      </w:r>
      <w:r w:rsidR="007C4B00" w:rsidRPr="00F408E2">
        <w:rPr>
          <w:rFonts w:cs="Times New Roman"/>
        </w:rPr>
        <w:t>.2% si ischémie à 1 mois)</w:t>
      </w:r>
    </w:p>
    <w:p w14:paraId="23535D29" w14:textId="0A4CAE9B" w:rsidR="00A0709E" w:rsidRPr="00F408E2" w:rsidRDefault="007C4B00" w:rsidP="000E3D6B">
      <w:pPr>
        <w:rPr>
          <w:rFonts w:cs="Times New Roman"/>
        </w:rPr>
      </w:pPr>
      <w:r w:rsidRPr="00F408E2">
        <w:rPr>
          <w:rFonts w:cs="Times New Roman"/>
        </w:rPr>
        <w:t>Handicapante (25% dépendants et 30% déments chez les survivants</w:t>
      </w:r>
      <w:r w:rsidR="00A0709E" w:rsidRPr="00F408E2">
        <w:rPr>
          <w:rFonts w:cs="Times New Roman"/>
        </w:rPr>
        <w:t xml:space="preserve"> à 1 an)</w:t>
      </w:r>
    </w:p>
    <w:p w14:paraId="21754706" w14:textId="7CDCB568" w:rsidR="000C12C6" w:rsidRPr="00F408E2" w:rsidRDefault="00756F59" w:rsidP="000C12C6">
      <w:pPr>
        <w:pStyle w:val="Titre1"/>
        <w:rPr>
          <w:rFonts w:cs="Times New Roman"/>
        </w:rPr>
      </w:pPr>
      <w:bookmarkStart w:id="1" w:name="_Toc196656424"/>
      <w:bookmarkStart w:id="2" w:name="_Toc196662231"/>
      <w:r w:rsidRPr="00F408E2">
        <w:rPr>
          <w:rFonts w:cs="Times New Roman"/>
        </w:rPr>
        <w:t>Étiopathologie</w:t>
      </w:r>
      <w:bookmarkEnd w:id="1"/>
      <w:bookmarkEnd w:id="2"/>
    </w:p>
    <w:tbl>
      <w:tblPr>
        <w:tblStyle w:val="Grilledutableau"/>
        <w:tblW w:w="0" w:type="auto"/>
        <w:tblLook w:val="04A0" w:firstRow="1" w:lastRow="0" w:firstColumn="1" w:lastColumn="0" w:noHBand="0" w:noVBand="1"/>
      </w:tblPr>
      <w:tblGrid>
        <w:gridCol w:w="3270"/>
        <w:gridCol w:w="3270"/>
      </w:tblGrid>
      <w:tr w:rsidR="0028101E" w:rsidRPr="00F408E2" w14:paraId="0F44DE93" w14:textId="77777777" w:rsidTr="008B3B67">
        <w:trPr>
          <w:trHeight w:val="429"/>
        </w:trPr>
        <w:tc>
          <w:tcPr>
            <w:tcW w:w="3270" w:type="dxa"/>
          </w:tcPr>
          <w:p w14:paraId="22A0A330" w14:textId="412D8B1E" w:rsidR="0028101E" w:rsidRPr="00F408E2" w:rsidRDefault="0028101E" w:rsidP="0028101E">
            <w:pPr>
              <w:numPr>
                <w:ilvl w:val="0"/>
                <w:numId w:val="0"/>
              </w:numPr>
              <w:rPr>
                <w:rFonts w:cs="Times New Roman"/>
              </w:rPr>
            </w:pPr>
            <w:r w:rsidRPr="00F408E2">
              <w:rPr>
                <w:rFonts w:cs="Times New Roman"/>
              </w:rPr>
              <w:t xml:space="preserve">Lésion </w:t>
            </w:r>
            <w:r w:rsidR="00A252BE" w:rsidRPr="00F408E2">
              <w:rPr>
                <w:rFonts w:cs="Times New Roman"/>
              </w:rPr>
              <w:t>élémentaire</w:t>
            </w:r>
          </w:p>
          <w:p w14:paraId="681BEDB2" w14:textId="7C0C68FB" w:rsidR="0028101E" w:rsidRPr="00F408E2" w:rsidRDefault="0028101E" w:rsidP="0028101E">
            <w:pPr>
              <w:numPr>
                <w:ilvl w:val="0"/>
                <w:numId w:val="0"/>
              </w:numPr>
              <w:rPr>
                <w:rFonts w:cs="Times New Roman"/>
              </w:rPr>
            </w:pPr>
          </w:p>
        </w:tc>
        <w:tc>
          <w:tcPr>
            <w:tcW w:w="3270" w:type="dxa"/>
          </w:tcPr>
          <w:p w14:paraId="127AA773" w14:textId="0DF4C1A1" w:rsidR="0028101E" w:rsidRPr="00F408E2" w:rsidRDefault="004A6E67" w:rsidP="0028101E">
            <w:pPr>
              <w:numPr>
                <w:ilvl w:val="0"/>
                <w:numId w:val="0"/>
              </w:numPr>
              <w:rPr>
                <w:rFonts w:cs="Times New Roman"/>
              </w:rPr>
            </w:pPr>
            <w:r w:rsidRPr="00F408E2">
              <w:rPr>
                <w:rFonts w:cs="Times New Roman"/>
              </w:rPr>
              <w:t xml:space="preserve">Mécanisme </w:t>
            </w:r>
            <w:r w:rsidR="003F6799" w:rsidRPr="00F408E2">
              <w:rPr>
                <w:rFonts w:cs="Times New Roman"/>
              </w:rPr>
              <w:t>élémentaire</w:t>
            </w:r>
          </w:p>
        </w:tc>
      </w:tr>
      <w:tr w:rsidR="0028101E" w:rsidRPr="00F408E2" w14:paraId="3C01FC37" w14:textId="77777777" w:rsidTr="008B3B67">
        <w:trPr>
          <w:trHeight w:val="214"/>
        </w:trPr>
        <w:tc>
          <w:tcPr>
            <w:tcW w:w="3270" w:type="dxa"/>
          </w:tcPr>
          <w:p w14:paraId="601B569C" w14:textId="37DAD393" w:rsidR="0028101E" w:rsidRPr="00F408E2" w:rsidRDefault="004A6E67" w:rsidP="0028101E">
            <w:pPr>
              <w:numPr>
                <w:ilvl w:val="0"/>
                <w:numId w:val="0"/>
              </w:numPr>
              <w:rPr>
                <w:rFonts w:cs="Times New Roman"/>
              </w:rPr>
            </w:pPr>
            <w:r w:rsidRPr="00F408E2">
              <w:rPr>
                <w:rFonts w:cs="Times New Roman"/>
              </w:rPr>
              <w:t xml:space="preserve">Occlusion </w:t>
            </w:r>
            <w:r w:rsidR="005F4EAA" w:rsidRPr="00F408E2">
              <w:rPr>
                <w:rFonts w:cs="Times New Roman"/>
              </w:rPr>
              <w:t xml:space="preserve">artérielle (superficielle ou profonde) </w:t>
            </w:r>
          </w:p>
        </w:tc>
        <w:tc>
          <w:tcPr>
            <w:tcW w:w="3270" w:type="dxa"/>
          </w:tcPr>
          <w:p w14:paraId="13D69B21" w14:textId="62688F5D" w:rsidR="0028101E" w:rsidRPr="00F408E2" w:rsidRDefault="00DD39E6" w:rsidP="0028101E">
            <w:pPr>
              <w:numPr>
                <w:ilvl w:val="0"/>
                <w:numId w:val="0"/>
              </w:numPr>
              <w:rPr>
                <w:rFonts w:cs="Times New Roman"/>
              </w:rPr>
            </w:pPr>
            <w:r w:rsidRPr="00F408E2">
              <w:rPr>
                <w:rFonts w:cs="Times New Roman"/>
              </w:rPr>
              <w:t>Thrombose / embolie</w:t>
            </w:r>
          </w:p>
        </w:tc>
      </w:tr>
      <w:tr w:rsidR="0028101E" w:rsidRPr="00F408E2" w14:paraId="7D310465" w14:textId="77777777" w:rsidTr="008B3B67">
        <w:trPr>
          <w:trHeight w:val="214"/>
        </w:trPr>
        <w:tc>
          <w:tcPr>
            <w:tcW w:w="3270" w:type="dxa"/>
          </w:tcPr>
          <w:p w14:paraId="3335ABD7" w14:textId="417250EC" w:rsidR="0028101E" w:rsidRPr="00F408E2" w:rsidRDefault="00DD39E6" w:rsidP="0028101E">
            <w:pPr>
              <w:numPr>
                <w:ilvl w:val="0"/>
                <w:numId w:val="0"/>
              </w:numPr>
              <w:rPr>
                <w:rFonts w:cs="Times New Roman"/>
              </w:rPr>
            </w:pPr>
            <w:r w:rsidRPr="00F408E2">
              <w:rPr>
                <w:rFonts w:cs="Times New Roman"/>
              </w:rPr>
              <w:t>San</w:t>
            </w:r>
            <w:r w:rsidR="00F415EE" w:rsidRPr="00F408E2">
              <w:rPr>
                <w:rFonts w:cs="Times New Roman"/>
              </w:rPr>
              <w:t>s</w:t>
            </w:r>
            <w:r w:rsidRPr="00F408E2">
              <w:rPr>
                <w:rFonts w:cs="Times New Roman"/>
              </w:rPr>
              <w:t xml:space="preserve"> occlusion (hypo perfusion) </w:t>
            </w:r>
          </w:p>
        </w:tc>
        <w:tc>
          <w:tcPr>
            <w:tcW w:w="3270" w:type="dxa"/>
          </w:tcPr>
          <w:p w14:paraId="693416D0" w14:textId="77777777" w:rsidR="0028101E" w:rsidRPr="00F408E2" w:rsidRDefault="000A3C42" w:rsidP="0028101E">
            <w:pPr>
              <w:numPr>
                <w:ilvl w:val="0"/>
                <w:numId w:val="0"/>
              </w:numPr>
              <w:rPr>
                <w:rFonts w:cs="Times New Roman"/>
              </w:rPr>
            </w:pPr>
            <w:r w:rsidRPr="00F408E2">
              <w:rPr>
                <w:rFonts w:cs="Times New Roman"/>
              </w:rPr>
              <w:t xml:space="preserve">Hémodynamique </w:t>
            </w:r>
          </w:p>
          <w:p w14:paraId="18AB6E20" w14:textId="03AD223A" w:rsidR="000A3C42" w:rsidRPr="00F408E2" w:rsidRDefault="00D25196" w:rsidP="00EC3244">
            <w:pPr>
              <w:numPr>
                <w:ilvl w:val="0"/>
                <w:numId w:val="0"/>
              </w:numPr>
              <w:ind w:firstLine="200"/>
              <w:rPr>
                <w:rFonts w:cs="Times New Roman"/>
              </w:rPr>
            </w:pPr>
            <w:r w:rsidRPr="00F408E2">
              <w:rPr>
                <w:rFonts w:cs="Times New Roman"/>
              </w:rPr>
              <w:t>Hypo perfusion régionale (sténose)</w:t>
            </w:r>
          </w:p>
          <w:p w14:paraId="2D0E1320" w14:textId="2406B09D" w:rsidR="00D25196" w:rsidRPr="00F408E2" w:rsidRDefault="00D25196" w:rsidP="00EC3244">
            <w:pPr>
              <w:numPr>
                <w:ilvl w:val="0"/>
                <w:numId w:val="0"/>
              </w:numPr>
              <w:ind w:firstLine="200"/>
              <w:rPr>
                <w:rFonts w:cs="Times New Roman"/>
              </w:rPr>
            </w:pPr>
            <w:r w:rsidRPr="00F408E2">
              <w:rPr>
                <w:rFonts w:cs="Times New Roman"/>
              </w:rPr>
              <w:t>Hypo perfusion systémique (AC)</w:t>
            </w:r>
          </w:p>
        </w:tc>
      </w:tr>
    </w:tbl>
    <w:p w14:paraId="5542D925" w14:textId="77777777" w:rsidR="0028101E" w:rsidRPr="00F408E2" w:rsidRDefault="0028101E" w:rsidP="0028101E">
      <w:pPr>
        <w:numPr>
          <w:ilvl w:val="0"/>
          <w:numId w:val="0"/>
        </w:numPr>
        <w:rPr>
          <w:rFonts w:cs="Times New Roman"/>
        </w:rPr>
      </w:pPr>
    </w:p>
    <w:p w14:paraId="5D5FBBAD" w14:textId="13EF1807" w:rsidR="004A6E67" w:rsidRPr="00F408E2" w:rsidRDefault="003F6799" w:rsidP="00454BAE">
      <w:pPr>
        <w:pStyle w:val="Titre2"/>
        <w:rPr>
          <w:rFonts w:cs="Times New Roman"/>
        </w:rPr>
      </w:pPr>
      <w:bookmarkStart w:id="3" w:name="_Toc196656425"/>
      <w:bookmarkStart w:id="4" w:name="_Toc196662232"/>
      <w:r w:rsidRPr="00F408E2">
        <w:rPr>
          <w:rFonts w:cs="Times New Roman"/>
        </w:rPr>
        <w:t>Conséquences</w:t>
      </w:r>
      <w:bookmarkEnd w:id="3"/>
      <w:bookmarkEnd w:id="4"/>
    </w:p>
    <w:p w14:paraId="65E0FCCF" w14:textId="68820A79" w:rsidR="00454BAE" w:rsidRPr="00F408E2" w:rsidRDefault="004F24BA" w:rsidP="00454BAE">
      <w:pPr>
        <w:rPr>
          <w:rFonts w:cs="Times New Roman"/>
        </w:rPr>
      </w:pPr>
      <w:r w:rsidRPr="00F408E2">
        <w:rPr>
          <w:rFonts w:cs="Times New Roman"/>
        </w:rPr>
        <w:t xml:space="preserve">Réduction </w:t>
      </w:r>
      <w:r w:rsidR="007C4DA7" w:rsidRPr="00F408E2">
        <w:rPr>
          <w:rFonts w:cs="Times New Roman"/>
        </w:rPr>
        <w:t>aiguë</w:t>
      </w:r>
      <w:r w:rsidRPr="00F408E2">
        <w:rPr>
          <w:rFonts w:cs="Times New Roman"/>
        </w:rPr>
        <w:t xml:space="preserve"> du flux sanguin (</w:t>
      </w:r>
      <w:r w:rsidR="007C4DA7" w:rsidRPr="00F408E2">
        <w:rPr>
          <w:rFonts w:cs="Times New Roman"/>
        </w:rPr>
        <w:t>souffrance</w:t>
      </w:r>
      <w:r w:rsidRPr="00F408E2">
        <w:rPr>
          <w:rFonts w:cs="Times New Roman"/>
        </w:rPr>
        <w:t xml:space="preserve"> parenchymateuse </w:t>
      </w:r>
    </w:p>
    <w:p w14:paraId="76247AD7" w14:textId="6029B944" w:rsidR="004F24BA" w:rsidRPr="00F408E2" w:rsidRDefault="004F24BA" w:rsidP="004237A4">
      <w:pPr>
        <w:numPr>
          <w:ilvl w:val="1"/>
          <w:numId w:val="4"/>
        </w:numPr>
        <w:rPr>
          <w:rFonts w:cs="Times New Roman"/>
        </w:rPr>
      </w:pPr>
      <w:r w:rsidRPr="00F408E2">
        <w:rPr>
          <w:rFonts w:cs="Times New Roman"/>
        </w:rPr>
        <w:t>Zone centra</w:t>
      </w:r>
      <w:r w:rsidR="00166172" w:rsidRPr="00F408E2">
        <w:rPr>
          <w:rFonts w:cs="Times New Roman"/>
        </w:rPr>
        <w:t xml:space="preserve">le (nécrose rapide et </w:t>
      </w:r>
      <w:r w:rsidR="007C4DA7" w:rsidRPr="00F408E2">
        <w:rPr>
          <w:rFonts w:cs="Times New Roman"/>
        </w:rPr>
        <w:t>irréversible</w:t>
      </w:r>
      <w:r w:rsidR="00166172" w:rsidRPr="00F408E2">
        <w:rPr>
          <w:rFonts w:cs="Times New Roman"/>
        </w:rPr>
        <w:t>)</w:t>
      </w:r>
    </w:p>
    <w:p w14:paraId="6FBBA060" w14:textId="5D59BC83" w:rsidR="00166172" w:rsidRPr="00F408E2" w:rsidRDefault="00166172" w:rsidP="004237A4">
      <w:pPr>
        <w:numPr>
          <w:ilvl w:val="1"/>
          <w:numId w:val="4"/>
        </w:numPr>
        <w:rPr>
          <w:rFonts w:cs="Times New Roman"/>
        </w:rPr>
      </w:pPr>
      <w:r w:rsidRPr="00F408E2">
        <w:rPr>
          <w:rFonts w:cs="Times New Roman"/>
        </w:rPr>
        <w:t>Zone de péno</w:t>
      </w:r>
      <w:r w:rsidR="002872E4" w:rsidRPr="00F408E2">
        <w:rPr>
          <w:rFonts w:cs="Times New Roman"/>
        </w:rPr>
        <w:t xml:space="preserve">mbre </w:t>
      </w:r>
      <w:r w:rsidRPr="00F408E2">
        <w:rPr>
          <w:rFonts w:cs="Times New Roman"/>
        </w:rPr>
        <w:t>(</w:t>
      </w:r>
      <w:r w:rsidR="002872E4" w:rsidRPr="00F408E2">
        <w:rPr>
          <w:rFonts w:cs="Times New Roman"/>
        </w:rPr>
        <w:t>réversible</w:t>
      </w:r>
      <w:r w:rsidRPr="00F408E2">
        <w:rPr>
          <w:rFonts w:cs="Times New Roman"/>
        </w:rPr>
        <w:t>)</w:t>
      </w:r>
      <w:r w:rsidR="003F6799">
        <w:rPr>
          <w:rFonts w:cs="Times New Roman"/>
        </w:rPr>
        <w:t xml:space="preserve"> </w:t>
      </w:r>
      <w:r w:rsidRPr="00F408E2">
        <w:rPr>
          <w:rFonts w:cs="Times New Roman"/>
        </w:rPr>
        <w:t>++</w:t>
      </w:r>
      <w:r w:rsidR="00FC3F6F" w:rsidRPr="00F408E2">
        <w:rPr>
          <w:rFonts w:cs="Times New Roman"/>
        </w:rPr>
        <w:t>l il est important de</w:t>
      </w:r>
      <w:r w:rsidR="00081A95" w:rsidRPr="00F408E2">
        <w:rPr>
          <w:rFonts w:cs="Times New Roman"/>
        </w:rPr>
        <w:t xml:space="preserve"> savoir de quoi tu parles avec lui sinon </w:t>
      </w:r>
      <w:r w:rsidR="007F27FE" w:rsidRPr="00F408E2">
        <w:rPr>
          <w:rFonts w:cs="Times New Roman"/>
        </w:rPr>
        <w:t xml:space="preserve">tu vas être virée </w:t>
      </w:r>
    </w:p>
    <w:p w14:paraId="02D5936F" w14:textId="200E7606" w:rsidR="0090140E" w:rsidRPr="00E615C8" w:rsidRDefault="00166172" w:rsidP="00E615C8">
      <w:pPr>
        <w:rPr>
          <w:rFonts w:cs="Times New Roman"/>
        </w:rPr>
      </w:pPr>
      <w:r w:rsidRPr="00F408E2">
        <w:rPr>
          <w:rFonts w:cs="Times New Roman"/>
        </w:rPr>
        <w:t xml:space="preserve">Infarctus </w:t>
      </w:r>
      <w:r w:rsidR="003F6799" w:rsidRPr="00F408E2">
        <w:rPr>
          <w:rFonts w:cs="Times New Roman"/>
        </w:rPr>
        <w:t>cérébrale</w:t>
      </w:r>
      <w:r w:rsidRPr="00F408E2">
        <w:rPr>
          <w:rFonts w:cs="Times New Roman"/>
        </w:rPr>
        <w:t xml:space="preserve"> </w:t>
      </w:r>
      <w:r w:rsidRPr="00F408E2">
        <w:rPr>
          <w:rFonts w:cs="Times New Roman"/>
        </w:rPr>
        <w:sym w:font="Wingdings" w:char="F0E8"/>
      </w:r>
      <w:r w:rsidRPr="00F408E2">
        <w:rPr>
          <w:rFonts w:cs="Times New Roman"/>
        </w:rPr>
        <w:t xml:space="preserve"> œdème </w:t>
      </w:r>
      <w:r w:rsidR="00371EB7" w:rsidRPr="00F408E2">
        <w:rPr>
          <w:rFonts w:cs="Times New Roman"/>
        </w:rPr>
        <w:t xml:space="preserve">cytotoxique par anoxie tissulaire puis </w:t>
      </w:r>
      <w:r w:rsidR="005363AD" w:rsidRPr="00F408E2">
        <w:rPr>
          <w:rFonts w:cs="Times New Roman"/>
        </w:rPr>
        <w:t>…. Par ru</w:t>
      </w:r>
      <w:r w:rsidR="0090140E" w:rsidRPr="00F408E2">
        <w:rPr>
          <w:rFonts w:cs="Times New Roman"/>
        </w:rPr>
        <w:t>pture de BHE (24H et max J4)</w:t>
      </w:r>
    </w:p>
    <w:p w14:paraId="1F4578AA" w14:textId="5ACB7338" w:rsidR="004F24BA" w:rsidRPr="00F408E2" w:rsidRDefault="00461C69" w:rsidP="00461C69">
      <w:pPr>
        <w:pStyle w:val="Titre1"/>
        <w:rPr>
          <w:rFonts w:cs="Times New Roman"/>
        </w:rPr>
      </w:pPr>
      <w:bookmarkStart w:id="5" w:name="_Toc196656426"/>
      <w:bookmarkStart w:id="6" w:name="_Toc196662233"/>
      <w:r w:rsidRPr="00F408E2">
        <w:rPr>
          <w:rFonts w:cs="Times New Roman"/>
        </w:rPr>
        <w:lastRenderedPageBreak/>
        <w:t>Diagnostic positif</w:t>
      </w:r>
      <w:bookmarkEnd w:id="5"/>
      <w:bookmarkEnd w:id="6"/>
    </w:p>
    <w:p w14:paraId="24A39C36" w14:textId="61189521" w:rsidR="00656181" w:rsidRPr="00F408E2" w:rsidRDefault="00656181" w:rsidP="00656181">
      <w:pPr>
        <w:pStyle w:val="Titre2"/>
        <w:rPr>
          <w:rFonts w:cs="Times New Roman"/>
        </w:rPr>
      </w:pPr>
      <w:bookmarkStart w:id="7" w:name="_Toc196656427"/>
      <w:bookmarkStart w:id="8" w:name="_Toc196662234"/>
      <w:r w:rsidRPr="00F408E2">
        <w:rPr>
          <w:rFonts w:cs="Times New Roman"/>
        </w:rPr>
        <w:t>TDD</w:t>
      </w:r>
      <w:r w:rsidR="00EC3244">
        <w:rPr>
          <w:rFonts w:cs="Times New Roman"/>
        </w:rPr>
        <w:t> </w:t>
      </w:r>
      <w:r w:rsidRPr="00F408E2">
        <w:rPr>
          <w:rFonts w:cs="Times New Roman"/>
        </w:rPr>
        <w:t xml:space="preserve">: infarctus sylvien </w:t>
      </w:r>
      <w:r w:rsidR="003F6799" w:rsidRPr="00F408E2">
        <w:rPr>
          <w:rFonts w:cs="Times New Roman"/>
        </w:rPr>
        <w:t>superficiel</w:t>
      </w:r>
      <w:r w:rsidRPr="00F408E2">
        <w:rPr>
          <w:rFonts w:cs="Times New Roman"/>
        </w:rPr>
        <w:t xml:space="preserve"> gauche</w:t>
      </w:r>
      <w:bookmarkEnd w:id="7"/>
      <w:bookmarkEnd w:id="8"/>
    </w:p>
    <w:p w14:paraId="20555A1B" w14:textId="2723B85D" w:rsidR="00461C69" w:rsidRPr="00F408E2" w:rsidRDefault="00461C69" w:rsidP="00461C69">
      <w:pPr>
        <w:rPr>
          <w:rFonts w:cs="Times New Roman"/>
        </w:rPr>
      </w:pPr>
      <w:r w:rsidRPr="00F408E2">
        <w:rPr>
          <w:rFonts w:cs="Times New Roman"/>
        </w:rPr>
        <w:t>Terrain</w:t>
      </w:r>
      <w:r w:rsidR="00EC3244">
        <w:rPr>
          <w:rFonts w:cs="Times New Roman"/>
        </w:rPr>
        <w:t> </w:t>
      </w:r>
      <w:r w:rsidR="00C13619" w:rsidRPr="00F408E2">
        <w:rPr>
          <w:rFonts w:cs="Times New Roman"/>
        </w:rPr>
        <w:t>:</w:t>
      </w:r>
    </w:p>
    <w:p w14:paraId="6A6C5CE3" w14:textId="4CF5C730" w:rsidR="00461C69" w:rsidRPr="00F408E2" w:rsidRDefault="00461C69" w:rsidP="004237A4">
      <w:pPr>
        <w:numPr>
          <w:ilvl w:val="1"/>
          <w:numId w:val="4"/>
        </w:numPr>
        <w:rPr>
          <w:rFonts w:cs="Times New Roman"/>
        </w:rPr>
      </w:pPr>
      <w:r w:rsidRPr="00F408E2">
        <w:rPr>
          <w:rFonts w:cs="Times New Roman"/>
        </w:rPr>
        <w:t>Home</w:t>
      </w:r>
      <w:r w:rsidR="00EC3244">
        <w:rPr>
          <w:rFonts w:cs="Times New Roman"/>
        </w:rPr>
        <w:t> </w:t>
      </w:r>
      <w:r w:rsidRPr="00F408E2">
        <w:rPr>
          <w:rFonts w:cs="Times New Roman"/>
        </w:rPr>
        <w:t>:</w:t>
      </w:r>
      <w:r w:rsidR="00130C33" w:rsidRPr="00F408E2">
        <w:rPr>
          <w:rFonts w:cs="Times New Roman"/>
        </w:rPr>
        <w:t xml:space="preserve"> 55 – 65 ans</w:t>
      </w:r>
      <w:r w:rsidR="00410E40" w:rsidRPr="00F408E2">
        <w:rPr>
          <w:rFonts w:cs="Times New Roman"/>
        </w:rPr>
        <w:t xml:space="preserve"> </w:t>
      </w:r>
    </w:p>
    <w:p w14:paraId="299DA365" w14:textId="7CA5D049" w:rsidR="00410E40" w:rsidRPr="00F408E2" w:rsidRDefault="00410E40" w:rsidP="004237A4">
      <w:pPr>
        <w:numPr>
          <w:ilvl w:val="1"/>
          <w:numId w:val="4"/>
        </w:numPr>
        <w:rPr>
          <w:rFonts w:cs="Times New Roman"/>
        </w:rPr>
      </w:pPr>
      <w:r w:rsidRPr="00F408E2">
        <w:rPr>
          <w:rFonts w:cs="Times New Roman"/>
        </w:rPr>
        <w:t>H</w:t>
      </w:r>
      <w:r w:rsidR="00C13619" w:rsidRPr="00F408E2">
        <w:rPr>
          <w:rFonts w:cs="Times New Roman"/>
        </w:rPr>
        <w:t>ypertension artérielle</w:t>
      </w:r>
      <w:r w:rsidR="003B345A" w:rsidRPr="00F408E2">
        <w:rPr>
          <w:rFonts w:cs="Times New Roman"/>
        </w:rPr>
        <w:t>,</w:t>
      </w:r>
      <w:r w:rsidR="00C13619" w:rsidRPr="00F408E2">
        <w:rPr>
          <w:rFonts w:cs="Times New Roman"/>
        </w:rPr>
        <w:t xml:space="preserve"> cardiopathie </w:t>
      </w:r>
      <w:r w:rsidRPr="00F408E2">
        <w:rPr>
          <w:rFonts w:cs="Times New Roman"/>
        </w:rPr>
        <w:t>chron</w:t>
      </w:r>
      <w:r w:rsidR="00A6539C" w:rsidRPr="00F408E2">
        <w:rPr>
          <w:rFonts w:cs="Times New Roman"/>
        </w:rPr>
        <w:t>i</w:t>
      </w:r>
      <w:r w:rsidRPr="00F408E2">
        <w:rPr>
          <w:rFonts w:cs="Times New Roman"/>
        </w:rPr>
        <w:t>que</w:t>
      </w:r>
      <w:r w:rsidR="00F068F8" w:rsidRPr="00F408E2">
        <w:rPr>
          <w:rFonts w:cs="Times New Roman"/>
        </w:rPr>
        <w:t>,</w:t>
      </w:r>
      <w:r w:rsidRPr="00F408E2">
        <w:rPr>
          <w:rFonts w:cs="Times New Roman"/>
        </w:rPr>
        <w:t xml:space="preserve"> </w:t>
      </w:r>
      <w:r w:rsidR="007C4DA7" w:rsidRPr="00F408E2">
        <w:rPr>
          <w:rFonts w:cs="Times New Roman"/>
        </w:rPr>
        <w:t>diabète</w:t>
      </w:r>
      <w:r w:rsidRPr="00F408E2">
        <w:rPr>
          <w:rFonts w:cs="Times New Roman"/>
        </w:rPr>
        <w:t xml:space="preserve"> t</w:t>
      </w:r>
      <w:r w:rsidR="00A6539C" w:rsidRPr="00F408E2">
        <w:rPr>
          <w:rFonts w:cs="Times New Roman"/>
        </w:rPr>
        <w:t>y</w:t>
      </w:r>
      <w:r w:rsidRPr="00F408E2">
        <w:rPr>
          <w:rFonts w:cs="Times New Roman"/>
        </w:rPr>
        <w:t xml:space="preserve">pe 2 </w:t>
      </w:r>
    </w:p>
    <w:p w14:paraId="513F7B30" w14:textId="463BC413" w:rsidR="00410E40" w:rsidRPr="00F408E2" w:rsidRDefault="00410E40" w:rsidP="00410E40">
      <w:pPr>
        <w:rPr>
          <w:rFonts w:cs="Times New Roman"/>
        </w:rPr>
      </w:pPr>
      <w:r w:rsidRPr="00F408E2">
        <w:rPr>
          <w:rFonts w:cs="Times New Roman"/>
        </w:rPr>
        <w:t>Plaintes</w:t>
      </w:r>
      <w:r w:rsidR="00EC3244">
        <w:rPr>
          <w:rFonts w:cs="Times New Roman"/>
        </w:rPr>
        <w:t> </w:t>
      </w:r>
      <w:r w:rsidR="00C13619" w:rsidRPr="00F408E2">
        <w:rPr>
          <w:rFonts w:cs="Times New Roman"/>
        </w:rPr>
        <w:t>:</w:t>
      </w:r>
    </w:p>
    <w:p w14:paraId="558400AA" w14:textId="01A9759B" w:rsidR="00410E40" w:rsidRPr="00F408E2" w:rsidRDefault="00410E40" w:rsidP="004237A4">
      <w:pPr>
        <w:numPr>
          <w:ilvl w:val="1"/>
          <w:numId w:val="4"/>
        </w:numPr>
        <w:rPr>
          <w:rFonts w:cs="Times New Roman"/>
        </w:rPr>
      </w:pPr>
      <w:r w:rsidRPr="00F408E2">
        <w:rPr>
          <w:rFonts w:cs="Times New Roman"/>
        </w:rPr>
        <w:t>Hémiplégie avec ou sans ap</w:t>
      </w:r>
      <w:r w:rsidR="00A6539C" w:rsidRPr="00F408E2">
        <w:rPr>
          <w:rFonts w:cs="Times New Roman"/>
        </w:rPr>
        <w:t>h</w:t>
      </w:r>
      <w:r w:rsidRPr="00F408E2">
        <w:rPr>
          <w:rFonts w:cs="Times New Roman"/>
        </w:rPr>
        <w:t xml:space="preserve">asie brutale </w:t>
      </w:r>
    </w:p>
    <w:p w14:paraId="7EB1D6A7" w14:textId="03D1D57E" w:rsidR="00410E40" w:rsidRPr="00F408E2" w:rsidRDefault="00410E40" w:rsidP="004237A4">
      <w:pPr>
        <w:numPr>
          <w:ilvl w:val="1"/>
          <w:numId w:val="4"/>
        </w:numPr>
        <w:rPr>
          <w:rFonts w:cs="Times New Roman"/>
        </w:rPr>
      </w:pPr>
      <w:r w:rsidRPr="00F408E2">
        <w:rPr>
          <w:rFonts w:cs="Times New Roman"/>
        </w:rPr>
        <w:t xml:space="preserve">Parfois précédée de cécité </w:t>
      </w:r>
      <w:r w:rsidR="007C4DA7" w:rsidRPr="00F408E2">
        <w:rPr>
          <w:rFonts w:cs="Times New Roman"/>
        </w:rPr>
        <w:t>monoculaire</w:t>
      </w:r>
      <w:r w:rsidRPr="00F408E2">
        <w:rPr>
          <w:rFonts w:cs="Times New Roman"/>
        </w:rPr>
        <w:t xml:space="preserve"> transitoire</w:t>
      </w:r>
      <w:r w:rsidR="00F068F8" w:rsidRPr="00F408E2">
        <w:rPr>
          <w:rFonts w:cs="Times New Roman"/>
        </w:rPr>
        <w:t>,</w:t>
      </w:r>
      <w:r w:rsidRPr="00F408E2">
        <w:rPr>
          <w:rFonts w:cs="Times New Roman"/>
        </w:rPr>
        <w:t xml:space="preserve"> ataxie </w:t>
      </w:r>
      <w:r w:rsidR="007C4DA7" w:rsidRPr="00F408E2">
        <w:rPr>
          <w:rFonts w:cs="Times New Roman"/>
        </w:rPr>
        <w:t>transitoire</w:t>
      </w:r>
      <w:r w:rsidRPr="00F408E2">
        <w:rPr>
          <w:rFonts w:cs="Times New Roman"/>
        </w:rPr>
        <w:t xml:space="preserve"> </w:t>
      </w:r>
    </w:p>
    <w:p w14:paraId="73D8BF0C" w14:textId="49C14849" w:rsidR="00410E40" w:rsidRPr="00F408E2" w:rsidRDefault="008A6624" w:rsidP="004237A4">
      <w:pPr>
        <w:numPr>
          <w:ilvl w:val="1"/>
          <w:numId w:val="4"/>
        </w:numPr>
        <w:rPr>
          <w:rFonts w:cs="Times New Roman"/>
        </w:rPr>
      </w:pPr>
      <w:r w:rsidRPr="00F408E2">
        <w:rPr>
          <w:rFonts w:cs="Times New Roman"/>
        </w:rPr>
        <w:t>San</w:t>
      </w:r>
      <w:r w:rsidR="007C4DA7" w:rsidRPr="00F408E2">
        <w:rPr>
          <w:rFonts w:cs="Times New Roman"/>
        </w:rPr>
        <w:t>s</w:t>
      </w:r>
      <w:r w:rsidRPr="00F408E2">
        <w:rPr>
          <w:rFonts w:cs="Times New Roman"/>
        </w:rPr>
        <w:t xml:space="preserve"> coma</w:t>
      </w:r>
      <w:r w:rsidR="003B345A" w:rsidRPr="00F408E2">
        <w:rPr>
          <w:rFonts w:cs="Times New Roman"/>
        </w:rPr>
        <w:t>,</w:t>
      </w:r>
      <w:r w:rsidRPr="00F408E2">
        <w:rPr>
          <w:rFonts w:cs="Times New Roman"/>
        </w:rPr>
        <w:t xml:space="preserve"> ni troubles de vigilance</w:t>
      </w:r>
      <w:r w:rsidR="003B345A" w:rsidRPr="00F408E2">
        <w:rPr>
          <w:rFonts w:cs="Times New Roman"/>
        </w:rPr>
        <w:t>,</w:t>
      </w:r>
      <w:r w:rsidRPr="00F408E2">
        <w:rPr>
          <w:rFonts w:cs="Times New Roman"/>
        </w:rPr>
        <w:t xml:space="preserve"> ni agitation psyc</w:t>
      </w:r>
      <w:r w:rsidR="00130C33" w:rsidRPr="00F408E2">
        <w:rPr>
          <w:rFonts w:cs="Times New Roman"/>
        </w:rPr>
        <w:t>h</w:t>
      </w:r>
      <w:r w:rsidRPr="00F408E2">
        <w:rPr>
          <w:rFonts w:cs="Times New Roman"/>
        </w:rPr>
        <w:t>omotrice</w:t>
      </w:r>
      <w:r w:rsidR="00F068F8" w:rsidRPr="00F408E2">
        <w:rPr>
          <w:rFonts w:cs="Times New Roman"/>
        </w:rPr>
        <w:t>,</w:t>
      </w:r>
      <w:r w:rsidRPr="00F408E2">
        <w:rPr>
          <w:rFonts w:cs="Times New Roman"/>
        </w:rPr>
        <w:t xml:space="preserve"> sauf complications</w:t>
      </w:r>
    </w:p>
    <w:p w14:paraId="175E3CF0" w14:textId="4617AB1E" w:rsidR="00D74C2D" w:rsidRPr="00F408E2" w:rsidRDefault="00BD368B" w:rsidP="00D74C2D">
      <w:pPr>
        <w:rPr>
          <w:rFonts w:cs="Times New Roman"/>
        </w:rPr>
      </w:pPr>
      <w:r w:rsidRPr="00F408E2">
        <w:rPr>
          <w:rFonts w:cs="Times New Roman"/>
        </w:rPr>
        <w:t>Examen neurologique</w:t>
      </w:r>
      <w:r w:rsidR="00EC3244">
        <w:rPr>
          <w:rFonts w:cs="Times New Roman"/>
        </w:rPr>
        <w:t> </w:t>
      </w:r>
      <w:r w:rsidRPr="00F408E2">
        <w:rPr>
          <w:rFonts w:cs="Times New Roman"/>
        </w:rPr>
        <w:t>: score NIHSS</w:t>
      </w:r>
    </w:p>
    <w:p w14:paraId="01719E69" w14:textId="3CDFEA4F" w:rsidR="007F23CB" w:rsidRPr="00F408E2" w:rsidRDefault="007F23CB" w:rsidP="004237A4">
      <w:pPr>
        <w:numPr>
          <w:ilvl w:val="1"/>
          <w:numId w:val="4"/>
        </w:numPr>
        <w:rPr>
          <w:rFonts w:cs="Times New Roman"/>
        </w:rPr>
      </w:pPr>
      <w:r w:rsidRPr="00F408E2">
        <w:rPr>
          <w:rFonts w:cs="Times New Roman"/>
        </w:rPr>
        <w:t>Examen neurologiq</w:t>
      </w:r>
      <w:r w:rsidR="007C4DA7" w:rsidRPr="00F408E2">
        <w:rPr>
          <w:rFonts w:cs="Times New Roman"/>
        </w:rPr>
        <w:t>ue</w:t>
      </w:r>
      <w:r w:rsidRPr="00F408E2">
        <w:rPr>
          <w:rFonts w:cs="Times New Roman"/>
        </w:rPr>
        <w:t xml:space="preserve"> à</w:t>
      </w:r>
      <w:r w:rsidR="007C4DA7" w:rsidRPr="00F408E2">
        <w:rPr>
          <w:rFonts w:cs="Times New Roman"/>
        </w:rPr>
        <w:t xml:space="preserve"> prédominance</w:t>
      </w:r>
      <w:r w:rsidRPr="00F408E2">
        <w:rPr>
          <w:rFonts w:cs="Times New Roman"/>
        </w:rPr>
        <w:t xml:space="preserve"> </w:t>
      </w:r>
      <w:r w:rsidR="007C4DA7" w:rsidRPr="00F408E2">
        <w:rPr>
          <w:rFonts w:cs="Times New Roman"/>
        </w:rPr>
        <w:t>b</w:t>
      </w:r>
      <w:r w:rsidRPr="00F408E2">
        <w:rPr>
          <w:rFonts w:cs="Times New Roman"/>
        </w:rPr>
        <w:t xml:space="preserve">rachio-facial d’un </w:t>
      </w:r>
      <w:r w:rsidR="0094789B" w:rsidRPr="00F408E2">
        <w:rPr>
          <w:rFonts w:cs="Times New Roman"/>
        </w:rPr>
        <w:t>hémicorps</w:t>
      </w:r>
      <w:r w:rsidRPr="00F408E2">
        <w:rPr>
          <w:rFonts w:cs="Times New Roman"/>
        </w:rPr>
        <w:t xml:space="preserve"> avec sd pyramidale</w:t>
      </w:r>
    </w:p>
    <w:p w14:paraId="0F9BC09B" w14:textId="4935238C" w:rsidR="007F23CB" w:rsidRPr="00F408E2" w:rsidRDefault="00E32418" w:rsidP="004237A4">
      <w:pPr>
        <w:numPr>
          <w:ilvl w:val="1"/>
          <w:numId w:val="4"/>
        </w:numPr>
        <w:rPr>
          <w:rFonts w:cs="Times New Roman"/>
        </w:rPr>
      </w:pPr>
      <w:r w:rsidRPr="00F408E2">
        <w:rPr>
          <w:rFonts w:cs="Times New Roman"/>
        </w:rPr>
        <w:t>Aphasie non fluente branc</w:t>
      </w:r>
      <w:r w:rsidR="0094789B" w:rsidRPr="00F408E2">
        <w:rPr>
          <w:rFonts w:cs="Times New Roman"/>
        </w:rPr>
        <w:t>h</w:t>
      </w:r>
      <w:r w:rsidRPr="00F408E2">
        <w:rPr>
          <w:rFonts w:cs="Times New Roman"/>
        </w:rPr>
        <w:t>es supérie</w:t>
      </w:r>
      <w:r w:rsidR="0094789B" w:rsidRPr="00F408E2">
        <w:rPr>
          <w:rFonts w:cs="Times New Roman"/>
        </w:rPr>
        <w:t>ur</w:t>
      </w:r>
      <w:r w:rsidRPr="00F408E2">
        <w:rPr>
          <w:rFonts w:cs="Times New Roman"/>
        </w:rPr>
        <w:t xml:space="preserve"> art</w:t>
      </w:r>
      <w:r w:rsidR="00C965C4" w:rsidRPr="00F408E2">
        <w:rPr>
          <w:rFonts w:cs="Times New Roman"/>
        </w:rPr>
        <w:t>ère</w:t>
      </w:r>
      <w:r w:rsidRPr="00F408E2">
        <w:rPr>
          <w:rFonts w:cs="Times New Roman"/>
        </w:rPr>
        <w:t xml:space="preserve"> sylvienne gauche) ou non f</w:t>
      </w:r>
      <w:r w:rsidR="00F20456" w:rsidRPr="00F408E2">
        <w:rPr>
          <w:rFonts w:cs="Times New Roman"/>
        </w:rPr>
        <w:t xml:space="preserve">luente </w:t>
      </w:r>
      <w:r w:rsidRPr="00F408E2">
        <w:rPr>
          <w:rFonts w:cs="Times New Roman"/>
        </w:rPr>
        <w:t>(branches inf</w:t>
      </w:r>
      <w:r w:rsidR="00F20456" w:rsidRPr="00F408E2">
        <w:rPr>
          <w:rFonts w:cs="Times New Roman"/>
        </w:rPr>
        <w:t xml:space="preserve">érieur </w:t>
      </w:r>
      <w:r w:rsidRPr="00F408E2">
        <w:rPr>
          <w:rFonts w:cs="Times New Roman"/>
        </w:rPr>
        <w:t>artère sylvienne</w:t>
      </w:r>
      <w:r w:rsidR="00C60319" w:rsidRPr="00F408E2">
        <w:rPr>
          <w:rFonts w:cs="Times New Roman"/>
        </w:rPr>
        <w:t xml:space="preserve"> gauche</w:t>
      </w:r>
      <w:r w:rsidR="00656181" w:rsidRPr="00F408E2">
        <w:rPr>
          <w:rFonts w:cs="Times New Roman"/>
        </w:rPr>
        <w:t>)</w:t>
      </w:r>
    </w:p>
    <w:p w14:paraId="54063335" w14:textId="73A7103D" w:rsidR="00C13619" w:rsidRPr="00F408E2" w:rsidRDefault="00FD03AA" w:rsidP="00656181">
      <w:pPr>
        <w:rPr>
          <w:rFonts w:cs="Times New Roman"/>
        </w:rPr>
      </w:pPr>
      <w:r w:rsidRPr="00F408E2">
        <w:rPr>
          <w:rFonts w:cs="Times New Roman"/>
        </w:rPr>
        <w:t xml:space="preserve">Examen </w:t>
      </w:r>
      <w:r w:rsidR="003F6799" w:rsidRPr="00F408E2">
        <w:rPr>
          <w:rFonts w:cs="Times New Roman"/>
        </w:rPr>
        <w:t>paraclinique</w:t>
      </w:r>
      <w:r w:rsidRPr="00F408E2">
        <w:rPr>
          <w:rFonts w:cs="Times New Roman"/>
        </w:rPr>
        <w:t xml:space="preserve"> </w:t>
      </w:r>
    </w:p>
    <w:tbl>
      <w:tblPr>
        <w:tblStyle w:val="Grilledutableau"/>
        <w:tblW w:w="0" w:type="auto"/>
        <w:tblLook w:val="04A0" w:firstRow="1" w:lastRow="0" w:firstColumn="1" w:lastColumn="0" w:noHBand="0" w:noVBand="1"/>
      </w:tblPr>
      <w:tblGrid>
        <w:gridCol w:w="2226"/>
        <w:gridCol w:w="2226"/>
        <w:gridCol w:w="2227"/>
      </w:tblGrid>
      <w:tr w:rsidR="00FD03AA" w:rsidRPr="00F408E2" w14:paraId="2C75B261" w14:textId="77777777" w:rsidTr="00FD03AA">
        <w:tc>
          <w:tcPr>
            <w:tcW w:w="2226" w:type="dxa"/>
          </w:tcPr>
          <w:p w14:paraId="315568B7" w14:textId="4DFB423E" w:rsidR="00FD03AA" w:rsidRPr="00F408E2" w:rsidRDefault="003F6799" w:rsidP="00FD03AA">
            <w:pPr>
              <w:numPr>
                <w:ilvl w:val="0"/>
                <w:numId w:val="0"/>
              </w:numPr>
              <w:rPr>
                <w:rFonts w:cs="Times New Roman"/>
              </w:rPr>
            </w:pPr>
            <w:r w:rsidRPr="00F408E2">
              <w:rPr>
                <w:rFonts w:cs="Times New Roman"/>
              </w:rPr>
              <w:t>Morphologie</w:t>
            </w:r>
            <w:r w:rsidR="005D4CCB" w:rsidRPr="00F408E2">
              <w:rPr>
                <w:rFonts w:cs="Times New Roman"/>
              </w:rPr>
              <w:t xml:space="preserve"> </w:t>
            </w:r>
          </w:p>
        </w:tc>
        <w:tc>
          <w:tcPr>
            <w:tcW w:w="2226" w:type="dxa"/>
          </w:tcPr>
          <w:p w14:paraId="349F0554" w14:textId="09AE8406" w:rsidR="00FD03AA" w:rsidRPr="00F408E2" w:rsidRDefault="005D4CCB" w:rsidP="00FD03AA">
            <w:pPr>
              <w:numPr>
                <w:ilvl w:val="0"/>
                <w:numId w:val="0"/>
              </w:numPr>
              <w:rPr>
                <w:rFonts w:cs="Times New Roman"/>
              </w:rPr>
            </w:pPr>
            <w:r w:rsidRPr="00F408E2">
              <w:rPr>
                <w:rFonts w:cs="Times New Roman"/>
              </w:rPr>
              <w:t>Fonctionnel</w:t>
            </w:r>
          </w:p>
        </w:tc>
        <w:tc>
          <w:tcPr>
            <w:tcW w:w="2227" w:type="dxa"/>
          </w:tcPr>
          <w:p w14:paraId="478F66D8" w14:textId="77777777" w:rsidR="00FD03AA" w:rsidRPr="00F408E2" w:rsidRDefault="005D4CCB" w:rsidP="00FD03AA">
            <w:pPr>
              <w:numPr>
                <w:ilvl w:val="0"/>
                <w:numId w:val="0"/>
              </w:numPr>
              <w:rPr>
                <w:rFonts w:cs="Times New Roman"/>
              </w:rPr>
            </w:pPr>
            <w:r w:rsidRPr="00F408E2">
              <w:rPr>
                <w:rFonts w:cs="Times New Roman"/>
              </w:rPr>
              <w:t xml:space="preserve"> Biologie </w:t>
            </w:r>
          </w:p>
          <w:p w14:paraId="539C40FB" w14:textId="66B8FEBB" w:rsidR="005D4CCB" w:rsidRPr="00F408E2" w:rsidRDefault="005D4CCB" w:rsidP="00FD03AA">
            <w:pPr>
              <w:numPr>
                <w:ilvl w:val="0"/>
                <w:numId w:val="0"/>
              </w:numPr>
              <w:rPr>
                <w:rFonts w:cs="Times New Roman"/>
              </w:rPr>
            </w:pPr>
          </w:p>
        </w:tc>
      </w:tr>
      <w:tr w:rsidR="00FD03AA" w:rsidRPr="00F408E2" w14:paraId="21DDFBB8" w14:textId="77777777" w:rsidTr="00FD03AA">
        <w:tc>
          <w:tcPr>
            <w:tcW w:w="2226" w:type="dxa"/>
          </w:tcPr>
          <w:p w14:paraId="18A7D378" w14:textId="18B0F27A" w:rsidR="00FD03AA" w:rsidRPr="00F408E2" w:rsidRDefault="003F6799" w:rsidP="00FD03AA">
            <w:pPr>
              <w:numPr>
                <w:ilvl w:val="0"/>
                <w:numId w:val="0"/>
              </w:numPr>
              <w:rPr>
                <w:rFonts w:cs="Times New Roman"/>
              </w:rPr>
            </w:pPr>
            <w:r>
              <w:rPr>
                <w:rFonts w:cs="Times New Roman"/>
              </w:rPr>
              <w:t>Cérébr</w:t>
            </w:r>
            <w:r w:rsidR="005D4CCB" w:rsidRPr="00F408E2">
              <w:rPr>
                <w:rFonts w:cs="Times New Roman"/>
              </w:rPr>
              <w:t>ale</w:t>
            </w:r>
            <w:r w:rsidR="00EC3244">
              <w:rPr>
                <w:rFonts w:cs="Times New Roman"/>
              </w:rPr>
              <w:t> </w:t>
            </w:r>
            <w:r w:rsidR="00F55D27" w:rsidRPr="00F408E2">
              <w:rPr>
                <w:rFonts w:cs="Times New Roman"/>
              </w:rPr>
              <w:t>:</w:t>
            </w:r>
          </w:p>
          <w:p w14:paraId="003EAD40" w14:textId="2A6B119D" w:rsidR="00F55D27" w:rsidRPr="00F408E2" w:rsidRDefault="00F55D27" w:rsidP="00FD03AA">
            <w:pPr>
              <w:numPr>
                <w:ilvl w:val="0"/>
                <w:numId w:val="0"/>
              </w:numPr>
              <w:rPr>
                <w:rFonts w:cs="Times New Roman"/>
              </w:rPr>
            </w:pPr>
            <w:r w:rsidRPr="00F408E2">
              <w:rPr>
                <w:rFonts w:cs="Times New Roman"/>
              </w:rPr>
              <w:t xml:space="preserve">IRM </w:t>
            </w:r>
          </w:p>
          <w:p w14:paraId="62EFC253" w14:textId="41A33D5A" w:rsidR="00F55D27" w:rsidRPr="00F408E2" w:rsidRDefault="00F55D27" w:rsidP="00FD03AA">
            <w:pPr>
              <w:numPr>
                <w:ilvl w:val="0"/>
                <w:numId w:val="0"/>
              </w:numPr>
              <w:rPr>
                <w:rFonts w:cs="Times New Roman"/>
              </w:rPr>
            </w:pPr>
            <w:r w:rsidRPr="00F408E2">
              <w:rPr>
                <w:rFonts w:cs="Times New Roman"/>
              </w:rPr>
              <w:t>TDM</w:t>
            </w:r>
          </w:p>
          <w:p w14:paraId="6A7FB566" w14:textId="77777777" w:rsidR="00F55D27" w:rsidRPr="00F408E2" w:rsidRDefault="00F55D27" w:rsidP="00FD03AA">
            <w:pPr>
              <w:numPr>
                <w:ilvl w:val="0"/>
                <w:numId w:val="0"/>
              </w:numPr>
              <w:rPr>
                <w:rFonts w:cs="Times New Roman"/>
              </w:rPr>
            </w:pPr>
          </w:p>
          <w:p w14:paraId="631964AD" w14:textId="219FDC49" w:rsidR="00F55D27" w:rsidRPr="00F408E2" w:rsidRDefault="00C8075C" w:rsidP="00FD03AA">
            <w:pPr>
              <w:numPr>
                <w:ilvl w:val="0"/>
                <w:numId w:val="0"/>
              </w:numPr>
              <w:rPr>
                <w:rFonts w:cs="Times New Roman"/>
              </w:rPr>
            </w:pPr>
            <w:r w:rsidRPr="00F408E2">
              <w:rPr>
                <w:rFonts w:cs="Times New Roman"/>
              </w:rPr>
              <w:t>Pulmonaire</w:t>
            </w:r>
            <w:r w:rsidR="00EC3244">
              <w:rPr>
                <w:rFonts w:cs="Times New Roman"/>
              </w:rPr>
              <w:t> </w:t>
            </w:r>
            <w:r w:rsidRPr="00F408E2">
              <w:rPr>
                <w:rFonts w:cs="Times New Roman"/>
              </w:rPr>
              <w:t>:</w:t>
            </w:r>
          </w:p>
          <w:p w14:paraId="3A48FADF" w14:textId="1E36BC16" w:rsidR="00C8075C" w:rsidRPr="00F408E2" w:rsidRDefault="004033BE" w:rsidP="00FD03AA">
            <w:pPr>
              <w:numPr>
                <w:ilvl w:val="0"/>
                <w:numId w:val="0"/>
              </w:numPr>
              <w:rPr>
                <w:rFonts w:cs="Times New Roman"/>
              </w:rPr>
            </w:pPr>
            <w:r w:rsidRPr="00F408E2">
              <w:rPr>
                <w:rFonts w:cs="Times New Roman"/>
              </w:rPr>
              <w:t>radiographie</w:t>
            </w:r>
          </w:p>
        </w:tc>
        <w:tc>
          <w:tcPr>
            <w:tcW w:w="2226" w:type="dxa"/>
          </w:tcPr>
          <w:p w14:paraId="2D6EB568" w14:textId="2B595A4B" w:rsidR="00FD03AA" w:rsidRPr="00F408E2" w:rsidRDefault="00F048A9" w:rsidP="00FD03AA">
            <w:pPr>
              <w:numPr>
                <w:ilvl w:val="0"/>
                <w:numId w:val="0"/>
              </w:numPr>
              <w:rPr>
                <w:rFonts w:cs="Times New Roman"/>
              </w:rPr>
            </w:pPr>
            <w:r w:rsidRPr="00F408E2">
              <w:rPr>
                <w:rFonts w:cs="Times New Roman"/>
              </w:rPr>
              <w:t>Cardiaque</w:t>
            </w:r>
            <w:r w:rsidR="00EC3244">
              <w:rPr>
                <w:rFonts w:cs="Times New Roman"/>
              </w:rPr>
              <w:t> </w:t>
            </w:r>
            <w:r w:rsidRPr="00F408E2">
              <w:rPr>
                <w:rFonts w:cs="Times New Roman"/>
              </w:rPr>
              <w:t>: isch</w:t>
            </w:r>
            <w:r w:rsidR="00E20EB1" w:rsidRPr="00F408E2">
              <w:rPr>
                <w:rFonts w:cs="Times New Roman"/>
              </w:rPr>
              <w:t>émie</w:t>
            </w:r>
            <w:r w:rsidR="00EC3244">
              <w:rPr>
                <w:rFonts w:cs="Times New Roman"/>
              </w:rPr>
              <w:t> </w:t>
            </w:r>
            <w:r w:rsidRPr="00F408E2">
              <w:rPr>
                <w:rFonts w:cs="Times New Roman"/>
              </w:rPr>
              <w:t xml:space="preserve">? TDR </w:t>
            </w:r>
          </w:p>
          <w:p w14:paraId="5463E8C3" w14:textId="078897CB" w:rsidR="00012FAB" w:rsidRPr="00F408E2" w:rsidRDefault="00012FAB" w:rsidP="00E7798B">
            <w:pPr>
              <w:numPr>
                <w:ilvl w:val="0"/>
                <w:numId w:val="0"/>
              </w:numPr>
              <w:rPr>
                <w:rFonts w:cs="Times New Roman"/>
              </w:rPr>
            </w:pPr>
            <w:r w:rsidRPr="00F408E2">
              <w:rPr>
                <w:rFonts w:cs="Times New Roman"/>
              </w:rPr>
              <w:t>ECG</w:t>
            </w:r>
            <w:r w:rsidR="00D83363" w:rsidRPr="00F408E2">
              <w:rPr>
                <w:rFonts w:cs="Times New Roman"/>
              </w:rPr>
              <w:t>,</w:t>
            </w:r>
            <w:r w:rsidRPr="00F408E2">
              <w:rPr>
                <w:rFonts w:cs="Times New Roman"/>
              </w:rPr>
              <w:t xml:space="preserve"> ho</w:t>
            </w:r>
            <w:r w:rsidR="00D83363" w:rsidRPr="00F408E2">
              <w:rPr>
                <w:rFonts w:cs="Times New Roman"/>
              </w:rPr>
              <w:t>l</w:t>
            </w:r>
            <w:r w:rsidRPr="00F408E2">
              <w:rPr>
                <w:rFonts w:cs="Times New Roman"/>
              </w:rPr>
              <w:t>ter ECG</w:t>
            </w:r>
          </w:p>
          <w:p w14:paraId="4AEA32C3" w14:textId="6C85ED76" w:rsidR="00F048A9" w:rsidRPr="00F408E2" w:rsidRDefault="00012FAB" w:rsidP="00FD03AA">
            <w:pPr>
              <w:numPr>
                <w:ilvl w:val="0"/>
                <w:numId w:val="0"/>
              </w:numPr>
              <w:rPr>
                <w:rFonts w:cs="Times New Roman"/>
              </w:rPr>
            </w:pPr>
            <w:r w:rsidRPr="00F408E2">
              <w:rPr>
                <w:rFonts w:cs="Times New Roman"/>
              </w:rPr>
              <w:t xml:space="preserve">Echodopler </w:t>
            </w:r>
            <w:r w:rsidR="003F6799" w:rsidRPr="00F408E2">
              <w:rPr>
                <w:rFonts w:cs="Times New Roman"/>
              </w:rPr>
              <w:t>cardiaque</w:t>
            </w:r>
          </w:p>
          <w:p w14:paraId="417EB302" w14:textId="77777777" w:rsidR="00B56051" w:rsidRPr="00F408E2" w:rsidRDefault="00B56051" w:rsidP="00FD03AA">
            <w:pPr>
              <w:numPr>
                <w:ilvl w:val="0"/>
                <w:numId w:val="0"/>
              </w:numPr>
              <w:rPr>
                <w:rFonts w:cs="Times New Roman"/>
              </w:rPr>
            </w:pPr>
          </w:p>
          <w:p w14:paraId="1CCD095E" w14:textId="2919CD9A" w:rsidR="00B56051" w:rsidRPr="00F408E2" w:rsidRDefault="00B56051" w:rsidP="00FD03AA">
            <w:pPr>
              <w:numPr>
                <w:ilvl w:val="0"/>
                <w:numId w:val="0"/>
              </w:numPr>
              <w:rPr>
                <w:rFonts w:cs="Times New Roman"/>
              </w:rPr>
            </w:pPr>
            <w:r w:rsidRPr="00F408E2">
              <w:rPr>
                <w:rFonts w:cs="Times New Roman"/>
              </w:rPr>
              <w:t>Vaisse</w:t>
            </w:r>
            <w:r w:rsidR="00D83363" w:rsidRPr="00F408E2">
              <w:rPr>
                <w:rFonts w:cs="Times New Roman"/>
              </w:rPr>
              <w:t>au</w:t>
            </w:r>
            <w:r w:rsidRPr="00F408E2">
              <w:rPr>
                <w:rFonts w:cs="Times New Roman"/>
              </w:rPr>
              <w:t xml:space="preserve"> du cou</w:t>
            </w:r>
            <w:r w:rsidR="00EC3244">
              <w:rPr>
                <w:rFonts w:cs="Times New Roman"/>
              </w:rPr>
              <w:t> </w:t>
            </w:r>
            <w:r w:rsidRPr="00F408E2">
              <w:rPr>
                <w:rFonts w:cs="Times New Roman"/>
              </w:rPr>
              <w:t>: ED</w:t>
            </w:r>
            <w:r w:rsidR="00F068F8" w:rsidRPr="00F408E2">
              <w:rPr>
                <w:rFonts w:cs="Times New Roman"/>
              </w:rPr>
              <w:t>,</w:t>
            </w:r>
            <w:r w:rsidRPr="00F408E2">
              <w:rPr>
                <w:rFonts w:cs="Times New Roman"/>
              </w:rPr>
              <w:t xml:space="preserve"> </w:t>
            </w:r>
            <w:r w:rsidR="00021DB6" w:rsidRPr="00F408E2">
              <w:rPr>
                <w:rFonts w:cs="Times New Roman"/>
              </w:rPr>
              <w:t>TSA</w:t>
            </w:r>
            <w:r w:rsidR="003B345A" w:rsidRPr="00F408E2">
              <w:rPr>
                <w:rFonts w:cs="Times New Roman"/>
              </w:rPr>
              <w:t>,</w:t>
            </w:r>
            <w:r w:rsidRPr="00F408E2">
              <w:rPr>
                <w:rFonts w:cs="Times New Roman"/>
              </w:rPr>
              <w:t xml:space="preserve"> (recherche de</w:t>
            </w:r>
            <w:r w:rsidR="00D83363" w:rsidRPr="00F408E2">
              <w:rPr>
                <w:rFonts w:cs="Times New Roman"/>
              </w:rPr>
              <w:t xml:space="preserve"> sclérose</w:t>
            </w:r>
            <w:r w:rsidRPr="00F408E2">
              <w:rPr>
                <w:rFonts w:cs="Times New Roman"/>
              </w:rPr>
              <w:t xml:space="preserve"> carotid</w:t>
            </w:r>
            <w:r w:rsidR="00D83363" w:rsidRPr="00F408E2">
              <w:rPr>
                <w:rFonts w:cs="Times New Roman"/>
              </w:rPr>
              <w:t>i</w:t>
            </w:r>
            <w:r w:rsidRPr="00F408E2">
              <w:rPr>
                <w:rFonts w:cs="Times New Roman"/>
              </w:rPr>
              <w:t>e</w:t>
            </w:r>
            <w:r w:rsidR="00D83363" w:rsidRPr="00F408E2">
              <w:rPr>
                <w:rFonts w:cs="Times New Roman"/>
              </w:rPr>
              <w:t>nne</w:t>
            </w:r>
            <w:r w:rsidR="00701C37" w:rsidRPr="00F408E2">
              <w:rPr>
                <w:rFonts w:cs="Times New Roman"/>
              </w:rPr>
              <w:t>)</w:t>
            </w:r>
            <w:r w:rsidRPr="00F408E2">
              <w:rPr>
                <w:rFonts w:cs="Times New Roman"/>
              </w:rPr>
              <w:t xml:space="preserve"> interne </w:t>
            </w:r>
            <w:r w:rsidR="003F6799" w:rsidRPr="00F408E2">
              <w:rPr>
                <w:rFonts w:cs="Times New Roman"/>
              </w:rPr>
              <w:t>gauche</w:t>
            </w:r>
            <w:r w:rsidR="003B345A" w:rsidRPr="00F408E2">
              <w:rPr>
                <w:rFonts w:cs="Times New Roman"/>
              </w:rPr>
              <w:t>,</w:t>
            </w:r>
            <w:r w:rsidRPr="00F408E2">
              <w:rPr>
                <w:rFonts w:cs="Times New Roman"/>
              </w:rPr>
              <w:t xml:space="preserve"> Dissection) </w:t>
            </w:r>
          </w:p>
        </w:tc>
        <w:tc>
          <w:tcPr>
            <w:tcW w:w="2227" w:type="dxa"/>
          </w:tcPr>
          <w:p w14:paraId="7224CC21" w14:textId="0F0155B7" w:rsidR="00F048A9" w:rsidRPr="00F408E2" w:rsidRDefault="00D943F3" w:rsidP="00FD03AA">
            <w:pPr>
              <w:numPr>
                <w:ilvl w:val="0"/>
                <w:numId w:val="0"/>
              </w:numPr>
              <w:rPr>
                <w:rFonts w:cs="Times New Roman"/>
              </w:rPr>
            </w:pPr>
            <w:r w:rsidRPr="00F408E2">
              <w:rPr>
                <w:rFonts w:cs="Times New Roman"/>
              </w:rPr>
              <w:t xml:space="preserve"> </w:t>
            </w:r>
            <w:r w:rsidR="00012FAB" w:rsidRPr="00F408E2">
              <w:rPr>
                <w:rFonts w:cs="Times New Roman"/>
              </w:rPr>
              <w:t>1</w:t>
            </w:r>
            <w:r w:rsidR="00012FAB" w:rsidRPr="00F408E2">
              <w:rPr>
                <w:rFonts w:cs="Times New Roman"/>
                <w:vertAlign w:val="superscript"/>
              </w:rPr>
              <w:t>ère</w:t>
            </w:r>
            <w:r w:rsidR="00012FAB" w:rsidRPr="00F408E2">
              <w:rPr>
                <w:rFonts w:cs="Times New Roman"/>
              </w:rPr>
              <w:t xml:space="preserve"> intension</w:t>
            </w:r>
            <w:r w:rsidR="00EC3244">
              <w:rPr>
                <w:rFonts w:cs="Times New Roman"/>
              </w:rPr>
              <w:t> </w:t>
            </w:r>
            <w:r w:rsidR="00012FAB" w:rsidRPr="00F408E2">
              <w:rPr>
                <w:rFonts w:cs="Times New Roman"/>
              </w:rPr>
              <w:t>:</w:t>
            </w:r>
            <w:r w:rsidR="001C1568" w:rsidRPr="00F408E2">
              <w:rPr>
                <w:rFonts w:cs="Times New Roman"/>
              </w:rPr>
              <w:t xml:space="preserve"> NFS</w:t>
            </w:r>
            <w:r w:rsidR="003B345A" w:rsidRPr="00F408E2">
              <w:rPr>
                <w:rFonts w:cs="Times New Roman"/>
              </w:rPr>
              <w:t>,</w:t>
            </w:r>
            <w:r w:rsidR="00012FAB" w:rsidRPr="00F408E2">
              <w:rPr>
                <w:rFonts w:cs="Times New Roman"/>
              </w:rPr>
              <w:t xml:space="preserve"> </w:t>
            </w:r>
            <w:r w:rsidR="00DC1FAB" w:rsidRPr="00F408E2">
              <w:rPr>
                <w:rFonts w:cs="Times New Roman"/>
              </w:rPr>
              <w:t>plaquette</w:t>
            </w:r>
            <w:r w:rsidR="00F068F8" w:rsidRPr="00F408E2">
              <w:rPr>
                <w:rFonts w:cs="Times New Roman"/>
              </w:rPr>
              <w:t>,</w:t>
            </w:r>
            <w:r w:rsidR="00DC1FAB" w:rsidRPr="00F408E2">
              <w:rPr>
                <w:rFonts w:cs="Times New Roman"/>
              </w:rPr>
              <w:t xml:space="preserve"> </w:t>
            </w:r>
            <w:r w:rsidR="00701C37" w:rsidRPr="00F408E2">
              <w:rPr>
                <w:rFonts w:cs="Times New Roman"/>
              </w:rPr>
              <w:t>CRP,</w:t>
            </w:r>
          </w:p>
          <w:p w14:paraId="498F5A87" w14:textId="5E62EBEA" w:rsidR="00DC1FAB" w:rsidRPr="00F408E2" w:rsidRDefault="00DC1FAB" w:rsidP="00FD03AA">
            <w:pPr>
              <w:numPr>
                <w:ilvl w:val="0"/>
                <w:numId w:val="0"/>
              </w:numPr>
              <w:rPr>
                <w:rFonts w:cs="Times New Roman"/>
              </w:rPr>
            </w:pPr>
            <w:r w:rsidRPr="00F408E2">
              <w:rPr>
                <w:rFonts w:cs="Times New Roman"/>
              </w:rPr>
              <w:t>Créatini</w:t>
            </w:r>
            <w:r w:rsidR="00701C37" w:rsidRPr="00F408E2">
              <w:rPr>
                <w:rFonts w:cs="Times New Roman"/>
              </w:rPr>
              <w:t>ne</w:t>
            </w:r>
          </w:p>
          <w:p w14:paraId="2344E3AB" w14:textId="3CA602A2" w:rsidR="00DC1FAB" w:rsidRPr="00F408E2" w:rsidRDefault="00DC1FAB" w:rsidP="00FD03AA">
            <w:pPr>
              <w:numPr>
                <w:ilvl w:val="0"/>
                <w:numId w:val="0"/>
              </w:numPr>
              <w:rPr>
                <w:rFonts w:cs="Times New Roman"/>
              </w:rPr>
            </w:pPr>
            <w:r w:rsidRPr="00F408E2">
              <w:rPr>
                <w:rFonts w:cs="Times New Roman"/>
              </w:rPr>
              <w:t>Ionogramme sanguin</w:t>
            </w:r>
            <w:r w:rsidR="00F068F8" w:rsidRPr="00F408E2">
              <w:rPr>
                <w:rFonts w:cs="Times New Roman"/>
              </w:rPr>
              <w:t>,</w:t>
            </w:r>
            <w:r w:rsidR="00701C37" w:rsidRPr="00F408E2">
              <w:rPr>
                <w:rFonts w:cs="Times New Roman"/>
              </w:rPr>
              <w:t xml:space="preserve"> glycémie</w:t>
            </w:r>
            <w:r w:rsidRPr="00F408E2">
              <w:rPr>
                <w:rFonts w:cs="Times New Roman"/>
              </w:rPr>
              <w:t xml:space="preserve"> à jeun</w:t>
            </w:r>
            <w:r w:rsidR="00F068F8" w:rsidRPr="00F408E2">
              <w:rPr>
                <w:rFonts w:cs="Times New Roman"/>
              </w:rPr>
              <w:t>,</w:t>
            </w:r>
            <w:r w:rsidRPr="00F408E2">
              <w:rPr>
                <w:rFonts w:cs="Times New Roman"/>
              </w:rPr>
              <w:t xml:space="preserve"> et HBA1c</w:t>
            </w:r>
          </w:p>
          <w:p w14:paraId="1D776832" w14:textId="77777777" w:rsidR="00DC1FAB" w:rsidRPr="00F408E2" w:rsidRDefault="00DC1FAB" w:rsidP="00FD03AA">
            <w:pPr>
              <w:numPr>
                <w:ilvl w:val="0"/>
                <w:numId w:val="0"/>
              </w:numPr>
              <w:rPr>
                <w:rFonts w:cs="Times New Roman"/>
              </w:rPr>
            </w:pPr>
            <w:r w:rsidRPr="00F408E2">
              <w:rPr>
                <w:rFonts w:cs="Times New Roman"/>
              </w:rPr>
              <w:t xml:space="preserve">Bila lipidique </w:t>
            </w:r>
          </w:p>
          <w:p w14:paraId="70362634" w14:textId="2BD733BE" w:rsidR="00DC1FAB" w:rsidRPr="00F408E2" w:rsidRDefault="00DC1FAB" w:rsidP="00FD03AA">
            <w:pPr>
              <w:numPr>
                <w:ilvl w:val="0"/>
                <w:numId w:val="0"/>
              </w:numPr>
              <w:rPr>
                <w:rFonts w:cs="Times New Roman"/>
              </w:rPr>
            </w:pPr>
            <w:r w:rsidRPr="00F408E2">
              <w:rPr>
                <w:rFonts w:cs="Times New Roman"/>
              </w:rPr>
              <w:t>TDP</w:t>
            </w:r>
            <w:r w:rsidR="00EC3244">
              <w:rPr>
                <w:rFonts w:cs="Times New Roman"/>
              </w:rPr>
              <w:t> </w:t>
            </w:r>
            <w:r w:rsidRPr="00F408E2">
              <w:rPr>
                <w:rFonts w:cs="Times New Roman"/>
              </w:rPr>
              <w:t>:</w:t>
            </w:r>
            <w:r w:rsidR="001C1568" w:rsidRPr="00F408E2">
              <w:rPr>
                <w:rFonts w:cs="Times New Roman"/>
              </w:rPr>
              <w:t xml:space="preserve"> </w:t>
            </w:r>
            <w:r w:rsidR="00D61190" w:rsidRPr="00F408E2">
              <w:rPr>
                <w:rFonts w:cs="Times New Roman"/>
              </w:rPr>
              <w:t>INR</w:t>
            </w:r>
            <w:r w:rsidR="00EC3244">
              <w:rPr>
                <w:rFonts w:cs="Times New Roman"/>
              </w:rPr>
              <w:t> </w:t>
            </w:r>
            <w:r w:rsidR="00D61190" w:rsidRPr="00F408E2">
              <w:rPr>
                <w:rFonts w:cs="Times New Roman"/>
              </w:rPr>
              <w:t>? TCA</w:t>
            </w:r>
          </w:p>
          <w:p w14:paraId="4B324B2B" w14:textId="77777777" w:rsidR="00D61190" w:rsidRPr="00F408E2" w:rsidRDefault="00D61190" w:rsidP="00FD03AA">
            <w:pPr>
              <w:numPr>
                <w:ilvl w:val="0"/>
                <w:numId w:val="0"/>
              </w:numPr>
              <w:rPr>
                <w:rFonts w:cs="Times New Roman"/>
              </w:rPr>
            </w:pPr>
            <w:r w:rsidRPr="00F408E2">
              <w:rPr>
                <w:rFonts w:cs="Times New Roman"/>
              </w:rPr>
              <w:t xml:space="preserve">TSH </w:t>
            </w:r>
          </w:p>
          <w:p w14:paraId="00ED1226" w14:textId="51CBE5CF" w:rsidR="00D61190" w:rsidRPr="00F408E2" w:rsidRDefault="00D61190" w:rsidP="00FD03AA">
            <w:pPr>
              <w:numPr>
                <w:ilvl w:val="0"/>
                <w:numId w:val="0"/>
              </w:numPr>
              <w:rPr>
                <w:rFonts w:cs="Times New Roman"/>
              </w:rPr>
            </w:pPr>
            <w:r w:rsidRPr="00F408E2">
              <w:rPr>
                <w:rFonts w:cs="Times New Roman"/>
              </w:rPr>
              <w:t xml:space="preserve">Troponine </w:t>
            </w:r>
          </w:p>
        </w:tc>
      </w:tr>
    </w:tbl>
    <w:p w14:paraId="60BA9D1C" w14:textId="1ED72C0B" w:rsidR="00FD03AA" w:rsidRPr="00F408E2" w:rsidRDefault="00F607A9" w:rsidP="00C8075C">
      <w:pPr>
        <w:rPr>
          <w:rFonts w:cs="Times New Roman"/>
        </w:rPr>
      </w:pPr>
      <w:r w:rsidRPr="00F408E2">
        <w:rPr>
          <w:rFonts w:cs="Times New Roman"/>
        </w:rPr>
        <w:t>Enquête</w:t>
      </w:r>
      <w:r w:rsidR="00CF79BF" w:rsidRPr="00F408E2">
        <w:rPr>
          <w:rFonts w:cs="Times New Roman"/>
        </w:rPr>
        <w:t xml:space="preserve"> </w:t>
      </w:r>
      <w:r w:rsidRPr="00F408E2">
        <w:rPr>
          <w:rFonts w:cs="Times New Roman"/>
        </w:rPr>
        <w:t>étiologique</w:t>
      </w:r>
      <w:r w:rsidR="00CF79BF" w:rsidRPr="00F408E2">
        <w:rPr>
          <w:rFonts w:cs="Times New Roman"/>
        </w:rPr>
        <w:t xml:space="preserve"> </w:t>
      </w:r>
    </w:p>
    <w:p w14:paraId="6B0CFCC9" w14:textId="41F38322" w:rsidR="00CF79BF" w:rsidRPr="00F408E2" w:rsidRDefault="003F6799" w:rsidP="004237A4">
      <w:pPr>
        <w:numPr>
          <w:ilvl w:val="1"/>
          <w:numId w:val="4"/>
        </w:numPr>
        <w:rPr>
          <w:rFonts w:cs="Times New Roman"/>
        </w:rPr>
      </w:pPr>
      <w:r w:rsidRPr="00F408E2">
        <w:rPr>
          <w:rFonts w:cs="Times New Roman"/>
        </w:rPr>
        <w:t>Antécédents</w:t>
      </w:r>
      <w:r w:rsidR="00CF79BF" w:rsidRPr="00F408E2">
        <w:rPr>
          <w:rFonts w:cs="Times New Roman"/>
        </w:rPr>
        <w:t xml:space="preserve"> </w:t>
      </w:r>
    </w:p>
    <w:p w14:paraId="20BD33BA" w14:textId="34143F40" w:rsidR="00CF79BF" w:rsidRPr="00F408E2" w:rsidRDefault="00CF79BF" w:rsidP="004237A4">
      <w:pPr>
        <w:numPr>
          <w:ilvl w:val="2"/>
          <w:numId w:val="4"/>
        </w:numPr>
        <w:rPr>
          <w:rFonts w:cs="Times New Roman"/>
        </w:rPr>
      </w:pPr>
      <w:r w:rsidRPr="00F408E2">
        <w:rPr>
          <w:rFonts w:cs="Times New Roman"/>
        </w:rPr>
        <w:t>F</w:t>
      </w:r>
      <w:r w:rsidR="0098092B" w:rsidRPr="00F408E2">
        <w:rPr>
          <w:rFonts w:cs="Times New Roman"/>
        </w:rPr>
        <w:t>acteur de risque cardiovasculaire</w:t>
      </w:r>
    </w:p>
    <w:p w14:paraId="02A45217" w14:textId="4DF670AB" w:rsidR="00CF79BF" w:rsidRPr="00F408E2" w:rsidRDefault="00E43376" w:rsidP="004237A4">
      <w:pPr>
        <w:numPr>
          <w:ilvl w:val="2"/>
          <w:numId w:val="4"/>
        </w:numPr>
        <w:rPr>
          <w:rFonts w:cs="Times New Roman"/>
        </w:rPr>
      </w:pPr>
      <w:r w:rsidRPr="00F408E2">
        <w:rPr>
          <w:rFonts w:cs="Times New Roman"/>
        </w:rPr>
        <w:t>Cardiaque</w:t>
      </w:r>
      <w:r w:rsidR="00CF79BF" w:rsidRPr="00F408E2">
        <w:rPr>
          <w:rFonts w:cs="Times New Roman"/>
        </w:rPr>
        <w:t xml:space="preserve"> (</w:t>
      </w:r>
      <w:r w:rsidRPr="00F408E2">
        <w:rPr>
          <w:rFonts w:cs="Times New Roman"/>
        </w:rPr>
        <w:t>cardiopathie</w:t>
      </w:r>
      <w:r w:rsidR="00CF79BF" w:rsidRPr="00F408E2">
        <w:rPr>
          <w:rFonts w:cs="Times New Roman"/>
        </w:rPr>
        <w:t xml:space="preserve"> e</w:t>
      </w:r>
      <w:r w:rsidRPr="00F408E2">
        <w:rPr>
          <w:rFonts w:cs="Times New Roman"/>
        </w:rPr>
        <w:t>mb</w:t>
      </w:r>
      <w:r w:rsidR="00CF79BF" w:rsidRPr="00F408E2">
        <w:rPr>
          <w:rFonts w:cs="Times New Roman"/>
        </w:rPr>
        <w:t>o</w:t>
      </w:r>
      <w:r w:rsidR="005E5514" w:rsidRPr="00F408E2">
        <w:rPr>
          <w:rFonts w:cs="Times New Roman"/>
        </w:rPr>
        <w:t xml:space="preserve">ligène +++ </w:t>
      </w:r>
      <w:r w:rsidRPr="00F408E2">
        <w:rPr>
          <w:rFonts w:cs="Times New Roman"/>
        </w:rPr>
        <w:t>coronaropathie</w:t>
      </w:r>
      <w:r w:rsidR="00072867" w:rsidRPr="00F408E2">
        <w:rPr>
          <w:rFonts w:cs="Times New Roman"/>
        </w:rPr>
        <w:t>)</w:t>
      </w:r>
    </w:p>
    <w:p w14:paraId="74BB6459" w14:textId="32697620" w:rsidR="00553CD9" w:rsidRPr="00F408E2" w:rsidRDefault="00553CD9" w:rsidP="004237A4">
      <w:pPr>
        <w:numPr>
          <w:ilvl w:val="2"/>
          <w:numId w:val="4"/>
        </w:numPr>
        <w:rPr>
          <w:rFonts w:cs="Times New Roman"/>
        </w:rPr>
      </w:pPr>
      <w:r w:rsidRPr="00F408E2">
        <w:rPr>
          <w:rFonts w:cs="Times New Roman"/>
        </w:rPr>
        <w:t>Notion de néoplasie</w:t>
      </w:r>
    </w:p>
    <w:p w14:paraId="07001FCA" w14:textId="7AE8B52D" w:rsidR="00553CD9" w:rsidRPr="00F408E2" w:rsidRDefault="00553CD9" w:rsidP="004237A4">
      <w:pPr>
        <w:numPr>
          <w:ilvl w:val="2"/>
          <w:numId w:val="4"/>
        </w:numPr>
        <w:rPr>
          <w:rFonts w:cs="Times New Roman"/>
        </w:rPr>
      </w:pPr>
      <w:r w:rsidRPr="00F408E2">
        <w:rPr>
          <w:rFonts w:cs="Times New Roman"/>
        </w:rPr>
        <w:t>Chirurgie récente</w:t>
      </w:r>
    </w:p>
    <w:p w14:paraId="4E2DBB45" w14:textId="0A6B715C" w:rsidR="005E5514" w:rsidRPr="00F408E2" w:rsidRDefault="005E5514" w:rsidP="004237A4">
      <w:pPr>
        <w:numPr>
          <w:ilvl w:val="1"/>
          <w:numId w:val="4"/>
        </w:numPr>
        <w:rPr>
          <w:rFonts w:cs="Times New Roman"/>
        </w:rPr>
      </w:pPr>
      <w:r w:rsidRPr="00F408E2">
        <w:rPr>
          <w:rFonts w:cs="Times New Roman"/>
        </w:rPr>
        <w:t xml:space="preserve">Avis spécialisés </w:t>
      </w:r>
    </w:p>
    <w:p w14:paraId="6AA217C4" w14:textId="615EAA87" w:rsidR="0069483B" w:rsidRPr="00F408E2" w:rsidRDefault="000113B3" w:rsidP="004237A4">
      <w:pPr>
        <w:numPr>
          <w:ilvl w:val="2"/>
          <w:numId w:val="4"/>
        </w:numPr>
        <w:rPr>
          <w:rFonts w:cs="Times New Roman"/>
        </w:rPr>
      </w:pPr>
      <w:r w:rsidRPr="00F408E2">
        <w:rPr>
          <w:rFonts w:cs="Times New Roman"/>
        </w:rPr>
        <w:t xml:space="preserve">Cardiologue </w:t>
      </w:r>
      <w:r w:rsidR="0069483B" w:rsidRPr="00F408E2">
        <w:rPr>
          <w:rFonts w:cs="Times New Roman"/>
        </w:rPr>
        <w:t>(bilan d’extension et PEC cardiologique)</w:t>
      </w:r>
    </w:p>
    <w:p w14:paraId="4C398B32" w14:textId="063F68A6" w:rsidR="000113B3" w:rsidRPr="00F408E2" w:rsidRDefault="000113B3" w:rsidP="004237A4">
      <w:pPr>
        <w:numPr>
          <w:ilvl w:val="2"/>
          <w:numId w:val="4"/>
        </w:numPr>
        <w:rPr>
          <w:rFonts w:cs="Times New Roman"/>
        </w:rPr>
      </w:pPr>
      <w:r w:rsidRPr="00F408E2">
        <w:rPr>
          <w:rFonts w:cs="Times New Roman"/>
        </w:rPr>
        <w:lastRenderedPageBreak/>
        <w:t xml:space="preserve">Chirurgien vasculaire </w:t>
      </w:r>
      <w:r w:rsidR="000A4548" w:rsidRPr="00F408E2">
        <w:rPr>
          <w:rFonts w:cs="Times New Roman"/>
        </w:rPr>
        <w:t>(</w:t>
      </w:r>
      <w:r w:rsidR="00072867" w:rsidRPr="00F408E2">
        <w:rPr>
          <w:rFonts w:cs="Times New Roman"/>
        </w:rPr>
        <w:t>sténose</w:t>
      </w:r>
      <w:r w:rsidR="00F068F8" w:rsidRPr="00F408E2">
        <w:rPr>
          <w:rFonts w:cs="Times New Roman"/>
        </w:rPr>
        <w:t>,</w:t>
      </w:r>
      <w:r w:rsidR="000A4548" w:rsidRPr="00F408E2">
        <w:rPr>
          <w:rFonts w:cs="Times New Roman"/>
        </w:rPr>
        <w:t xml:space="preserve"> </w:t>
      </w:r>
      <w:r w:rsidR="00D432EF" w:rsidRPr="00F408E2">
        <w:rPr>
          <w:rFonts w:cs="Times New Roman"/>
        </w:rPr>
        <w:t>dissection</w:t>
      </w:r>
      <w:r w:rsidR="000A4548" w:rsidRPr="00F408E2">
        <w:rPr>
          <w:rFonts w:cs="Times New Roman"/>
        </w:rPr>
        <w:t xml:space="preserve"> </w:t>
      </w:r>
      <w:r w:rsidR="00D432EF" w:rsidRPr="00F408E2">
        <w:rPr>
          <w:rFonts w:cs="Times New Roman"/>
        </w:rPr>
        <w:t>aortique</w:t>
      </w:r>
      <w:r w:rsidR="000A4548" w:rsidRPr="00F408E2">
        <w:rPr>
          <w:rFonts w:cs="Times New Roman"/>
        </w:rPr>
        <w:t>)</w:t>
      </w:r>
    </w:p>
    <w:p w14:paraId="615C1419" w14:textId="3CFF5972" w:rsidR="000113B3" w:rsidRPr="00F408E2" w:rsidRDefault="003F6799" w:rsidP="004237A4">
      <w:pPr>
        <w:numPr>
          <w:ilvl w:val="2"/>
          <w:numId w:val="4"/>
        </w:numPr>
        <w:rPr>
          <w:rFonts w:cs="Times New Roman"/>
        </w:rPr>
      </w:pPr>
      <w:r w:rsidRPr="00F408E2">
        <w:rPr>
          <w:rFonts w:cs="Times New Roman"/>
        </w:rPr>
        <w:t>Neurochirurgien</w:t>
      </w:r>
      <w:r w:rsidR="000A4548" w:rsidRPr="00F408E2">
        <w:rPr>
          <w:rFonts w:cs="Times New Roman"/>
        </w:rPr>
        <w:t xml:space="preserve"> (</w:t>
      </w:r>
      <w:r w:rsidRPr="00F408E2">
        <w:rPr>
          <w:rFonts w:cs="Times New Roman"/>
        </w:rPr>
        <w:t>infarctus</w:t>
      </w:r>
      <w:r w:rsidR="000A4548" w:rsidRPr="00F408E2">
        <w:rPr>
          <w:rFonts w:cs="Times New Roman"/>
        </w:rPr>
        <w:t xml:space="preserve"> malin)</w:t>
      </w:r>
    </w:p>
    <w:p w14:paraId="7DCC525E" w14:textId="09D854A4" w:rsidR="00007D22" w:rsidRPr="00F408E2" w:rsidRDefault="00007D22" w:rsidP="00007D22">
      <w:pPr>
        <w:rPr>
          <w:rFonts w:cs="Times New Roman"/>
        </w:rPr>
      </w:pPr>
      <w:r w:rsidRPr="00F408E2">
        <w:rPr>
          <w:rFonts w:cs="Times New Roman"/>
        </w:rPr>
        <w:t xml:space="preserve">Évolution </w:t>
      </w:r>
    </w:p>
    <w:p w14:paraId="1BCB37BA" w14:textId="36ECFFEC" w:rsidR="00007D22" w:rsidRPr="00F408E2" w:rsidRDefault="00007D22" w:rsidP="004237A4">
      <w:pPr>
        <w:numPr>
          <w:ilvl w:val="1"/>
          <w:numId w:val="4"/>
        </w:numPr>
        <w:rPr>
          <w:rFonts w:cs="Times New Roman"/>
        </w:rPr>
      </w:pPr>
      <w:r w:rsidRPr="00F408E2">
        <w:rPr>
          <w:rFonts w:cs="Times New Roman"/>
        </w:rPr>
        <w:t>Récupération</w:t>
      </w:r>
      <w:r w:rsidR="005B1E86" w:rsidRPr="00F408E2">
        <w:rPr>
          <w:rFonts w:cs="Times New Roman"/>
        </w:rPr>
        <w:t xml:space="preserve"> </w:t>
      </w:r>
      <w:r w:rsidRPr="00F408E2">
        <w:rPr>
          <w:rFonts w:cs="Times New Roman"/>
        </w:rPr>
        <w:t>par</w:t>
      </w:r>
      <w:r w:rsidR="00707B5E" w:rsidRPr="00F408E2">
        <w:rPr>
          <w:rFonts w:cs="Times New Roman"/>
        </w:rPr>
        <w:t>t</w:t>
      </w:r>
      <w:r w:rsidRPr="00F408E2">
        <w:rPr>
          <w:rFonts w:cs="Times New Roman"/>
        </w:rPr>
        <w:t>ielle des d</w:t>
      </w:r>
      <w:r w:rsidR="005B1E86" w:rsidRPr="00F408E2">
        <w:rPr>
          <w:rFonts w:cs="Times New Roman"/>
        </w:rPr>
        <w:t>é</w:t>
      </w:r>
      <w:r w:rsidRPr="00F408E2">
        <w:rPr>
          <w:rFonts w:cs="Times New Roman"/>
        </w:rPr>
        <w:t xml:space="preserve">ficits </w:t>
      </w:r>
      <w:r w:rsidR="003F6799" w:rsidRPr="00F408E2">
        <w:rPr>
          <w:rFonts w:cs="Times New Roman"/>
        </w:rPr>
        <w:t>sensitivomoteurs</w:t>
      </w:r>
      <w:r w:rsidRPr="00F408E2">
        <w:rPr>
          <w:rFonts w:cs="Times New Roman"/>
        </w:rPr>
        <w:t xml:space="preserve"> </w:t>
      </w:r>
    </w:p>
    <w:p w14:paraId="31271CB0" w14:textId="678C6AEE" w:rsidR="00007D22" w:rsidRPr="00F408E2" w:rsidRDefault="00007D22" w:rsidP="004237A4">
      <w:pPr>
        <w:numPr>
          <w:ilvl w:val="1"/>
          <w:numId w:val="4"/>
        </w:numPr>
        <w:rPr>
          <w:rFonts w:cs="Times New Roman"/>
        </w:rPr>
      </w:pPr>
      <w:r w:rsidRPr="00F408E2">
        <w:rPr>
          <w:rFonts w:cs="Times New Roman"/>
        </w:rPr>
        <w:t>Récupération incomplète de l’aphasie</w:t>
      </w:r>
    </w:p>
    <w:p w14:paraId="0AF8D31F" w14:textId="720F6694" w:rsidR="00C07A52" w:rsidRPr="00F408E2" w:rsidRDefault="00C07A52" w:rsidP="00025827">
      <w:pPr>
        <w:rPr>
          <w:rFonts w:cs="Times New Roman"/>
        </w:rPr>
      </w:pPr>
      <w:r w:rsidRPr="00F408E2">
        <w:rPr>
          <w:rFonts w:cs="Times New Roman"/>
        </w:rPr>
        <w:t>Forme clinique</w:t>
      </w:r>
      <w:r w:rsidR="00EC3244">
        <w:rPr>
          <w:rFonts w:cs="Times New Roman"/>
        </w:rPr>
        <w:t> </w:t>
      </w:r>
      <w:r w:rsidRPr="00F408E2">
        <w:rPr>
          <w:rFonts w:cs="Times New Roman"/>
        </w:rPr>
        <w:t>: selon la to</w:t>
      </w:r>
      <w:r w:rsidR="00D432EF" w:rsidRPr="00F408E2">
        <w:rPr>
          <w:rFonts w:cs="Times New Roman"/>
        </w:rPr>
        <w:t xml:space="preserve">pographie </w:t>
      </w:r>
    </w:p>
    <w:p w14:paraId="2E7B1E86" w14:textId="69D530A8" w:rsidR="00677526" w:rsidRPr="00F408E2" w:rsidRDefault="00677526" w:rsidP="004237A4">
      <w:pPr>
        <w:numPr>
          <w:ilvl w:val="1"/>
          <w:numId w:val="4"/>
        </w:numPr>
        <w:rPr>
          <w:rFonts w:cs="Times New Roman"/>
          <w:b/>
          <w:bCs/>
        </w:rPr>
      </w:pPr>
      <w:r w:rsidRPr="00F408E2">
        <w:rPr>
          <w:rFonts w:cs="Times New Roman"/>
          <w:b/>
          <w:bCs/>
        </w:rPr>
        <w:t>Sd territoriau</w:t>
      </w:r>
      <w:r w:rsidR="008A2669" w:rsidRPr="00F408E2">
        <w:rPr>
          <w:rFonts w:cs="Times New Roman"/>
          <w:b/>
          <w:bCs/>
        </w:rPr>
        <w:t>x</w:t>
      </w:r>
      <w:r w:rsidRPr="00F408E2">
        <w:rPr>
          <w:rFonts w:cs="Times New Roman"/>
          <w:b/>
          <w:bCs/>
        </w:rPr>
        <w:t xml:space="preserve"> (artère </w:t>
      </w:r>
      <w:r w:rsidR="008A2669" w:rsidRPr="00F408E2">
        <w:rPr>
          <w:rFonts w:cs="Times New Roman"/>
          <w:b/>
          <w:bCs/>
        </w:rPr>
        <w:t>superficielle</w:t>
      </w:r>
      <w:r w:rsidRPr="00F408E2">
        <w:rPr>
          <w:rFonts w:cs="Times New Roman"/>
          <w:b/>
          <w:bCs/>
        </w:rPr>
        <w:t>)</w:t>
      </w:r>
    </w:p>
    <w:p w14:paraId="0746DA77" w14:textId="434E5520" w:rsidR="00025827" w:rsidRPr="00F408E2" w:rsidRDefault="00025827" w:rsidP="004237A4">
      <w:pPr>
        <w:numPr>
          <w:ilvl w:val="2"/>
          <w:numId w:val="4"/>
        </w:numPr>
        <w:rPr>
          <w:rFonts w:cs="Times New Roman"/>
        </w:rPr>
      </w:pPr>
      <w:r w:rsidRPr="00F408E2">
        <w:rPr>
          <w:rFonts w:cs="Times New Roman"/>
        </w:rPr>
        <w:t xml:space="preserve">Territoire carotidien </w:t>
      </w:r>
      <w:r w:rsidR="008A2669" w:rsidRPr="00F408E2">
        <w:rPr>
          <w:rFonts w:cs="Times New Roman"/>
        </w:rPr>
        <w:t>superficiel</w:t>
      </w:r>
      <w:r w:rsidRPr="00F408E2">
        <w:rPr>
          <w:rFonts w:cs="Times New Roman"/>
        </w:rPr>
        <w:t xml:space="preserve"> </w:t>
      </w:r>
    </w:p>
    <w:p w14:paraId="269ADE82" w14:textId="7E477E23" w:rsidR="00025827" w:rsidRPr="00F408E2" w:rsidRDefault="003F6799" w:rsidP="004237A4">
      <w:pPr>
        <w:numPr>
          <w:ilvl w:val="2"/>
          <w:numId w:val="4"/>
        </w:numPr>
        <w:rPr>
          <w:rFonts w:cs="Times New Roman"/>
        </w:rPr>
      </w:pPr>
      <w:r w:rsidRPr="00F408E2">
        <w:rPr>
          <w:rFonts w:cs="Times New Roman"/>
        </w:rPr>
        <w:t>Territoire</w:t>
      </w:r>
      <w:r w:rsidR="00025827" w:rsidRPr="00F408E2">
        <w:rPr>
          <w:rFonts w:cs="Times New Roman"/>
        </w:rPr>
        <w:t xml:space="preserve"> vertébro-basilaire supér</w:t>
      </w:r>
      <w:r w:rsidR="0033057D" w:rsidRPr="00F408E2">
        <w:rPr>
          <w:rFonts w:cs="Times New Roman"/>
        </w:rPr>
        <w:t xml:space="preserve">ieur </w:t>
      </w:r>
    </w:p>
    <w:p w14:paraId="554C980A" w14:textId="470CEA31" w:rsidR="00B01A68" w:rsidRPr="00F408E2" w:rsidRDefault="00B01A68" w:rsidP="004237A4">
      <w:pPr>
        <w:numPr>
          <w:ilvl w:val="1"/>
          <w:numId w:val="4"/>
        </w:numPr>
        <w:rPr>
          <w:rFonts w:cs="Times New Roman"/>
          <w:b/>
          <w:bCs/>
        </w:rPr>
      </w:pPr>
      <w:r w:rsidRPr="00F408E2">
        <w:rPr>
          <w:rFonts w:cs="Times New Roman"/>
          <w:b/>
          <w:bCs/>
        </w:rPr>
        <w:t>Sd lacunaire (artère perforante)</w:t>
      </w:r>
    </w:p>
    <w:p w14:paraId="6F34D6E0" w14:textId="30113A88" w:rsidR="00B01A68" w:rsidRPr="00F408E2" w:rsidRDefault="00B01A68" w:rsidP="004237A4">
      <w:pPr>
        <w:numPr>
          <w:ilvl w:val="2"/>
          <w:numId w:val="4"/>
        </w:numPr>
        <w:rPr>
          <w:rFonts w:cs="Times New Roman"/>
        </w:rPr>
      </w:pPr>
      <w:r w:rsidRPr="00F408E2">
        <w:rPr>
          <w:rFonts w:cs="Times New Roman"/>
        </w:rPr>
        <w:t>Terr</w:t>
      </w:r>
      <w:r w:rsidR="0033057D" w:rsidRPr="00F408E2">
        <w:rPr>
          <w:rFonts w:cs="Times New Roman"/>
        </w:rPr>
        <w:t xml:space="preserve">itoire </w:t>
      </w:r>
      <w:r w:rsidRPr="00F408E2">
        <w:rPr>
          <w:rFonts w:cs="Times New Roman"/>
        </w:rPr>
        <w:t>car</w:t>
      </w:r>
      <w:r w:rsidR="0033057D" w:rsidRPr="00F408E2">
        <w:rPr>
          <w:rFonts w:cs="Times New Roman"/>
        </w:rPr>
        <w:t>o</w:t>
      </w:r>
      <w:r w:rsidRPr="00F408E2">
        <w:rPr>
          <w:rFonts w:cs="Times New Roman"/>
        </w:rPr>
        <w:t>tide prof</w:t>
      </w:r>
      <w:r w:rsidR="0033057D" w:rsidRPr="00F408E2">
        <w:rPr>
          <w:rFonts w:cs="Times New Roman"/>
        </w:rPr>
        <w:t xml:space="preserve">ond </w:t>
      </w:r>
    </w:p>
    <w:p w14:paraId="2B97AE4B" w14:textId="75B42077" w:rsidR="00B01A68" w:rsidRPr="00F408E2" w:rsidRDefault="009E7A74" w:rsidP="004237A4">
      <w:pPr>
        <w:numPr>
          <w:ilvl w:val="2"/>
          <w:numId w:val="4"/>
        </w:numPr>
        <w:rPr>
          <w:rFonts w:cs="Times New Roman"/>
        </w:rPr>
      </w:pPr>
      <w:r w:rsidRPr="00F408E2">
        <w:rPr>
          <w:rFonts w:cs="Times New Roman"/>
        </w:rPr>
        <w:t>V</w:t>
      </w:r>
      <w:r w:rsidR="00B01A68" w:rsidRPr="00F408E2">
        <w:rPr>
          <w:rFonts w:cs="Times New Roman"/>
        </w:rPr>
        <w:t>ert</w:t>
      </w:r>
      <w:r w:rsidR="000C4D41" w:rsidRPr="00F408E2">
        <w:rPr>
          <w:rFonts w:cs="Times New Roman"/>
        </w:rPr>
        <w:t>è</w:t>
      </w:r>
      <w:r w:rsidR="00B01A68" w:rsidRPr="00F408E2">
        <w:rPr>
          <w:rFonts w:cs="Times New Roman"/>
        </w:rPr>
        <w:t>br</w:t>
      </w:r>
      <w:r w:rsidR="000C4D41" w:rsidRPr="00F408E2">
        <w:rPr>
          <w:rFonts w:cs="Times New Roman"/>
        </w:rPr>
        <w:t>e</w:t>
      </w:r>
      <w:r w:rsidR="00B01A68" w:rsidRPr="00F408E2">
        <w:rPr>
          <w:rFonts w:cs="Times New Roman"/>
        </w:rPr>
        <w:t xml:space="preserve"> basilaire profond </w:t>
      </w:r>
    </w:p>
    <w:p w14:paraId="336E0C50" w14:textId="0A70E67C" w:rsidR="00B01A68" w:rsidRPr="00F408E2" w:rsidRDefault="00B01A68" w:rsidP="004237A4">
      <w:pPr>
        <w:numPr>
          <w:ilvl w:val="1"/>
          <w:numId w:val="4"/>
        </w:numPr>
        <w:rPr>
          <w:rFonts w:cs="Times New Roman"/>
          <w:b/>
          <w:bCs/>
        </w:rPr>
      </w:pPr>
      <w:r w:rsidRPr="00F408E2">
        <w:rPr>
          <w:rFonts w:cs="Times New Roman"/>
          <w:b/>
          <w:bCs/>
        </w:rPr>
        <w:t xml:space="preserve">Sd </w:t>
      </w:r>
      <w:r w:rsidR="00F947F9" w:rsidRPr="00F408E2">
        <w:rPr>
          <w:rFonts w:cs="Times New Roman"/>
          <w:b/>
          <w:bCs/>
        </w:rPr>
        <w:t>jonctionnelle</w:t>
      </w:r>
      <w:r w:rsidRPr="00F408E2">
        <w:rPr>
          <w:rFonts w:cs="Times New Roman"/>
          <w:b/>
          <w:bCs/>
        </w:rPr>
        <w:t xml:space="preserve"> (jonc</w:t>
      </w:r>
      <w:r w:rsidR="009E7A74" w:rsidRPr="00F408E2">
        <w:rPr>
          <w:rFonts w:cs="Times New Roman"/>
          <w:b/>
          <w:bCs/>
        </w:rPr>
        <w:t>t</w:t>
      </w:r>
      <w:r w:rsidRPr="00F408E2">
        <w:rPr>
          <w:rFonts w:cs="Times New Roman"/>
          <w:b/>
          <w:bCs/>
        </w:rPr>
        <w:t xml:space="preserve">ion de 2 </w:t>
      </w:r>
      <w:r w:rsidR="003F6799" w:rsidRPr="00F408E2">
        <w:rPr>
          <w:rFonts w:cs="Times New Roman"/>
          <w:b/>
          <w:bCs/>
        </w:rPr>
        <w:t>territoire</w:t>
      </w:r>
      <w:r w:rsidR="003F6799">
        <w:rPr>
          <w:rFonts w:cs="Times New Roman"/>
          <w:b/>
          <w:bCs/>
        </w:rPr>
        <w:t>s</w:t>
      </w:r>
      <w:r w:rsidR="003F6799" w:rsidRPr="00F408E2">
        <w:rPr>
          <w:rFonts w:cs="Times New Roman"/>
          <w:b/>
          <w:bCs/>
        </w:rPr>
        <w:t>)</w:t>
      </w:r>
    </w:p>
    <w:p w14:paraId="44508166" w14:textId="11694BBF" w:rsidR="00B01A68" w:rsidRPr="00F408E2" w:rsidRDefault="00B01A68" w:rsidP="004237A4">
      <w:pPr>
        <w:numPr>
          <w:ilvl w:val="2"/>
          <w:numId w:val="4"/>
        </w:numPr>
        <w:rPr>
          <w:rFonts w:cs="Times New Roman"/>
        </w:rPr>
      </w:pPr>
      <w:r w:rsidRPr="00F408E2">
        <w:rPr>
          <w:rFonts w:cs="Times New Roman"/>
        </w:rPr>
        <w:t>Jonc</w:t>
      </w:r>
      <w:r w:rsidR="009E7A74" w:rsidRPr="00F408E2">
        <w:rPr>
          <w:rFonts w:cs="Times New Roman"/>
        </w:rPr>
        <w:t xml:space="preserve">tion </w:t>
      </w:r>
      <w:r w:rsidRPr="00F408E2">
        <w:rPr>
          <w:rFonts w:cs="Times New Roman"/>
        </w:rPr>
        <w:t>ACE </w:t>
      </w:r>
      <w:r w:rsidR="003B7A5C" w:rsidRPr="00F408E2">
        <w:rPr>
          <w:rFonts w:cs="Times New Roman"/>
        </w:rPr>
        <w:t>/</w:t>
      </w:r>
      <w:r w:rsidRPr="00F408E2">
        <w:rPr>
          <w:rFonts w:cs="Times New Roman"/>
        </w:rPr>
        <w:t xml:space="preserve"> ACM</w:t>
      </w:r>
    </w:p>
    <w:p w14:paraId="1B76A48C" w14:textId="782E1F8A" w:rsidR="00B01A68" w:rsidRPr="00F408E2" w:rsidRDefault="00B01A68" w:rsidP="004237A4">
      <w:pPr>
        <w:numPr>
          <w:ilvl w:val="2"/>
          <w:numId w:val="4"/>
        </w:numPr>
        <w:rPr>
          <w:rFonts w:cs="Times New Roman"/>
        </w:rPr>
      </w:pPr>
      <w:r w:rsidRPr="00F408E2">
        <w:rPr>
          <w:rFonts w:cs="Times New Roman"/>
        </w:rPr>
        <w:t>Jonc</w:t>
      </w:r>
      <w:r w:rsidR="009E7A74" w:rsidRPr="00F408E2">
        <w:rPr>
          <w:rFonts w:cs="Times New Roman"/>
        </w:rPr>
        <w:t>t</w:t>
      </w:r>
      <w:r w:rsidRPr="00F408E2">
        <w:rPr>
          <w:rFonts w:cs="Times New Roman"/>
        </w:rPr>
        <w:t>ion ACM </w:t>
      </w:r>
      <w:r w:rsidR="003B7A5C" w:rsidRPr="00F408E2">
        <w:rPr>
          <w:rFonts w:cs="Times New Roman"/>
        </w:rPr>
        <w:t xml:space="preserve">/ </w:t>
      </w:r>
      <w:r w:rsidRPr="00F408E2">
        <w:rPr>
          <w:rFonts w:cs="Times New Roman"/>
        </w:rPr>
        <w:t>ACP</w:t>
      </w:r>
    </w:p>
    <w:tbl>
      <w:tblPr>
        <w:tblStyle w:val="Grilledutableau"/>
        <w:tblW w:w="6688" w:type="dxa"/>
        <w:tblLook w:val="04A0" w:firstRow="1" w:lastRow="0" w:firstColumn="1" w:lastColumn="0" w:noHBand="0" w:noVBand="1"/>
      </w:tblPr>
      <w:tblGrid>
        <w:gridCol w:w="3344"/>
        <w:gridCol w:w="3344"/>
      </w:tblGrid>
      <w:tr w:rsidR="00DB2B17" w:rsidRPr="00F408E2" w14:paraId="5C5FE919" w14:textId="77777777" w:rsidTr="00DB2B17">
        <w:trPr>
          <w:trHeight w:val="524"/>
        </w:trPr>
        <w:tc>
          <w:tcPr>
            <w:tcW w:w="3344" w:type="dxa"/>
          </w:tcPr>
          <w:p w14:paraId="4D1B3A70" w14:textId="7511D895" w:rsidR="00DB2B17" w:rsidRPr="00F408E2" w:rsidRDefault="00DB2B17" w:rsidP="00D94B4C">
            <w:pPr>
              <w:numPr>
                <w:ilvl w:val="0"/>
                <w:numId w:val="0"/>
              </w:numPr>
              <w:rPr>
                <w:rFonts w:cs="Times New Roman"/>
              </w:rPr>
            </w:pPr>
            <w:r w:rsidRPr="00F408E2">
              <w:rPr>
                <w:rFonts w:cs="Times New Roman"/>
              </w:rPr>
              <w:t xml:space="preserve">Territoire </w:t>
            </w:r>
          </w:p>
        </w:tc>
        <w:tc>
          <w:tcPr>
            <w:tcW w:w="3344" w:type="dxa"/>
          </w:tcPr>
          <w:p w14:paraId="29AC345D" w14:textId="30D30689" w:rsidR="00DB2B17" w:rsidRPr="00F408E2" w:rsidRDefault="00DB2B17" w:rsidP="00D94B4C">
            <w:pPr>
              <w:numPr>
                <w:ilvl w:val="0"/>
                <w:numId w:val="0"/>
              </w:numPr>
              <w:rPr>
                <w:rFonts w:cs="Times New Roman"/>
              </w:rPr>
            </w:pPr>
            <w:r w:rsidRPr="00F408E2">
              <w:rPr>
                <w:rFonts w:cs="Times New Roman"/>
              </w:rPr>
              <w:t xml:space="preserve">Sd territoriaux (artère </w:t>
            </w:r>
            <w:r w:rsidR="00C16D19" w:rsidRPr="00F408E2">
              <w:rPr>
                <w:rFonts w:cs="Times New Roman"/>
              </w:rPr>
              <w:t>superficielle</w:t>
            </w:r>
            <w:r w:rsidRPr="00F408E2">
              <w:rPr>
                <w:rFonts w:cs="Times New Roman"/>
              </w:rPr>
              <w:t>)</w:t>
            </w:r>
          </w:p>
        </w:tc>
      </w:tr>
      <w:tr w:rsidR="00DB2B17" w:rsidRPr="00F408E2" w14:paraId="773B86BD" w14:textId="77777777" w:rsidTr="00DB2B17">
        <w:trPr>
          <w:trHeight w:val="519"/>
        </w:trPr>
        <w:tc>
          <w:tcPr>
            <w:tcW w:w="3344" w:type="dxa"/>
          </w:tcPr>
          <w:p w14:paraId="667E51B3" w14:textId="17DC6D7F" w:rsidR="00DB2B17" w:rsidRPr="00F408E2" w:rsidRDefault="00DB2B17" w:rsidP="00D94B4C">
            <w:pPr>
              <w:numPr>
                <w:ilvl w:val="0"/>
                <w:numId w:val="0"/>
              </w:numPr>
              <w:rPr>
                <w:rFonts w:cs="Times New Roman"/>
              </w:rPr>
            </w:pPr>
            <w:r w:rsidRPr="00F408E2">
              <w:rPr>
                <w:rFonts w:cs="Times New Roman"/>
              </w:rPr>
              <w:t>Artère carotidien super opposé à l’hémipl</w:t>
            </w:r>
            <w:r w:rsidR="009259E3" w:rsidRPr="00F408E2">
              <w:rPr>
                <w:rFonts w:cs="Times New Roman"/>
              </w:rPr>
              <w:t>é</w:t>
            </w:r>
            <w:r w:rsidRPr="00F408E2">
              <w:rPr>
                <w:rFonts w:cs="Times New Roman"/>
              </w:rPr>
              <w:t>gie</w:t>
            </w:r>
          </w:p>
        </w:tc>
        <w:tc>
          <w:tcPr>
            <w:tcW w:w="3344" w:type="dxa"/>
          </w:tcPr>
          <w:p w14:paraId="7B02A7ED" w14:textId="35997004" w:rsidR="00DB2B17" w:rsidRPr="00F408E2" w:rsidRDefault="00DB2B17" w:rsidP="00D94B4C">
            <w:pPr>
              <w:numPr>
                <w:ilvl w:val="0"/>
                <w:numId w:val="0"/>
              </w:numPr>
              <w:rPr>
                <w:rFonts w:cs="Times New Roman"/>
              </w:rPr>
            </w:pPr>
            <w:r w:rsidRPr="00F408E2">
              <w:rPr>
                <w:rFonts w:cs="Times New Roman"/>
              </w:rPr>
              <w:t>Ophtalmique</w:t>
            </w:r>
            <w:r w:rsidR="00EC3244">
              <w:rPr>
                <w:rFonts w:cs="Times New Roman"/>
              </w:rPr>
              <w:t> </w:t>
            </w:r>
            <w:r w:rsidRPr="00F408E2">
              <w:rPr>
                <w:rFonts w:cs="Times New Roman"/>
              </w:rPr>
              <w:t>: cécité monoculaire</w:t>
            </w:r>
          </w:p>
          <w:p w14:paraId="45913747" w14:textId="58250939" w:rsidR="008E7C18" w:rsidRPr="00F408E2" w:rsidRDefault="008E7C18" w:rsidP="00D94B4C">
            <w:pPr>
              <w:numPr>
                <w:ilvl w:val="0"/>
                <w:numId w:val="0"/>
              </w:numPr>
              <w:rPr>
                <w:rFonts w:cs="Times New Roman"/>
              </w:rPr>
            </w:pPr>
            <w:r w:rsidRPr="00F408E2">
              <w:rPr>
                <w:rFonts w:cs="Times New Roman"/>
              </w:rPr>
              <w:t>Cérébrale antérieur</w:t>
            </w:r>
            <w:r w:rsidR="00EC3244">
              <w:rPr>
                <w:rFonts w:cs="Times New Roman"/>
              </w:rPr>
              <w:t> </w:t>
            </w:r>
            <w:r w:rsidRPr="00F408E2">
              <w:rPr>
                <w:rFonts w:cs="Times New Roman"/>
              </w:rPr>
              <w:t>: déficit moteur prédominance cruciale sd frontale</w:t>
            </w:r>
          </w:p>
          <w:p w14:paraId="6A3C07B5" w14:textId="6446FCB5" w:rsidR="006A6760" w:rsidRPr="00F408E2" w:rsidRDefault="006A6760" w:rsidP="00D94B4C">
            <w:pPr>
              <w:numPr>
                <w:ilvl w:val="0"/>
                <w:numId w:val="0"/>
              </w:numPr>
              <w:rPr>
                <w:rFonts w:cs="Times New Roman"/>
              </w:rPr>
            </w:pPr>
            <w:r w:rsidRPr="00F408E2">
              <w:rPr>
                <w:rFonts w:cs="Times New Roman"/>
              </w:rPr>
              <w:t>Cérébrale moyenne</w:t>
            </w:r>
            <w:r w:rsidR="00EC3244">
              <w:rPr>
                <w:rFonts w:cs="Times New Roman"/>
              </w:rPr>
              <w:t> </w:t>
            </w:r>
            <w:r w:rsidRPr="00F408E2">
              <w:rPr>
                <w:rFonts w:cs="Times New Roman"/>
              </w:rPr>
              <w:t>: déficit à prédomin</w:t>
            </w:r>
            <w:r w:rsidR="002208FB" w:rsidRPr="00F408E2">
              <w:rPr>
                <w:rFonts w:cs="Times New Roman"/>
              </w:rPr>
              <w:t>an</w:t>
            </w:r>
            <w:r w:rsidRPr="00F408E2">
              <w:rPr>
                <w:rFonts w:cs="Times New Roman"/>
              </w:rPr>
              <w:t>ce</w:t>
            </w:r>
            <w:r w:rsidR="00F46D3F" w:rsidRPr="00F408E2">
              <w:rPr>
                <w:rFonts w:cs="Times New Roman"/>
              </w:rPr>
              <w:t xml:space="preserve"> </w:t>
            </w:r>
            <w:r w:rsidR="002208FB" w:rsidRPr="00F408E2">
              <w:rPr>
                <w:rFonts w:cs="Times New Roman"/>
              </w:rPr>
              <w:t xml:space="preserve">brachio-faciale </w:t>
            </w:r>
            <w:r w:rsidR="002C26A3" w:rsidRPr="00F408E2">
              <w:rPr>
                <w:rFonts w:cs="Times New Roman"/>
              </w:rPr>
              <w:t>aphasie</w:t>
            </w:r>
            <w:r w:rsidR="00F9764D" w:rsidRPr="00F408E2">
              <w:rPr>
                <w:rFonts w:cs="Times New Roman"/>
              </w:rPr>
              <w:t xml:space="preserve"> ou </w:t>
            </w:r>
            <w:r w:rsidR="003F6799" w:rsidRPr="00F408E2">
              <w:rPr>
                <w:rFonts w:cs="Times New Roman"/>
              </w:rPr>
              <w:t>hémi négligence</w:t>
            </w:r>
          </w:p>
          <w:p w14:paraId="17113644" w14:textId="3B25B46D" w:rsidR="00F9764D" w:rsidRPr="00F408E2" w:rsidRDefault="00F9764D" w:rsidP="00533F79">
            <w:pPr>
              <w:numPr>
                <w:ilvl w:val="0"/>
                <w:numId w:val="0"/>
              </w:numPr>
              <w:rPr>
                <w:rFonts w:cs="Times New Roman"/>
              </w:rPr>
            </w:pPr>
          </w:p>
        </w:tc>
      </w:tr>
      <w:tr w:rsidR="00DB2B17" w:rsidRPr="00F408E2" w14:paraId="4FD7D35B" w14:textId="77777777" w:rsidTr="00DB2B17">
        <w:trPr>
          <w:trHeight w:val="267"/>
        </w:trPr>
        <w:tc>
          <w:tcPr>
            <w:tcW w:w="3344" w:type="dxa"/>
          </w:tcPr>
          <w:p w14:paraId="41ACE9C9" w14:textId="38D7CEC4" w:rsidR="00DB2B17" w:rsidRPr="00F408E2" w:rsidRDefault="00065F2A" w:rsidP="00D94B4C">
            <w:pPr>
              <w:numPr>
                <w:ilvl w:val="0"/>
                <w:numId w:val="0"/>
              </w:numPr>
              <w:rPr>
                <w:rFonts w:cs="Times New Roman"/>
              </w:rPr>
            </w:pPr>
            <w:r w:rsidRPr="00F408E2">
              <w:rPr>
                <w:rFonts w:cs="Times New Roman"/>
              </w:rPr>
              <w:t>Vertébro-basilaire superfi</w:t>
            </w:r>
            <w:r w:rsidR="00533F79" w:rsidRPr="00F408E2">
              <w:rPr>
                <w:rFonts w:cs="Times New Roman"/>
              </w:rPr>
              <w:t>ciel du côté opposé à l’ataxie</w:t>
            </w:r>
          </w:p>
        </w:tc>
        <w:tc>
          <w:tcPr>
            <w:tcW w:w="3344" w:type="dxa"/>
          </w:tcPr>
          <w:p w14:paraId="441023FC" w14:textId="13635BFC" w:rsidR="00533F79" w:rsidRPr="00F408E2" w:rsidRDefault="00533F79" w:rsidP="00E7798B">
            <w:pPr>
              <w:numPr>
                <w:ilvl w:val="0"/>
                <w:numId w:val="0"/>
              </w:numPr>
              <w:rPr>
                <w:rFonts w:cs="Times New Roman"/>
              </w:rPr>
            </w:pPr>
            <w:r w:rsidRPr="00F408E2">
              <w:rPr>
                <w:rFonts w:cs="Times New Roman"/>
              </w:rPr>
              <w:t>Cérébrales postérieur</w:t>
            </w:r>
            <w:r w:rsidR="00EC3244">
              <w:rPr>
                <w:rFonts w:cs="Times New Roman"/>
              </w:rPr>
              <w:t> </w:t>
            </w:r>
            <w:r w:rsidRPr="00F408E2">
              <w:rPr>
                <w:rFonts w:cs="Times New Roman"/>
              </w:rPr>
              <w:t>: hémianopsie latérale homonyme hémianesthésie</w:t>
            </w:r>
          </w:p>
          <w:p w14:paraId="219197DE" w14:textId="7166CF8C" w:rsidR="00DB2B17" w:rsidRPr="00F408E2" w:rsidRDefault="004D029F" w:rsidP="00D94B4C">
            <w:pPr>
              <w:numPr>
                <w:ilvl w:val="0"/>
                <w:numId w:val="0"/>
              </w:numPr>
              <w:rPr>
                <w:rFonts w:cs="Times New Roman"/>
              </w:rPr>
            </w:pPr>
            <w:r w:rsidRPr="00F408E2">
              <w:rPr>
                <w:rFonts w:cs="Times New Roman"/>
              </w:rPr>
              <w:t xml:space="preserve">Ataxie locomotrice </w:t>
            </w:r>
            <w:r w:rsidR="000C081C" w:rsidRPr="00F408E2">
              <w:rPr>
                <w:rFonts w:cs="Times New Roman"/>
              </w:rPr>
              <w:t>bilatérale</w:t>
            </w:r>
            <w:r w:rsidR="00EC3244">
              <w:rPr>
                <w:rFonts w:cs="Times New Roman"/>
              </w:rPr>
              <w:t> </w:t>
            </w:r>
            <w:r w:rsidRPr="00F408E2">
              <w:rPr>
                <w:rFonts w:cs="Times New Roman"/>
              </w:rPr>
              <w:t xml:space="preserve">: avec ou sans paralysie des nerfs crâniens, </w:t>
            </w:r>
            <w:r w:rsidR="003F6799" w:rsidRPr="00F408E2">
              <w:rPr>
                <w:rFonts w:cs="Times New Roman"/>
              </w:rPr>
              <w:t>dysarthrie,</w:t>
            </w:r>
            <w:r w:rsidRPr="00F408E2">
              <w:rPr>
                <w:rFonts w:cs="Times New Roman"/>
              </w:rPr>
              <w:t xml:space="preserve"> cécité corticale</w:t>
            </w:r>
          </w:p>
        </w:tc>
      </w:tr>
    </w:tbl>
    <w:p w14:paraId="35A21741" w14:textId="7FD76563" w:rsidR="00B27A04" w:rsidRPr="00F408E2" w:rsidRDefault="00B27A04" w:rsidP="00D94B4C">
      <w:pPr>
        <w:numPr>
          <w:ilvl w:val="0"/>
          <w:numId w:val="0"/>
        </w:numPr>
        <w:rPr>
          <w:rFonts w:cs="Times New Roman"/>
        </w:rPr>
      </w:pPr>
    </w:p>
    <w:p w14:paraId="1EC145DD" w14:textId="2DA4013C" w:rsidR="00D94B4C" w:rsidRPr="00F408E2" w:rsidRDefault="00D94B4C" w:rsidP="004E404E">
      <w:pPr>
        <w:numPr>
          <w:ilvl w:val="0"/>
          <w:numId w:val="0"/>
        </w:numPr>
        <w:rPr>
          <w:rFonts w:cs="Times New Roman"/>
        </w:rPr>
      </w:pPr>
    </w:p>
    <w:tbl>
      <w:tblPr>
        <w:tblStyle w:val="Grilledutableau"/>
        <w:tblW w:w="0" w:type="auto"/>
        <w:tblLook w:val="04A0" w:firstRow="1" w:lastRow="0" w:firstColumn="1" w:lastColumn="0" w:noHBand="0" w:noVBand="1"/>
      </w:tblPr>
      <w:tblGrid>
        <w:gridCol w:w="2226"/>
        <w:gridCol w:w="4429"/>
      </w:tblGrid>
      <w:tr w:rsidR="000C081C" w:rsidRPr="00F408E2" w14:paraId="576CB445" w14:textId="77777777" w:rsidTr="00D71179">
        <w:tc>
          <w:tcPr>
            <w:tcW w:w="2226" w:type="dxa"/>
          </w:tcPr>
          <w:p w14:paraId="72F91446" w14:textId="6B614525" w:rsidR="000C081C" w:rsidRPr="00F408E2" w:rsidRDefault="000C081C" w:rsidP="004E404E">
            <w:pPr>
              <w:numPr>
                <w:ilvl w:val="0"/>
                <w:numId w:val="0"/>
              </w:numPr>
              <w:rPr>
                <w:rFonts w:cs="Times New Roman"/>
              </w:rPr>
            </w:pPr>
            <w:r w:rsidRPr="00F408E2">
              <w:rPr>
                <w:rFonts w:cs="Times New Roman"/>
              </w:rPr>
              <w:t xml:space="preserve">Territoire </w:t>
            </w:r>
          </w:p>
        </w:tc>
        <w:tc>
          <w:tcPr>
            <w:tcW w:w="4429" w:type="dxa"/>
          </w:tcPr>
          <w:p w14:paraId="588BA54F" w14:textId="1EE83DC4" w:rsidR="000C081C" w:rsidRPr="00F408E2" w:rsidRDefault="000C081C" w:rsidP="004E404E">
            <w:pPr>
              <w:numPr>
                <w:ilvl w:val="0"/>
                <w:numId w:val="0"/>
              </w:numPr>
              <w:rPr>
                <w:rFonts w:cs="Times New Roman"/>
              </w:rPr>
            </w:pPr>
            <w:r w:rsidRPr="00F408E2">
              <w:rPr>
                <w:rFonts w:cs="Times New Roman"/>
              </w:rPr>
              <w:t xml:space="preserve">Sd lacunaire (artère perforante </w:t>
            </w:r>
          </w:p>
        </w:tc>
      </w:tr>
      <w:tr w:rsidR="000C081C" w:rsidRPr="00F408E2" w14:paraId="508892F6" w14:textId="77777777" w:rsidTr="00D71179">
        <w:tc>
          <w:tcPr>
            <w:tcW w:w="2226" w:type="dxa"/>
          </w:tcPr>
          <w:p w14:paraId="004C9104" w14:textId="6B1BA088" w:rsidR="000C081C" w:rsidRPr="00F408E2" w:rsidRDefault="000C081C" w:rsidP="004E404E">
            <w:pPr>
              <w:numPr>
                <w:ilvl w:val="0"/>
                <w:numId w:val="0"/>
              </w:numPr>
              <w:rPr>
                <w:rFonts w:cs="Times New Roman"/>
              </w:rPr>
            </w:pPr>
            <w:r w:rsidRPr="00F408E2">
              <w:rPr>
                <w:rFonts w:cs="Times New Roman"/>
              </w:rPr>
              <w:t>Caro</w:t>
            </w:r>
            <w:r w:rsidR="007004D9" w:rsidRPr="00F408E2">
              <w:rPr>
                <w:rFonts w:cs="Times New Roman"/>
              </w:rPr>
              <w:t>ti</w:t>
            </w:r>
            <w:r w:rsidRPr="00F408E2">
              <w:rPr>
                <w:rFonts w:cs="Times New Roman"/>
              </w:rPr>
              <w:t>dien profond opposé à l’hémisph</w:t>
            </w:r>
            <w:r w:rsidR="007004D9" w:rsidRPr="00F408E2">
              <w:rPr>
                <w:rFonts w:cs="Times New Roman"/>
              </w:rPr>
              <w:t>è</w:t>
            </w:r>
            <w:r w:rsidRPr="00F408E2">
              <w:rPr>
                <w:rFonts w:cs="Times New Roman"/>
              </w:rPr>
              <w:t xml:space="preserve">re </w:t>
            </w:r>
          </w:p>
        </w:tc>
        <w:tc>
          <w:tcPr>
            <w:tcW w:w="4429" w:type="dxa"/>
          </w:tcPr>
          <w:p w14:paraId="1463EF11" w14:textId="04B51A9F" w:rsidR="000C081C" w:rsidRPr="00F408E2" w:rsidRDefault="005D7EAF" w:rsidP="004E404E">
            <w:pPr>
              <w:numPr>
                <w:ilvl w:val="0"/>
                <w:numId w:val="0"/>
              </w:numPr>
              <w:rPr>
                <w:rFonts w:cs="Times New Roman"/>
              </w:rPr>
            </w:pPr>
            <w:r w:rsidRPr="00F408E2">
              <w:rPr>
                <w:rFonts w:cs="Times New Roman"/>
              </w:rPr>
              <w:t>Hémi-déficit moteur pur ou hémi-déficit sensitif pur</w:t>
            </w:r>
          </w:p>
        </w:tc>
      </w:tr>
      <w:tr w:rsidR="000C081C" w:rsidRPr="00F408E2" w14:paraId="06595F27" w14:textId="77777777" w:rsidTr="00D71179">
        <w:tc>
          <w:tcPr>
            <w:tcW w:w="2226" w:type="dxa"/>
          </w:tcPr>
          <w:p w14:paraId="227ACF12" w14:textId="1DEA6C08" w:rsidR="000C081C" w:rsidRPr="00F408E2" w:rsidRDefault="000C081C" w:rsidP="004E404E">
            <w:pPr>
              <w:numPr>
                <w:ilvl w:val="0"/>
                <w:numId w:val="0"/>
              </w:numPr>
              <w:rPr>
                <w:rFonts w:cs="Times New Roman"/>
              </w:rPr>
            </w:pPr>
            <w:r w:rsidRPr="00F408E2">
              <w:rPr>
                <w:rFonts w:cs="Times New Roman"/>
              </w:rPr>
              <w:t>Vertébro-basilaire profond</w:t>
            </w:r>
            <w:r w:rsidR="007004D9" w:rsidRPr="00F408E2">
              <w:rPr>
                <w:rFonts w:cs="Times New Roman"/>
              </w:rPr>
              <w:t xml:space="preserve"> </w:t>
            </w:r>
            <w:r w:rsidRPr="00F408E2">
              <w:rPr>
                <w:rFonts w:cs="Times New Roman"/>
              </w:rPr>
              <w:t xml:space="preserve">oppose à </w:t>
            </w:r>
          </w:p>
        </w:tc>
        <w:tc>
          <w:tcPr>
            <w:tcW w:w="4429" w:type="dxa"/>
          </w:tcPr>
          <w:p w14:paraId="5C66A800" w14:textId="523FDF91" w:rsidR="000C081C" w:rsidRPr="00F408E2" w:rsidRDefault="00BD2754" w:rsidP="004E404E">
            <w:pPr>
              <w:numPr>
                <w:ilvl w:val="0"/>
                <w:numId w:val="0"/>
              </w:numPr>
              <w:rPr>
                <w:rFonts w:cs="Times New Roman"/>
              </w:rPr>
            </w:pPr>
            <w:r w:rsidRPr="00F408E2">
              <w:rPr>
                <w:rFonts w:cs="Times New Roman"/>
              </w:rPr>
              <w:t>Hémiataxie avec dysarth</w:t>
            </w:r>
            <w:r w:rsidR="00D01B20" w:rsidRPr="00F408E2">
              <w:rPr>
                <w:rFonts w:cs="Times New Roman"/>
              </w:rPr>
              <w:t>r</w:t>
            </w:r>
            <w:r w:rsidRPr="00F408E2">
              <w:rPr>
                <w:rFonts w:cs="Times New Roman"/>
              </w:rPr>
              <w:t>ie ou parésie</w:t>
            </w:r>
          </w:p>
        </w:tc>
      </w:tr>
    </w:tbl>
    <w:p w14:paraId="0BE7E53A" w14:textId="77777777" w:rsidR="004E404E" w:rsidRPr="00F408E2" w:rsidRDefault="004E404E" w:rsidP="004E404E">
      <w:pPr>
        <w:numPr>
          <w:ilvl w:val="0"/>
          <w:numId w:val="0"/>
        </w:numPr>
        <w:rPr>
          <w:rFonts w:cs="Times New Roman"/>
        </w:rPr>
      </w:pPr>
    </w:p>
    <w:p w14:paraId="0667F2E3" w14:textId="77777777" w:rsidR="00063EB0" w:rsidRPr="00F408E2" w:rsidRDefault="00063EB0" w:rsidP="004E404E">
      <w:pPr>
        <w:numPr>
          <w:ilvl w:val="0"/>
          <w:numId w:val="0"/>
        </w:numPr>
        <w:rPr>
          <w:rFonts w:cs="Times New Roman"/>
        </w:rPr>
      </w:pPr>
    </w:p>
    <w:tbl>
      <w:tblPr>
        <w:tblStyle w:val="Grilledutableau"/>
        <w:tblW w:w="6734" w:type="dxa"/>
        <w:tblLook w:val="04A0" w:firstRow="1" w:lastRow="0" w:firstColumn="1" w:lastColumn="0" w:noHBand="0" w:noVBand="1"/>
      </w:tblPr>
      <w:tblGrid>
        <w:gridCol w:w="3367"/>
        <w:gridCol w:w="3367"/>
      </w:tblGrid>
      <w:tr w:rsidR="00063EB0" w:rsidRPr="00F408E2" w14:paraId="7EBFA580" w14:textId="77777777" w:rsidTr="00F1029A">
        <w:trPr>
          <w:trHeight w:val="258"/>
        </w:trPr>
        <w:tc>
          <w:tcPr>
            <w:tcW w:w="3367" w:type="dxa"/>
          </w:tcPr>
          <w:p w14:paraId="41F463A0" w14:textId="7D59E7F0" w:rsidR="00063EB0" w:rsidRPr="00F408E2" w:rsidRDefault="00F1029A" w:rsidP="004E404E">
            <w:pPr>
              <w:numPr>
                <w:ilvl w:val="0"/>
                <w:numId w:val="0"/>
              </w:numPr>
              <w:rPr>
                <w:rFonts w:cs="Times New Roman"/>
              </w:rPr>
            </w:pPr>
            <w:r w:rsidRPr="00F408E2">
              <w:rPr>
                <w:rFonts w:cs="Times New Roman"/>
              </w:rPr>
              <w:lastRenderedPageBreak/>
              <w:t xml:space="preserve">Territoire </w:t>
            </w:r>
          </w:p>
        </w:tc>
        <w:tc>
          <w:tcPr>
            <w:tcW w:w="3367" w:type="dxa"/>
          </w:tcPr>
          <w:p w14:paraId="579EDA40" w14:textId="65E4DFE1" w:rsidR="00063EB0" w:rsidRPr="00F408E2" w:rsidRDefault="00F1029A" w:rsidP="004E404E">
            <w:pPr>
              <w:numPr>
                <w:ilvl w:val="0"/>
                <w:numId w:val="0"/>
              </w:numPr>
              <w:rPr>
                <w:rFonts w:cs="Times New Roman"/>
              </w:rPr>
            </w:pPr>
            <w:r w:rsidRPr="00F408E2">
              <w:rPr>
                <w:rFonts w:cs="Times New Roman"/>
              </w:rPr>
              <w:t>Sd jonctionnel (jonction 2 territoires)</w:t>
            </w:r>
          </w:p>
        </w:tc>
      </w:tr>
      <w:tr w:rsidR="00063EB0" w:rsidRPr="00F408E2" w14:paraId="1A19A9E1" w14:textId="77777777" w:rsidTr="00F1029A">
        <w:trPr>
          <w:trHeight w:val="258"/>
        </w:trPr>
        <w:tc>
          <w:tcPr>
            <w:tcW w:w="3367" w:type="dxa"/>
          </w:tcPr>
          <w:p w14:paraId="193D13CB" w14:textId="094241B1" w:rsidR="00063EB0" w:rsidRPr="00F408E2" w:rsidRDefault="00F1029A" w:rsidP="004E404E">
            <w:pPr>
              <w:numPr>
                <w:ilvl w:val="0"/>
                <w:numId w:val="0"/>
              </w:numPr>
              <w:rPr>
                <w:rFonts w:cs="Times New Roman"/>
              </w:rPr>
            </w:pPr>
            <w:r w:rsidRPr="00F408E2">
              <w:rPr>
                <w:rFonts w:cs="Times New Roman"/>
              </w:rPr>
              <w:t>Jonction entre territoire cérébral antérieur et moyenne</w:t>
            </w:r>
          </w:p>
        </w:tc>
        <w:tc>
          <w:tcPr>
            <w:tcW w:w="3367" w:type="dxa"/>
          </w:tcPr>
          <w:p w14:paraId="01F9359B" w14:textId="77777777" w:rsidR="00063EB0" w:rsidRPr="00F408E2" w:rsidRDefault="00143E02" w:rsidP="004E404E">
            <w:pPr>
              <w:numPr>
                <w:ilvl w:val="0"/>
                <w:numId w:val="0"/>
              </w:numPr>
              <w:rPr>
                <w:rFonts w:cs="Times New Roman"/>
              </w:rPr>
            </w:pPr>
            <w:r w:rsidRPr="00F408E2">
              <w:rPr>
                <w:rFonts w:cs="Times New Roman"/>
              </w:rPr>
              <w:t xml:space="preserve">Déficit moteur proximale uni ou bilatérale des membres </w:t>
            </w:r>
          </w:p>
          <w:p w14:paraId="572D02A0" w14:textId="5AB98F79" w:rsidR="00143E02" w:rsidRPr="00F408E2" w:rsidRDefault="00143E02" w:rsidP="004E404E">
            <w:pPr>
              <w:numPr>
                <w:ilvl w:val="0"/>
                <w:numId w:val="0"/>
              </w:numPr>
              <w:rPr>
                <w:rFonts w:cs="Times New Roman"/>
              </w:rPr>
            </w:pPr>
            <w:r w:rsidRPr="00F408E2">
              <w:rPr>
                <w:rFonts w:cs="Times New Roman"/>
              </w:rPr>
              <w:t>Aphasie de la conduction motrice</w:t>
            </w:r>
          </w:p>
        </w:tc>
      </w:tr>
      <w:tr w:rsidR="00063EB0" w:rsidRPr="00F408E2" w14:paraId="5B4C3C99" w14:textId="77777777" w:rsidTr="00F1029A">
        <w:trPr>
          <w:trHeight w:val="258"/>
        </w:trPr>
        <w:tc>
          <w:tcPr>
            <w:tcW w:w="3367" w:type="dxa"/>
          </w:tcPr>
          <w:p w14:paraId="6596D90E" w14:textId="7C80785C" w:rsidR="00063EB0" w:rsidRPr="00F408E2" w:rsidRDefault="008354C9" w:rsidP="004E404E">
            <w:pPr>
              <w:numPr>
                <w:ilvl w:val="0"/>
                <w:numId w:val="0"/>
              </w:numPr>
              <w:rPr>
                <w:rFonts w:cs="Times New Roman"/>
              </w:rPr>
            </w:pPr>
            <w:r w:rsidRPr="00F408E2">
              <w:rPr>
                <w:rFonts w:cs="Times New Roman"/>
              </w:rPr>
              <w:t>Jonction entre territoire cérébrale moyenne et postérieure</w:t>
            </w:r>
          </w:p>
        </w:tc>
        <w:tc>
          <w:tcPr>
            <w:tcW w:w="3367" w:type="dxa"/>
          </w:tcPr>
          <w:p w14:paraId="6711D064" w14:textId="46C6B099" w:rsidR="00063EB0" w:rsidRPr="00F408E2" w:rsidRDefault="008354C9" w:rsidP="004E404E">
            <w:pPr>
              <w:numPr>
                <w:ilvl w:val="0"/>
                <w:numId w:val="0"/>
              </w:numPr>
              <w:rPr>
                <w:rFonts w:cs="Times New Roman"/>
              </w:rPr>
            </w:pPr>
            <w:r w:rsidRPr="00F408E2">
              <w:rPr>
                <w:rFonts w:cs="Times New Roman"/>
              </w:rPr>
              <w:t xml:space="preserve">Aphasie de conduction sensitive </w:t>
            </w:r>
          </w:p>
        </w:tc>
      </w:tr>
    </w:tbl>
    <w:p w14:paraId="214F038D" w14:textId="77777777" w:rsidR="00063EB0" w:rsidRPr="00F408E2" w:rsidRDefault="00063EB0" w:rsidP="004E404E">
      <w:pPr>
        <w:numPr>
          <w:ilvl w:val="0"/>
          <w:numId w:val="0"/>
        </w:numPr>
        <w:rPr>
          <w:rFonts w:cs="Times New Roman"/>
        </w:rPr>
      </w:pPr>
    </w:p>
    <w:p w14:paraId="5F45F182" w14:textId="26AD13C8" w:rsidR="00C07A52" w:rsidRPr="00F408E2" w:rsidRDefault="00E1727E" w:rsidP="00E1727E">
      <w:pPr>
        <w:rPr>
          <w:rFonts w:cs="Times New Roman"/>
        </w:rPr>
      </w:pPr>
      <w:r w:rsidRPr="00F408E2">
        <w:rPr>
          <w:rFonts w:cs="Times New Roman"/>
        </w:rPr>
        <w:t>Forme cininque s</w:t>
      </w:r>
      <w:r w:rsidR="00E92696" w:rsidRPr="00F408E2">
        <w:rPr>
          <w:rFonts w:cs="Times New Roman"/>
        </w:rPr>
        <w:t>elon</w:t>
      </w:r>
      <w:r w:rsidRPr="00F408E2">
        <w:rPr>
          <w:rFonts w:cs="Times New Roman"/>
        </w:rPr>
        <w:t xml:space="preserve"> la</w:t>
      </w:r>
      <w:r w:rsidR="00B47340" w:rsidRPr="00F408E2">
        <w:rPr>
          <w:rFonts w:cs="Times New Roman"/>
        </w:rPr>
        <w:t xml:space="preserve"> </w:t>
      </w:r>
      <w:r w:rsidRPr="00F408E2">
        <w:rPr>
          <w:rFonts w:cs="Times New Roman"/>
        </w:rPr>
        <w:t xml:space="preserve">gravité </w:t>
      </w:r>
    </w:p>
    <w:tbl>
      <w:tblPr>
        <w:tblStyle w:val="Grilledutableau"/>
        <w:tblW w:w="6664" w:type="dxa"/>
        <w:tblLook w:val="04A0" w:firstRow="1" w:lastRow="0" w:firstColumn="1" w:lastColumn="0" w:noHBand="0" w:noVBand="1"/>
      </w:tblPr>
      <w:tblGrid>
        <w:gridCol w:w="3332"/>
        <w:gridCol w:w="3332"/>
      </w:tblGrid>
      <w:tr w:rsidR="00E1727E" w:rsidRPr="00F408E2" w14:paraId="4C528333" w14:textId="77777777" w:rsidTr="002558DE">
        <w:trPr>
          <w:trHeight w:val="798"/>
        </w:trPr>
        <w:tc>
          <w:tcPr>
            <w:tcW w:w="3332" w:type="dxa"/>
          </w:tcPr>
          <w:p w14:paraId="6FED9AF8" w14:textId="71D5FD05" w:rsidR="00E1727E" w:rsidRPr="00F408E2" w:rsidRDefault="0024028A" w:rsidP="00E1727E">
            <w:pPr>
              <w:numPr>
                <w:ilvl w:val="0"/>
                <w:numId w:val="0"/>
              </w:numPr>
              <w:rPr>
                <w:rFonts w:cs="Times New Roman"/>
              </w:rPr>
            </w:pPr>
            <w:r w:rsidRPr="00F408E2">
              <w:rPr>
                <w:rFonts w:cs="Times New Roman"/>
              </w:rPr>
              <w:t>Age</w:t>
            </w:r>
            <w:r w:rsidR="00F068F8" w:rsidRPr="00F408E2">
              <w:rPr>
                <w:rFonts w:cs="Times New Roman"/>
              </w:rPr>
              <w:t>,</w:t>
            </w:r>
            <w:r w:rsidRPr="00F408E2">
              <w:rPr>
                <w:rFonts w:cs="Times New Roman"/>
              </w:rPr>
              <w:t xml:space="preserve"> dépendance </w:t>
            </w:r>
          </w:p>
          <w:p w14:paraId="5C8202F0" w14:textId="7B1F2FC1" w:rsidR="0024028A" w:rsidRPr="00F408E2" w:rsidRDefault="0024028A" w:rsidP="00E1727E">
            <w:pPr>
              <w:numPr>
                <w:ilvl w:val="0"/>
                <w:numId w:val="0"/>
              </w:numPr>
              <w:rPr>
                <w:rFonts w:cs="Times New Roman"/>
              </w:rPr>
            </w:pPr>
            <w:r w:rsidRPr="00F408E2">
              <w:rPr>
                <w:rFonts w:cs="Times New Roman"/>
              </w:rPr>
              <w:t xml:space="preserve">Comorbidité </w:t>
            </w:r>
          </w:p>
        </w:tc>
        <w:tc>
          <w:tcPr>
            <w:tcW w:w="3332" w:type="dxa"/>
          </w:tcPr>
          <w:p w14:paraId="1282893D" w14:textId="4350FB8C" w:rsidR="002F2169" w:rsidRPr="00F408E2" w:rsidRDefault="0024028A" w:rsidP="00E1727E">
            <w:pPr>
              <w:numPr>
                <w:ilvl w:val="0"/>
                <w:numId w:val="0"/>
              </w:numPr>
              <w:rPr>
                <w:rFonts w:cs="Times New Roman"/>
              </w:rPr>
            </w:pPr>
            <w:r w:rsidRPr="00F408E2">
              <w:rPr>
                <w:rFonts w:cs="Times New Roman"/>
              </w:rPr>
              <w:t xml:space="preserve">Étendue </w:t>
            </w:r>
            <w:r w:rsidR="003F6799" w:rsidRPr="00F408E2">
              <w:rPr>
                <w:rFonts w:cs="Times New Roman"/>
              </w:rPr>
              <w:t>ischémie</w:t>
            </w:r>
          </w:p>
          <w:p w14:paraId="02B7A482" w14:textId="4E15E562" w:rsidR="00E1727E" w:rsidRPr="00F408E2" w:rsidRDefault="003F6799" w:rsidP="00E1727E">
            <w:pPr>
              <w:numPr>
                <w:ilvl w:val="0"/>
                <w:numId w:val="0"/>
              </w:numPr>
              <w:rPr>
                <w:rFonts w:cs="Times New Roman"/>
              </w:rPr>
            </w:pPr>
            <w:r>
              <w:rPr>
                <w:rFonts w:cs="Times New Roman"/>
              </w:rPr>
              <w:t>Occ</w:t>
            </w:r>
            <w:r w:rsidRPr="00F408E2">
              <w:rPr>
                <w:rFonts w:cs="Times New Roman"/>
              </w:rPr>
              <w:t>lusi</w:t>
            </w:r>
            <w:r>
              <w:rPr>
                <w:rFonts w:cs="Times New Roman"/>
              </w:rPr>
              <w:t xml:space="preserve">on </w:t>
            </w:r>
            <w:r w:rsidR="002F2169" w:rsidRPr="00F408E2">
              <w:rPr>
                <w:rFonts w:cs="Times New Roman"/>
              </w:rPr>
              <w:t>vasculaire proximale</w:t>
            </w:r>
            <w:r w:rsidR="0024028A" w:rsidRPr="00F408E2">
              <w:rPr>
                <w:rFonts w:cs="Times New Roman"/>
              </w:rPr>
              <w:t xml:space="preserve"> </w:t>
            </w:r>
          </w:p>
        </w:tc>
      </w:tr>
      <w:tr w:rsidR="00E1727E" w:rsidRPr="00F408E2" w14:paraId="4B6BAEB2" w14:textId="77777777" w:rsidTr="002558DE">
        <w:trPr>
          <w:trHeight w:val="1340"/>
        </w:trPr>
        <w:tc>
          <w:tcPr>
            <w:tcW w:w="3332" w:type="dxa"/>
          </w:tcPr>
          <w:p w14:paraId="74C30F76" w14:textId="77777777" w:rsidR="00E1727E" w:rsidRPr="00F408E2" w:rsidRDefault="0024028A" w:rsidP="00E1727E">
            <w:pPr>
              <w:numPr>
                <w:ilvl w:val="0"/>
                <w:numId w:val="0"/>
              </w:numPr>
              <w:rPr>
                <w:rFonts w:cs="Times New Roman"/>
              </w:rPr>
            </w:pPr>
            <w:r w:rsidRPr="00F408E2">
              <w:rPr>
                <w:rFonts w:cs="Times New Roman"/>
              </w:rPr>
              <w:t xml:space="preserve">NIHSS &gt; 17 </w:t>
            </w:r>
          </w:p>
          <w:p w14:paraId="51FCB0DB" w14:textId="7092C42A" w:rsidR="0024028A" w:rsidRPr="00F408E2" w:rsidRDefault="003F6799" w:rsidP="00E1727E">
            <w:pPr>
              <w:numPr>
                <w:ilvl w:val="0"/>
                <w:numId w:val="0"/>
              </w:numPr>
              <w:rPr>
                <w:rFonts w:cs="Times New Roman"/>
              </w:rPr>
            </w:pPr>
            <w:r w:rsidRPr="00F408E2">
              <w:rPr>
                <w:rFonts w:cs="Times New Roman"/>
              </w:rPr>
              <w:t>Paralysie</w:t>
            </w:r>
            <w:r w:rsidR="0024028A" w:rsidRPr="00F408E2">
              <w:rPr>
                <w:rFonts w:cs="Times New Roman"/>
              </w:rPr>
              <w:t xml:space="preserve"> complète M inf</w:t>
            </w:r>
          </w:p>
          <w:p w14:paraId="3AFDB0E7" w14:textId="15BCD01B" w:rsidR="0024028A" w:rsidRPr="00F408E2" w:rsidRDefault="0024028A" w:rsidP="00E1727E">
            <w:pPr>
              <w:numPr>
                <w:ilvl w:val="0"/>
                <w:numId w:val="0"/>
              </w:numPr>
              <w:rPr>
                <w:rFonts w:cs="Times New Roman"/>
              </w:rPr>
            </w:pPr>
            <w:r w:rsidRPr="00F408E2">
              <w:rPr>
                <w:rFonts w:cs="Times New Roman"/>
              </w:rPr>
              <w:t>Déviation conjugale tête</w:t>
            </w:r>
            <w:r w:rsidR="00F068F8" w:rsidRPr="00F408E2">
              <w:rPr>
                <w:rFonts w:cs="Times New Roman"/>
              </w:rPr>
              <w:t>,</w:t>
            </w:r>
            <w:r w:rsidRPr="00F408E2">
              <w:rPr>
                <w:rFonts w:cs="Times New Roman"/>
              </w:rPr>
              <w:t xml:space="preserve"> yeux</w:t>
            </w:r>
          </w:p>
          <w:p w14:paraId="148006AF" w14:textId="61A6ABD8" w:rsidR="0024028A" w:rsidRPr="00F408E2" w:rsidRDefault="002F2169" w:rsidP="00E1727E">
            <w:pPr>
              <w:numPr>
                <w:ilvl w:val="0"/>
                <w:numId w:val="0"/>
              </w:numPr>
              <w:rPr>
                <w:rFonts w:cs="Times New Roman"/>
              </w:rPr>
            </w:pPr>
            <w:r w:rsidRPr="00F408E2">
              <w:rPr>
                <w:rFonts w:cs="Times New Roman"/>
              </w:rPr>
              <w:t xml:space="preserve"> Trouble </w:t>
            </w:r>
            <w:r w:rsidR="003F6799" w:rsidRPr="00F408E2">
              <w:rPr>
                <w:rFonts w:cs="Times New Roman"/>
              </w:rPr>
              <w:t>déglutition</w:t>
            </w:r>
            <w:r w:rsidRPr="00F408E2">
              <w:rPr>
                <w:rFonts w:cs="Times New Roman"/>
              </w:rPr>
              <w:t xml:space="preserve"> </w:t>
            </w:r>
          </w:p>
        </w:tc>
        <w:tc>
          <w:tcPr>
            <w:tcW w:w="3332" w:type="dxa"/>
          </w:tcPr>
          <w:p w14:paraId="48CD4FC4" w14:textId="77777777" w:rsidR="00E1727E" w:rsidRPr="00F408E2" w:rsidRDefault="002F2169" w:rsidP="00E1727E">
            <w:pPr>
              <w:numPr>
                <w:ilvl w:val="0"/>
                <w:numId w:val="0"/>
              </w:numPr>
              <w:rPr>
                <w:rFonts w:cs="Times New Roman"/>
              </w:rPr>
            </w:pPr>
            <w:r w:rsidRPr="00F408E2">
              <w:rPr>
                <w:rFonts w:cs="Times New Roman"/>
              </w:rPr>
              <w:t>Sylvien malin (&gt;145</w:t>
            </w:r>
            <w:r w:rsidR="003812EB" w:rsidRPr="00F408E2">
              <w:rPr>
                <w:rFonts w:cs="Times New Roman"/>
              </w:rPr>
              <w:t>ml)</w:t>
            </w:r>
          </w:p>
          <w:p w14:paraId="0B4FA7CD" w14:textId="5E0CBA5A" w:rsidR="003812EB" w:rsidRPr="00F408E2" w:rsidRDefault="003F6799" w:rsidP="00E1727E">
            <w:pPr>
              <w:numPr>
                <w:ilvl w:val="0"/>
                <w:numId w:val="0"/>
              </w:numPr>
              <w:rPr>
                <w:rFonts w:cs="Times New Roman"/>
              </w:rPr>
            </w:pPr>
            <w:r w:rsidRPr="00F408E2">
              <w:rPr>
                <w:rFonts w:cs="Times New Roman"/>
              </w:rPr>
              <w:t>Cérébelleux</w:t>
            </w:r>
            <w:r w:rsidR="003812EB" w:rsidRPr="00F408E2">
              <w:rPr>
                <w:rFonts w:cs="Times New Roman"/>
              </w:rPr>
              <w:t xml:space="preserve"> étendu </w:t>
            </w:r>
          </w:p>
          <w:p w14:paraId="0E8D222C" w14:textId="5FFA841D" w:rsidR="003812EB" w:rsidRPr="00F408E2" w:rsidRDefault="003812EB" w:rsidP="00E1727E">
            <w:pPr>
              <w:numPr>
                <w:ilvl w:val="0"/>
                <w:numId w:val="0"/>
              </w:numPr>
              <w:rPr>
                <w:rFonts w:cs="Times New Roman"/>
              </w:rPr>
            </w:pPr>
            <w:r w:rsidRPr="00F408E2">
              <w:rPr>
                <w:rFonts w:cs="Times New Roman"/>
              </w:rPr>
              <w:t xml:space="preserve">Tronc basilaire </w:t>
            </w:r>
          </w:p>
        </w:tc>
      </w:tr>
    </w:tbl>
    <w:p w14:paraId="762024FA" w14:textId="4F0B2775" w:rsidR="00E1727E" w:rsidRPr="00F408E2" w:rsidRDefault="00293FAF" w:rsidP="00E1727E">
      <w:pPr>
        <w:numPr>
          <w:ilvl w:val="0"/>
          <w:numId w:val="0"/>
        </w:numPr>
        <w:rPr>
          <w:rFonts w:cs="Times New Roman"/>
        </w:rPr>
      </w:pPr>
      <w:r w:rsidRPr="00F408E2">
        <w:rPr>
          <w:rStyle w:val="Appelnotedebasdep"/>
          <w:rFonts w:cs="Times New Roman"/>
        </w:rPr>
        <w:footnoteReference w:id="1"/>
      </w:r>
    </w:p>
    <w:p w14:paraId="1E0EBBD7" w14:textId="28952778" w:rsidR="00293FAF" w:rsidRPr="00F408E2" w:rsidRDefault="001518FB" w:rsidP="001518FB">
      <w:pPr>
        <w:pStyle w:val="Titre3"/>
        <w:rPr>
          <w:rFonts w:cs="Times New Roman"/>
        </w:rPr>
      </w:pPr>
      <w:bookmarkStart w:id="9" w:name="_Toc196656428"/>
      <w:bookmarkStart w:id="10" w:name="_Toc196662235"/>
      <w:r w:rsidRPr="00F408E2">
        <w:rPr>
          <w:rFonts w:cs="Times New Roman"/>
        </w:rPr>
        <w:t>Diagnostic étiologie</w:t>
      </w:r>
      <w:bookmarkEnd w:id="9"/>
      <w:bookmarkEnd w:id="10"/>
      <w:r w:rsidRPr="00F408E2">
        <w:rPr>
          <w:rFonts w:cs="Times New Roman"/>
        </w:rPr>
        <w:t xml:space="preserve"> </w:t>
      </w:r>
    </w:p>
    <w:p w14:paraId="19C1D76F" w14:textId="5B62238C" w:rsidR="001518FB" w:rsidRPr="00F408E2" w:rsidRDefault="003F6799" w:rsidP="001518FB">
      <w:pPr>
        <w:rPr>
          <w:rFonts w:cs="Times New Roman"/>
        </w:rPr>
      </w:pPr>
      <w:r w:rsidRPr="00F408E2">
        <w:rPr>
          <w:rFonts w:cs="Times New Roman"/>
        </w:rPr>
        <w:t>Macro angiopathie</w:t>
      </w:r>
    </w:p>
    <w:p w14:paraId="137509FF" w14:textId="4C6F47F7" w:rsidR="001518FB" w:rsidRPr="00F408E2" w:rsidRDefault="003F6799" w:rsidP="004237A4">
      <w:pPr>
        <w:numPr>
          <w:ilvl w:val="1"/>
          <w:numId w:val="4"/>
        </w:numPr>
        <w:rPr>
          <w:rFonts w:cs="Times New Roman"/>
        </w:rPr>
      </w:pPr>
      <w:r w:rsidRPr="00F408E2">
        <w:rPr>
          <w:rFonts w:cs="Times New Roman"/>
        </w:rPr>
        <w:t>Athérosclérose</w:t>
      </w:r>
      <w:r w:rsidR="00082228" w:rsidRPr="00F408E2">
        <w:rPr>
          <w:rFonts w:cs="Times New Roman"/>
        </w:rPr>
        <w:t xml:space="preserve"> </w:t>
      </w:r>
      <w:r w:rsidRPr="00F408E2">
        <w:rPr>
          <w:rFonts w:cs="Times New Roman"/>
        </w:rPr>
        <w:t>(30</w:t>
      </w:r>
      <w:r w:rsidR="00082228" w:rsidRPr="00F408E2">
        <w:rPr>
          <w:rFonts w:cs="Times New Roman"/>
        </w:rPr>
        <w:t>% des cas</w:t>
      </w:r>
      <w:r w:rsidR="002558DE" w:rsidRPr="00F408E2">
        <w:rPr>
          <w:rFonts w:cs="Times New Roman"/>
        </w:rPr>
        <w:t>)</w:t>
      </w:r>
    </w:p>
    <w:p w14:paraId="6FC3CC2E" w14:textId="24149990" w:rsidR="00082228" w:rsidRPr="00F408E2" w:rsidRDefault="00082228" w:rsidP="004237A4">
      <w:pPr>
        <w:numPr>
          <w:ilvl w:val="1"/>
          <w:numId w:val="4"/>
        </w:numPr>
        <w:rPr>
          <w:rFonts w:cs="Times New Roman"/>
        </w:rPr>
      </w:pPr>
      <w:r w:rsidRPr="00F408E2">
        <w:rPr>
          <w:rFonts w:cs="Times New Roman"/>
        </w:rPr>
        <w:t>Dissection</w:t>
      </w:r>
      <w:r w:rsidR="00884B52" w:rsidRPr="00F408E2">
        <w:rPr>
          <w:rFonts w:cs="Times New Roman"/>
        </w:rPr>
        <w:t xml:space="preserve"> </w:t>
      </w:r>
      <w:r w:rsidRPr="00F408E2">
        <w:rPr>
          <w:rFonts w:cs="Times New Roman"/>
        </w:rPr>
        <w:t>de artères cervico</w:t>
      </w:r>
      <w:r w:rsidR="00884B52" w:rsidRPr="00F408E2">
        <w:rPr>
          <w:rFonts w:cs="Times New Roman"/>
        </w:rPr>
        <w:t>-encéphalique</w:t>
      </w:r>
      <w:r w:rsidRPr="00F408E2">
        <w:rPr>
          <w:rFonts w:cs="Times New Roman"/>
        </w:rPr>
        <w:t xml:space="preserve"> (20% c</w:t>
      </w:r>
      <w:r w:rsidR="00884B52" w:rsidRPr="00F408E2">
        <w:rPr>
          <w:rFonts w:cs="Times New Roman"/>
        </w:rPr>
        <w:t>as)</w:t>
      </w:r>
    </w:p>
    <w:p w14:paraId="060538CB" w14:textId="315F8D1F" w:rsidR="00082228" w:rsidRPr="00F408E2" w:rsidRDefault="00082228" w:rsidP="00082228">
      <w:pPr>
        <w:rPr>
          <w:rFonts w:cs="Times New Roman"/>
        </w:rPr>
      </w:pPr>
      <w:r w:rsidRPr="00F408E2">
        <w:rPr>
          <w:rFonts w:cs="Times New Roman"/>
        </w:rPr>
        <w:t>Cardi</w:t>
      </w:r>
      <w:r w:rsidR="00E46780" w:rsidRPr="00F408E2">
        <w:rPr>
          <w:rFonts w:cs="Times New Roman"/>
        </w:rPr>
        <w:t>o</w:t>
      </w:r>
      <w:r w:rsidRPr="00F408E2">
        <w:rPr>
          <w:rFonts w:cs="Times New Roman"/>
        </w:rPr>
        <w:t>pat</w:t>
      </w:r>
      <w:r w:rsidR="00884B52" w:rsidRPr="00F408E2">
        <w:rPr>
          <w:rFonts w:cs="Times New Roman"/>
        </w:rPr>
        <w:t>hie</w:t>
      </w:r>
      <w:r w:rsidR="003F6799">
        <w:rPr>
          <w:rFonts w:cs="Times New Roman"/>
        </w:rPr>
        <w:t xml:space="preserve"> e</w:t>
      </w:r>
      <w:r w:rsidRPr="00F408E2">
        <w:rPr>
          <w:rFonts w:cs="Times New Roman"/>
        </w:rPr>
        <w:t>mboligèn</w:t>
      </w:r>
      <w:r w:rsidR="00E46780" w:rsidRPr="00F408E2">
        <w:rPr>
          <w:rFonts w:cs="Times New Roman"/>
        </w:rPr>
        <w:t>e</w:t>
      </w:r>
      <w:r w:rsidR="00B47340" w:rsidRPr="00F408E2">
        <w:rPr>
          <w:rFonts w:cs="Times New Roman"/>
        </w:rPr>
        <w:t xml:space="preserve"> </w:t>
      </w:r>
      <w:r w:rsidRPr="00F408E2">
        <w:rPr>
          <w:rFonts w:cs="Times New Roman"/>
        </w:rPr>
        <w:t xml:space="preserve">(20% </w:t>
      </w:r>
      <w:r w:rsidR="004A7BE6" w:rsidRPr="00F408E2">
        <w:rPr>
          <w:rFonts w:cs="Times New Roman"/>
        </w:rPr>
        <w:t>des cas</w:t>
      </w:r>
      <w:r w:rsidR="00E46780" w:rsidRPr="00F408E2">
        <w:rPr>
          <w:rFonts w:cs="Times New Roman"/>
        </w:rPr>
        <w:t>)</w:t>
      </w:r>
    </w:p>
    <w:p w14:paraId="471CE78C" w14:textId="09E87769" w:rsidR="004A7BE6" w:rsidRPr="00F408E2" w:rsidRDefault="003F6799" w:rsidP="004237A4">
      <w:pPr>
        <w:numPr>
          <w:ilvl w:val="1"/>
          <w:numId w:val="4"/>
        </w:numPr>
        <w:rPr>
          <w:rFonts w:cs="Times New Roman"/>
        </w:rPr>
      </w:pPr>
      <w:r w:rsidRPr="00F408E2">
        <w:rPr>
          <w:rFonts w:cs="Times New Roman"/>
        </w:rPr>
        <w:t>Fibrillation</w:t>
      </w:r>
      <w:r w:rsidR="004A7BE6" w:rsidRPr="00F408E2">
        <w:rPr>
          <w:rFonts w:cs="Times New Roman"/>
        </w:rPr>
        <w:t xml:space="preserve"> </w:t>
      </w:r>
      <w:r w:rsidRPr="00F408E2">
        <w:rPr>
          <w:rFonts w:cs="Times New Roman"/>
        </w:rPr>
        <w:t>auriculaire</w:t>
      </w:r>
      <w:r w:rsidR="004A7BE6" w:rsidRPr="00F408E2">
        <w:rPr>
          <w:rFonts w:cs="Times New Roman"/>
        </w:rPr>
        <w:t xml:space="preserve"> / </w:t>
      </w:r>
      <w:r w:rsidRPr="00F408E2">
        <w:rPr>
          <w:rFonts w:cs="Times New Roman"/>
        </w:rPr>
        <w:t xml:space="preserve">RM. </w:t>
      </w:r>
      <w:r w:rsidR="004A7BE6" w:rsidRPr="00F408E2">
        <w:rPr>
          <w:rFonts w:cs="Times New Roman"/>
        </w:rPr>
        <w:t>Prothèse valvulaire mécan</w:t>
      </w:r>
      <w:r w:rsidR="00E46780" w:rsidRPr="00F408E2">
        <w:rPr>
          <w:rFonts w:cs="Times New Roman"/>
        </w:rPr>
        <w:t>i</w:t>
      </w:r>
      <w:r w:rsidR="004A7BE6" w:rsidRPr="00F408E2">
        <w:rPr>
          <w:rFonts w:cs="Times New Roman"/>
        </w:rPr>
        <w:t xml:space="preserve">que </w:t>
      </w:r>
    </w:p>
    <w:p w14:paraId="35A23BB2" w14:textId="36FDF567" w:rsidR="004A7BE6" w:rsidRPr="00F408E2" w:rsidRDefault="003F6799" w:rsidP="004A7BE6">
      <w:pPr>
        <w:rPr>
          <w:rFonts w:cs="Times New Roman"/>
        </w:rPr>
      </w:pPr>
      <w:r w:rsidRPr="00F408E2">
        <w:rPr>
          <w:rFonts w:cs="Times New Roman"/>
        </w:rPr>
        <w:t>Micro angiopathie</w:t>
      </w:r>
      <w:r w:rsidR="004A7BE6" w:rsidRPr="00F408E2">
        <w:rPr>
          <w:rFonts w:cs="Times New Roman"/>
        </w:rPr>
        <w:t xml:space="preserve"> (infarctus </w:t>
      </w:r>
      <w:r w:rsidR="00C045E9" w:rsidRPr="00F408E2">
        <w:rPr>
          <w:rFonts w:cs="Times New Roman"/>
        </w:rPr>
        <w:t>lacunaire</w:t>
      </w:r>
      <w:r w:rsidR="00A6068E" w:rsidRPr="00F408E2">
        <w:rPr>
          <w:rFonts w:cs="Times New Roman"/>
        </w:rPr>
        <w:t>)</w:t>
      </w:r>
    </w:p>
    <w:p w14:paraId="3DBAC19C" w14:textId="0F05B62B" w:rsidR="004A7BE6" w:rsidRPr="00F408E2" w:rsidRDefault="004A7BE6" w:rsidP="004237A4">
      <w:pPr>
        <w:numPr>
          <w:ilvl w:val="1"/>
          <w:numId w:val="4"/>
        </w:numPr>
        <w:rPr>
          <w:rFonts w:cs="Times New Roman"/>
        </w:rPr>
      </w:pPr>
      <w:r w:rsidRPr="00F408E2">
        <w:rPr>
          <w:rFonts w:cs="Times New Roman"/>
        </w:rPr>
        <w:t>15 m</w:t>
      </w:r>
      <w:r w:rsidR="00A6068E" w:rsidRPr="00F408E2">
        <w:rPr>
          <w:rFonts w:cs="Times New Roman"/>
        </w:rPr>
        <w:t>m d</w:t>
      </w:r>
      <w:r w:rsidR="00C045E9" w:rsidRPr="00F408E2">
        <w:rPr>
          <w:rFonts w:cs="Times New Roman"/>
        </w:rPr>
        <w:t>ia</w:t>
      </w:r>
      <w:r w:rsidR="00A6068E" w:rsidRPr="00F408E2">
        <w:rPr>
          <w:rFonts w:cs="Times New Roman"/>
        </w:rPr>
        <w:t>mètre</w:t>
      </w:r>
      <w:r w:rsidR="00F068F8" w:rsidRPr="00F408E2">
        <w:rPr>
          <w:rFonts w:cs="Times New Roman"/>
        </w:rPr>
        <w:t>,</w:t>
      </w:r>
      <w:r w:rsidR="00A6068E" w:rsidRPr="00F408E2">
        <w:rPr>
          <w:rFonts w:cs="Times New Roman"/>
        </w:rPr>
        <w:t xml:space="preserve"> occlusion </w:t>
      </w:r>
      <w:r w:rsidR="00C045E9" w:rsidRPr="00F408E2">
        <w:rPr>
          <w:rFonts w:cs="Times New Roman"/>
        </w:rPr>
        <w:t>artériolaire</w:t>
      </w:r>
      <w:r w:rsidR="00A6068E" w:rsidRPr="00F408E2">
        <w:rPr>
          <w:rFonts w:cs="Times New Roman"/>
        </w:rPr>
        <w:t xml:space="preserve"> </w:t>
      </w:r>
    </w:p>
    <w:p w14:paraId="67795C4C" w14:textId="776E2B84" w:rsidR="00A6068E" w:rsidRPr="00F408E2" w:rsidRDefault="00A6068E" w:rsidP="004237A4">
      <w:pPr>
        <w:numPr>
          <w:ilvl w:val="1"/>
          <w:numId w:val="4"/>
        </w:numPr>
        <w:rPr>
          <w:rFonts w:cs="Times New Roman"/>
        </w:rPr>
      </w:pPr>
      <w:r w:rsidRPr="00F408E2">
        <w:rPr>
          <w:rFonts w:cs="Times New Roman"/>
        </w:rPr>
        <w:t>Lié HTA</w:t>
      </w:r>
      <w:r w:rsidR="00B47340" w:rsidRPr="00F408E2">
        <w:rPr>
          <w:rFonts w:cs="Times New Roman"/>
        </w:rPr>
        <w:t xml:space="preserve"> </w:t>
      </w:r>
      <w:r w:rsidRPr="00F408E2">
        <w:rPr>
          <w:rFonts w:cs="Times New Roman"/>
        </w:rPr>
        <w:t>+++</w:t>
      </w:r>
    </w:p>
    <w:p w14:paraId="0058C6E0" w14:textId="33690842" w:rsidR="00F546BF" w:rsidRPr="00F408E2" w:rsidRDefault="00F546BF" w:rsidP="00F546BF">
      <w:pPr>
        <w:pStyle w:val="Titre2"/>
        <w:rPr>
          <w:rFonts w:cs="Times New Roman"/>
        </w:rPr>
      </w:pPr>
      <w:bookmarkStart w:id="11" w:name="_Toc196656429"/>
      <w:bookmarkStart w:id="12" w:name="_Toc196662236"/>
      <w:r w:rsidRPr="00F408E2">
        <w:rPr>
          <w:rFonts w:cs="Times New Roman"/>
        </w:rPr>
        <w:t>Principe de PEC</w:t>
      </w:r>
      <w:bookmarkEnd w:id="11"/>
      <w:bookmarkEnd w:id="12"/>
    </w:p>
    <w:p w14:paraId="33774D9D" w14:textId="486EBCD5" w:rsidR="00F546BF" w:rsidRPr="00F408E2" w:rsidRDefault="00F546BF" w:rsidP="00F57715">
      <w:pPr>
        <w:pStyle w:val="Titre3"/>
        <w:rPr>
          <w:rFonts w:cs="Times New Roman"/>
        </w:rPr>
      </w:pPr>
      <w:bookmarkStart w:id="13" w:name="_Toc196656430"/>
      <w:bookmarkStart w:id="14" w:name="_Toc196662237"/>
      <w:r w:rsidRPr="00F408E2">
        <w:rPr>
          <w:rFonts w:cs="Times New Roman"/>
        </w:rPr>
        <w:t>Buts</w:t>
      </w:r>
      <w:bookmarkEnd w:id="13"/>
      <w:bookmarkEnd w:id="14"/>
    </w:p>
    <w:p w14:paraId="060643FB" w14:textId="02C19B2D" w:rsidR="00F546BF" w:rsidRPr="00F408E2" w:rsidRDefault="00F546BF" w:rsidP="00123B50">
      <w:pPr>
        <w:rPr>
          <w:rFonts w:cs="Times New Roman"/>
        </w:rPr>
      </w:pPr>
      <w:r w:rsidRPr="00F408E2">
        <w:rPr>
          <w:rFonts w:cs="Times New Roman"/>
        </w:rPr>
        <w:t>Id</w:t>
      </w:r>
      <w:r w:rsidR="000F62A0" w:rsidRPr="00F408E2">
        <w:rPr>
          <w:rFonts w:cs="Times New Roman"/>
        </w:rPr>
        <w:t>e</w:t>
      </w:r>
      <w:r w:rsidRPr="00F408E2">
        <w:rPr>
          <w:rFonts w:cs="Times New Roman"/>
        </w:rPr>
        <w:t>nti</w:t>
      </w:r>
      <w:r w:rsidR="006646E3" w:rsidRPr="00F408E2">
        <w:rPr>
          <w:rFonts w:cs="Times New Roman"/>
        </w:rPr>
        <w:t>fi</w:t>
      </w:r>
      <w:r w:rsidRPr="00F408E2">
        <w:rPr>
          <w:rFonts w:cs="Times New Roman"/>
        </w:rPr>
        <w:t xml:space="preserve">er la situation </w:t>
      </w:r>
      <w:r w:rsidR="001F6742" w:rsidRPr="00F408E2">
        <w:rPr>
          <w:rFonts w:cs="Times New Roman"/>
        </w:rPr>
        <w:t xml:space="preserve">clinique </w:t>
      </w:r>
      <w:r w:rsidRPr="00F408E2">
        <w:rPr>
          <w:rFonts w:cs="Times New Roman"/>
        </w:rPr>
        <w:t>de patien</w:t>
      </w:r>
      <w:r w:rsidR="001F6742" w:rsidRPr="00F408E2">
        <w:rPr>
          <w:rFonts w:cs="Times New Roman"/>
        </w:rPr>
        <w:t>t</w:t>
      </w:r>
      <w:r w:rsidRPr="00F408E2">
        <w:rPr>
          <w:rFonts w:cs="Times New Roman"/>
        </w:rPr>
        <w:t xml:space="preserve"> </w:t>
      </w:r>
    </w:p>
    <w:p w14:paraId="53881180" w14:textId="54199D6E" w:rsidR="00F546BF" w:rsidRPr="00F408E2" w:rsidRDefault="000F62A0" w:rsidP="00123B50">
      <w:pPr>
        <w:rPr>
          <w:rFonts w:cs="Times New Roman"/>
        </w:rPr>
      </w:pPr>
      <w:r w:rsidRPr="00F408E2">
        <w:rPr>
          <w:rFonts w:cs="Times New Roman"/>
        </w:rPr>
        <w:t xml:space="preserve">Identifier </w:t>
      </w:r>
      <w:r w:rsidR="00A875F4" w:rsidRPr="00F408E2">
        <w:rPr>
          <w:rFonts w:cs="Times New Roman"/>
        </w:rPr>
        <w:t>patient</w:t>
      </w:r>
      <w:r w:rsidR="00F546BF" w:rsidRPr="00F408E2">
        <w:rPr>
          <w:rFonts w:cs="Times New Roman"/>
        </w:rPr>
        <w:t xml:space="preserve"> éligible</w:t>
      </w:r>
      <w:r w:rsidR="00A875F4" w:rsidRPr="00F408E2">
        <w:rPr>
          <w:rFonts w:cs="Times New Roman"/>
        </w:rPr>
        <w:t xml:space="preserve"> pour</w:t>
      </w:r>
      <w:r w:rsidR="00F546BF" w:rsidRPr="00F408E2">
        <w:rPr>
          <w:rFonts w:cs="Times New Roman"/>
        </w:rPr>
        <w:t xml:space="preserve"> une</w:t>
      </w:r>
      <w:r w:rsidR="00A875F4" w:rsidRPr="00F408E2">
        <w:rPr>
          <w:rFonts w:cs="Times New Roman"/>
        </w:rPr>
        <w:t xml:space="preserve"> thrombolyse</w:t>
      </w:r>
    </w:p>
    <w:p w14:paraId="7259126A" w14:textId="55890571" w:rsidR="00F546BF" w:rsidRPr="00F408E2" w:rsidRDefault="00C045E9" w:rsidP="00880769">
      <w:pPr>
        <w:rPr>
          <w:rFonts w:cs="Times New Roman"/>
        </w:rPr>
      </w:pPr>
      <w:r w:rsidRPr="00F408E2">
        <w:rPr>
          <w:rFonts w:cs="Times New Roman"/>
        </w:rPr>
        <w:t>Prévenir</w:t>
      </w:r>
      <w:r w:rsidR="00F546BF" w:rsidRPr="00F408E2">
        <w:rPr>
          <w:rFonts w:cs="Times New Roman"/>
        </w:rPr>
        <w:t xml:space="preserve"> la </w:t>
      </w:r>
      <w:r w:rsidRPr="00F408E2">
        <w:rPr>
          <w:rFonts w:cs="Times New Roman"/>
        </w:rPr>
        <w:t>complication</w:t>
      </w:r>
      <w:r w:rsidR="00F546BF" w:rsidRPr="00F408E2">
        <w:rPr>
          <w:rFonts w:cs="Times New Roman"/>
        </w:rPr>
        <w:t xml:space="preserve"> </w:t>
      </w:r>
    </w:p>
    <w:p w14:paraId="08EF637B" w14:textId="71BF975E" w:rsidR="00F546BF" w:rsidRPr="00F408E2" w:rsidRDefault="00F546BF" w:rsidP="004237A4">
      <w:pPr>
        <w:numPr>
          <w:ilvl w:val="1"/>
          <w:numId w:val="4"/>
        </w:numPr>
        <w:rPr>
          <w:rFonts w:cs="Times New Roman"/>
        </w:rPr>
      </w:pPr>
      <w:r w:rsidRPr="00F408E2">
        <w:rPr>
          <w:rFonts w:cs="Times New Roman"/>
        </w:rPr>
        <w:t xml:space="preserve">Liées à l’extension ischémique </w:t>
      </w:r>
    </w:p>
    <w:p w14:paraId="64CD337A" w14:textId="3CCCD743" w:rsidR="00F546BF" w:rsidRPr="00F408E2" w:rsidRDefault="00F546BF" w:rsidP="004237A4">
      <w:pPr>
        <w:numPr>
          <w:ilvl w:val="1"/>
          <w:numId w:val="4"/>
        </w:numPr>
        <w:rPr>
          <w:rFonts w:cs="Times New Roman"/>
        </w:rPr>
      </w:pPr>
      <w:r w:rsidRPr="00F408E2">
        <w:rPr>
          <w:rFonts w:cs="Times New Roman"/>
        </w:rPr>
        <w:lastRenderedPageBreak/>
        <w:t xml:space="preserve">Décubitus </w:t>
      </w:r>
    </w:p>
    <w:p w14:paraId="397E915E" w14:textId="542F6273" w:rsidR="00F546BF" w:rsidRPr="00F408E2" w:rsidRDefault="00E96751" w:rsidP="00880769">
      <w:pPr>
        <w:rPr>
          <w:rFonts w:cs="Times New Roman"/>
        </w:rPr>
      </w:pPr>
      <w:r w:rsidRPr="00F408E2">
        <w:rPr>
          <w:rFonts w:cs="Times New Roman"/>
        </w:rPr>
        <w:t>Eviter</w:t>
      </w:r>
      <w:r w:rsidR="00F546BF" w:rsidRPr="00F408E2">
        <w:rPr>
          <w:rFonts w:cs="Times New Roman"/>
        </w:rPr>
        <w:t xml:space="preserve"> la récidive</w:t>
      </w:r>
    </w:p>
    <w:p w14:paraId="59531EB9" w14:textId="63770AA8" w:rsidR="00F57715" w:rsidRPr="00F408E2" w:rsidRDefault="00F57715" w:rsidP="00F57715">
      <w:pPr>
        <w:pStyle w:val="Titre3"/>
        <w:rPr>
          <w:rFonts w:cs="Times New Roman"/>
        </w:rPr>
      </w:pPr>
      <w:bookmarkStart w:id="15" w:name="_Toc196656431"/>
      <w:bookmarkStart w:id="16" w:name="_Toc196662238"/>
      <w:r w:rsidRPr="00F408E2">
        <w:rPr>
          <w:rFonts w:cs="Times New Roman"/>
        </w:rPr>
        <w:t xml:space="preserve">En </w:t>
      </w:r>
      <w:r w:rsidR="00C91968" w:rsidRPr="00F408E2">
        <w:rPr>
          <w:rFonts w:cs="Times New Roman"/>
        </w:rPr>
        <w:t>urgence</w:t>
      </w:r>
      <w:r w:rsidR="00EC3244">
        <w:rPr>
          <w:rFonts w:cs="Times New Roman"/>
        </w:rPr>
        <w:t> </w:t>
      </w:r>
      <w:r w:rsidRPr="00F408E2">
        <w:rPr>
          <w:rFonts w:cs="Times New Roman"/>
        </w:rPr>
        <w:t>: mesure gén</w:t>
      </w:r>
      <w:r w:rsidR="00C91968" w:rsidRPr="00F408E2">
        <w:rPr>
          <w:rFonts w:cs="Times New Roman"/>
        </w:rPr>
        <w:t>éra</w:t>
      </w:r>
      <w:r w:rsidRPr="00F408E2">
        <w:rPr>
          <w:rFonts w:cs="Times New Roman"/>
        </w:rPr>
        <w:t>le</w:t>
      </w:r>
      <w:r w:rsidR="006E52C6" w:rsidRPr="00F408E2">
        <w:rPr>
          <w:rFonts w:cs="Times New Roman"/>
        </w:rPr>
        <w:t>s</w:t>
      </w:r>
      <w:bookmarkEnd w:id="15"/>
      <w:bookmarkEnd w:id="16"/>
    </w:p>
    <w:p w14:paraId="31BCEECE" w14:textId="74785259" w:rsidR="00F57715" w:rsidRPr="00F408E2" w:rsidRDefault="00F57715" w:rsidP="00F57715">
      <w:pPr>
        <w:rPr>
          <w:rFonts w:cs="Times New Roman"/>
        </w:rPr>
      </w:pPr>
      <w:r w:rsidRPr="00F408E2">
        <w:rPr>
          <w:rFonts w:cs="Times New Roman"/>
        </w:rPr>
        <w:t>Stabil</w:t>
      </w:r>
      <w:r w:rsidR="00C91968" w:rsidRPr="00F408E2">
        <w:rPr>
          <w:rFonts w:cs="Times New Roman"/>
        </w:rPr>
        <w:t>iser</w:t>
      </w:r>
      <w:r w:rsidRPr="00F408E2">
        <w:rPr>
          <w:rFonts w:cs="Times New Roman"/>
        </w:rPr>
        <w:t xml:space="preserve"> état </w:t>
      </w:r>
      <w:r w:rsidR="00C91968" w:rsidRPr="00F408E2">
        <w:rPr>
          <w:rFonts w:cs="Times New Roman"/>
        </w:rPr>
        <w:t>c</w:t>
      </w:r>
      <w:r w:rsidRPr="00F408E2">
        <w:rPr>
          <w:rFonts w:cs="Times New Roman"/>
        </w:rPr>
        <w:t>lin</w:t>
      </w:r>
      <w:r w:rsidR="00C91968" w:rsidRPr="00F408E2">
        <w:rPr>
          <w:rFonts w:cs="Times New Roman"/>
        </w:rPr>
        <w:t>iq</w:t>
      </w:r>
      <w:r w:rsidRPr="00F408E2">
        <w:rPr>
          <w:rFonts w:cs="Times New Roman"/>
        </w:rPr>
        <w:t xml:space="preserve">ue </w:t>
      </w:r>
    </w:p>
    <w:p w14:paraId="7566704C" w14:textId="37AB29A7" w:rsidR="00F57715" w:rsidRPr="00E615C8" w:rsidRDefault="00AD6389" w:rsidP="004237A4">
      <w:pPr>
        <w:numPr>
          <w:ilvl w:val="1"/>
          <w:numId w:val="4"/>
        </w:numPr>
        <w:rPr>
          <w:rFonts w:cs="Times New Roman"/>
          <w:lang w:val="en-US"/>
        </w:rPr>
      </w:pPr>
      <w:r w:rsidRPr="00E615C8">
        <w:rPr>
          <w:rFonts w:cs="Times New Roman"/>
          <w:lang w:val="en-US"/>
        </w:rPr>
        <w:t>A</w:t>
      </w:r>
      <w:r w:rsidR="006C30B5" w:rsidRPr="00E615C8">
        <w:rPr>
          <w:rFonts w:cs="Times New Roman"/>
          <w:lang w:val="en-US"/>
        </w:rPr>
        <w:t>irway</w:t>
      </w:r>
      <w:r w:rsidR="00F068F8" w:rsidRPr="00E615C8">
        <w:rPr>
          <w:rFonts w:cs="Times New Roman"/>
          <w:lang w:val="en-US"/>
        </w:rPr>
        <w:t>,</w:t>
      </w:r>
      <w:r w:rsidRPr="00E615C8">
        <w:rPr>
          <w:rFonts w:cs="Times New Roman"/>
          <w:lang w:val="en-US"/>
        </w:rPr>
        <w:t xml:space="preserve"> breathing and </w:t>
      </w:r>
      <w:r w:rsidR="006C30B5" w:rsidRPr="00E615C8">
        <w:rPr>
          <w:rFonts w:cs="Times New Roman"/>
          <w:lang w:val="en-US"/>
        </w:rPr>
        <w:t>circulation</w:t>
      </w:r>
      <w:r w:rsidRPr="00E615C8">
        <w:rPr>
          <w:rFonts w:cs="Times New Roman"/>
          <w:lang w:val="en-US"/>
        </w:rPr>
        <w:t xml:space="preserve"> (ABC)</w:t>
      </w:r>
    </w:p>
    <w:p w14:paraId="6EFCED4C" w14:textId="65C339E8" w:rsidR="00AD6389" w:rsidRPr="00F408E2" w:rsidRDefault="00AD6389" w:rsidP="004237A4">
      <w:pPr>
        <w:numPr>
          <w:ilvl w:val="1"/>
          <w:numId w:val="4"/>
        </w:numPr>
        <w:rPr>
          <w:rFonts w:cs="Times New Roman"/>
        </w:rPr>
      </w:pPr>
      <w:r w:rsidRPr="00F408E2">
        <w:rPr>
          <w:rFonts w:cs="Times New Roman"/>
        </w:rPr>
        <w:t>Pose VVP</w:t>
      </w:r>
      <w:r w:rsidR="00276B20" w:rsidRPr="00F408E2">
        <w:rPr>
          <w:rFonts w:cs="Times New Roman"/>
        </w:rPr>
        <w:t xml:space="preserve"> (voie veineuse périphérique)</w:t>
      </w:r>
      <w:r w:rsidRPr="00F408E2">
        <w:rPr>
          <w:rFonts w:cs="Times New Roman"/>
        </w:rPr>
        <w:t xml:space="preserve"> et </w:t>
      </w:r>
      <w:r w:rsidR="006C30B5" w:rsidRPr="00F408E2">
        <w:rPr>
          <w:rFonts w:cs="Times New Roman"/>
        </w:rPr>
        <w:t>prélèvement</w:t>
      </w:r>
      <w:r w:rsidRPr="00F408E2">
        <w:rPr>
          <w:rFonts w:cs="Times New Roman"/>
        </w:rPr>
        <w:t xml:space="preserve"> </w:t>
      </w:r>
      <w:r w:rsidR="007157D0" w:rsidRPr="00F408E2">
        <w:rPr>
          <w:rFonts w:cs="Times New Roman"/>
        </w:rPr>
        <w:t>sanguin</w:t>
      </w:r>
      <w:r w:rsidR="00F068F8" w:rsidRPr="00F408E2">
        <w:rPr>
          <w:rFonts w:cs="Times New Roman"/>
        </w:rPr>
        <w:t>,</w:t>
      </w:r>
      <w:r w:rsidR="007157D0" w:rsidRPr="00F408E2">
        <w:rPr>
          <w:rFonts w:cs="Times New Roman"/>
        </w:rPr>
        <w:t xml:space="preserve"> </w:t>
      </w:r>
      <w:r w:rsidR="006C30B5" w:rsidRPr="00F408E2">
        <w:rPr>
          <w:rFonts w:cs="Times New Roman"/>
        </w:rPr>
        <w:t>côté</w:t>
      </w:r>
      <w:r w:rsidR="007157D0" w:rsidRPr="00F408E2">
        <w:rPr>
          <w:rFonts w:cs="Times New Roman"/>
        </w:rPr>
        <w:t xml:space="preserve"> non déficitaire </w:t>
      </w:r>
    </w:p>
    <w:p w14:paraId="2F58EA91" w14:textId="0D916448" w:rsidR="007157D0" w:rsidRPr="00F408E2" w:rsidRDefault="007157D0" w:rsidP="004237A4">
      <w:pPr>
        <w:numPr>
          <w:ilvl w:val="1"/>
          <w:numId w:val="4"/>
        </w:numPr>
        <w:rPr>
          <w:rFonts w:cs="Times New Roman"/>
        </w:rPr>
      </w:pPr>
      <w:r w:rsidRPr="00F408E2">
        <w:rPr>
          <w:rFonts w:cs="Times New Roman"/>
        </w:rPr>
        <w:t xml:space="preserve">Monitoring </w:t>
      </w:r>
      <w:r w:rsidR="006D0B0E" w:rsidRPr="00F408E2">
        <w:rPr>
          <w:rFonts w:cs="Times New Roman"/>
        </w:rPr>
        <w:t>cardiorespiratoires</w:t>
      </w:r>
      <w:r w:rsidRPr="00F408E2">
        <w:rPr>
          <w:rFonts w:cs="Times New Roman"/>
        </w:rPr>
        <w:t xml:space="preserve"> (O2 &gt; 92%)</w:t>
      </w:r>
    </w:p>
    <w:p w14:paraId="2772574E" w14:textId="1250C4E1" w:rsidR="007157D0" w:rsidRPr="00F408E2" w:rsidRDefault="007157D0" w:rsidP="004237A4">
      <w:pPr>
        <w:numPr>
          <w:ilvl w:val="1"/>
          <w:numId w:val="4"/>
        </w:numPr>
        <w:rPr>
          <w:rFonts w:cs="Times New Roman"/>
        </w:rPr>
      </w:pPr>
      <w:r w:rsidRPr="00F408E2">
        <w:rPr>
          <w:rFonts w:cs="Times New Roman"/>
        </w:rPr>
        <w:t>Mettre à jeu</w:t>
      </w:r>
      <w:r w:rsidR="00CA1AB6" w:rsidRPr="00F408E2">
        <w:rPr>
          <w:rFonts w:cs="Times New Roman"/>
        </w:rPr>
        <w:t>n</w:t>
      </w:r>
      <w:r w:rsidRPr="00F408E2">
        <w:rPr>
          <w:rFonts w:cs="Times New Roman"/>
        </w:rPr>
        <w:t xml:space="preserve"> strict</w:t>
      </w:r>
    </w:p>
    <w:p w14:paraId="05977B38" w14:textId="12CBAA5C" w:rsidR="007157D0" w:rsidRPr="00F408E2" w:rsidRDefault="007157D0" w:rsidP="004237A4">
      <w:pPr>
        <w:numPr>
          <w:ilvl w:val="1"/>
          <w:numId w:val="4"/>
        </w:numPr>
        <w:rPr>
          <w:rFonts w:cs="Times New Roman"/>
        </w:rPr>
      </w:pPr>
      <w:r w:rsidRPr="00F408E2">
        <w:rPr>
          <w:rFonts w:cs="Times New Roman"/>
        </w:rPr>
        <w:t>Décubitus strict</w:t>
      </w:r>
      <w:r w:rsidR="003B345A" w:rsidRPr="00F408E2">
        <w:rPr>
          <w:rFonts w:cs="Times New Roman"/>
        </w:rPr>
        <w:t>,</w:t>
      </w:r>
      <w:r w:rsidRPr="00F408E2">
        <w:rPr>
          <w:rFonts w:cs="Times New Roman"/>
        </w:rPr>
        <w:t xml:space="preserve"> redressement à 30% </w:t>
      </w:r>
      <w:r w:rsidR="002748B8" w:rsidRPr="00F408E2">
        <w:rPr>
          <w:rFonts w:cs="Times New Roman"/>
        </w:rPr>
        <w:t>(sauf coma</w:t>
      </w:r>
      <w:r w:rsidR="00EC3244">
        <w:rPr>
          <w:rFonts w:cs="Times New Roman"/>
        </w:rPr>
        <w:t> </w:t>
      </w:r>
      <w:r w:rsidR="002748B8" w:rsidRPr="00F408E2">
        <w:rPr>
          <w:rFonts w:cs="Times New Roman"/>
        </w:rPr>
        <w:t xml:space="preserve">: </w:t>
      </w:r>
      <w:r w:rsidR="00126125" w:rsidRPr="00F408E2">
        <w:rPr>
          <w:rFonts w:cs="Times New Roman"/>
        </w:rPr>
        <w:t>vomissement</w:t>
      </w:r>
      <w:r w:rsidR="002748B8" w:rsidRPr="00F408E2">
        <w:rPr>
          <w:rFonts w:cs="Times New Roman"/>
        </w:rPr>
        <w:t xml:space="preserve"> infarctus étendue)</w:t>
      </w:r>
    </w:p>
    <w:p w14:paraId="6CDA9B5F" w14:textId="318EEB53" w:rsidR="006E52C6" w:rsidRPr="00F408E2" w:rsidRDefault="006D63B5" w:rsidP="006E52C6">
      <w:pPr>
        <w:rPr>
          <w:rFonts w:cs="Times New Roman"/>
        </w:rPr>
      </w:pPr>
      <w:r w:rsidRPr="00F408E2">
        <w:rPr>
          <w:rFonts w:cs="Times New Roman"/>
        </w:rPr>
        <w:t>Contrôler</w:t>
      </w:r>
      <w:r w:rsidR="006E52C6" w:rsidRPr="00F408E2">
        <w:rPr>
          <w:rFonts w:cs="Times New Roman"/>
        </w:rPr>
        <w:t xml:space="preserve"> la te</w:t>
      </w:r>
      <w:r w:rsidR="00CA1AB6" w:rsidRPr="00F408E2">
        <w:rPr>
          <w:rFonts w:cs="Times New Roman"/>
        </w:rPr>
        <w:t>nsion</w:t>
      </w:r>
      <w:r w:rsidR="006E52C6" w:rsidRPr="00F408E2">
        <w:rPr>
          <w:rFonts w:cs="Times New Roman"/>
        </w:rPr>
        <w:t xml:space="preserve"> arté</w:t>
      </w:r>
      <w:r w:rsidRPr="00F408E2">
        <w:rPr>
          <w:rFonts w:cs="Times New Roman"/>
        </w:rPr>
        <w:t xml:space="preserve">rielle </w:t>
      </w:r>
    </w:p>
    <w:p w14:paraId="7ED4B1BA" w14:textId="59BD0B67" w:rsidR="006E52C6" w:rsidRPr="00F408E2" w:rsidRDefault="00E96751" w:rsidP="004237A4">
      <w:pPr>
        <w:numPr>
          <w:ilvl w:val="1"/>
          <w:numId w:val="4"/>
        </w:numPr>
        <w:rPr>
          <w:rFonts w:cs="Times New Roman"/>
        </w:rPr>
      </w:pPr>
      <w:r>
        <w:rPr>
          <w:rFonts w:cs="Times New Roman"/>
        </w:rPr>
        <w:t>Si</w:t>
      </w:r>
      <w:r w:rsidR="006E52C6" w:rsidRPr="00F408E2">
        <w:rPr>
          <w:rFonts w:cs="Times New Roman"/>
        </w:rPr>
        <w:t xml:space="preserve"> TA &gt; 220/</w:t>
      </w:r>
      <w:r w:rsidR="004B6FFE" w:rsidRPr="00F408E2">
        <w:rPr>
          <w:rFonts w:cs="Times New Roman"/>
        </w:rPr>
        <w:t xml:space="preserve">110 </w:t>
      </w:r>
      <w:r w:rsidR="006D63B5" w:rsidRPr="00F408E2">
        <w:rPr>
          <w:rFonts w:cs="Times New Roman"/>
        </w:rPr>
        <w:t>ou</w:t>
      </w:r>
      <w:r w:rsidR="00B47340" w:rsidRPr="00F408E2">
        <w:rPr>
          <w:rFonts w:cs="Times New Roman"/>
        </w:rPr>
        <w:t xml:space="preserve"> </w:t>
      </w:r>
      <w:r w:rsidR="004B6FFE" w:rsidRPr="00F408E2">
        <w:rPr>
          <w:rFonts w:cs="Times New Roman"/>
        </w:rPr>
        <w:t>185/110 t</w:t>
      </w:r>
      <w:r w:rsidR="006D63B5" w:rsidRPr="00F408E2">
        <w:rPr>
          <w:rFonts w:cs="Times New Roman"/>
        </w:rPr>
        <w:t>h</w:t>
      </w:r>
      <w:r w:rsidR="004B6FFE" w:rsidRPr="00F408E2">
        <w:rPr>
          <w:rFonts w:cs="Times New Roman"/>
        </w:rPr>
        <w:t>rombolyse</w:t>
      </w:r>
      <w:r w:rsidR="00EC3244">
        <w:rPr>
          <w:rFonts w:cs="Times New Roman"/>
        </w:rPr>
        <w:t> </w:t>
      </w:r>
      <w:r w:rsidR="004B6FFE" w:rsidRPr="00F408E2">
        <w:rPr>
          <w:rFonts w:cs="Times New Roman"/>
        </w:rPr>
        <w:t>: Labetalol</w:t>
      </w:r>
      <w:r w:rsidR="00F068F8" w:rsidRPr="00F408E2">
        <w:rPr>
          <w:rFonts w:cs="Times New Roman"/>
        </w:rPr>
        <w:t>,</w:t>
      </w:r>
      <w:r w:rsidR="004B6FFE" w:rsidRPr="00F408E2">
        <w:rPr>
          <w:rFonts w:cs="Times New Roman"/>
        </w:rPr>
        <w:t xml:space="preserve"> </w:t>
      </w:r>
    </w:p>
    <w:p w14:paraId="4DD1FC47" w14:textId="2F0D6C81" w:rsidR="004B6FFE" w:rsidRPr="00F408E2" w:rsidRDefault="004B6FFE" w:rsidP="004B6FFE">
      <w:pPr>
        <w:rPr>
          <w:rFonts w:cs="Times New Roman"/>
        </w:rPr>
      </w:pPr>
      <w:r w:rsidRPr="00F408E2">
        <w:rPr>
          <w:rFonts w:cs="Times New Roman"/>
        </w:rPr>
        <w:t xml:space="preserve">Si T° &gt; 37.5 </w:t>
      </w:r>
      <w:r w:rsidR="00822626" w:rsidRPr="00F408E2">
        <w:rPr>
          <w:rFonts w:cs="Times New Roman"/>
        </w:rPr>
        <w:t>°C</w:t>
      </w:r>
    </w:p>
    <w:p w14:paraId="5F51D142" w14:textId="2AFDCC8C" w:rsidR="00300787" w:rsidRPr="00F408E2" w:rsidRDefault="00300787" w:rsidP="004237A4">
      <w:pPr>
        <w:numPr>
          <w:ilvl w:val="1"/>
          <w:numId w:val="4"/>
        </w:numPr>
        <w:rPr>
          <w:rFonts w:cs="Times New Roman"/>
        </w:rPr>
      </w:pPr>
      <w:r w:rsidRPr="00F408E2">
        <w:rPr>
          <w:rFonts w:cs="Times New Roman"/>
        </w:rPr>
        <w:t>Paracétamol 1g/ 8h</w:t>
      </w:r>
    </w:p>
    <w:p w14:paraId="376D2C5C" w14:textId="6415EE42" w:rsidR="00300787" w:rsidRPr="00F408E2" w:rsidRDefault="00300787" w:rsidP="004237A4">
      <w:pPr>
        <w:numPr>
          <w:ilvl w:val="1"/>
          <w:numId w:val="4"/>
        </w:numPr>
        <w:rPr>
          <w:rFonts w:cs="Times New Roman"/>
        </w:rPr>
      </w:pPr>
      <w:r w:rsidRPr="00F408E2">
        <w:rPr>
          <w:rFonts w:cs="Times New Roman"/>
        </w:rPr>
        <w:t>Inhalation amoxi-clavul</w:t>
      </w:r>
      <w:r w:rsidR="00126125" w:rsidRPr="00F408E2">
        <w:rPr>
          <w:rFonts w:cs="Times New Roman"/>
        </w:rPr>
        <w:t>anique</w:t>
      </w:r>
      <w:r w:rsidR="00EC3244">
        <w:rPr>
          <w:rFonts w:cs="Times New Roman"/>
        </w:rPr>
        <w:t> </w:t>
      </w:r>
      <w:r w:rsidR="00126125" w:rsidRPr="00F408E2">
        <w:rPr>
          <w:rFonts w:cs="Times New Roman"/>
        </w:rPr>
        <w:t>:</w:t>
      </w:r>
      <w:r w:rsidRPr="00F408E2">
        <w:rPr>
          <w:rFonts w:cs="Times New Roman"/>
        </w:rPr>
        <w:t xml:space="preserve"> 1g x 3j pendant 8j</w:t>
      </w:r>
    </w:p>
    <w:p w14:paraId="0A8E0766" w14:textId="2B987D05" w:rsidR="00300787" w:rsidRPr="00F408E2" w:rsidRDefault="00300787" w:rsidP="00300787">
      <w:pPr>
        <w:rPr>
          <w:rFonts w:cs="Times New Roman"/>
        </w:rPr>
      </w:pPr>
      <w:r w:rsidRPr="00F408E2">
        <w:rPr>
          <w:rFonts w:cs="Times New Roman"/>
        </w:rPr>
        <w:t>Si glycém</w:t>
      </w:r>
      <w:r w:rsidR="00235F64" w:rsidRPr="00F408E2">
        <w:rPr>
          <w:rFonts w:cs="Times New Roman"/>
        </w:rPr>
        <w:t>ie</w:t>
      </w:r>
      <w:r w:rsidR="00126125" w:rsidRPr="00F408E2">
        <w:rPr>
          <w:rFonts w:cs="Times New Roman"/>
        </w:rPr>
        <w:t xml:space="preserve"> </w:t>
      </w:r>
      <w:r w:rsidRPr="00F408E2">
        <w:rPr>
          <w:rFonts w:cs="Times New Roman"/>
        </w:rPr>
        <w:t>&gt; 2 g/l</w:t>
      </w:r>
      <w:r w:rsidR="00EC3244">
        <w:rPr>
          <w:rFonts w:cs="Times New Roman"/>
        </w:rPr>
        <w:t> </w:t>
      </w:r>
      <w:r w:rsidRPr="00F408E2">
        <w:rPr>
          <w:rFonts w:cs="Times New Roman"/>
        </w:rPr>
        <w:t>: insu</w:t>
      </w:r>
      <w:r w:rsidR="006D0B0E" w:rsidRPr="00F408E2">
        <w:rPr>
          <w:rFonts w:cs="Times New Roman"/>
        </w:rPr>
        <w:t>li</w:t>
      </w:r>
      <w:r w:rsidRPr="00F408E2">
        <w:rPr>
          <w:rFonts w:cs="Times New Roman"/>
        </w:rPr>
        <w:t xml:space="preserve">nothérapie </w:t>
      </w:r>
    </w:p>
    <w:p w14:paraId="21F3D0D1" w14:textId="2754A54A" w:rsidR="00300787" w:rsidRPr="00F408E2" w:rsidRDefault="001D13A7" w:rsidP="00300787">
      <w:pPr>
        <w:rPr>
          <w:rFonts w:cs="Times New Roman"/>
        </w:rPr>
      </w:pPr>
      <w:r w:rsidRPr="00F408E2">
        <w:rPr>
          <w:rFonts w:cs="Times New Roman"/>
        </w:rPr>
        <w:t>Prévention TVP par HBPM sauf thrombol</w:t>
      </w:r>
      <w:r w:rsidR="008026FB" w:rsidRPr="00F408E2">
        <w:rPr>
          <w:rFonts w:cs="Times New Roman"/>
        </w:rPr>
        <w:t>yse</w:t>
      </w:r>
    </w:p>
    <w:p w14:paraId="6BD5770D" w14:textId="73C1CD38" w:rsidR="000911A0" w:rsidRPr="00F408E2" w:rsidRDefault="000911A0" w:rsidP="00300787">
      <w:pPr>
        <w:rPr>
          <w:rFonts w:cs="Times New Roman"/>
        </w:rPr>
      </w:pPr>
      <w:r w:rsidRPr="00F408E2">
        <w:rPr>
          <w:rFonts w:cs="Times New Roman"/>
        </w:rPr>
        <w:t xml:space="preserve">Situation clinque </w:t>
      </w:r>
    </w:p>
    <w:p w14:paraId="1E67F9F2" w14:textId="638DC071" w:rsidR="000911A0" w:rsidRPr="00F408E2" w:rsidRDefault="000911A0" w:rsidP="004237A4">
      <w:pPr>
        <w:numPr>
          <w:ilvl w:val="1"/>
          <w:numId w:val="4"/>
        </w:numPr>
        <w:rPr>
          <w:rFonts w:cs="Times New Roman"/>
        </w:rPr>
      </w:pPr>
      <w:r w:rsidRPr="00F408E2">
        <w:rPr>
          <w:rFonts w:cs="Times New Roman"/>
        </w:rPr>
        <w:t xml:space="preserve">PEC </w:t>
      </w:r>
      <w:r w:rsidR="006D0B0E" w:rsidRPr="00F408E2">
        <w:rPr>
          <w:rFonts w:cs="Times New Roman"/>
        </w:rPr>
        <w:t>de la phase a</w:t>
      </w:r>
      <w:r w:rsidR="00E41612" w:rsidRPr="00F408E2">
        <w:rPr>
          <w:rFonts w:cs="Times New Roman"/>
        </w:rPr>
        <w:t xml:space="preserve">iguë </w:t>
      </w:r>
      <w:r w:rsidRPr="00F408E2">
        <w:rPr>
          <w:rFonts w:cs="Times New Roman"/>
        </w:rPr>
        <w:t>AIT</w:t>
      </w:r>
    </w:p>
    <w:p w14:paraId="0D8EC740" w14:textId="4DF3082A" w:rsidR="000911A0" w:rsidRPr="00F408E2" w:rsidRDefault="00676E68" w:rsidP="004237A4">
      <w:pPr>
        <w:numPr>
          <w:ilvl w:val="2"/>
          <w:numId w:val="4"/>
        </w:numPr>
        <w:rPr>
          <w:rFonts w:cs="Times New Roman"/>
        </w:rPr>
      </w:pPr>
      <w:r w:rsidRPr="00F408E2">
        <w:rPr>
          <w:rFonts w:cs="Times New Roman"/>
        </w:rPr>
        <w:t>Ho</w:t>
      </w:r>
      <w:r w:rsidR="00E41612" w:rsidRPr="00F408E2">
        <w:rPr>
          <w:rFonts w:cs="Times New Roman"/>
        </w:rPr>
        <w:t>s</w:t>
      </w:r>
      <w:r w:rsidRPr="00F408E2">
        <w:rPr>
          <w:rFonts w:cs="Times New Roman"/>
        </w:rPr>
        <w:t>pi</w:t>
      </w:r>
      <w:r w:rsidR="00E41612" w:rsidRPr="00F408E2">
        <w:rPr>
          <w:rFonts w:cs="Times New Roman"/>
        </w:rPr>
        <w:t>t</w:t>
      </w:r>
      <w:r w:rsidRPr="00F408E2">
        <w:rPr>
          <w:rFonts w:cs="Times New Roman"/>
        </w:rPr>
        <w:t>al</w:t>
      </w:r>
      <w:r w:rsidR="00E41612" w:rsidRPr="00F408E2">
        <w:rPr>
          <w:rFonts w:cs="Times New Roman"/>
        </w:rPr>
        <w:t>isation</w:t>
      </w:r>
      <w:r w:rsidRPr="00F408E2">
        <w:rPr>
          <w:rFonts w:cs="Times New Roman"/>
        </w:rPr>
        <w:t xml:space="preserve"> en urgence </w:t>
      </w:r>
    </w:p>
    <w:p w14:paraId="6112936C" w14:textId="04236BFA" w:rsidR="00EA216A" w:rsidRPr="00F408E2" w:rsidRDefault="00EA216A" w:rsidP="004237A4">
      <w:pPr>
        <w:numPr>
          <w:ilvl w:val="3"/>
          <w:numId w:val="4"/>
        </w:numPr>
        <w:rPr>
          <w:rFonts w:cs="Times New Roman"/>
        </w:rPr>
      </w:pPr>
      <w:r w:rsidRPr="00F408E2">
        <w:rPr>
          <w:rFonts w:cs="Times New Roman"/>
        </w:rPr>
        <w:t>« Time is brain »</w:t>
      </w:r>
      <w:r w:rsidR="00EC3244">
        <w:rPr>
          <w:rFonts w:cs="Times New Roman"/>
        </w:rPr>
        <w:t> </w:t>
      </w:r>
      <w:r w:rsidRPr="00F408E2">
        <w:rPr>
          <w:rFonts w:cs="Times New Roman"/>
        </w:rPr>
        <w:t xml:space="preserve">: 2 millions de perte neuronale / min </w:t>
      </w:r>
    </w:p>
    <w:p w14:paraId="20AE89ED" w14:textId="5B83FBEB" w:rsidR="00EA216A" w:rsidRPr="00F408E2" w:rsidRDefault="00EA216A" w:rsidP="004237A4">
      <w:pPr>
        <w:numPr>
          <w:ilvl w:val="4"/>
          <w:numId w:val="4"/>
        </w:numPr>
        <w:rPr>
          <w:rFonts w:cs="Times New Roman"/>
        </w:rPr>
      </w:pPr>
      <w:r w:rsidRPr="00F408E2">
        <w:rPr>
          <w:rFonts w:cs="Times New Roman"/>
        </w:rPr>
        <w:t>Arrivée à l’h</w:t>
      </w:r>
      <w:r w:rsidR="0009254B" w:rsidRPr="00F408E2">
        <w:rPr>
          <w:rFonts w:cs="Times New Roman"/>
        </w:rPr>
        <w:t>ô</w:t>
      </w:r>
      <w:r w:rsidRPr="00F408E2">
        <w:rPr>
          <w:rFonts w:cs="Times New Roman"/>
        </w:rPr>
        <w:t>pital &lt; 1h de temps</w:t>
      </w:r>
    </w:p>
    <w:p w14:paraId="5C6CC5C0" w14:textId="01E2160E" w:rsidR="0095004B" w:rsidRPr="00F408E2" w:rsidRDefault="00EA216A" w:rsidP="004237A4">
      <w:pPr>
        <w:numPr>
          <w:ilvl w:val="4"/>
          <w:numId w:val="4"/>
        </w:numPr>
        <w:rPr>
          <w:rFonts w:cs="Times New Roman"/>
        </w:rPr>
      </w:pPr>
      <w:r w:rsidRPr="00F408E2">
        <w:rPr>
          <w:rFonts w:cs="Times New Roman"/>
        </w:rPr>
        <w:t>Bilan initial (score et paraclinique) &lt; 2h après accident</w:t>
      </w:r>
    </w:p>
    <w:p w14:paraId="6FF08EF8" w14:textId="78A55BBE" w:rsidR="005A54C6" w:rsidRPr="00F408E2" w:rsidRDefault="004D0645" w:rsidP="004237A4">
      <w:pPr>
        <w:numPr>
          <w:ilvl w:val="3"/>
          <w:numId w:val="4"/>
        </w:numPr>
        <w:rPr>
          <w:rFonts w:cs="Times New Roman"/>
        </w:rPr>
      </w:pPr>
      <w:r w:rsidRPr="00F408E2">
        <w:rPr>
          <w:rFonts w:cs="Times New Roman"/>
        </w:rPr>
        <w:t xml:space="preserve">Hospitalisation </w:t>
      </w:r>
      <w:r w:rsidR="00EF602E" w:rsidRPr="00F408E2">
        <w:rPr>
          <w:rFonts w:cs="Times New Roman"/>
        </w:rPr>
        <w:t>en USINV (à défaut service de Neurologie)</w:t>
      </w:r>
    </w:p>
    <w:p w14:paraId="7ABC12A6" w14:textId="2FFA6CC0" w:rsidR="00EF602E" w:rsidRPr="00F408E2" w:rsidRDefault="00EF602E" w:rsidP="004237A4">
      <w:pPr>
        <w:numPr>
          <w:ilvl w:val="4"/>
          <w:numId w:val="4"/>
        </w:numPr>
        <w:rPr>
          <w:rFonts w:cs="Times New Roman"/>
        </w:rPr>
      </w:pPr>
      <w:r w:rsidRPr="00F408E2">
        <w:rPr>
          <w:rFonts w:cs="Times New Roman"/>
        </w:rPr>
        <w:t>Scores (ABCD², CHA</w:t>
      </w:r>
      <w:r w:rsidR="002B039E" w:rsidRPr="00F408E2">
        <w:rPr>
          <w:rFonts w:cs="Times New Roman"/>
        </w:rPr>
        <w:t>DSVasc)</w:t>
      </w:r>
    </w:p>
    <w:p w14:paraId="4839E166" w14:textId="7975801E" w:rsidR="002B039E" w:rsidRPr="00F408E2" w:rsidRDefault="002B039E" w:rsidP="004237A4">
      <w:pPr>
        <w:numPr>
          <w:ilvl w:val="4"/>
          <w:numId w:val="4"/>
        </w:numPr>
        <w:rPr>
          <w:rFonts w:cs="Times New Roman"/>
        </w:rPr>
      </w:pPr>
      <w:r w:rsidRPr="00F408E2">
        <w:rPr>
          <w:rFonts w:cs="Times New Roman"/>
        </w:rPr>
        <w:t>Prévention récidive</w:t>
      </w:r>
    </w:p>
    <w:p w14:paraId="237DB76C" w14:textId="103DE377" w:rsidR="002B039E" w:rsidRPr="00F408E2" w:rsidRDefault="002B039E" w:rsidP="004237A4">
      <w:pPr>
        <w:numPr>
          <w:ilvl w:val="4"/>
          <w:numId w:val="4"/>
        </w:numPr>
        <w:rPr>
          <w:rFonts w:cs="Times New Roman"/>
        </w:rPr>
      </w:pPr>
      <w:r w:rsidRPr="00F408E2">
        <w:rPr>
          <w:rFonts w:cs="Times New Roman"/>
        </w:rPr>
        <w:t xml:space="preserve">Prévention </w:t>
      </w:r>
      <w:r w:rsidR="00E96751" w:rsidRPr="00F408E2">
        <w:rPr>
          <w:rFonts w:cs="Times New Roman"/>
        </w:rPr>
        <w:t>des complications</w:t>
      </w:r>
    </w:p>
    <w:p w14:paraId="226AF5E4" w14:textId="39596A62" w:rsidR="00676E68" w:rsidRPr="00F408E2" w:rsidRDefault="00676E68" w:rsidP="004237A4">
      <w:pPr>
        <w:numPr>
          <w:ilvl w:val="2"/>
          <w:numId w:val="4"/>
        </w:numPr>
        <w:rPr>
          <w:rFonts w:cs="Times New Roman"/>
        </w:rPr>
      </w:pPr>
      <w:r w:rsidRPr="00F408E2">
        <w:rPr>
          <w:rFonts w:cs="Times New Roman"/>
        </w:rPr>
        <w:t>Cal</w:t>
      </w:r>
      <w:r w:rsidR="00497845" w:rsidRPr="00F408E2">
        <w:rPr>
          <w:rFonts w:cs="Times New Roman"/>
        </w:rPr>
        <w:t>culer</w:t>
      </w:r>
      <w:r w:rsidRPr="00F408E2">
        <w:rPr>
          <w:rFonts w:cs="Times New Roman"/>
        </w:rPr>
        <w:t xml:space="preserve"> score ABCD</w:t>
      </w:r>
      <w:r w:rsidR="00566263" w:rsidRPr="00F408E2">
        <w:rPr>
          <w:rFonts w:cs="Times New Roman"/>
        </w:rPr>
        <w:t>²</w:t>
      </w:r>
      <w:r w:rsidR="004F54D0" w:rsidRPr="00F408E2">
        <w:rPr>
          <w:rFonts w:cs="Times New Roman"/>
        </w:rPr>
        <w:t xml:space="preserve"> </w:t>
      </w:r>
      <w:r w:rsidR="004F54D0" w:rsidRPr="00F408E2">
        <w:rPr>
          <w:rStyle w:val="Appelnotedebasdep"/>
          <w:rFonts w:cs="Times New Roman"/>
        </w:rPr>
        <w:footnoteReference w:id="2"/>
      </w:r>
    </w:p>
    <w:p w14:paraId="76722EAB" w14:textId="12ACF87B" w:rsidR="00676E68" w:rsidRPr="00F408E2" w:rsidRDefault="00566263" w:rsidP="004237A4">
      <w:pPr>
        <w:numPr>
          <w:ilvl w:val="2"/>
          <w:numId w:val="4"/>
        </w:numPr>
        <w:rPr>
          <w:rFonts w:cs="Times New Roman"/>
        </w:rPr>
      </w:pPr>
      <w:r w:rsidRPr="00F408E2">
        <w:rPr>
          <w:rFonts w:cs="Times New Roman"/>
        </w:rPr>
        <w:t xml:space="preserve">éviter récidives </w:t>
      </w:r>
    </w:p>
    <w:p w14:paraId="3AA0C040" w14:textId="2952DAAC" w:rsidR="00B91012" w:rsidRPr="00F408E2" w:rsidRDefault="00B91012" w:rsidP="004237A4">
      <w:pPr>
        <w:numPr>
          <w:ilvl w:val="3"/>
          <w:numId w:val="4"/>
        </w:numPr>
        <w:rPr>
          <w:rFonts w:cs="Times New Roman"/>
        </w:rPr>
      </w:pPr>
      <w:r w:rsidRPr="00F408E2">
        <w:rPr>
          <w:rFonts w:cs="Times New Roman"/>
        </w:rPr>
        <w:t>S</w:t>
      </w:r>
      <w:r w:rsidR="00BC2357" w:rsidRPr="00F408E2">
        <w:rPr>
          <w:rFonts w:cs="Times New Roman"/>
        </w:rPr>
        <w:t>i</w:t>
      </w:r>
      <w:r w:rsidRPr="00F408E2">
        <w:rPr>
          <w:rFonts w:cs="Times New Roman"/>
        </w:rPr>
        <w:t xml:space="preserve"> FA</w:t>
      </w:r>
      <w:r w:rsidR="00EC3244">
        <w:rPr>
          <w:rFonts w:cs="Times New Roman"/>
        </w:rPr>
        <w:t> </w:t>
      </w:r>
      <w:r w:rsidRPr="00F408E2">
        <w:rPr>
          <w:rFonts w:cs="Times New Roman"/>
        </w:rPr>
        <w:t>:</w:t>
      </w:r>
      <w:r w:rsidR="00B47340" w:rsidRPr="00F408E2">
        <w:rPr>
          <w:rFonts w:cs="Times New Roman"/>
        </w:rPr>
        <w:t xml:space="preserve"> </w:t>
      </w:r>
      <w:r w:rsidR="00BC2357" w:rsidRPr="00F408E2">
        <w:rPr>
          <w:rFonts w:cs="Times New Roman"/>
        </w:rPr>
        <w:t>anticoagulation</w:t>
      </w:r>
      <w:r w:rsidRPr="00F408E2">
        <w:rPr>
          <w:rFonts w:cs="Times New Roman"/>
        </w:rPr>
        <w:t xml:space="preserve"> </w:t>
      </w:r>
    </w:p>
    <w:p w14:paraId="688F3DDA" w14:textId="160AA7E6" w:rsidR="00B91012" w:rsidRPr="00F408E2" w:rsidRDefault="00164097" w:rsidP="004237A4">
      <w:pPr>
        <w:numPr>
          <w:ilvl w:val="3"/>
          <w:numId w:val="4"/>
        </w:numPr>
        <w:rPr>
          <w:rFonts w:cs="Times New Roman"/>
        </w:rPr>
      </w:pPr>
      <w:r w:rsidRPr="00F408E2">
        <w:rPr>
          <w:rFonts w:cs="Times New Roman"/>
        </w:rPr>
        <w:t xml:space="preserve">Anti HTA </w:t>
      </w:r>
    </w:p>
    <w:p w14:paraId="3FEA4633" w14:textId="72E9D979" w:rsidR="00164097" w:rsidRPr="00F408E2" w:rsidRDefault="005C2C0F" w:rsidP="004237A4">
      <w:pPr>
        <w:numPr>
          <w:ilvl w:val="3"/>
          <w:numId w:val="4"/>
        </w:numPr>
        <w:rPr>
          <w:rFonts w:cs="Times New Roman"/>
        </w:rPr>
      </w:pPr>
      <w:r w:rsidRPr="00F408E2">
        <w:rPr>
          <w:rFonts w:cs="Times New Roman"/>
        </w:rPr>
        <w:t>Traitement</w:t>
      </w:r>
      <w:r w:rsidR="00164097" w:rsidRPr="00F408E2">
        <w:rPr>
          <w:rFonts w:cs="Times New Roman"/>
        </w:rPr>
        <w:t xml:space="preserve"> chir</w:t>
      </w:r>
      <w:r w:rsidR="00D520A3" w:rsidRPr="00F408E2">
        <w:rPr>
          <w:rFonts w:cs="Times New Roman"/>
        </w:rPr>
        <w:t>urgical</w:t>
      </w:r>
      <w:r w:rsidR="00EC3244">
        <w:rPr>
          <w:rFonts w:cs="Times New Roman"/>
        </w:rPr>
        <w:t> </w:t>
      </w:r>
      <w:r w:rsidR="00164097" w:rsidRPr="00F408E2">
        <w:rPr>
          <w:rFonts w:cs="Times New Roman"/>
        </w:rPr>
        <w:t xml:space="preserve">: </w:t>
      </w:r>
    </w:p>
    <w:p w14:paraId="430625AC" w14:textId="50027E9C" w:rsidR="003B7D00" w:rsidRPr="00F408E2" w:rsidRDefault="00D520A3" w:rsidP="004237A4">
      <w:pPr>
        <w:numPr>
          <w:ilvl w:val="4"/>
          <w:numId w:val="4"/>
        </w:numPr>
        <w:rPr>
          <w:rFonts w:cs="Times New Roman"/>
        </w:rPr>
      </w:pPr>
      <w:r w:rsidRPr="00F408E2">
        <w:rPr>
          <w:rFonts w:cs="Times New Roman"/>
        </w:rPr>
        <w:lastRenderedPageBreak/>
        <w:t>Endartériectomie</w:t>
      </w:r>
      <w:r w:rsidR="00F068F8" w:rsidRPr="00F408E2">
        <w:rPr>
          <w:rFonts w:cs="Times New Roman"/>
        </w:rPr>
        <w:t>,</w:t>
      </w:r>
      <w:r w:rsidR="003B7D00" w:rsidRPr="00F408E2">
        <w:rPr>
          <w:rFonts w:cs="Times New Roman"/>
        </w:rPr>
        <w:t xml:space="preserve"> </w:t>
      </w:r>
      <w:r w:rsidR="0094152A" w:rsidRPr="00F408E2">
        <w:rPr>
          <w:rFonts w:cs="Times New Roman"/>
        </w:rPr>
        <w:t>carotidienne</w:t>
      </w:r>
      <w:r w:rsidR="003B7D00" w:rsidRPr="00F408E2">
        <w:rPr>
          <w:rFonts w:cs="Times New Roman"/>
        </w:rPr>
        <w:t xml:space="preserve"> si sténose symptoma</w:t>
      </w:r>
      <w:r w:rsidR="000818D0" w:rsidRPr="00F408E2">
        <w:rPr>
          <w:rFonts w:cs="Times New Roman"/>
        </w:rPr>
        <w:t>ti</w:t>
      </w:r>
      <w:r w:rsidR="003B7D00" w:rsidRPr="00F408E2">
        <w:rPr>
          <w:rFonts w:cs="Times New Roman"/>
        </w:rPr>
        <w:t xml:space="preserve">que carotide </w:t>
      </w:r>
      <w:r w:rsidR="00AD48C0" w:rsidRPr="00F408E2">
        <w:rPr>
          <w:rFonts w:cs="Times New Roman"/>
        </w:rPr>
        <w:t>interne</w:t>
      </w:r>
      <w:r w:rsidR="00B47340" w:rsidRPr="00F408E2">
        <w:rPr>
          <w:rFonts w:cs="Times New Roman"/>
        </w:rPr>
        <w:t xml:space="preserve"> </w:t>
      </w:r>
      <w:r w:rsidR="00AD48C0" w:rsidRPr="00F408E2">
        <w:rPr>
          <w:rFonts w:cs="Times New Roman"/>
        </w:rPr>
        <w:t>(&gt; 70 sel</w:t>
      </w:r>
      <w:r w:rsidR="00705D87" w:rsidRPr="00F408E2">
        <w:rPr>
          <w:rFonts w:cs="Times New Roman"/>
        </w:rPr>
        <w:t>on</w:t>
      </w:r>
      <w:r w:rsidR="00B47340" w:rsidRPr="00F408E2">
        <w:rPr>
          <w:rFonts w:cs="Times New Roman"/>
        </w:rPr>
        <w:t xml:space="preserve"> </w:t>
      </w:r>
      <w:r w:rsidR="00AD48C0" w:rsidRPr="00F408E2">
        <w:rPr>
          <w:rFonts w:cs="Times New Roman"/>
        </w:rPr>
        <w:t>NASCET)</w:t>
      </w:r>
    </w:p>
    <w:p w14:paraId="6E725FBF" w14:textId="5FBF7223" w:rsidR="00A66A76" w:rsidRPr="00F408E2" w:rsidRDefault="00EC1E4F" w:rsidP="004237A4">
      <w:pPr>
        <w:numPr>
          <w:ilvl w:val="4"/>
          <w:numId w:val="4"/>
        </w:numPr>
        <w:rPr>
          <w:rFonts w:cs="Times New Roman"/>
        </w:rPr>
      </w:pPr>
      <w:r w:rsidRPr="00F408E2">
        <w:rPr>
          <w:rFonts w:cs="Times New Roman"/>
        </w:rPr>
        <w:t>Discussion col</w:t>
      </w:r>
      <w:r w:rsidR="000818D0" w:rsidRPr="00F408E2">
        <w:rPr>
          <w:rFonts w:cs="Times New Roman"/>
        </w:rPr>
        <w:t xml:space="preserve">lègues </w:t>
      </w:r>
    </w:p>
    <w:p w14:paraId="6A5E3A9F" w14:textId="115F0424" w:rsidR="00F33A7A" w:rsidRPr="00F408E2" w:rsidRDefault="00EC1E4F" w:rsidP="004237A4">
      <w:pPr>
        <w:numPr>
          <w:ilvl w:val="1"/>
          <w:numId w:val="4"/>
        </w:numPr>
        <w:rPr>
          <w:rFonts w:cs="Times New Roman"/>
        </w:rPr>
      </w:pPr>
      <w:r w:rsidRPr="00F408E2">
        <w:rPr>
          <w:rFonts w:cs="Times New Roman"/>
        </w:rPr>
        <w:t>PEC</w:t>
      </w:r>
      <w:r w:rsidR="00B47340" w:rsidRPr="00F408E2">
        <w:rPr>
          <w:rFonts w:cs="Times New Roman"/>
        </w:rPr>
        <w:t xml:space="preserve"> </w:t>
      </w:r>
      <w:r w:rsidRPr="00F408E2">
        <w:rPr>
          <w:rFonts w:cs="Times New Roman"/>
        </w:rPr>
        <w:t>à la phase a</w:t>
      </w:r>
      <w:r w:rsidR="0094152A" w:rsidRPr="00F408E2">
        <w:rPr>
          <w:rFonts w:cs="Times New Roman"/>
        </w:rPr>
        <w:t>i</w:t>
      </w:r>
      <w:r w:rsidR="00985DA0" w:rsidRPr="00F408E2">
        <w:rPr>
          <w:rFonts w:cs="Times New Roman"/>
        </w:rPr>
        <w:t xml:space="preserve">guë </w:t>
      </w:r>
      <w:r w:rsidRPr="00F408E2">
        <w:rPr>
          <w:rFonts w:cs="Times New Roman"/>
        </w:rPr>
        <w:t xml:space="preserve">AIC </w:t>
      </w:r>
    </w:p>
    <w:p w14:paraId="2D3F2D48" w14:textId="3BAFA158" w:rsidR="00EC1E4F" w:rsidRPr="00F408E2" w:rsidRDefault="00EC1E4F" w:rsidP="004237A4">
      <w:pPr>
        <w:numPr>
          <w:ilvl w:val="2"/>
          <w:numId w:val="4"/>
        </w:numPr>
        <w:rPr>
          <w:rFonts w:cs="Times New Roman"/>
        </w:rPr>
      </w:pPr>
      <w:r w:rsidRPr="00F408E2">
        <w:rPr>
          <w:rFonts w:cs="Times New Roman"/>
        </w:rPr>
        <w:t>Hospi</w:t>
      </w:r>
      <w:r w:rsidR="0094152A" w:rsidRPr="00F408E2">
        <w:rPr>
          <w:rFonts w:cs="Times New Roman"/>
        </w:rPr>
        <w:t xml:space="preserve">talisation </w:t>
      </w:r>
      <w:r w:rsidRPr="00F408E2">
        <w:rPr>
          <w:rFonts w:cs="Times New Roman"/>
        </w:rPr>
        <w:t xml:space="preserve">en urgence </w:t>
      </w:r>
    </w:p>
    <w:p w14:paraId="0FB1A8E1" w14:textId="442D31D4" w:rsidR="00EC1E4F" w:rsidRPr="00F408E2" w:rsidRDefault="00B00398" w:rsidP="004237A4">
      <w:pPr>
        <w:numPr>
          <w:ilvl w:val="3"/>
          <w:numId w:val="4"/>
        </w:numPr>
        <w:rPr>
          <w:rFonts w:cs="Times New Roman"/>
        </w:rPr>
      </w:pPr>
      <w:r w:rsidRPr="00F408E2">
        <w:rPr>
          <w:rFonts w:cs="Times New Roman"/>
        </w:rPr>
        <w:t>Calculer</w:t>
      </w:r>
      <w:r w:rsidR="00EC1E4F" w:rsidRPr="00F408E2">
        <w:rPr>
          <w:rFonts w:cs="Times New Roman"/>
        </w:rPr>
        <w:t xml:space="preserve"> </w:t>
      </w:r>
      <w:r w:rsidR="00E96751" w:rsidRPr="00F408E2">
        <w:rPr>
          <w:rFonts w:cs="Times New Roman"/>
        </w:rPr>
        <w:t>le score</w:t>
      </w:r>
      <w:r w:rsidR="00EC1E4F" w:rsidRPr="00F408E2">
        <w:rPr>
          <w:rFonts w:cs="Times New Roman"/>
        </w:rPr>
        <w:t xml:space="preserve"> NHSS </w:t>
      </w:r>
    </w:p>
    <w:p w14:paraId="7A284753" w14:textId="468162E7" w:rsidR="00EC1E4F" w:rsidRPr="00F408E2" w:rsidRDefault="00EC1E4F" w:rsidP="004237A4">
      <w:pPr>
        <w:numPr>
          <w:ilvl w:val="3"/>
          <w:numId w:val="4"/>
        </w:numPr>
        <w:rPr>
          <w:rFonts w:cs="Times New Roman"/>
        </w:rPr>
      </w:pPr>
      <w:r w:rsidRPr="00F408E2">
        <w:rPr>
          <w:rFonts w:cs="Times New Roman"/>
        </w:rPr>
        <w:t xml:space="preserve"> </w:t>
      </w:r>
      <w:r w:rsidR="00382095" w:rsidRPr="00F408E2">
        <w:rPr>
          <w:rFonts w:cs="Times New Roman"/>
        </w:rPr>
        <w:t>Revasculariser</w:t>
      </w:r>
      <w:r w:rsidRPr="00F408E2">
        <w:rPr>
          <w:rFonts w:cs="Times New Roman"/>
        </w:rPr>
        <w:t xml:space="preserve"> (fibrinolyse / AAP / ATC</w:t>
      </w:r>
      <w:r w:rsidR="00B75BEF" w:rsidRPr="00F408E2">
        <w:rPr>
          <w:rFonts w:cs="Times New Roman"/>
        </w:rPr>
        <w:t>)</w:t>
      </w:r>
    </w:p>
    <w:p w14:paraId="188BC448" w14:textId="5AB3F8BA" w:rsidR="00EC1E4F" w:rsidRPr="00F408E2" w:rsidRDefault="00EC1E4F" w:rsidP="004237A4">
      <w:pPr>
        <w:numPr>
          <w:ilvl w:val="3"/>
          <w:numId w:val="4"/>
        </w:numPr>
        <w:rPr>
          <w:rFonts w:cs="Times New Roman"/>
        </w:rPr>
      </w:pPr>
      <w:r w:rsidRPr="00F408E2">
        <w:rPr>
          <w:rFonts w:cs="Times New Roman"/>
        </w:rPr>
        <w:t>Prévention</w:t>
      </w:r>
      <w:r w:rsidR="00B47340" w:rsidRPr="00F408E2">
        <w:rPr>
          <w:rFonts w:cs="Times New Roman"/>
        </w:rPr>
        <w:t xml:space="preserve"> </w:t>
      </w:r>
      <w:r w:rsidRPr="00F408E2">
        <w:rPr>
          <w:rFonts w:cs="Times New Roman"/>
        </w:rPr>
        <w:t>récidive / complication / h</w:t>
      </w:r>
      <w:r w:rsidR="009D3752" w:rsidRPr="00F408E2">
        <w:rPr>
          <w:rFonts w:cs="Times New Roman"/>
        </w:rPr>
        <w:t>a</w:t>
      </w:r>
      <w:r w:rsidRPr="00F408E2">
        <w:rPr>
          <w:rFonts w:cs="Times New Roman"/>
        </w:rPr>
        <w:t>ndicap</w:t>
      </w:r>
    </w:p>
    <w:p w14:paraId="1297509B" w14:textId="55971AA0" w:rsidR="009D3752" w:rsidRPr="00F408E2" w:rsidRDefault="00382095" w:rsidP="004237A4">
      <w:pPr>
        <w:numPr>
          <w:ilvl w:val="2"/>
          <w:numId w:val="4"/>
        </w:numPr>
        <w:rPr>
          <w:rFonts w:cs="Times New Roman"/>
        </w:rPr>
      </w:pPr>
      <w:r w:rsidRPr="00F408E2">
        <w:rPr>
          <w:rFonts w:cs="Times New Roman"/>
        </w:rPr>
        <w:t>Revascularisation</w:t>
      </w:r>
      <w:r w:rsidR="009D3752" w:rsidRPr="00F408E2">
        <w:rPr>
          <w:rFonts w:cs="Times New Roman"/>
        </w:rPr>
        <w:t xml:space="preserve"> </w:t>
      </w:r>
    </w:p>
    <w:p w14:paraId="090CC17D" w14:textId="14DD7CDE" w:rsidR="009D3752" w:rsidRPr="00F408E2" w:rsidRDefault="009D3752" w:rsidP="004237A4">
      <w:pPr>
        <w:numPr>
          <w:ilvl w:val="3"/>
          <w:numId w:val="4"/>
        </w:numPr>
        <w:rPr>
          <w:rFonts w:cs="Times New Roman"/>
        </w:rPr>
      </w:pPr>
      <w:r w:rsidRPr="00F408E2">
        <w:rPr>
          <w:rFonts w:cs="Times New Roman"/>
        </w:rPr>
        <w:t>Alerte fibri</w:t>
      </w:r>
      <w:r w:rsidR="00E96751">
        <w:rPr>
          <w:rFonts w:cs="Times New Roman"/>
        </w:rPr>
        <w:t>n</w:t>
      </w:r>
      <w:r w:rsidRPr="00F408E2">
        <w:rPr>
          <w:rFonts w:cs="Times New Roman"/>
        </w:rPr>
        <w:t xml:space="preserve">olyse </w:t>
      </w:r>
    </w:p>
    <w:p w14:paraId="10D1B063" w14:textId="59B797A5" w:rsidR="009D3752" w:rsidRPr="00F408E2" w:rsidRDefault="009D3752" w:rsidP="004237A4">
      <w:pPr>
        <w:numPr>
          <w:ilvl w:val="4"/>
          <w:numId w:val="4"/>
        </w:numPr>
        <w:rPr>
          <w:rFonts w:cs="Times New Roman"/>
        </w:rPr>
      </w:pPr>
      <w:r w:rsidRPr="00F408E2">
        <w:rPr>
          <w:rFonts w:cs="Times New Roman"/>
        </w:rPr>
        <w:t>Avec ischémiq</w:t>
      </w:r>
      <w:r w:rsidR="00382095" w:rsidRPr="00F408E2">
        <w:rPr>
          <w:rFonts w:cs="Times New Roman"/>
        </w:rPr>
        <w:t>ue</w:t>
      </w:r>
      <w:r w:rsidRPr="00F408E2">
        <w:rPr>
          <w:rFonts w:cs="Times New Roman"/>
        </w:rPr>
        <w:t xml:space="preserve"> &gt; 4 h </w:t>
      </w:r>
      <w:r w:rsidR="00FA33D6" w:rsidRPr="00F408E2">
        <w:rPr>
          <w:rFonts w:cs="Times New Roman"/>
        </w:rPr>
        <w:t>30 m</w:t>
      </w:r>
      <w:r w:rsidR="00382095" w:rsidRPr="00F408E2">
        <w:rPr>
          <w:rFonts w:cs="Times New Roman"/>
        </w:rPr>
        <w:t>oi</w:t>
      </w:r>
      <w:r w:rsidR="00FA33D6" w:rsidRPr="00F408E2">
        <w:rPr>
          <w:rFonts w:cs="Times New Roman"/>
        </w:rPr>
        <w:t>n</w:t>
      </w:r>
      <w:r w:rsidR="00382095" w:rsidRPr="00F408E2">
        <w:rPr>
          <w:rFonts w:cs="Times New Roman"/>
        </w:rPr>
        <w:t>s</w:t>
      </w:r>
      <w:r w:rsidR="00FA33D6" w:rsidRPr="00F408E2">
        <w:rPr>
          <w:rFonts w:cs="Times New Roman"/>
        </w:rPr>
        <w:t xml:space="preserve"> fibrinolyse</w:t>
      </w:r>
      <w:r w:rsidR="00B47340" w:rsidRPr="00F408E2">
        <w:rPr>
          <w:rFonts w:cs="Times New Roman"/>
        </w:rPr>
        <w:t xml:space="preserve"> </w:t>
      </w:r>
      <w:r w:rsidR="00FA33D6" w:rsidRPr="00F408E2">
        <w:rPr>
          <w:rFonts w:cs="Times New Roman"/>
        </w:rPr>
        <w:t>INV</w:t>
      </w:r>
      <w:r w:rsidR="00F068F8" w:rsidRPr="00F408E2">
        <w:rPr>
          <w:rFonts w:cs="Times New Roman"/>
        </w:rPr>
        <w:t>,</w:t>
      </w:r>
      <w:r w:rsidR="00FA33D6" w:rsidRPr="00F408E2">
        <w:rPr>
          <w:rFonts w:cs="Times New Roman"/>
        </w:rPr>
        <w:t xml:space="preserve"> (</w:t>
      </w:r>
      <w:r w:rsidR="00EC3244" w:rsidRPr="00F408E2">
        <w:rPr>
          <w:rFonts w:cs="Times New Roman"/>
        </w:rPr>
        <w:t>Rt</w:t>
      </w:r>
      <w:r w:rsidR="00FA33D6" w:rsidRPr="00F408E2">
        <w:rPr>
          <w:rFonts w:cs="Times New Roman"/>
        </w:rPr>
        <w:t>6PA par voi</w:t>
      </w:r>
      <w:r w:rsidR="00E81C29" w:rsidRPr="00F408E2">
        <w:rPr>
          <w:rFonts w:cs="Times New Roman"/>
        </w:rPr>
        <w:t>es</w:t>
      </w:r>
      <w:r w:rsidR="00FA33D6" w:rsidRPr="00F408E2">
        <w:rPr>
          <w:rFonts w:cs="Times New Roman"/>
        </w:rPr>
        <w:t xml:space="preserve"> </w:t>
      </w:r>
      <w:r w:rsidR="00E81C29" w:rsidRPr="00F408E2">
        <w:rPr>
          <w:rFonts w:cs="Times New Roman"/>
        </w:rPr>
        <w:t>IV</w:t>
      </w:r>
    </w:p>
    <w:p w14:paraId="78833142" w14:textId="307A5DDF" w:rsidR="00FA33D6" w:rsidRPr="00F408E2" w:rsidRDefault="0039750E" w:rsidP="004237A4">
      <w:pPr>
        <w:numPr>
          <w:ilvl w:val="4"/>
          <w:numId w:val="4"/>
        </w:numPr>
        <w:rPr>
          <w:rFonts w:cs="Times New Roman"/>
        </w:rPr>
      </w:pPr>
      <w:r w:rsidRPr="00F408E2">
        <w:rPr>
          <w:rFonts w:cs="Times New Roman"/>
        </w:rPr>
        <w:t>Occlusion</w:t>
      </w:r>
      <w:r w:rsidR="00FA33D6" w:rsidRPr="00F408E2">
        <w:rPr>
          <w:rFonts w:cs="Times New Roman"/>
        </w:rPr>
        <w:t xml:space="preserve"> pro</w:t>
      </w:r>
      <w:r w:rsidRPr="00F408E2">
        <w:rPr>
          <w:rFonts w:cs="Times New Roman"/>
        </w:rPr>
        <w:t>x</w:t>
      </w:r>
      <w:r w:rsidR="00FA33D6" w:rsidRPr="00F408E2">
        <w:rPr>
          <w:rFonts w:cs="Times New Roman"/>
        </w:rPr>
        <w:t>ima</w:t>
      </w:r>
      <w:r w:rsidRPr="00F408E2">
        <w:rPr>
          <w:rFonts w:cs="Times New Roman"/>
        </w:rPr>
        <w:t>l</w:t>
      </w:r>
      <w:r w:rsidR="00FA33D6" w:rsidRPr="00F408E2">
        <w:rPr>
          <w:rFonts w:cs="Times New Roman"/>
        </w:rPr>
        <w:t>e &gt; 6 H</w:t>
      </w:r>
      <w:r w:rsidR="00EC3244">
        <w:rPr>
          <w:rFonts w:cs="Times New Roman"/>
        </w:rPr>
        <w:t> </w:t>
      </w:r>
      <w:r w:rsidR="00FA33D6" w:rsidRPr="00F408E2">
        <w:rPr>
          <w:rFonts w:cs="Times New Roman"/>
        </w:rPr>
        <w:t xml:space="preserve">: </w:t>
      </w:r>
      <w:r w:rsidR="008B6785" w:rsidRPr="00F408E2">
        <w:rPr>
          <w:rFonts w:cs="Times New Roman"/>
        </w:rPr>
        <w:t xml:space="preserve">fibrectomie </w:t>
      </w:r>
      <w:r w:rsidR="001C74CF" w:rsidRPr="00F408E2">
        <w:rPr>
          <w:rFonts w:cs="Times New Roman"/>
        </w:rPr>
        <w:t>mécanique</w:t>
      </w:r>
      <w:r w:rsidR="008B6785" w:rsidRPr="00F408E2">
        <w:rPr>
          <w:rFonts w:cs="Times New Roman"/>
        </w:rPr>
        <w:t xml:space="preserve"> </w:t>
      </w:r>
    </w:p>
    <w:p w14:paraId="77C3BC01" w14:textId="2285793B" w:rsidR="00A44E76" w:rsidRPr="00F408E2" w:rsidRDefault="001C74CF" w:rsidP="004237A4">
      <w:pPr>
        <w:numPr>
          <w:ilvl w:val="3"/>
          <w:numId w:val="4"/>
        </w:numPr>
        <w:rPr>
          <w:rFonts w:cs="Times New Roman"/>
        </w:rPr>
      </w:pPr>
      <w:r w:rsidRPr="00F408E2">
        <w:rPr>
          <w:rFonts w:cs="Times New Roman"/>
        </w:rPr>
        <w:t>A</w:t>
      </w:r>
      <w:r w:rsidR="008B6785" w:rsidRPr="00F408E2">
        <w:rPr>
          <w:rFonts w:cs="Times New Roman"/>
        </w:rPr>
        <w:t xml:space="preserve">ntiagrégation </w:t>
      </w:r>
      <w:r w:rsidRPr="00F408E2">
        <w:rPr>
          <w:rFonts w:cs="Times New Roman"/>
        </w:rPr>
        <w:t>plaquettaire</w:t>
      </w:r>
      <w:r w:rsidR="00EC3244">
        <w:rPr>
          <w:rFonts w:cs="Times New Roman"/>
        </w:rPr>
        <w:t> </w:t>
      </w:r>
      <w:r w:rsidR="00A44E76" w:rsidRPr="00F408E2">
        <w:rPr>
          <w:rFonts w:cs="Times New Roman"/>
        </w:rPr>
        <w:t xml:space="preserve">: </w:t>
      </w:r>
      <w:r w:rsidR="00404775" w:rsidRPr="00F408E2">
        <w:rPr>
          <w:rFonts w:cs="Times New Roman"/>
        </w:rPr>
        <w:t xml:space="preserve">si </w:t>
      </w:r>
      <w:r w:rsidR="00A44E76" w:rsidRPr="00F408E2">
        <w:rPr>
          <w:rFonts w:cs="Times New Roman"/>
        </w:rPr>
        <w:t>CI à la th</w:t>
      </w:r>
      <w:r w:rsidR="00BA260A" w:rsidRPr="00F408E2">
        <w:rPr>
          <w:rFonts w:cs="Times New Roman"/>
        </w:rPr>
        <w:t>r</w:t>
      </w:r>
      <w:r w:rsidR="00A44E76" w:rsidRPr="00F408E2">
        <w:rPr>
          <w:rFonts w:cs="Times New Roman"/>
        </w:rPr>
        <w:t>o</w:t>
      </w:r>
      <w:r w:rsidR="00404775" w:rsidRPr="00F408E2">
        <w:rPr>
          <w:rFonts w:cs="Times New Roman"/>
        </w:rPr>
        <w:t>m</w:t>
      </w:r>
      <w:r w:rsidR="00A44E76" w:rsidRPr="00F408E2">
        <w:rPr>
          <w:rFonts w:cs="Times New Roman"/>
        </w:rPr>
        <w:t xml:space="preserve">bolyse </w:t>
      </w:r>
    </w:p>
    <w:p w14:paraId="00A7837C" w14:textId="4C766276" w:rsidR="00A44E76" w:rsidRPr="00F408E2" w:rsidRDefault="00A44E76" w:rsidP="004237A4">
      <w:pPr>
        <w:numPr>
          <w:ilvl w:val="4"/>
          <w:numId w:val="4"/>
        </w:numPr>
        <w:rPr>
          <w:rFonts w:cs="Times New Roman"/>
        </w:rPr>
      </w:pPr>
      <w:r w:rsidRPr="00F408E2">
        <w:rPr>
          <w:rFonts w:cs="Times New Roman"/>
        </w:rPr>
        <w:t>Aspiri</w:t>
      </w:r>
      <w:r w:rsidR="00212760" w:rsidRPr="00F408E2">
        <w:rPr>
          <w:rFonts w:cs="Times New Roman"/>
        </w:rPr>
        <w:t>ne</w:t>
      </w:r>
      <w:r w:rsidRPr="00F408E2">
        <w:rPr>
          <w:rFonts w:cs="Times New Roman"/>
        </w:rPr>
        <w:t>/ clopidogrel</w:t>
      </w:r>
    </w:p>
    <w:p w14:paraId="37BD0F63" w14:textId="151DAB97" w:rsidR="00A44E76" w:rsidRPr="00F408E2" w:rsidRDefault="00212760" w:rsidP="004237A4">
      <w:pPr>
        <w:numPr>
          <w:ilvl w:val="3"/>
          <w:numId w:val="4"/>
        </w:numPr>
        <w:rPr>
          <w:rFonts w:cs="Times New Roman"/>
        </w:rPr>
      </w:pPr>
      <w:r w:rsidRPr="00F408E2">
        <w:rPr>
          <w:rFonts w:cs="Times New Roman"/>
        </w:rPr>
        <w:t>Anticoagulation</w:t>
      </w:r>
      <w:r w:rsidR="00EC3244">
        <w:rPr>
          <w:rFonts w:cs="Times New Roman"/>
        </w:rPr>
        <w:t> </w:t>
      </w:r>
      <w:r w:rsidRPr="00F408E2">
        <w:rPr>
          <w:rFonts w:cs="Times New Roman"/>
        </w:rPr>
        <w:t>: ACFA</w:t>
      </w:r>
      <w:r w:rsidR="008607B4" w:rsidRPr="00F408E2">
        <w:rPr>
          <w:rFonts w:cs="Times New Roman"/>
        </w:rPr>
        <w:t xml:space="preserve"> </w:t>
      </w:r>
    </w:p>
    <w:p w14:paraId="6ECF92AD" w14:textId="6614F683" w:rsidR="008607B4" w:rsidRPr="00F408E2" w:rsidRDefault="001C74CF" w:rsidP="004237A4">
      <w:pPr>
        <w:numPr>
          <w:ilvl w:val="3"/>
          <w:numId w:val="4"/>
        </w:numPr>
        <w:rPr>
          <w:rFonts w:cs="Times New Roman"/>
        </w:rPr>
      </w:pPr>
      <w:r w:rsidRPr="00F408E2">
        <w:rPr>
          <w:rFonts w:cs="Times New Roman"/>
        </w:rPr>
        <w:t>Prévention</w:t>
      </w:r>
      <w:r w:rsidR="008607B4" w:rsidRPr="00F408E2">
        <w:rPr>
          <w:rFonts w:cs="Times New Roman"/>
        </w:rPr>
        <w:t xml:space="preserve"> de </w:t>
      </w:r>
      <w:r w:rsidR="005C2C0F" w:rsidRPr="00F408E2">
        <w:rPr>
          <w:rFonts w:cs="Times New Roman"/>
        </w:rPr>
        <w:t>traitement</w:t>
      </w:r>
      <w:r w:rsidR="008607B4" w:rsidRPr="00F408E2">
        <w:rPr>
          <w:rFonts w:cs="Times New Roman"/>
        </w:rPr>
        <w:t xml:space="preserve"> </w:t>
      </w:r>
      <w:r w:rsidR="00E96751" w:rsidRPr="00F408E2">
        <w:rPr>
          <w:rFonts w:cs="Times New Roman"/>
        </w:rPr>
        <w:t>des complications</w:t>
      </w:r>
      <w:r w:rsidR="008607B4" w:rsidRPr="00F408E2">
        <w:rPr>
          <w:rFonts w:cs="Times New Roman"/>
        </w:rPr>
        <w:t xml:space="preserve"> </w:t>
      </w:r>
    </w:p>
    <w:p w14:paraId="211DBCB4" w14:textId="73C8F0EA" w:rsidR="00940C2A" w:rsidRPr="00F408E2" w:rsidRDefault="008607B4" w:rsidP="004237A4">
      <w:pPr>
        <w:numPr>
          <w:ilvl w:val="4"/>
          <w:numId w:val="4"/>
        </w:numPr>
        <w:rPr>
          <w:rFonts w:cs="Times New Roman"/>
        </w:rPr>
      </w:pPr>
      <w:r w:rsidRPr="00F408E2">
        <w:rPr>
          <w:rFonts w:cs="Times New Roman"/>
        </w:rPr>
        <w:t>Gestio</w:t>
      </w:r>
      <w:r w:rsidR="00C25D74" w:rsidRPr="00F408E2">
        <w:rPr>
          <w:rFonts w:cs="Times New Roman"/>
        </w:rPr>
        <w:t xml:space="preserve">n </w:t>
      </w:r>
      <w:r w:rsidR="000A1370" w:rsidRPr="00F408E2">
        <w:rPr>
          <w:rFonts w:cs="Times New Roman"/>
        </w:rPr>
        <w:t>des FDR CV (HTA</w:t>
      </w:r>
      <w:r w:rsidR="00940C2A" w:rsidRPr="00F408E2">
        <w:rPr>
          <w:rFonts w:cs="Times New Roman"/>
        </w:rPr>
        <w:t xml:space="preserve">, </w:t>
      </w:r>
      <w:r w:rsidR="00E96751" w:rsidRPr="00F408E2">
        <w:rPr>
          <w:rFonts w:cs="Times New Roman"/>
        </w:rPr>
        <w:t>diabète,</w:t>
      </w:r>
      <w:r w:rsidR="00940C2A" w:rsidRPr="00F408E2">
        <w:rPr>
          <w:rFonts w:cs="Times New Roman"/>
        </w:rPr>
        <w:t xml:space="preserve"> dyslipidémie, …)</w:t>
      </w:r>
    </w:p>
    <w:p w14:paraId="6ACA07A7" w14:textId="7851E7AE" w:rsidR="008607B4" w:rsidRPr="00F408E2" w:rsidRDefault="008C6FC7" w:rsidP="004237A4">
      <w:pPr>
        <w:numPr>
          <w:ilvl w:val="4"/>
          <w:numId w:val="4"/>
        </w:numPr>
        <w:rPr>
          <w:rFonts w:cs="Times New Roman"/>
        </w:rPr>
      </w:pPr>
      <w:r w:rsidRPr="00F408E2">
        <w:rPr>
          <w:rFonts w:cs="Times New Roman"/>
        </w:rPr>
        <w:t xml:space="preserve">prévention de complication </w:t>
      </w:r>
      <w:r w:rsidR="00940C2A" w:rsidRPr="00F408E2">
        <w:rPr>
          <w:rFonts w:cs="Times New Roman"/>
        </w:rPr>
        <w:t>d</w:t>
      </w:r>
      <w:r w:rsidRPr="00F408E2">
        <w:rPr>
          <w:rFonts w:cs="Times New Roman"/>
        </w:rPr>
        <w:t xml:space="preserve">e décubitus </w:t>
      </w:r>
      <w:r w:rsidR="00C653CB" w:rsidRPr="00F408E2">
        <w:rPr>
          <w:rFonts w:cs="Times New Roman"/>
        </w:rPr>
        <w:t>(5P)</w:t>
      </w:r>
    </w:p>
    <w:p w14:paraId="61160B52" w14:textId="385650D2" w:rsidR="008607B4" w:rsidRPr="00F408E2" w:rsidRDefault="008C6FC7" w:rsidP="004237A4">
      <w:pPr>
        <w:numPr>
          <w:ilvl w:val="4"/>
          <w:numId w:val="4"/>
        </w:numPr>
        <w:rPr>
          <w:rFonts w:cs="Times New Roman"/>
        </w:rPr>
      </w:pPr>
      <w:r w:rsidRPr="00F408E2">
        <w:rPr>
          <w:rFonts w:cs="Times New Roman"/>
        </w:rPr>
        <w:t>surveillance et suiv</w:t>
      </w:r>
      <w:r w:rsidR="007A2F08" w:rsidRPr="00F408E2">
        <w:rPr>
          <w:rFonts w:cs="Times New Roman"/>
        </w:rPr>
        <w:t>i</w:t>
      </w:r>
      <w:r w:rsidRPr="00F408E2">
        <w:rPr>
          <w:rFonts w:cs="Times New Roman"/>
        </w:rPr>
        <w:t xml:space="preserve"> neurologique</w:t>
      </w:r>
      <w:r w:rsidR="00C653CB" w:rsidRPr="00F408E2">
        <w:rPr>
          <w:rFonts w:cs="Times New Roman"/>
        </w:rPr>
        <w:t xml:space="preserve"> +++</w:t>
      </w:r>
    </w:p>
    <w:p w14:paraId="5A3C3197" w14:textId="7FCCA570" w:rsidR="007E6106" w:rsidRPr="00F408E2" w:rsidRDefault="007E6106" w:rsidP="007E6106">
      <w:pPr>
        <w:pStyle w:val="Sous-titre"/>
        <w:rPr>
          <w:rFonts w:ascii="Times New Roman" w:hAnsi="Times New Roman" w:cs="Times New Roman"/>
        </w:rPr>
      </w:pPr>
      <w:r w:rsidRPr="00F408E2">
        <w:rPr>
          <w:rFonts w:ascii="Times New Roman" w:hAnsi="Times New Roman" w:cs="Times New Roman"/>
        </w:rPr>
        <w:t xml:space="preserve">Conclusion </w:t>
      </w:r>
    </w:p>
    <w:p w14:paraId="67ED400F" w14:textId="110C89C1" w:rsidR="007E6106" w:rsidRPr="00F408E2" w:rsidRDefault="007E6106" w:rsidP="007E6106">
      <w:pPr>
        <w:rPr>
          <w:rFonts w:cs="Times New Roman"/>
        </w:rPr>
      </w:pPr>
      <w:r w:rsidRPr="00F408E2">
        <w:rPr>
          <w:rFonts w:cs="Times New Roman"/>
        </w:rPr>
        <w:t>Urgence médic</w:t>
      </w:r>
      <w:r w:rsidR="00025747" w:rsidRPr="00F408E2">
        <w:rPr>
          <w:rFonts w:cs="Times New Roman"/>
        </w:rPr>
        <w:t xml:space="preserve">al </w:t>
      </w:r>
      <w:r w:rsidR="00E96751" w:rsidRPr="00F408E2">
        <w:rPr>
          <w:rFonts w:cs="Times New Roman"/>
        </w:rPr>
        <w:t>absolu</w:t>
      </w:r>
      <w:r w:rsidRPr="00F408E2">
        <w:rPr>
          <w:rFonts w:cs="Times New Roman"/>
        </w:rPr>
        <w:t xml:space="preserve"> +++</w:t>
      </w:r>
    </w:p>
    <w:p w14:paraId="08DBEB54" w14:textId="33A79F92" w:rsidR="007E6106" w:rsidRPr="00F408E2" w:rsidRDefault="007E6106" w:rsidP="007E6106">
      <w:pPr>
        <w:rPr>
          <w:rFonts w:cs="Times New Roman"/>
        </w:rPr>
      </w:pPr>
      <w:r w:rsidRPr="00F408E2">
        <w:rPr>
          <w:rFonts w:cs="Times New Roman"/>
        </w:rPr>
        <w:t>Démarc</w:t>
      </w:r>
      <w:r w:rsidR="004720CB" w:rsidRPr="00F408E2">
        <w:rPr>
          <w:rFonts w:cs="Times New Roman"/>
        </w:rPr>
        <w:t>h</w:t>
      </w:r>
      <w:r w:rsidRPr="00F408E2">
        <w:rPr>
          <w:rFonts w:cs="Times New Roman"/>
        </w:rPr>
        <w:t>e clin</w:t>
      </w:r>
      <w:r w:rsidR="004720CB" w:rsidRPr="00F408E2">
        <w:rPr>
          <w:rFonts w:cs="Times New Roman"/>
        </w:rPr>
        <w:t xml:space="preserve">ique </w:t>
      </w:r>
      <w:r w:rsidRPr="00F408E2">
        <w:rPr>
          <w:rFonts w:cs="Times New Roman"/>
        </w:rPr>
        <w:t xml:space="preserve">rigoureuse </w:t>
      </w:r>
    </w:p>
    <w:p w14:paraId="55B20C5D" w14:textId="290D6364" w:rsidR="007E6106" w:rsidRPr="00F408E2" w:rsidRDefault="007E6106" w:rsidP="004237A4">
      <w:pPr>
        <w:numPr>
          <w:ilvl w:val="1"/>
          <w:numId w:val="4"/>
        </w:numPr>
        <w:rPr>
          <w:rFonts w:cs="Times New Roman"/>
        </w:rPr>
      </w:pPr>
      <w:r w:rsidRPr="00F408E2">
        <w:rPr>
          <w:rFonts w:cs="Times New Roman"/>
        </w:rPr>
        <w:t>Atteinte t</w:t>
      </w:r>
      <w:r w:rsidR="004720CB" w:rsidRPr="00F408E2">
        <w:rPr>
          <w:rFonts w:cs="Times New Roman"/>
        </w:rPr>
        <w:t>hr</w:t>
      </w:r>
      <w:r w:rsidRPr="00F408E2">
        <w:rPr>
          <w:rFonts w:cs="Times New Roman"/>
        </w:rPr>
        <w:t>omb</w:t>
      </w:r>
      <w:r w:rsidR="00E96751">
        <w:rPr>
          <w:rFonts w:cs="Times New Roman"/>
        </w:rPr>
        <w:t>o</w:t>
      </w:r>
      <w:r w:rsidRPr="00F408E2">
        <w:rPr>
          <w:rFonts w:cs="Times New Roman"/>
        </w:rPr>
        <w:t xml:space="preserve">lytique </w:t>
      </w:r>
    </w:p>
    <w:p w14:paraId="3C9E8895" w14:textId="000051FA" w:rsidR="007E6106" w:rsidRPr="00F408E2" w:rsidRDefault="007E6106" w:rsidP="004237A4">
      <w:pPr>
        <w:numPr>
          <w:ilvl w:val="1"/>
          <w:numId w:val="4"/>
        </w:numPr>
        <w:rPr>
          <w:rFonts w:cs="Times New Roman"/>
        </w:rPr>
      </w:pPr>
      <w:r w:rsidRPr="00F408E2">
        <w:rPr>
          <w:rFonts w:cs="Times New Roman"/>
        </w:rPr>
        <w:t>Imageri</w:t>
      </w:r>
      <w:r w:rsidR="004720CB" w:rsidRPr="00F408E2">
        <w:rPr>
          <w:rFonts w:cs="Times New Roman"/>
        </w:rPr>
        <w:t xml:space="preserve">e </w:t>
      </w:r>
      <w:r w:rsidRPr="00F408E2">
        <w:rPr>
          <w:rFonts w:cs="Times New Roman"/>
        </w:rPr>
        <w:t>cérébrale +++</w:t>
      </w:r>
    </w:p>
    <w:p w14:paraId="2AA2CBC7" w14:textId="1B7E0A06" w:rsidR="007E6106" w:rsidRPr="00F408E2" w:rsidRDefault="007E6106" w:rsidP="007E6106">
      <w:pPr>
        <w:rPr>
          <w:rFonts w:cs="Times New Roman"/>
        </w:rPr>
      </w:pPr>
      <w:r w:rsidRPr="00F408E2">
        <w:rPr>
          <w:rFonts w:cs="Times New Roman"/>
        </w:rPr>
        <w:t xml:space="preserve">Prise en charge </w:t>
      </w:r>
    </w:p>
    <w:p w14:paraId="0EB11BDC" w14:textId="4B73B44C" w:rsidR="007E6106" w:rsidRPr="00F408E2" w:rsidRDefault="007E6106" w:rsidP="004237A4">
      <w:pPr>
        <w:numPr>
          <w:ilvl w:val="1"/>
          <w:numId w:val="4"/>
        </w:numPr>
        <w:rPr>
          <w:rFonts w:cs="Times New Roman"/>
        </w:rPr>
      </w:pPr>
      <w:r w:rsidRPr="00F408E2">
        <w:rPr>
          <w:rFonts w:cs="Times New Roman"/>
        </w:rPr>
        <w:t>Sel</w:t>
      </w:r>
      <w:r w:rsidR="00034AC2" w:rsidRPr="00F408E2">
        <w:rPr>
          <w:rFonts w:cs="Times New Roman"/>
        </w:rPr>
        <w:t xml:space="preserve">on </w:t>
      </w:r>
      <w:r w:rsidRPr="00F408E2">
        <w:rPr>
          <w:rFonts w:cs="Times New Roman"/>
        </w:rPr>
        <w:t>situ</w:t>
      </w:r>
      <w:r w:rsidR="00034AC2" w:rsidRPr="00F408E2">
        <w:rPr>
          <w:rFonts w:cs="Times New Roman"/>
        </w:rPr>
        <w:t>at</w:t>
      </w:r>
      <w:r w:rsidRPr="00F408E2">
        <w:rPr>
          <w:rFonts w:cs="Times New Roman"/>
        </w:rPr>
        <w:t>io</w:t>
      </w:r>
      <w:r w:rsidR="00034AC2" w:rsidRPr="00F408E2">
        <w:rPr>
          <w:rFonts w:cs="Times New Roman"/>
        </w:rPr>
        <w:t>n</w:t>
      </w:r>
      <w:r w:rsidRPr="00F408E2">
        <w:rPr>
          <w:rFonts w:cs="Times New Roman"/>
        </w:rPr>
        <w:t xml:space="preserve"> c</w:t>
      </w:r>
      <w:r w:rsidR="00034AC2" w:rsidRPr="00F408E2">
        <w:rPr>
          <w:rFonts w:cs="Times New Roman"/>
        </w:rPr>
        <w:t>l</w:t>
      </w:r>
      <w:r w:rsidRPr="00F408E2">
        <w:rPr>
          <w:rFonts w:cs="Times New Roman"/>
        </w:rPr>
        <w:t>in</w:t>
      </w:r>
      <w:r w:rsidR="00034AC2" w:rsidRPr="00F408E2">
        <w:rPr>
          <w:rFonts w:cs="Times New Roman"/>
        </w:rPr>
        <w:t>i</w:t>
      </w:r>
      <w:r w:rsidRPr="00F408E2">
        <w:rPr>
          <w:rFonts w:cs="Times New Roman"/>
        </w:rPr>
        <w:t>que AIT</w:t>
      </w:r>
      <w:r w:rsidR="006D4F81" w:rsidRPr="00F408E2">
        <w:rPr>
          <w:rFonts w:cs="Times New Roman"/>
        </w:rPr>
        <w:t xml:space="preserve">, </w:t>
      </w:r>
      <w:r w:rsidRPr="00F408E2">
        <w:rPr>
          <w:rFonts w:cs="Times New Roman"/>
        </w:rPr>
        <w:t xml:space="preserve">AIC </w:t>
      </w:r>
    </w:p>
    <w:p w14:paraId="1053CAE5" w14:textId="193160DE" w:rsidR="007E6106" w:rsidRPr="00F408E2" w:rsidRDefault="007E6106" w:rsidP="004237A4">
      <w:pPr>
        <w:numPr>
          <w:ilvl w:val="1"/>
          <w:numId w:val="4"/>
        </w:numPr>
        <w:rPr>
          <w:rFonts w:cs="Times New Roman"/>
        </w:rPr>
      </w:pPr>
      <w:r w:rsidRPr="00F408E2">
        <w:rPr>
          <w:rFonts w:cs="Times New Roman"/>
        </w:rPr>
        <w:t>Prévention des récidives +++</w:t>
      </w:r>
    </w:p>
    <w:p w14:paraId="1547486A" w14:textId="2BBDD77B" w:rsidR="008A5469" w:rsidRPr="00F408E2" w:rsidRDefault="008A5469">
      <w:pPr>
        <w:numPr>
          <w:ilvl w:val="0"/>
          <w:numId w:val="0"/>
        </w:numPr>
        <w:spacing w:after="200"/>
        <w:rPr>
          <w:rFonts w:cs="Times New Roman"/>
        </w:rPr>
      </w:pPr>
      <w:r w:rsidRPr="00F408E2">
        <w:rPr>
          <w:rFonts w:cs="Times New Roman"/>
        </w:rPr>
        <w:br w:type="page"/>
      </w:r>
    </w:p>
    <w:p w14:paraId="2D004627" w14:textId="330964A8" w:rsidR="008A5469" w:rsidRPr="00F408E2" w:rsidRDefault="008A5469" w:rsidP="008A5469">
      <w:pPr>
        <w:pStyle w:val="Titre"/>
        <w:rPr>
          <w:rFonts w:cs="Times New Roman"/>
        </w:rPr>
      </w:pPr>
      <w:r w:rsidRPr="00F408E2">
        <w:rPr>
          <w:rFonts w:cs="Times New Roman"/>
        </w:rPr>
        <w:lastRenderedPageBreak/>
        <w:t>AVC</w:t>
      </w:r>
      <w:r w:rsidR="00B47340" w:rsidRPr="00F408E2">
        <w:rPr>
          <w:rFonts w:cs="Times New Roman"/>
        </w:rPr>
        <w:t xml:space="preserve"> </w:t>
      </w:r>
      <w:r w:rsidRPr="00F408E2">
        <w:rPr>
          <w:rFonts w:cs="Times New Roman"/>
        </w:rPr>
        <w:t>hémorragique (hématome infracérébraux spon</w:t>
      </w:r>
      <w:r w:rsidR="00EA30DD" w:rsidRPr="00F408E2">
        <w:rPr>
          <w:rFonts w:cs="Times New Roman"/>
        </w:rPr>
        <w:t>tanés)</w:t>
      </w:r>
    </w:p>
    <w:p w14:paraId="367CC58E" w14:textId="027A8330" w:rsidR="00656D6D" w:rsidRPr="00F408E2" w:rsidRDefault="00656D6D" w:rsidP="00656D6D">
      <w:pPr>
        <w:rPr>
          <w:rFonts w:cs="Times New Roman"/>
        </w:rPr>
      </w:pPr>
      <w:r w:rsidRPr="00F408E2">
        <w:rPr>
          <w:rFonts w:cs="Times New Roman"/>
        </w:rPr>
        <w:t xml:space="preserve">Dr RAJAONARISON </w:t>
      </w:r>
      <w:r w:rsidR="00064F31" w:rsidRPr="00F408E2">
        <w:rPr>
          <w:rFonts w:cs="Times New Roman"/>
        </w:rPr>
        <w:t>Lala Andriamasinavalona</w:t>
      </w:r>
    </w:p>
    <w:p w14:paraId="789E9E87" w14:textId="3F151CAB" w:rsidR="00EA30DD" w:rsidRPr="00F408E2" w:rsidRDefault="00FC7082" w:rsidP="003C5575">
      <w:pPr>
        <w:pStyle w:val="Sous-titre"/>
        <w:rPr>
          <w:rFonts w:ascii="Times New Roman" w:hAnsi="Times New Roman" w:cs="Times New Roman"/>
        </w:rPr>
      </w:pPr>
      <w:r w:rsidRPr="00F408E2">
        <w:rPr>
          <w:rFonts w:ascii="Times New Roman" w:hAnsi="Times New Roman" w:cs="Times New Roman"/>
        </w:rPr>
        <w:t>Définition</w:t>
      </w:r>
      <w:r w:rsidR="003C5575" w:rsidRPr="00F408E2">
        <w:rPr>
          <w:rFonts w:ascii="Times New Roman" w:hAnsi="Times New Roman" w:cs="Times New Roman"/>
        </w:rPr>
        <w:t xml:space="preserve"> </w:t>
      </w:r>
    </w:p>
    <w:p w14:paraId="26C80A89" w14:textId="71ED0E69" w:rsidR="003C5575" w:rsidRPr="00F408E2" w:rsidRDefault="003C5575" w:rsidP="003C5575">
      <w:pPr>
        <w:rPr>
          <w:rFonts w:cs="Times New Roman"/>
        </w:rPr>
      </w:pPr>
      <w:r w:rsidRPr="00F408E2">
        <w:rPr>
          <w:rFonts w:cs="Times New Roman"/>
        </w:rPr>
        <w:t>Déf</w:t>
      </w:r>
      <w:r w:rsidR="00EF56DA" w:rsidRPr="00F408E2">
        <w:rPr>
          <w:rFonts w:cs="Times New Roman"/>
        </w:rPr>
        <w:t>in</w:t>
      </w:r>
      <w:r w:rsidRPr="00F408E2">
        <w:rPr>
          <w:rFonts w:cs="Times New Roman"/>
        </w:rPr>
        <w:t xml:space="preserve">ie </w:t>
      </w:r>
      <w:r w:rsidR="00EF56DA" w:rsidRPr="00F408E2">
        <w:rPr>
          <w:rFonts w:cs="Times New Roman"/>
        </w:rPr>
        <w:t>extravasation</w:t>
      </w:r>
      <w:r w:rsidRPr="00F408E2">
        <w:rPr>
          <w:rFonts w:cs="Times New Roman"/>
        </w:rPr>
        <w:t xml:space="preserve"> du sang intra parenchymateuse </w:t>
      </w:r>
    </w:p>
    <w:p w14:paraId="62FA5BBC" w14:textId="61B6274E" w:rsidR="003C5575" w:rsidRPr="00F408E2" w:rsidRDefault="003C5575" w:rsidP="003C5575">
      <w:pPr>
        <w:rPr>
          <w:rFonts w:cs="Times New Roman"/>
        </w:rPr>
      </w:pPr>
      <w:r w:rsidRPr="00F408E2">
        <w:rPr>
          <w:rFonts w:cs="Times New Roman"/>
        </w:rPr>
        <w:t xml:space="preserve">Sans notion traumatique / </w:t>
      </w:r>
      <w:r w:rsidR="00E96751" w:rsidRPr="00F408E2">
        <w:rPr>
          <w:rFonts w:cs="Times New Roman"/>
        </w:rPr>
        <w:t>chirurgie</w:t>
      </w:r>
      <w:r w:rsidRPr="00F408E2">
        <w:rPr>
          <w:rFonts w:cs="Times New Roman"/>
        </w:rPr>
        <w:t xml:space="preserve"> </w:t>
      </w:r>
    </w:p>
    <w:p w14:paraId="5A069074" w14:textId="1F1C86C6" w:rsidR="003C5575" w:rsidRPr="00F408E2" w:rsidRDefault="003C5575" w:rsidP="00C96E85">
      <w:pPr>
        <w:rPr>
          <w:rFonts w:cs="Times New Roman"/>
        </w:rPr>
      </w:pPr>
      <w:r w:rsidRPr="00F408E2">
        <w:rPr>
          <w:rFonts w:cs="Times New Roman"/>
        </w:rPr>
        <w:t>Intérêt de la questio</w:t>
      </w:r>
      <w:r w:rsidR="00EF56DA" w:rsidRPr="00F408E2">
        <w:rPr>
          <w:rFonts w:cs="Times New Roman"/>
        </w:rPr>
        <w:t>n</w:t>
      </w:r>
    </w:p>
    <w:p w14:paraId="3247965C" w14:textId="2A1693F3" w:rsidR="003C5575" w:rsidRPr="00F408E2" w:rsidRDefault="003C5575" w:rsidP="004237A4">
      <w:pPr>
        <w:numPr>
          <w:ilvl w:val="1"/>
          <w:numId w:val="4"/>
        </w:numPr>
        <w:rPr>
          <w:rFonts w:cs="Times New Roman"/>
        </w:rPr>
      </w:pPr>
      <w:r w:rsidRPr="00F408E2">
        <w:rPr>
          <w:rFonts w:cs="Times New Roman"/>
        </w:rPr>
        <w:t xml:space="preserve">10 </w:t>
      </w:r>
      <w:r w:rsidR="00ED5939" w:rsidRPr="00F408E2">
        <w:rPr>
          <w:rFonts w:cs="Times New Roman"/>
        </w:rPr>
        <w:t>– 156% des cas / 100000 Hab</w:t>
      </w:r>
    </w:p>
    <w:p w14:paraId="5BA1FE9D" w14:textId="4613D400" w:rsidR="00ED5939" w:rsidRPr="00F408E2" w:rsidRDefault="00ED5939" w:rsidP="004237A4">
      <w:pPr>
        <w:numPr>
          <w:ilvl w:val="1"/>
          <w:numId w:val="4"/>
        </w:numPr>
        <w:rPr>
          <w:rFonts w:cs="Times New Roman"/>
        </w:rPr>
      </w:pPr>
      <w:r w:rsidRPr="00F408E2">
        <w:rPr>
          <w:rFonts w:cs="Times New Roman"/>
        </w:rPr>
        <w:t>Mortalité</w:t>
      </w:r>
      <w:r w:rsidR="00EC3244">
        <w:rPr>
          <w:rFonts w:cs="Times New Roman"/>
        </w:rPr>
        <w:t> </w:t>
      </w:r>
      <w:r w:rsidRPr="00F408E2">
        <w:rPr>
          <w:rFonts w:cs="Times New Roman"/>
        </w:rPr>
        <w:t>: 30- 55% mo</w:t>
      </w:r>
      <w:r w:rsidR="007621DE" w:rsidRPr="00F408E2">
        <w:rPr>
          <w:rFonts w:cs="Times New Roman"/>
        </w:rPr>
        <w:t>i</w:t>
      </w:r>
      <w:r w:rsidR="008F3FC8" w:rsidRPr="00F408E2">
        <w:rPr>
          <w:rFonts w:cs="Times New Roman"/>
        </w:rPr>
        <w:t>tié &lt; 48h</w:t>
      </w:r>
      <w:r w:rsidR="00F068F8" w:rsidRPr="00F408E2">
        <w:rPr>
          <w:rFonts w:cs="Times New Roman"/>
        </w:rPr>
        <w:t>,</w:t>
      </w:r>
      <w:r w:rsidR="008F3FC8" w:rsidRPr="00F408E2">
        <w:rPr>
          <w:rFonts w:cs="Times New Roman"/>
        </w:rPr>
        <w:t xml:space="preserve"> 1 an</w:t>
      </w:r>
      <w:r w:rsidR="00F068F8" w:rsidRPr="00F408E2">
        <w:rPr>
          <w:rFonts w:cs="Times New Roman"/>
        </w:rPr>
        <w:t>,</w:t>
      </w:r>
      <w:r w:rsidR="008F3FC8" w:rsidRPr="00F408E2">
        <w:rPr>
          <w:rFonts w:cs="Times New Roman"/>
        </w:rPr>
        <w:t xml:space="preserve"> 5</w:t>
      </w:r>
      <w:r w:rsidR="00FC7082" w:rsidRPr="00F408E2">
        <w:rPr>
          <w:rFonts w:cs="Times New Roman"/>
        </w:rPr>
        <w:t>.</w:t>
      </w:r>
      <w:r w:rsidR="007621DE" w:rsidRPr="00F408E2">
        <w:rPr>
          <w:rFonts w:cs="Times New Roman"/>
        </w:rPr>
        <w:t xml:space="preserve"> </w:t>
      </w:r>
      <w:r w:rsidR="008F3FC8" w:rsidRPr="00F408E2">
        <w:rPr>
          <w:rFonts w:cs="Times New Roman"/>
        </w:rPr>
        <w:t xml:space="preserve">27% </w:t>
      </w:r>
    </w:p>
    <w:p w14:paraId="602475B9" w14:textId="3F4F3182" w:rsidR="008F3FC8" w:rsidRPr="00F408E2" w:rsidRDefault="008F3FC8" w:rsidP="004237A4">
      <w:pPr>
        <w:numPr>
          <w:ilvl w:val="1"/>
          <w:numId w:val="4"/>
        </w:numPr>
        <w:rPr>
          <w:rFonts w:cs="Times New Roman"/>
        </w:rPr>
      </w:pPr>
      <w:r w:rsidRPr="00F408E2">
        <w:rPr>
          <w:rFonts w:cs="Times New Roman"/>
        </w:rPr>
        <w:t xml:space="preserve">25% </w:t>
      </w:r>
      <w:r w:rsidR="00C96E85" w:rsidRPr="00F408E2">
        <w:rPr>
          <w:rFonts w:cs="Times New Roman"/>
        </w:rPr>
        <w:t>indép</w:t>
      </w:r>
      <w:r w:rsidR="00BD41C4" w:rsidRPr="00F408E2">
        <w:rPr>
          <w:rFonts w:cs="Times New Roman"/>
        </w:rPr>
        <w:t>e</w:t>
      </w:r>
      <w:r w:rsidR="00C96E85" w:rsidRPr="00F408E2">
        <w:rPr>
          <w:rFonts w:cs="Times New Roman"/>
        </w:rPr>
        <w:t>ndante à 6 mois</w:t>
      </w:r>
    </w:p>
    <w:p w14:paraId="7BBDD84D" w14:textId="21D57BCF" w:rsidR="004904A4" w:rsidRPr="00F408E2" w:rsidRDefault="004904A4" w:rsidP="004237A4">
      <w:pPr>
        <w:pStyle w:val="Titre1"/>
        <w:numPr>
          <w:ilvl w:val="0"/>
          <w:numId w:val="11"/>
        </w:numPr>
        <w:rPr>
          <w:rFonts w:cs="Times New Roman"/>
        </w:rPr>
      </w:pPr>
      <w:bookmarkStart w:id="17" w:name="_Toc196656432"/>
      <w:bookmarkStart w:id="18" w:name="_Toc196662239"/>
      <w:r w:rsidRPr="00F408E2">
        <w:rPr>
          <w:rFonts w:cs="Times New Roman"/>
        </w:rPr>
        <w:t>Étiopathologies</w:t>
      </w:r>
      <w:bookmarkEnd w:id="17"/>
      <w:bookmarkEnd w:id="18"/>
      <w:r w:rsidRPr="00F408E2">
        <w:rPr>
          <w:rFonts w:cs="Times New Roman"/>
        </w:rPr>
        <w:t xml:space="preserve"> </w:t>
      </w:r>
    </w:p>
    <w:p w14:paraId="79495D99" w14:textId="2A68A6B2" w:rsidR="004904A4" w:rsidRPr="00F408E2" w:rsidRDefault="004904A4" w:rsidP="004904A4">
      <w:pPr>
        <w:rPr>
          <w:rFonts w:cs="Times New Roman"/>
          <w:b/>
          <w:bCs/>
        </w:rPr>
      </w:pPr>
      <w:r w:rsidRPr="00F408E2">
        <w:rPr>
          <w:rFonts w:cs="Times New Roman"/>
          <w:b/>
          <w:bCs/>
        </w:rPr>
        <w:t>Lésio</w:t>
      </w:r>
      <w:r w:rsidR="00BD41C4" w:rsidRPr="00F408E2">
        <w:rPr>
          <w:rFonts w:cs="Times New Roman"/>
          <w:b/>
          <w:bCs/>
        </w:rPr>
        <w:t>n</w:t>
      </w:r>
      <w:r w:rsidRPr="00F408E2">
        <w:rPr>
          <w:rFonts w:cs="Times New Roman"/>
          <w:b/>
          <w:bCs/>
        </w:rPr>
        <w:t xml:space="preserve"> élément</w:t>
      </w:r>
      <w:r w:rsidR="00BD41C4" w:rsidRPr="00F408E2">
        <w:rPr>
          <w:rFonts w:cs="Times New Roman"/>
          <w:b/>
          <w:bCs/>
        </w:rPr>
        <w:t>ai</w:t>
      </w:r>
      <w:r w:rsidRPr="00F408E2">
        <w:rPr>
          <w:rFonts w:cs="Times New Roman"/>
          <w:b/>
          <w:bCs/>
        </w:rPr>
        <w:t>re</w:t>
      </w:r>
      <w:r w:rsidR="00EC3244">
        <w:rPr>
          <w:rFonts w:cs="Times New Roman"/>
          <w:b/>
          <w:bCs/>
        </w:rPr>
        <w:t> </w:t>
      </w:r>
      <w:r w:rsidR="008B440C" w:rsidRPr="00F408E2">
        <w:rPr>
          <w:rFonts w:cs="Times New Roman"/>
          <w:b/>
          <w:bCs/>
        </w:rPr>
        <w:t>:</w:t>
      </w:r>
      <w:r w:rsidRPr="00F408E2">
        <w:rPr>
          <w:rFonts w:cs="Times New Roman"/>
          <w:b/>
          <w:bCs/>
        </w:rPr>
        <w:t xml:space="preserve"> rupture </w:t>
      </w:r>
      <w:r w:rsidR="008B440C" w:rsidRPr="00F408E2">
        <w:rPr>
          <w:rFonts w:cs="Times New Roman"/>
          <w:b/>
          <w:bCs/>
        </w:rPr>
        <w:t>artérielles</w:t>
      </w:r>
      <w:r w:rsidRPr="00F408E2">
        <w:rPr>
          <w:rFonts w:cs="Times New Roman"/>
          <w:b/>
          <w:bCs/>
        </w:rPr>
        <w:t xml:space="preserve"> </w:t>
      </w:r>
    </w:p>
    <w:tbl>
      <w:tblPr>
        <w:tblStyle w:val="Grilledutableau"/>
        <w:tblW w:w="7086" w:type="dxa"/>
        <w:tblLook w:val="04A0" w:firstRow="1" w:lastRow="0" w:firstColumn="1" w:lastColumn="0" w:noHBand="0" w:noVBand="1"/>
      </w:tblPr>
      <w:tblGrid>
        <w:gridCol w:w="3543"/>
        <w:gridCol w:w="3543"/>
      </w:tblGrid>
      <w:tr w:rsidR="006E0D78" w:rsidRPr="00F408E2" w14:paraId="468F26E6" w14:textId="77777777" w:rsidTr="004B394B">
        <w:trPr>
          <w:trHeight w:val="478"/>
        </w:trPr>
        <w:tc>
          <w:tcPr>
            <w:tcW w:w="3543" w:type="dxa"/>
          </w:tcPr>
          <w:p w14:paraId="1DCBB95A" w14:textId="16D371B9" w:rsidR="006E0D78" w:rsidRPr="00F408E2" w:rsidRDefault="006E0D78" w:rsidP="001925EC">
            <w:pPr>
              <w:numPr>
                <w:ilvl w:val="0"/>
                <w:numId w:val="0"/>
              </w:numPr>
              <w:jc w:val="center"/>
              <w:rPr>
                <w:rFonts w:cs="Times New Roman"/>
                <w:b/>
                <w:bCs/>
              </w:rPr>
            </w:pPr>
            <w:r w:rsidRPr="00F408E2">
              <w:rPr>
                <w:rFonts w:cs="Times New Roman"/>
                <w:b/>
                <w:bCs/>
              </w:rPr>
              <w:t>Liée HTA</w:t>
            </w:r>
          </w:p>
        </w:tc>
        <w:tc>
          <w:tcPr>
            <w:tcW w:w="3543" w:type="dxa"/>
          </w:tcPr>
          <w:p w14:paraId="2B927967" w14:textId="48BE7EC7" w:rsidR="006E0D78" w:rsidRPr="00F408E2" w:rsidRDefault="006E0D78" w:rsidP="001925EC">
            <w:pPr>
              <w:numPr>
                <w:ilvl w:val="0"/>
                <w:numId w:val="0"/>
              </w:numPr>
              <w:jc w:val="center"/>
              <w:rPr>
                <w:rFonts w:cs="Times New Roman"/>
                <w:b/>
                <w:bCs/>
              </w:rPr>
            </w:pPr>
            <w:r w:rsidRPr="00F408E2">
              <w:rPr>
                <w:rFonts w:cs="Times New Roman"/>
                <w:b/>
                <w:bCs/>
              </w:rPr>
              <w:t>Non liée HTA</w:t>
            </w:r>
          </w:p>
        </w:tc>
      </w:tr>
      <w:tr w:rsidR="006E0D78" w:rsidRPr="00F408E2" w14:paraId="4F143331" w14:textId="77777777" w:rsidTr="004B394B">
        <w:trPr>
          <w:trHeight w:val="1664"/>
        </w:trPr>
        <w:tc>
          <w:tcPr>
            <w:tcW w:w="3543" w:type="dxa"/>
          </w:tcPr>
          <w:p w14:paraId="4510FE39" w14:textId="3AE958E8" w:rsidR="006E0D78" w:rsidRPr="00F408E2" w:rsidRDefault="006E0D78" w:rsidP="004904A4">
            <w:pPr>
              <w:numPr>
                <w:ilvl w:val="0"/>
                <w:numId w:val="0"/>
              </w:numPr>
              <w:rPr>
                <w:rFonts w:cs="Times New Roman"/>
              </w:rPr>
            </w:pPr>
            <w:r w:rsidRPr="00F408E2">
              <w:rPr>
                <w:rFonts w:cs="Times New Roman"/>
              </w:rPr>
              <w:t>M</w:t>
            </w:r>
            <w:r w:rsidR="00E96751">
              <w:rPr>
                <w:rFonts w:cs="Times New Roman"/>
              </w:rPr>
              <w:t>icro</w:t>
            </w:r>
            <w:r w:rsidRPr="00F408E2">
              <w:rPr>
                <w:rFonts w:cs="Times New Roman"/>
              </w:rPr>
              <w:t xml:space="preserve"> anévrysme </w:t>
            </w:r>
            <w:r w:rsidR="00E96751" w:rsidRPr="00F408E2">
              <w:rPr>
                <w:rFonts w:cs="Times New Roman"/>
              </w:rPr>
              <w:t>artériel</w:t>
            </w:r>
            <w:r w:rsidRPr="00F408E2">
              <w:rPr>
                <w:rFonts w:cs="Times New Roman"/>
              </w:rPr>
              <w:t xml:space="preserve"> </w:t>
            </w:r>
          </w:p>
          <w:p w14:paraId="427A9C4C" w14:textId="3C666094" w:rsidR="00334984" w:rsidRPr="00F408E2" w:rsidRDefault="00334984" w:rsidP="00E7798B">
            <w:pPr>
              <w:numPr>
                <w:ilvl w:val="0"/>
                <w:numId w:val="0"/>
              </w:numPr>
              <w:rPr>
                <w:rFonts w:cs="Times New Roman"/>
              </w:rPr>
            </w:pPr>
            <w:r w:rsidRPr="00F408E2">
              <w:rPr>
                <w:rFonts w:cs="Times New Roman"/>
              </w:rPr>
              <w:t>300</w:t>
            </w:r>
            <w:r w:rsidR="00B47340" w:rsidRPr="00F408E2">
              <w:rPr>
                <w:rFonts w:cs="Times New Roman"/>
              </w:rPr>
              <w:t xml:space="preserve"> </w:t>
            </w:r>
            <w:r w:rsidR="00EC3244">
              <w:rPr>
                <w:rFonts w:cs="Times New Roman"/>
              </w:rPr>
              <w:t>–</w:t>
            </w:r>
            <w:r w:rsidRPr="00F408E2">
              <w:rPr>
                <w:rFonts w:cs="Times New Roman"/>
              </w:rPr>
              <w:t xml:space="preserve"> 900 µm d</w:t>
            </w:r>
            <w:r w:rsidR="008B440C" w:rsidRPr="00F408E2">
              <w:rPr>
                <w:rFonts w:cs="Times New Roman"/>
              </w:rPr>
              <w:t xml:space="preserve">e </w:t>
            </w:r>
            <w:r w:rsidRPr="00F408E2">
              <w:rPr>
                <w:rFonts w:cs="Times New Roman"/>
              </w:rPr>
              <w:t xml:space="preserve"> </w:t>
            </w:r>
            <w:r w:rsidR="0049226E" w:rsidRPr="00F408E2">
              <w:rPr>
                <w:rFonts w:cs="Times New Roman"/>
              </w:rPr>
              <w:t>di</w:t>
            </w:r>
            <w:r w:rsidRPr="00F408E2">
              <w:rPr>
                <w:rFonts w:cs="Times New Roman"/>
              </w:rPr>
              <w:t>am</w:t>
            </w:r>
            <w:r w:rsidR="0049226E" w:rsidRPr="00F408E2">
              <w:rPr>
                <w:rFonts w:cs="Times New Roman"/>
              </w:rPr>
              <w:t>ètre</w:t>
            </w:r>
          </w:p>
          <w:p w14:paraId="74CAEC98" w14:textId="1E13EF26" w:rsidR="00334984" w:rsidRPr="00F408E2" w:rsidRDefault="00334984" w:rsidP="00E7798B">
            <w:pPr>
              <w:numPr>
                <w:ilvl w:val="0"/>
                <w:numId w:val="0"/>
              </w:numPr>
              <w:rPr>
                <w:rFonts w:cs="Times New Roman"/>
              </w:rPr>
            </w:pPr>
            <w:r w:rsidRPr="00F408E2">
              <w:rPr>
                <w:rFonts w:cs="Times New Roman"/>
              </w:rPr>
              <w:t>Noyaux de la base</w:t>
            </w:r>
            <w:r w:rsidR="00B47340" w:rsidRPr="00F408E2">
              <w:rPr>
                <w:rFonts w:cs="Times New Roman"/>
              </w:rPr>
              <w:t xml:space="preserve"> </w:t>
            </w:r>
            <w:r w:rsidR="00E96751">
              <w:rPr>
                <w:rFonts w:cs="Times New Roman"/>
              </w:rPr>
              <w:t>caps</w:t>
            </w:r>
            <w:r w:rsidRPr="00F408E2">
              <w:rPr>
                <w:rFonts w:cs="Times New Roman"/>
              </w:rPr>
              <w:t xml:space="preserve">ule intense </w:t>
            </w:r>
          </w:p>
          <w:p w14:paraId="36D2A360" w14:textId="77777777" w:rsidR="006E0D78" w:rsidRPr="00F408E2" w:rsidRDefault="006E0D78" w:rsidP="004904A4">
            <w:pPr>
              <w:numPr>
                <w:ilvl w:val="0"/>
                <w:numId w:val="0"/>
              </w:numPr>
              <w:rPr>
                <w:rFonts w:cs="Times New Roman"/>
              </w:rPr>
            </w:pPr>
          </w:p>
          <w:p w14:paraId="1C18CC6A" w14:textId="473F45C4" w:rsidR="00334984" w:rsidRPr="00F408E2" w:rsidRDefault="0049226E" w:rsidP="004904A4">
            <w:pPr>
              <w:numPr>
                <w:ilvl w:val="0"/>
                <w:numId w:val="0"/>
              </w:numPr>
              <w:rPr>
                <w:rFonts w:cs="Times New Roman"/>
              </w:rPr>
            </w:pPr>
            <w:r w:rsidRPr="00F408E2">
              <w:rPr>
                <w:rFonts w:cs="Times New Roman"/>
              </w:rPr>
              <w:t>L</w:t>
            </w:r>
            <w:r w:rsidR="008B0E1E" w:rsidRPr="00F408E2">
              <w:rPr>
                <w:rFonts w:cs="Times New Roman"/>
              </w:rPr>
              <w:t>ypo</w:t>
            </w:r>
            <w:r w:rsidRPr="00F408E2">
              <w:rPr>
                <w:rFonts w:cs="Times New Roman"/>
              </w:rPr>
              <w:t>hyalinose</w:t>
            </w:r>
          </w:p>
          <w:p w14:paraId="2CDE5708" w14:textId="77777777" w:rsidR="0049226E" w:rsidRPr="00F408E2" w:rsidRDefault="0049226E" w:rsidP="004904A4">
            <w:pPr>
              <w:numPr>
                <w:ilvl w:val="0"/>
                <w:numId w:val="0"/>
              </w:numPr>
              <w:rPr>
                <w:rFonts w:cs="Times New Roman"/>
              </w:rPr>
            </w:pPr>
            <w:r w:rsidRPr="00F408E2">
              <w:rPr>
                <w:rFonts w:cs="Times New Roman"/>
              </w:rPr>
              <w:t>Infiltration paroi artérielle</w:t>
            </w:r>
          </w:p>
          <w:p w14:paraId="7CD42C34" w14:textId="7017F62B" w:rsidR="0049226E" w:rsidRPr="00F408E2" w:rsidRDefault="0049226E" w:rsidP="004904A4">
            <w:pPr>
              <w:numPr>
                <w:ilvl w:val="0"/>
                <w:numId w:val="0"/>
              </w:numPr>
              <w:rPr>
                <w:rFonts w:cs="Times New Roman"/>
              </w:rPr>
            </w:pPr>
            <w:r w:rsidRPr="00F408E2">
              <w:rPr>
                <w:rFonts w:cs="Times New Roman"/>
              </w:rPr>
              <w:t>Lipides, matériel hyalin</w:t>
            </w:r>
          </w:p>
        </w:tc>
        <w:tc>
          <w:tcPr>
            <w:tcW w:w="3543" w:type="dxa"/>
          </w:tcPr>
          <w:p w14:paraId="3BEB26EB" w14:textId="535F227F" w:rsidR="00334984" w:rsidRPr="00F408E2" w:rsidRDefault="008B0E1E" w:rsidP="00334984">
            <w:pPr>
              <w:numPr>
                <w:ilvl w:val="0"/>
                <w:numId w:val="0"/>
              </w:numPr>
              <w:rPr>
                <w:rFonts w:cs="Times New Roman"/>
              </w:rPr>
            </w:pPr>
            <w:r w:rsidRPr="00F408E2">
              <w:rPr>
                <w:rFonts w:cs="Times New Roman"/>
              </w:rPr>
              <w:t xml:space="preserve">Anomalie </w:t>
            </w:r>
            <w:r w:rsidR="00E96751" w:rsidRPr="00F408E2">
              <w:rPr>
                <w:rFonts w:cs="Times New Roman"/>
              </w:rPr>
              <w:t>structurale</w:t>
            </w:r>
            <w:r w:rsidRPr="00F408E2">
              <w:rPr>
                <w:rFonts w:cs="Times New Roman"/>
              </w:rPr>
              <w:t xml:space="preserve"> </w:t>
            </w:r>
          </w:p>
          <w:p w14:paraId="7F53AD55" w14:textId="77777777" w:rsidR="008B0E1E" w:rsidRPr="00F408E2" w:rsidRDefault="00982E4F" w:rsidP="00334984">
            <w:pPr>
              <w:numPr>
                <w:ilvl w:val="0"/>
                <w:numId w:val="0"/>
              </w:numPr>
              <w:rPr>
                <w:rFonts w:cs="Times New Roman"/>
              </w:rPr>
            </w:pPr>
            <w:r w:rsidRPr="00F408E2">
              <w:rPr>
                <w:rFonts w:cs="Times New Roman"/>
              </w:rPr>
              <w:t xml:space="preserve">     MAV </w:t>
            </w:r>
          </w:p>
          <w:p w14:paraId="3B7A5BA1" w14:textId="3E93D5B2" w:rsidR="00982E4F" w:rsidRPr="00F408E2" w:rsidRDefault="00982E4F" w:rsidP="00EC3244">
            <w:pPr>
              <w:numPr>
                <w:ilvl w:val="0"/>
                <w:numId w:val="0"/>
              </w:numPr>
              <w:ind w:firstLine="200"/>
              <w:rPr>
                <w:rFonts w:cs="Times New Roman"/>
              </w:rPr>
            </w:pPr>
            <w:r w:rsidRPr="00F408E2">
              <w:rPr>
                <w:rFonts w:cs="Times New Roman"/>
              </w:rPr>
              <w:t>Carvernome</w:t>
            </w:r>
          </w:p>
          <w:p w14:paraId="5BE276DE" w14:textId="4879F5E4" w:rsidR="00982E4F" w:rsidRPr="00F408E2" w:rsidRDefault="00982E4F" w:rsidP="00EC3244">
            <w:pPr>
              <w:numPr>
                <w:ilvl w:val="0"/>
                <w:numId w:val="0"/>
              </w:numPr>
              <w:ind w:firstLine="200"/>
              <w:rPr>
                <w:rFonts w:cs="Times New Roman"/>
              </w:rPr>
            </w:pPr>
            <w:r w:rsidRPr="00F408E2">
              <w:rPr>
                <w:rFonts w:cs="Times New Roman"/>
              </w:rPr>
              <w:t xml:space="preserve">Angiopathie amyloïde </w:t>
            </w:r>
          </w:p>
          <w:p w14:paraId="72B0C13F" w14:textId="00174A10" w:rsidR="00982E4F" w:rsidRPr="00F408E2" w:rsidRDefault="00072A77" w:rsidP="00334984">
            <w:pPr>
              <w:numPr>
                <w:ilvl w:val="0"/>
                <w:numId w:val="0"/>
              </w:numPr>
              <w:rPr>
                <w:rFonts w:cs="Times New Roman"/>
              </w:rPr>
            </w:pPr>
            <w:r w:rsidRPr="00F408E2">
              <w:rPr>
                <w:rFonts w:cs="Times New Roman"/>
              </w:rPr>
              <w:t>Anomalie parois artérielles</w:t>
            </w:r>
          </w:p>
        </w:tc>
      </w:tr>
    </w:tbl>
    <w:p w14:paraId="7B47EFD4" w14:textId="77777777" w:rsidR="004904A4" w:rsidRPr="00F408E2" w:rsidRDefault="004904A4" w:rsidP="004904A4">
      <w:pPr>
        <w:numPr>
          <w:ilvl w:val="0"/>
          <w:numId w:val="0"/>
        </w:numPr>
        <w:rPr>
          <w:rFonts w:cs="Times New Roman"/>
        </w:rPr>
      </w:pPr>
    </w:p>
    <w:p w14:paraId="73F1D525" w14:textId="6C25521E" w:rsidR="004B394B" w:rsidRPr="00F408E2" w:rsidRDefault="00510EC3" w:rsidP="004B394B">
      <w:pPr>
        <w:rPr>
          <w:rFonts w:cs="Times New Roman"/>
          <w:b/>
          <w:bCs/>
        </w:rPr>
      </w:pPr>
      <w:r w:rsidRPr="00F408E2">
        <w:rPr>
          <w:rFonts w:cs="Times New Roman"/>
          <w:b/>
          <w:bCs/>
        </w:rPr>
        <w:t xml:space="preserve">Mécanismes </w:t>
      </w:r>
      <w:r w:rsidR="00291989" w:rsidRPr="00F408E2">
        <w:rPr>
          <w:rFonts w:cs="Times New Roman"/>
          <w:b/>
          <w:bCs/>
        </w:rPr>
        <w:t>élémentaires</w:t>
      </w:r>
      <w:r w:rsidR="004B394B" w:rsidRPr="00F408E2">
        <w:rPr>
          <w:rFonts w:cs="Times New Roman"/>
          <w:b/>
          <w:bCs/>
        </w:rPr>
        <w:t xml:space="preserve"> </w:t>
      </w:r>
    </w:p>
    <w:tbl>
      <w:tblPr>
        <w:tblStyle w:val="Grilledutableau"/>
        <w:tblW w:w="7012" w:type="dxa"/>
        <w:tblLook w:val="04A0" w:firstRow="1" w:lastRow="0" w:firstColumn="1" w:lastColumn="0" w:noHBand="0" w:noVBand="1"/>
      </w:tblPr>
      <w:tblGrid>
        <w:gridCol w:w="3506"/>
        <w:gridCol w:w="3506"/>
      </w:tblGrid>
      <w:tr w:rsidR="0041329F" w:rsidRPr="00F408E2" w14:paraId="7F89F7F9" w14:textId="77777777" w:rsidTr="0041329F">
        <w:trPr>
          <w:trHeight w:val="283"/>
        </w:trPr>
        <w:tc>
          <w:tcPr>
            <w:tcW w:w="3506" w:type="dxa"/>
          </w:tcPr>
          <w:p w14:paraId="2904EF8B" w14:textId="238A8C2D" w:rsidR="0041329F" w:rsidRPr="00F408E2" w:rsidRDefault="0041329F" w:rsidP="00362A44">
            <w:pPr>
              <w:numPr>
                <w:ilvl w:val="0"/>
                <w:numId w:val="0"/>
              </w:numPr>
              <w:jc w:val="center"/>
              <w:rPr>
                <w:rFonts w:cs="Times New Roman"/>
                <w:b/>
                <w:bCs/>
              </w:rPr>
            </w:pPr>
            <w:r w:rsidRPr="00F408E2">
              <w:rPr>
                <w:rFonts w:cs="Times New Roman"/>
                <w:b/>
                <w:bCs/>
              </w:rPr>
              <w:t>Mécanisme</w:t>
            </w:r>
          </w:p>
        </w:tc>
        <w:tc>
          <w:tcPr>
            <w:tcW w:w="3506" w:type="dxa"/>
          </w:tcPr>
          <w:p w14:paraId="3D66824F" w14:textId="25893170" w:rsidR="0041329F" w:rsidRPr="00F408E2" w:rsidRDefault="0041329F" w:rsidP="00362A44">
            <w:pPr>
              <w:numPr>
                <w:ilvl w:val="0"/>
                <w:numId w:val="0"/>
              </w:numPr>
              <w:jc w:val="center"/>
              <w:rPr>
                <w:rFonts w:cs="Times New Roman"/>
                <w:b/>
                <w:bCs/>
              </w:rPr>
            </w:pPr>
            <w:r w:rsidRPr="00F408E2">
              <w:rPr>
                <w:rFonts w:cs="Times New Roman"/>
                <w:b/>
                <w:bCs/>
              </w:rPr>
              <w:t>Conséqu</w:t>
            </w:r>
            <w:r w:rsidR="00DB51EB" w:rsidRPr="00F408E2">
              <w:rPr>
                <w:rFonts w:cs="Times New Roman"/>
                <w:b/>
                <w:bCs/>
              </w:rPr>
              <w:t xml:space="preserve">ence </w:t>
            </w:r>
            <w:r w:rsidRPr="00F408E2">
              <w:rPr>
                <w:rFonts w:cs="Times New Roman"/>
                <w:b/>
                <w:bCs/>
              </w:rPr>
              <w:t>saig</w:t>
            </w:r>
            <w:r w:rsidR="00DB51EB" w:rsidRPr="00F408E2">
              <w:rPr>
                <w:rFonts w:cs="Times New Roman"/>
                <w:b/>
                <w:bCs/>
              </w:rPr>
              <w:t>ne</w:t>
            </w:r>
            <w:r w:rsidRPr="00F408E2">
              <w:rPr>
                <w:rFonts w:cs="Times New Roman"/>
                <w:b/>
                <w:bCs/>
              </w:rPr>
              <w:t>ment</w:t>
            </w:r>
          </w:p>
        </w:tc>
      </w:tr>
      <w:tr w:rsidR="0041329F" w:rsidRPr="00F408E2" w14:paraId="5BF09569" w14:textId="77777777" w:rsidTr="0041329F">
        <w:trPr>
          <w:trHeight w:val="283"/>
        </w:trPr>
        <w:tc>
          <w:tcPr>
            <w:tcW w:w="3506" w:type="dxa"/>
          </w:tcPr>
          <w:p w14:paraId="42EDA12A" w14:textId="282714DF" w:rsidR="0041329F" w:rsidRPr="00F408E2" w:rsidRDefault="00F71910" w:rsidP="0041329F">
            <w:pPr>
              <w:numPr>
                <w:ilvl w:val="0"/>
                <w:numId w:val="0"/>
              </w:numPr>
              <w:rPr>
                <w:rFonts w:cs="Times New Roman"/>
              </w:rPr>
            </w:pPr>
            <w:r w:rsidRPr="00F408E2">
              <w:rPr>
                <w:rFonts w:cs="Times New Roman"/>
              </w:rPr>
              <w:t>Rup</w:t>
            </w:r>
            <w:r w:rsidR="00F723D5" w:rsidRPr="00F408E2">
              <w:rPr>
                <w:rFonts w:cs="Times New Roman"/>
              </w:rPr>
              <w:t>t</w:t>
            </w:r>
            <w:r w:rsidRPr="00F408E2">
              <w:rPr>
                <w:rFonts w:cs="Times New Roman"/>
              </w:rPr>
              <w:t>ure arté</w:t>
            </w:r>
            <w:r w:rsidR="00DB51EB" w:rsidRPr="00F408E2">
              <w:rPr>
                <w:rFonts w:cs="Times New Roman"/>
              </w:rPr>
              <w:t>ri</w:t>
            </w:r>
            <w:r w:rsidRPr="00F408E2">
              <w:rPr>
                <w:rFonts w:cs="Times New Roman"/>
              </w:rPr>
              <w:t>ol</w:t>
            </w:r>
            <w:r w:rsidR="00DB51EB" w:rsidRPr="00F408E2">
              <w:rPr>
                <w:rFonts w:cs="Times New Roman"/>
              </w:rPr>
              <w:t>ai</w:t>
            </w:r>
            <w:r w:rsidRPr="00F408E2">
              <w:rPr>
                <w:rFonts w:cs="Times New Roman"/>
              </w:rPr>
              <w:t xml:space="preserve">re </w:t>
            </w:r>
          </w:p>
          <w:p w14:paraId="575983C9" w14:textId="37CBF13C" w:rsidR="00F71910" w:rsidRPr="00F408E2" w:rsidRDefault="00A80FC1" w:rsidP="0041329F">
            <w:pPr>
              <w:numPr>
                <w:ilvl w:val="0"/>
                <w:numId w:val="0"/>
              </w:numPr>
              <w:rPr>
                <w:rFonts w:cs="Times New Roman"/>
              </w:rPr>
            </w:pPr>
            <w:r w:rsidRPr="00F408E2">
              <w:rPr>
                <w:rFonts w:cs="Times New Roman"/>
              </w:rPr>
              <w:t>Endommagées</w:t>
            </w:r>
            <w:r w:rsidR="00F71910" w:rsidRPr="00F408E2">
              <w:rPr>
                <w:rFonts w:cs="Times New Roman"/>
              </w:rPr>
              <w:t xml:space="preserve"> HTA</w:t>
            </w:r>
          </w:p>
          <w:p w14:paraId="6AFB04EA" w14:textId="06DC3984" w:rsidR="00F71910" w:rsidRPr="00F408E2" w:rsidRDefault="00F71910" w:rsidP="0041329F">
            <w:pPr>
              <w:numPr>
                <w:ilvl w:val="0"/>
                <w:numId w:val="0"/>
              </w:numPr>
              <w:rPr>
                <w:rFonts w:cs="Times New Roman"/>
              </w:rPr>
            </w:pPr>
            <w:r w:rsidRPr="00F408E2">
              <w:rPr>
                <w:rFonts w:cs="Times New Roman"/>
              </w:rPr>
              <w:t>Anomalie de paroi</w:t>
            </w:r>
            <w:r w:rsidR="00A80FC1" w:rsidRPr="00F408E2">
              <w:rPr>
                <w:rFonts w:cs="Times New Roman"/>
              </w:rPr>
              <w:t>s</w:t>
            </w:r>
          </w:p>
        </w:tc>
        <w:tc>
          <w:tcPr>
            <w:tcW w:w="3506" w:type="dxa"/>
          </w:tcPr>
          <w:p w14:paraId="70742E59" w14:textId="3083F92B" w:rsidR="0041329F" w:rsidRPr="00F408E2" w:rsidRDefault="00F71910" w:rsidP="0041329F">
            <w:pPr>
              <w:numPr>
                <w:ilvl w:val="0"/>
                <w:numId w:val="0"/>
              </w:numPr>
              <w:rPr>
                <w:rFonts w:cs="Times New Roman"/>
              </w:rPr>
            </w:pPr>
            <w:r w:rsidRPr="00F408E2">
              <w:rPr>
                <w:rFonts w:cs="Times New Roman"/>
              </w:rPr>
              <w:t>Locales</w:t>
            </w:r>
            <w:r w:rsidR="00EC3244">
              <w:rPr>
                <w:rFonts w:cs="Times New Roman"/>
              </w:rPr>
              <w:t> </w:t>
            </w:r>
            <w:r w:rsidRPr="00F408E2">
              <w:rPr>
                <w:rFonts w:cs="Times New Roman"/>
              </w:rPr>
              <w:t xml:space="preserve">: </w:t>
            </w:r>
            <w:r w:rsidR="00E221F6" w:rsidRPr="00F408E2">
              <w:rPr>
                <w:rFonts w:cs="Times New Roman"/>
              </w:rPr>
              <w:t xml:space="preserve">compression </w:t>
            </w:r>
          </w:p>
          <w:p w14:paraId="39D68C29" w14:textId="1940BCDD" w:rsidR="00E221F6" w:rsidRPr="00F408E2" w:rsidRDefault="00467B83" w:rsidP="0041329F">
            <w:pPr>
              <w:numPr>
                <w:ilvl w:val="0"/>
                <w:numId w:val="0"/>
              </w:numPr>
              <w:rPr>
                <w:rFonts w:cs="Times New Roman"/>
              </w:rPr>
            </w:pPr>
            <w:r w:rsidRPr="00F408E2">
              <w:rPr>
                <w:rFonts w:cs="Times New Roman"/>
              </w:rPr>
              <w:t xml:space="preserve">  </w:t>
            </w:r>
            <w:r w:rsidR="00E221F6" w:rsidRPr="00F408E2">
              <w:rPr>
                <w:rFonts w:cs="Times New Roman"/>
              </w:rPr>
              <w:t>Va</w:t>
            </w:r>
            <w:r w:rsidRPr="00F408E2">
              <w:rPr>
                <w:rFonts w:cs="Times New Roman"/>
              </w:rPr>
              <w:t>i</w:t>
            </w:r>
            <w:r w:rsidR="00E221F6" w:rsidRPr="00F408E2">
              <w:rPr>
                <w:rFonts w:cs="Times New Roman"/>
              </w:rPr>
              <w:t>sseau</w:t>
            </w:r>
            <w:r w:rsidR="00EC3244">
              <w:rPr>
                <w:rFonts w:cs="Times New Roman"/>
              </w:rPr>
              <w:t> </w:t>
            </w:r>
            <w:r w:rsidRPr="00F408E2">
              <w:rPr>
                <w:rFonts w:cs="Times New Roman"/>
              </w:rPr>
              <w:t xml:space="preserve">: hémostase </w:t>
            </w:r>
            <w:r w:rsidR="00EF4CAD" w:rsidRPr="00F408E2">
              <w:rPr>
                <w:rFonts w:cs="Times New Roman"/>
              </w:rPr>
              <w:t>spontanée</w:t>
            </w:r>
          </w:p>
          <w:p w14:paraId="40AB53C5" w14:textId="2D689180" w:rsidR="00EF4CAD" w:rsidRPr="00F408E2" w:rsidRDefault="00EF4CAD" w:rsidP="0041329F">
            <w:pPr>
              <w:numPr>
                <w:ilvl w:val="0"/>
                <w:numId w:val="0"/>
              </w:numPr>
              <w:rPr>
                <w:rFonts w:cs="Times New Roman"/>
              </w:rPr>
            </w:pPr>
            <w:r w:rsidRPr="00F408E2">
              <w:rPr>
                <w:rFonts w:cs="Times New Roman"/>
              </w:rPr>
              <w:t xml:space="preserve">  Parenchyme</w:t>
            </w:r>
            <w:r w:rsidR="00EC3244">
              <w:rPr>
                <w:rFonts w:cs="Times New Roman"/>
              </w:rPr>
              <w:t> </w:t>
            </w:r>
            <w:r w:rsidRPr="00F408E2">
              <w:rPr>
                <w:rFonts w:cs="Times New Roman"/>
              </w:rPr>
              <w:t xml:space="preserve">: ischémie </w:t>
            </w:r>
            <w:r w:rsidR="00A80FC1" w:rsidRPr="00F408E2">
              <w:rPr>
                <w:rFonts w:cs="Times New Roman"/>
              </w:rPr>
              <w:t>péri hématome</w:t>
            </w:r>
          </w:p>
          <w:p w14:paraId="16BC203A" w14:textId="77777777" w:rsidR="00F71910" w:rsidRPr="00F408E2" w:rsidRDefault="00F71910" w:rsidP="0041329F">
            <w:pPr>
              <w:numPr>
                <w:ilvl w:val="0"/>
                <w:numId w:val="0"/>
              </w:numPr>
              <w:rPr>
                <w:rFonts w:cs="Times New Roman"/>
              </w:rPr>
            </w:pPr>
          </w:p>
          <w:p w14:paraId="20E0DB47" w14:textId="3E8F8DBD" w:rsidR="00A80FC1" w:rsidRPr="00F408E2" w:rsidRDefault="00A80FC1" w:rsidP="0041329F">
            <w:pPr>
              <w:numPr>
                <w:ilvl w:val="0"/>
                <w:numId w:val="0"/>
              </w:numPr>
              <w:rPr>
                <w:rFonts w:cs="Times New Roman"/>
              </w:rPr>
            </w:pPr>
            <w:r w:rsidRPr="00F408E2">
              <w:rPr>
                <w:rFonts w:cs="Times New Roman"/>
              </w:rPr>
              <w:t>Généralités</w:t>
            </w:r>
            <w:r w:rsidR="00EC3244">
              <w:rPr>
                <w:rFonts w:cs="Times New Roman"/>
              </w:rPr>
              <w:t> </w:t>
            </w:r>
            <w:r w:rsidRPr="00F408E2">
              <w:rPr>
                <w:rFonts w:cs="Times New Roman"/>
              </w:rPr>
              <w:t xml:space="preserve">: </w:t>
            </w:r>
            <w:r w:rsidR="00F462E2" w:rsidRPr="00F408E2">
              <w:rPr>
                <w:rFonts w:cs="Times New Roman"/>
              </w:rPr>
              <w:t>augmentation</w:t>
            </w:r>
          </w:p>
          <w:p w14:paraId="3EA6AF8A" w14:textId="77777777" w:rsidR="00F462E2" w:rsidRPr="00F408E2" w:rsidRDefault="00F462E2" w:rsidP="0041329F">
            <w:pPr>
              <w:numPr>
                <w:ilvl w:val="0"/>
                <w:numId w:val="0"/>
              </w:numPr>
              <w:rPr>
                <w:rFonts w:cs="Times New Roman"/>
              </w:rPr>
            </w:pPr>
            <w:r w:rsidRPr="00F408E2">
              <w:rPr>
                <w:rFonts w:cs="Times New Roman"/>
              </w:rPr>
              <w:t xml:space="preserve">   PAS (phénomène réflexe de Cushing)</w:t>
            </w:r>
          </w:p>
          <w:p w14:paraId="3AF86FC8" w14:textId="6A34C3ED" w:rsidR="00F462E2" w:rsidRPr="00F408E2" w:rsidRDefault="00F462E2" w:rsidP="0041329F">
            <w:pPr>
              <w:numPr>
                <w:ilvl w:val="0"/>
                <w:numId w:val="0"/>
              </w:numPr>
              <w:rPr>
                <w:rFonts w:cs="Times New Roman"/>
              </w:rPr>
            </w:pPr>
            <w:r w:rsidRPr="00F408E2">
              <w:rPr>
                <w:rFonts w:cs="Times New Roman"/>
              </w:rPr>
              <w:t xml:space="preserve">   PIC (hématome, </w:t>
            </w:r>
            <w:r w:rsidR="00A959DA" w:rsidRPr="00F408E2">
              <w:rPr>
                <w:rFonts w:cs="Times New Roman"/>
              </w:rPr>
              <w:t>œdème)</w:t>
            </w:r>
          </w:p>
        </w:tc>
      </w:tr>
    </w:tbl>
    <w:p w14:paraId="2173C45D" w14:textId="16EB467E" w:rsidR="004B394B" w:rsidRPr="00F408E2" w:rsidRDefault="00321BF2" w:rsidP="00321BF2">
      <w:pPr>
        <w:rPr>
          <w:rFonts w:cs="Times New Roman"/>
        </w:rPr>
      </w:pPr>
      <w:r w:rsidRPr="00F408E2">
        <w:rPr>
          <w:rFonts w:cs="Times New Roman"/>
        </w:rPr>
        <w:t>Facte</w:t>
      </w:r>
      <w:r w:rsidR="00362A44" w:rsidRPr="00F408E2">
        <w:rPr>
          <w:rFonts w:cs="Times New Roman"/>
        </w:rPr>
        <w:t>ur</w:t>
      </w:r>
      <w:r w:rsidRPr="00F408E2">
        <w:rPr>
          <w:rFonts w:cs="Times New Roman"/>
        </w:rPr>
        <w:t xml:space="preserve"> de risque </w:t>
      </w:r>
    </w:p>
    <w:p w14:paraId="5D40CE2B" w14:textId="335D329E" w:rsidR="00321BF2" w:rsidRPr="00F408E2" w:rsidRDefault="00E96751" w:rsidP="004237A4">
      <w:pPr>
        <w:numPr>
          <w:ilvl w:val="1"/>
          <w:numId w:val="4"/>
        </w:numPr>
        <w:rPr>
          <w:rFonts w:cs="Times New Roman"/>
        </w:rPr>
      </w:pPr>
      <w:r>
        <w:rPr>
          <w:rFonts w:cs="Times New Roman"/>
        </w:rPr>
        <w:t>HTA</w:t>
      </w:r>
      <w:r w:rsidR="00321BF2" w:rsidRPr="00F408E2">
        <w:rPr>
          <w:rFonts w:cs="Times New Roman"/>
        </w:rPr>
        <w:t xml:space="preserve"> (</w:t>
      </w:r>
      <w:r w:rsidR="00362A44" w:rsidRPr="00F408E2">
        <w:rPr>
          <w:rFonts w:cs="Times New Roman"/>
        </w:rPr>
        <w:t>multiple</w:t>
      </w:r>
      <w:r w:rsidR="00321BF2" w:rsidRPr="00F408E2">
        <w:rPr>
          <w:rFonts w:cs="Times New Roman"/>
        </w:rPr>
        <w:t xml:space="preserve"> 25 fois </w:t>
      </w:r>
      <w:r w:rsidRPr="00F408E2">
        <w:rPr>
          <w:rFonts w:cs="Times New Roman"/>
        </w:rPr>
        <w:t>risquent</w:t>
      </w:r>
      <w:r w:rsidR="00321BF2" w:rsidRPr="00F408E2">
        <w:rPr>
          <w:rFonts w:cs="Times New Roman"/>
        </w:rPr>
        <w:t xml:space="preserve"> </w:t>
      </w:r>
      <w:r w:rsidRPr="00F408E2">
        <w:rPr>
          <w:rFonts w:cs="Times New Roman"/>
        </w:rPr>
        <w:t>HIS)</w:t>
      </w:r>
    </w:p>
    <w:p w14:paraId="4EE4329C" w14:textId="5D562003" w:rsidR="00321BF2" w:rsidRPr="00F408E2" w:rsidRDefault="00B03F89" w:rsidP="004237A4">
      <w:pPr>
        <w:numPr>
          <w:ilvl w:val="1"/>
          <w:numId w:val="4"/>
        </w:numPr>
        <w:rPr>
          <w:rFonts w:cs="Times New Roman"/>
        </w:rPr>
      </w:pPr>
      <w:r w:rsidRPr="00F408E2">
        <w:rPr>
          <w:rFonts w:cs="Times New Roman"/>
        </w:rPr>
        <w:t>Anticoagulan</w:t>
      </w:r>
      <w:r w:rsidR="00362A44" w:rsidRPr="00F408E2">
        <w:rPr>
          <w:rFonts w:cs="Times New Roman"/>
        </w:rPr>
        <w:t>t</w:t>
      </w:r>
      <w:r w:rsidRPr="00F408E2">
        <w:rPr>
          <w:rFonts w:cs="Times New Roman"/>
        </w:rPr>
        <w:t xml:space="preserve"> / AAP (7 à 10 fois)</w:t>
      </w:r>
    </w:p>
    <w:p w14:paraId="4403D422" w14:textId="37BAE5F3" w:rsidR="00B03F89" w:rsidRPr="00F408E2" w:rsidRDefault="00B03F89" w:rsidP="004237A4">
      <w:pPr>
        <w:numPr>
          <w:ilvl w:val="1"/>
          <w:numId w:val="4"/>
        </w:numPr>
        <w:rPr>
          <w:rFonts w:cs="Times New Roman"/>
        </w:rPr>
      </w:pPr>
      <w:r w:rsidRPr="00F408E2">
        <w:rPr>
          <w:rFonts w:cs="Times New Roman"/>
        </w:rPr>
        <w:t>Drogues (</w:t>
      </w:r>
      <w:r w:rsidR="00682422" w:rsidRPr="00F408E2">
        <w:rPr>
          <w:rFonts w:cs="Times New Roman"/>
        </w:rPr>
        <w:t>amphétamine</w:t>
      </w:r>
      <w:r w:rsidR="00F068F8" w:rsidRPr="00F408E2">
        <w:rPr>
          <w:rFonts w:cs="Times New Roman"/>
        </w:rPr>
        <w:t>,</w:t>
      </w:r>
      <w:r w:rsidRPr="00F408E2">
        <w:rPr>
          <w:rFonts w:cs="Times New Roman"/>
        </w:rPr>
        <w:t xml:space="preserve"> coca</w:t>
      </w:r>
      <w:r w:rsidR="004B2CD4" w:rsidRPr="00F408E2">
        <w:rPr>
          <w:rFonts w:cs="Times New Roman"/>
        </w:rPr>
        <w:t>ï</w:t>
      </w:r>
      <w:r w:rsidRPr="00F408E2">
        <w:rPr>
          <w:rFonts w:cs="Times New Roman"/>
        </w:rPr>
        <w:t>ne</w:t>
      </w:r>
      <w:r w:rsidR="004B2CD4" w:rsidRPr="00F408E2">
        <w:rPr>
          <w:rFonts w:cs="Times New Roman"/>
        </w:rPr>
        <w:t>)</w:t>
      </w:r>
      <w:r w:rsidRPr="00F408E2">
        <w:rPr>
          <w:rFonts w:cs="Times New Roman"/>
        </w:rPr>
        <w:t xml:space="preserve"> </w:t>
      </w:r>
    </w:p>
    <w:p w14:paraId="0AD4199D" w14:textId="4FA14F31" w:rsidR="00B03F89" w:rsidRPr="00F408E2" w:rsidRDefault="00E96751" w:rsidP="004237A4">
      <w:pPr>
        <w:numPr>
          <w:ilvl w:val="1"/>
          <w:numId w:val="4"/>
        </w:numPr>
        <w:rPr>
          <w:rFonts w:cs="Times New Roman"/>
        </w:rPr>
      </w:pPr>
      <w:r w:rsidRPr="00F408E2">
        <w:rPr>
          <w:rFonts w:cs="Times New Roman"/>
        </w:rPr>
        <w:lastRenderedPageBreak/>
        <w:t>Alcool</w:t>
      </w:r>
      <w:r w:rsidR="00B03F89" w:rsidRPr="00F408E2">
        <w:rPr>
          <w:rFonts w:cs="Times New Roman"/>
        </w:rPr>
        <w:t xml:space="preserve"> (triple survenue AVC </w:t>
      </w:r>
      <w:r w:rsidR="004B2CD4" w:rsidRPr="00F408E2">
        <w:rPr>
          <w:rFonts w:cs="Times New Roman"/>
        </w:rPr>
        <w:t>h)</w:t>
      </w:r>
    </w:p>
    <w:p w14:paraId="74C04B80" w14:textId="38E2FDB3" w:rsidR="00B03F89" w:rsidRPr="00F408E2" w:rsidRDefault="00BD07F0" w:rsidP="004237A4">
      <w:pPr>
        <w:numPr>
          <w:ilvl w:val="1"/>
          <w:numId w:val="4"/>
        </w:numPr>
        <w:rPr>
          <w:rFonts w:cs="Times New Roman"/>
        </w:rPr>
      </w:pPr>
      <w:r w:rsidRPr="00F408E2">
        <w:rPr>
          <w:rFonts w:cs="Times New Roman"/>
        </w:rPr>
        <w:t xml:space="preserve">Tabac </w:t>
      </w:r>
    </w:p>
    <w:p w14:paraId="064A3392" w14:textId="40DCA72B" w:rsidR="00BD07F0" w:rsidRPr="00F408E2" w:rsidRDefault="00BD07F0" w:rsidP="004237A4">
      <w:pPr>
        <w:numPr>
          <w:ilvl w:val="1"/>
          <w:numId w:val="4"/>
        </w:numPr>
        <w:rPr>
          <w:rFonts w:cs="Times New Roman"/>
        </w:rPr>
      </w:pPr>
      <w:r w:rsidRPr="00F408E2">
        <w:rPr>
          <w:rFonts w:cs="Times New Roman"/>
        </w:rPr>
        <w:t xml:space="preserve">Diabète </w:t>
      </w:r>
    </w:p>
    <w:p w14:paraId="3C9055BF" w14:textId="3C2A1748" w:rsidR="00BD07F0" w:rsidRPr="00F408E2" w:rsidRDefault="00BD07F0" w:rsidP="004237A4">
      <w:pPr>
        <w:numPr>
          <w:ilvl w:val="1"/>
          <w:numId w:val="4"/>
        </w:numPr>
        <w:rPr>
          <w:rFonts w:cs="Times New Roman"/>
        </w:rPr>
      </w:pPr>
      <w:r w:rsidRPr="00F408E2">
        <w:rPr>
          <w:rFonts w:cs="Times New Roman"/>
        </w:rPr>
        <w:t>Genre masculin</w:t>
      </w:r>
    </w:p>
    <w:p w14:paraId="73C1EB22" w14:textId="7DC6E43D" w:rsidR="00BD07F0" w:rsidRPr="00F408E2" w:rsidRDefault="00BD07F0" w:rsidP="004237A4">
      <w:pPr>
        <w:numPr>
          <w:ilvl w:val="1"/>
          <w:numId w:val="4"/>
        </w:numPr>
        <w:rPr>
          <w:rFonts w:cs="Times New Roman"/>
        </w:rPr>
      </w:pPr>
      <w:r w:rsidRPr="00F408E2">
        <w:rPr>
          <w:rFonts w:cs="Times New Roman"/>
        </w:rPr>
        <w:t>Facteu</w:t>
      </w:r>
      <w:r w:rsidR="00DB7C43" w:rsidRPr="00F408E2">
        <w:rPr>
          <w:rFonts w:cs="Times New Roman"/>
        </w:rPr>
        <w:t>r</w:t>
      </w:r>
      <w:r w:rsidRPr="00F408E2">
        <w:rPr>
          <w:rFonts w:cs="Times New Roman"/>
        </w:rPr>
        <w:t>s génétique (muta</w:t>
      </w:r>
      <w:r w:rsidR="0017680C" w:rsidRPr="00F408E2">
        <w:rPr>
          <w:rFonts w:cs="Times New Roman"/>
        </w:rPr>
        <w:t>t</w:t>
      </w:r>
      <w:r w:rsidRPr="00F408E2">
        <w:rPr>
          <w:rFonts w:cs="Times New Roman"/>
        </w:rPr>
        <w:t xml:space="preserve">ion </w:t>
      </w:r>
      <w:r w:rsidR="00E96751" w:rsidRPr="00F408E2">
        <w:rPr>
          <w:rFonts w:cs="Times New Roman"/>
        </w:rPr>
        <w:t>facteur</w:t>
      </w:r>
      <w:r w:rsidRPr="00F408E2">
        <w:rPr>
          <w:rFonts w:cs="Times New Roman"/>
        </w:rPr>
        <w:t xml:space="preserve"> XIII)</w:t>
      </w:r>
    </w:p>
    <w:p w14:paraId="495A6450" w14:textId="757DB4CE" w:rsidR="004B2CD4" w:rsidRPr="00F408E2" w:rsidRDefault="004B2CD4" w:rsidP="004B2CD4">
      <w:pPr>
        <w:pStyle w:val="Titre2"/>
        <w:rPr>
          <w:rFonts w:cs="Times New Roman"/>
        </w:rPr>
      </w:pPr>
      <w:bookmarkStart w:id="19" w:name="_Toc196656433"/>
      <w:bookmarkStart w:id="20" w:name="_Toc196662240"/>
      <w:r w:rsidRPr="00F408E2">
        <w:rPr>
          <w:rFonts w:cs="Times New Roman"/>
        </w:rPr>
        <w:t>Classification</w:t>
      </w:r>
      <w:bookmarkEnd w:id="19"/>
      <w:bookmarkEnd w:id="20"/>
      <w:r w:rsidRPr="00F408E2">
        <w:rPr>
          <w:rFonts w:cs="Times New Roman"/>
        </w:rPr>
        <w:t xml:space="preserve"> </w:t>
      </w:r>
    </w:p>
    <w:p w14:paraId="542DA525" w14:textId="5F7D72ED" w:rsidR="004B2CD4" w:rsidRPr="00F408E2" w:rsidRDefault="004B2CD4" w:rsidP="004B2CD4">
      <w:pPr>
        <w:rPr>
          <w:rFonts w:cs="Times New Roman"/>
        </w:rPr>
      </w:pPr>
      <w:r w:rsidRPr="00F408E2">
        <w:rPr>
          <w:rFonts w:cs="Times New Roman"/>
        </w:rPr>
        <w:t>2 formes</w:t>
      </w:r>
      <w:r w:rsidR="00EC3244">
        <w:rPr>
          <w:rFonts w:cs="Times New Roman"/>
        </w:rPr>
        <w:t> </w:t>
      </w:r>
      <w:r w:rsidRPr="00F408E2">
        <w:rPr>
          <w:rFonts w:cs="Times New Roman"/>
        </w:rPr>
        <w:t>: hémorragique intr</w:t>
      </w:r>
      <w:r w:rsidR="000D6EF5" w:rsidRPr="00F408E2">
        <w:rPr>
          <w:rFonts w:cs="Times New Roman"/>
        </w:rPr>
        <w:t>a cérébrale</w:t>
      </w:r>
      <w:r w:rsidRPr="00F408E2">
        <w:rPr>
          <w:rFonts w:cs="Times New Roman"/>
        </w:rPr>
        <w:t xml:space="preserve"> (HIC)</w:t>
      </w:r>
    </w:p>
    <w:p w14:paraId="41D4D245" w14:textId="4E5E722D" w:rsidR="004B2CD4" w:rsidRPr="00F408E2" w:rsidRDefault="004B2CD4" w:rsidP="004237A4">
      <w:pPr>
        <w:numPr>
          <w:ilvl w:val="1"/>
          <w:numId w:val="4"/>
        </w:numPr>
        <w:rPr>
          <w:rFonts w:cs="Times New Roman"/>
        </w:rPr>
      </w:pPr>
      <w:r w:rsidRPr="00F408E2">
        <w:rPr>
          <w:rFonts w:cs="Times New Roman"/>
        </w:rPr>
        <w:t>HIC</w:t>
      </w:r>
      <w:r w:rsidR="00EC3244">
        <w:rPr>
          <w:rFonts w:cs="Times New Roman"/>
        </w:rPr>
        <w:t> </w:t>
      </w:r>
      <w:r w:rsidRPr="00F408E2">
        <w:rPr>
          <w:rFonts w:cs="Times New Roman"/>
        </w:rPr>
        <w:t>:</w:t>
      </w:r>
      <w:r w:rsidR="000D6EF5" w:rsidRPr="00F408E2">
        <w:rPr>
          <w:rFonts w:cs="Times New Roman"/>
        </w:rPr>
        <w:t xml:space="preserve"> primaire</w:t>
      </w:r>
      <w:r w:rsidRPr="00F408E2">
        <w:rPr>
          <w:rFonts w:cs="Times New Roman"/>
        </w:rPr>
        <w:t xml:space="preserve"> (78 – 88 </w:t>
      </w:r>
      <w:r w:rsidR="00E96751" w:rsidRPr="00F408E2">
        <w:rPr>
          <w:rFonts w:cs="Times New Roman"/>
        </w:rPr>
        <w:t>%)</w:t>
      </w:r>
      <w:r w:rsidR="00DF2E07" w:rsidRPr="00F408E2">
        <w:rPr>
          <w:rFonts w:cs="Times New Roman"/>
        </w:rPr>
        <w:t xml:space="preserve"> types de</w:t>
      </w:r>
      <w:r w:rsidR="00D76F4C" w:rsidRPr="00F408E2">
        <w:rPr>
          <w:rFonts w:cs="Times New Roman"/>
        </w:rPr>
        <w:t xml:space="preserve"> description </w:t>
      </w:r>
      <w:r w:rsidR="00DF2E07" w:rsidRPr="00F408E2">
        <w:rPr>
          <w:rFonts w:cs="Times New Roman"/>
        </w:rPr>
        <w:t xml:space="preserve"> </w:t>
      </w:r>
    </w:p>
    <w:p w14:paraId="591BDD99" w14:textId="7A8AC966" w:rsidR="00DF2E07" w:rsidRPr="00F408E2" w:rsidRDefault="00DF2E07" w:rsidP="004237A4">
      <w:pPr>
        <w:numPr>
          <w:ilvl w:val="2"/>
          <w:numId w:val="4"/>
        </w:numPr>
        <w:rPr>
          <w:rFonts w:cs="Times New Roman"/>
        </w:rPr>
      </w:pPr>
      <w:r w:rsidRPr="00F408E2">
        <w:rPr>
          <w:rFonts w:cs="Times New Roman"/>
        </w:rPr>
        <w:t>H</w:t>
      </w:r>
      <w:r w:rsidR="00A453BB" w:rsidRPr="00F408E2">
        <w:rPr>
          <w:rFonts w:cs="Times New Roman"/>
        </w:rPr>
        <w:t>TA</w:t>
      </w:r>
      <w:r w:rsidRPr="00F408E2">
        <w:rPr>
          <w:rFonts w:cs="Times New Roman"/>
        </w:rPr>
        <w:t xml:space="preserve"> chronique </w:t>
      </w:r>
    </w:p>
    <w:p w14:paraId="16442BDC" w14:textId="69264061" w:rsidR="00DF2E07" w:rsidRPr="00F408E2" w:rsidRDefault="00DF2E07" w:rsidP="004237A4">
      <w:pPr>
        <w:numPr>
          <w:ilvl w:val="2"/>
          <w:numId w:val="4"/>
        </w:numPr>
        <w:rPr>
          <w:rFonts w:cs="Times New Roman"/>
        </w:rPr>
      </w:pPr>
      <w:r w:rsidRPr="00F408E2">
        <w:rPr>
          <w:rFonts w:cs="Times New Roman"/>
        </w:rPr>
        <w:t xml:space="preserve">Angiopathie </w:t>
      </w:r>
    </w:p>
    <w:p w14:paraId="11676328" w14:textId="12B23402" w:rsidR="00DF2E07" w:rsidRPr="00F408E2" w:rsidRDefault="00817C70" w:rsidP="004237A4">
      <w:pPr>
        <w:numPr>
          <w:ilvl w:val="1"/>
          <w:numId w:val="4"/>
        </w:numPr>
        <w:rPr>
          <w:rFonts w:cs="Times New Roman"/>
        </w:rPr>
      </w:pPr>
      <w:r w:rsidRPr="00F408E2">
        <w:rPr>
          <w:rFonts w:cs="Times New Roman"/>
        </w:rPr>
        <w:t>HIC secondaire (différentiel)</w:t>
      </w:r>
    </w:p>
    <w:p w14:paraId="733B36F7" w14:textId="2EFAF6B5" w:rsidR="008E6F7C" w:rsidRPr="00F408E2" w:rsidRDefault="00E96751" w:rsidP="008E6F7C">
      <w:pPr>
        <w:pStyle w:val="Titre2"/>
        <w:rPr>
          <w:rFonts w:cs="Times New Roman"/>
        </w:rPr>
      </w:pPr>
      <w:bookmarkStart w:id="21" w:name="_Toc196656434"/>
      <w:bookmarkStart w:id="22" w:name="_Toc196662241"/>
      <w:r w:rsidRPr="00F408E2">
        <w:rPr>
          <w:rFonts w:cs="Times New Roman"/>
        </w:rPr>
        <w:t>Symptomatologie</w:t>
      </w:r>
      <w:bookmarkEnd w:id="21"/>
      <w:bookmarkEnd w:id="22"/>
      <w:r w:rsidR="008E6F7C" w:rsidRPr="00F408E2">
        <w:rPr>
          <w:rFonts w:cs="Times New Roman"/>
        </w:rPr>
        <w:t xml:space="preserve"> </w:t>
      </w:r>
    </w:p>
    <w:p w14:paraId="7A1C446B" w14:textId="6965B48E" w:rsidR="008E6F7C" w:rsidRPr="00F408E2" w:rsidRDefault="008E6F7C" w:rsidP="008E6F7C">
      <w:pPr>
        <w:rPr>
          <w:rFonts w:cs="Times New Roman"/>
        </w:rPr>
      </w:pPr>
      <w:r w:rsidRPr="00F408E2">
        <w:rPr>
          <w:rFonts w:cs="Times New Roman"/>
        </w:rPr>
        <w:t xml:space="preserve">TDD hématome </w:t>
      </w:r>
      <w:r w:rsidR="006F41B9" w:rsidRPr="00F408E2">
        <w:rPr>
          <w:rFonts w:cs="Times New Roman"/>
        </w:rPr>
        <w:t>supratentoriel</w:t>
      </w:r>
    </w:p>
    <w:p w14:paraId="270AFC50" w14:textId="17F8658E" w:rsidR="008E6F7C" w:rsidRPr="00F408E2" w:rsidRDefault="008E6F7C" w:rsidP="008E6F7C">
      <w:pPr>
        <w:rPr>
          <w:rFonts w:cs="Times New Roman"/>
        </w:rPr>
      </w:pPr>
      <w:r w:rsidRPr="00F408E2">
        <w:rPr>
          <w:rFonts w:cs="Times New Roman"/>
        </w:rPr>
        <w:t xml:space="preserve">Profond </w:t>
      </w:r>
      <w:r w:rsidR="00E96751" w:rsidRPr="00F408E2">
        <w:rPr>
          <w:rFonts w:cs="Times New Roman"/>
        </w:rPr>
        <w:t>spontané</w:t>
      </w:r>
      <w:r w:rsidRPr="00F408E2">
        <w:rPr>
          <w:rFonts w:cs="Times New Roman"/>
        </w:rPr>
        <w:t xml:space="preserve"> de HTA</w:t>
      </w:r>
      <w:r w:rsidR="00B47340" w:rsidRPr="00F408E2">
        <w:rPr>
          <w:rFonts w:cs="Times New Roman"/>
        </w:rPr>
        <w:t xml:space="preserve"> </w:t>
      </w:r>
      <w:r w:rsidRPr="00F408E2">
        <w:rPr>
          <w:rFonts w:cs="Times New Roman"/>
        </w:rPr>
        <w:t xml:space="preserve">chronique </w:t>
      </w:r>
    </w:p>
    <w:tbl>
      <w:tblPr>
        <w:tblStyle w:val="Grilledutableau"/>
        <w:tblW w:w="6718" w:type="dxa"/>
        <w:tblLook w:val="04A0" w:firstRow="1" w:lastRow="0" w:firstColumn="1" w:lastColumn="0" w:noHBand="0" w:noVBand="1"/>
      </w:tblPr>
      <w:tblGrid>
        <w:gridCol w:w="3359"/>
        <w:gridCol w:w="3359"/>
      </w:tblGrid>
      <w:tr w:rsidR="00806680" w:rsidRPr="00F408E2" w14:paraId="4DC26078" w14:textId="77777777" w:rsidTr="00806680">
        <w:trPr>
          <w:trHeight w:val="270"/>
        </w:trPr>
        <w:tc>
          <w:tcPr>
            <w:tcW w:w="3359" w:type="dxa"/>
          </w:tcPr>
          <w:p w14:paraId="3160680B" w14:textId="0AAABFE2" w:rsidR="00806680" w:rsidRPr="00F408E2" w:rsidRDefault="00806680" w:rsidP="008E6F7C">
            <w:pPr>
              <w:numPr>
                <w:ilvl w:val="0"/>
                <w:numId w:val="0"/>
              </w:numPr>
              <w:rPr>
                <w:rFonts w:cs="Times New Roman"/>
              </w:rPr>
            </w:pPr>
            <w:r w:rsidRPr="00F408E2">
              <w:rPr>
                <w:rFonts w:cs="Times New Roman"/>
              </w:rPr>
              <w:t>Circonstance</w:t>
            </w:r>
            <w:r w:rsidR="00B47340" w:rsidRPr="00F408E2">
              <w:rPr>
                <w:rFonts w:cs="Times New Roman"/>
              </w:rPr>
              <w:t xml:space="preserve"> </w:t>
            </w:r>
            <w:r w:rsidRPr="00F408E2">
              <w:rPr>
                <w:rFonts w:cs="Times New Roman"/>
              </w:rPr>
              <w:t xml:space="preserve">e </w:t>
            </w:r>
            <w:r w:rsidR="00E96751" w:rsidRPr="00F408E2">
              <w:rPr>
                <w:rFonts w:cs="Times New Roman"/>
              </w:rPr>
              <w:t>découverte</w:t>
            </w:r>
            <w:r w:rsidRPr="00F408E2">
              <w:rPr>
                <w:rFonts w:cs="Times New Roman"/>
              </w:rPr>
              <w:t xml:space="preserve"> </w:t>
            </w:r>
          </w:p>
        </w:tc>
        <w:tc>
          <w:tcPr>
            <w:tcW w:w="3359" w:type="dxa"/>
          </w:tcPr>
          <w:p w14:paraId="2963BDD0" w14:textId="77777777" w:rsidR="00806680" w:rsidRPr="00F408E2" w:rsidRDefault="00806680" w:rsidP="008E6F7C">
            <w:pPr>
              <w:numPr>
                <w:ilvl w:val="0"/>
                <w:numId w:val="0"/>
              </w:numPr>
              <w:rPr>
                <w:rFonts w:cs="Times New Roman"/>
              </w:rPr>
            </w:pPr>
            <w:r w:rsidRPr="00F408E2">
              <w:rPr>
                <w:rFonts w:cs="Times New Roman"/>
              </w:rPr>
              <w:t xml:space="preserve">Contexte clinque </w:t>
            </w:r>
          </w:p>
          <w:p w14:paraId="5A843F38" w14:textId="2BEDBD3A" w:rsidR="00806680" w:rsidRPr="00F408E2" w:rsidRDefault="00806680" w:rsidP="008E6F7C">
            <w:pPr>
              <w:numPr>
                <w:ilvl w:val="0"/>
                <w:numId w:val="0"/>
              </w:numPr>
              <w:rPr>
                <w:rFonts w:cs="Times New Roman"/>
              </w:rPr>
            </w:pPr>
          </w:p>
        </w:tc>
      </w:tr>
      <w:tr w:rsidR="00806680" w:rsidRPr="00F408E2" w14:paraId="0CF79A63" w14:textId="77777777" w:rsidTr="00806680">
        <w:trPr>
          <w:trHeight w:val="270"/>
        </w:trPr>
        <w:tc>
          <w:tcPr>
            <w:tcW w:w="3359" w:type="dxa"/>
          </w:tcPr>
          <w:p w14:paraId="34FBCB76" w14:textId="541F8984" w:rsidR="00806680" w:rsidRPr="00F408E2" w:rsidRDefault="00830952" w:rsidP="008E6F7C">
            <w:pPr>
              <w:numPr>
                <w:ilvl w:val="0"/>
                <w:numId w:val="0"/>
              </w:numPr>
              <w:rPr>
                <w:rFonts w:cs="Times New Roman"/>
              </w:rPr>
            </w:pPr>
            <w:r w:rsidRPr="00F408E2">
              <w:rPr>
                <w:rFonts w:cs="Times New Roman"/>
              </w:rPr>
              <w:t xml:space="preserve">Altération </w:t>
            </w:r>
            <w:r w:rsidR="00AA2E13" w:rsidRPr="00F408E2">
              <w:rPr>
                <w:rFonts w:cs="Times New Roman"/>
              </w:rPr>
              <w:t>niveau</w:t>
            </w:r>
            <w:r w:rsidRPr="00F408E2">
              <w:rPr>
                <w:rFonts w:cs="Times New Roman"/>
              </w:rPr>
              <w:t xml:space="preserve"> de</w:t>
            </w:r>
            <w:r w:rsidR="00915D3A" w:rsidRPr="00F408E2">
              <w:rPr>
                <w:rFonts w:cs="Times New Roman"/>
              </w:rPr>
              <w:t xml:space="preserve"> conscience</w:t>
            </w:r>
            <w:r w:rsidRPr="00F408E2">
              <w:rPr>
                <w:rFonts w:cs="Times New Roman"/>
              </w:rPr>
              <w:t xml:space="preserve"> </w:t>
            </w:r>
            <w:r w:rsidR="00E96751" w:rsidRPr="00F408E2">
              <w:rPr>
                <w:rFonts w:cs="Times New Roman"/>
              </w:rPr>
              <w:t>(50</w:t>
            </w:r>
            <w:r w:rsidRPr="00F408E2">
              <w:rPr>
                <w:rFonts w:cs="Times New Roman"/>
              </w:rPr>
              <w:t xml:space="preserve">%) </w:t>
            </w:r>
          </w:p>
        </w:tc>
        <w:tc>
          <w:tcPr>
            <w:tcW w:w="3359" w:type="dxa"/>
          </w:tcPr>
          <w:p w14:paraId="3AB94EFA" w14:textId="1446130C" w:rsidR="00806680" w:rsidRPr="00F408E2" w:rsidRDefault="00830952" w:rsidP="008E6F7C">
            <w:pPr>
              <w:numPr>
                <w:ilvl w:val="0"/>
                <w:numId w:val="0"/>
              </w:numPr>
              <w:rPr>
                <w:rFonts w:cs="Times New Roman"/>
              </w:rPr>
            </w:pPr>
            <w:r w:rsidRPr="00F408E2">
              <w:rPr>
                <w:rFonts w:cs="Times New Roman"/>
              </w:rPr>
              <w:t>Progressive (</w:t>
            </w:r>
            <w:r w:rsidR="00CF0543" w:rsidRPr="00F408E2">
              <w:rPr>
                <w:rFonts w:cs="Times New Roman"/>
              </w:rPr>
              <w:t>minutes à</w:t>
            </w:r>
            <w:r w:rsidRPr="00F408E2">
              <w:rPr>
                <w:rFonts w:cs="Times New Roman"/>
              </w:rPr>
              <w:t xml:space="preserve"> heures</w:t>
            </w:r>
            <w:r w:rsidR="00CF0543" w:rsidRPr="00F408E2">
              <w:rPr>
                <w:rFonts w:cs="Times New Roman"/>
              </w:rPr>
              <w:t>)</w:t>
            </w:r>
          </w:p>
        </w:tc>
      </w:tr>
      <w:tr w:rsidR="00806680" w:rsidRPr="00F408E2" w14:paraId="1213E7E8" w14:textId="77777777" w:rsidTr="00806680">
        <w:trPr>
          <w:trHeight w:val="270"/>
        </w:trPr>
        <w:tc>
          <w:tcPr>
            <w:tcW w:w="3359" w:type="dxa"/>
          </w:tcPr>
          <w:p w14:paraId="7ED4BDBD" w14:textId="609F39B9" w:rsidR="00806680" w:rsidRPr="00F408E2" w:rsidRDefault="004E6850" w:rsidP="008E6F7C">
            <w:pPr>
              <w:numPr>
                <w:ilvl w:val="0"/>
                <w:numId w:val="0"/>
              </w:numPr>
              <w:rPr>
                <w:rFonts w:cs="Times New Roman"/>
              </w:rPr>
            </w:pPr>
            <w:r w:rsidRPr="00F408E2">
              <w:rPr>
                <w:rFonts w:cs="Times New Roman"/>
              </w:rPr>
              <w:t>N</w:t>
            </w:r>
            <w:r w:rsidR="000342A5" w:rsidRPr="00F408E2">
              <w:rPr>
                <w:rFonts w:cs="Times New Roman"/>
              </w:rPr>
              <w:t>ausées</w:t>
            </w:r>
            <w:r w:rsidRPr="00F408E2">
              <w:rPr>
                <w:rFonts w:cs="Times New Roman"/>
              </w:rPr>
              <w:t xml:space="preserve"> et </w:t>
            </w:r>
            <w:r w:rsidR="008D4F68" w:rsidRPr="00F408E2">
              <w:rPr>
                <w:rFonts w:cs="Times New Roman"/>
              </w:rPr>
              <w:t xml:space="preserve">vomissement </w:t>
            </w:r>
            <w:r w:rsidRPr="00F408E2">
              <w:rPr>
                <w:rFonts w:cs="Times New Roman"/>
              </w:rPr>
              <w:t xml:space="preserve">(40 </w:t>
            </w:r>
            <w:r w:rsidR="00B27010" w:rsidRPr="00F408E2">
              <w:rPr>
                <w:rFonts w:cs="Times New Roman"/>
              </w:rPr>
              <w:t>à</w:t>
            </w:r>
            <w:r w:rsidRPr="00F408E2">
              <w:rPr>
                <w:rFonts w:cs="Times New Roman"/>
              </w:rPr>
              <w:t xml:space="preserve"> 50 %M)</w:t>
            </w:r>
          </w:p>
          <w:p w14:paraId="3BAFD1A9" w14:textId="77777777" w:rsidR="004E6850" w:rsidRPr="00F408E2" w:rsidRDefault="00E904D3" w:rsidP="008E6F7C">
            <w:pPr>
              <w:numPr>
                <w:ilvl w:val="0"/>
                <w:numId w:val="0"/>
              </w:numPr>
              <w:rPr>
                <w:rFonts w:cs="Times New Roman"/>
              </w:rPr>
            </w:pPr>
            <w:r w:rsidRPr="00F408E2">
              <w:rPr>
                <w:rFonts w:cs="Times New Roman"/>
              </w:rPr>
              <w:t xml:space="preserve">Crise </w:t>
            </w:r>
            <w:r w:rsidR="00540762" w:rsidRPr="00F408E2">
              <w:rPr>
                <w:rFonts w:cs="Times New Roman"/>
              </w:rPr>
              <w:t>épileptique</w:t>
            </w:r>
            <w:r w:rsidR="008076C2" w:rsidRPr="00F408E2">
              <w:rPr>
                <w:rFonts w:cs="Times New Roman"/>
              </w:rPr>
              <w:t xml:space="preserve"> </w:t>
            </w:r>
            <w:r w:rsidR="00540762" w:rsidRPr="00F408E2">
              <w:rPr>
                <w:rFonts w:cs="Times New Roman"/>
              </w:rPr>
              <w:t>(6 à 7 %)</w:t>
            </w:r>
          </w:p>
          <w:p w14:paraId="11EA6DCF" w14:textId="76AFCF5F" w:rsidR="00540762" w:rsidRPr="00F408E2" w:rsidRDefault="00540762" w:rsidP="008E6F7C">
            <w:pPr>
              <w:numPr>
                <w:ilvl w:val="0"/>
                <w:numId w:val="0"/>
              </w:numPr>
              <w:rPr>
                <w:rFonts w:cs="Times New Roman"/>
              </w:rPr>
            </w:pPr>
            <w:r w:rsidRPr="00F408E2">
              <w:rPr>
                <w:rFonts w:cs="Times New Roman"/>
              </w:rPr>
              <w:t>Déficit neurologique focalisé</w:t>
            </w:r>
          </w:p>
        </w:tc>
        <w:tc>
          <w:tcPr>
            <w:tcW w:w="3359" w:type="dxa"/>
          </w:tcPr>
          <w:p w14:paraId="69834742" w14:textId="5981F8BB" w:rsidR="00806680" w:rsidRPr="00F408E2" w:rsidRDefault="004E6850" w:rsidP="008E6F7C">
            <w:pPr>
              <w:numPr>
                <w:ilvl w:val="0"/>
                <w:numId w:val="0"/>
              </w:numPr>
              <w:rPr>
                <w:rFonts w:cs="Times New Roman"/>
              </w:rPr>
            </w:pPr>
            <w:r w:rsidRPr="00F408E2">
              <w:rPr>
                <w:rFonts w:cs="Times New Roman"/>
              </w:rPr>
              <w:t>Au c</w:t>
            </w:r>
            <w:r w:rsidR="0058146E" w:rsidRPr="00F408E2">
              <w:rPr>
                <w:rFonts w:cs="Times New Roman"/>
              </w:rPr>
              <w:t>ou</w:t>
            </w:r>
            <w:r w:rsidRPr="00F408E2">
              <w:rPr>
                <w:rFonts w:cs="Times New Roman"/>
              </w:rPr>
              <w:t>r</w:t>
            </w:r>
            <w:r w:rsidR="0058146E" w:rsidRPr="00F408E2">
              <w:rPr>
                <w:rFonts w:cs="Times New Roman"/>
              </w:rPr>
              <w:t>s</w:t>
            </w:r>
            <w:r w:rsidRPr="00F408E2">
              <w:rPr>
                <w:rFonts w:cs="Times New Roman"/>
              </w:rPr>
              <w:t xml:space="preserve"> active vie </w:t>
            </w:r>
            <w:r w:rsidR="008D4F68" w:rsidRPr="00F408E2">
              <w:rPr>
                <w:rFonts w:cs="Times New Roman"/>
              </w:rPr>
              <w:t>quotidienne</w:t>
            </w:r>
            <w:r w:rsidRPr="00F408E2">
              <w:rPr>
                <w:rFonts w:cs="Times New Roman"/>
              </w:rPr>
              <w:t xml:space="preserve"> (</w:t>
            </w:r>
            <w:r w:rsidR="00E904D3" w:rsidRPr="00F408E2">
              <w:rPr>
                <w:rFonts w:cs="Times New Roman"/>
              </w:rPr>
              <w:t>6 – 12 h du matin +++)</w:t>
            </w:r>
          </w:p>
        </w:tc>
      </w:tr>
    </w:tbl>
    <w:p w14:paraId="68667EC2" w14:textId="6BFD9856" w:rsidR="009178A2" w:rsidRPr="00F408E2" w:rsidRDefault="008076C2" w:rsidP="004237A4">
      <w:pPr>
        <w:numPr>
          <w:ilvl w:val="1"/>
          <w:numId w:val="4"/>
        </w:numPr>
        <w:rPr>
          <w:rFonts w:cs="Times New Roman"/>
        </w:rPr>
      </w:pPr>
      <w:r w:rsidRPr="00F408E2">
        <w:rPr>
          <w:rFonts w:cs="Times New Roman"/>
        </w:rPr>
        <w:t xml:space="preserve">Terrain </w:t>
      </w:r>
    </w:p>
    <w:p w14:paraId="45B14782" w14:textId="2D7AB5ED" w:rsidR="009178A2" w:rsidRPr="00F408E2" w:rsidRDefault="009178A2" w:rsidP="004237A4">
      <w:pPr>
        <w:numPr>
          <w:ilvl w:val="1"/>
          <w:numId w:val="4"/>
        </w:numPr>
        <w:rPr>
          <w:rFonts w:cs="Times New Roman"/>
        </w:rPr>
      </w:pPr>
      <w:r w:rsidRPr="00F408E2">
        <w:rPr>
          <w:rFonts w:cs="Times New Roman"/>
        </w:rPr>
        <w:t xml:space="preserve">Examen </w:t>
      </w:r>
      <w:r w:rsidR="000C16BE" w:rsidRPr="00F408E2">
        <w:rPr>
          <w:rFonts w:cs="Times New Roman"/>
        </w:rPr>
        <w:t>clinque</w:t>
      </w:r>
      <w:r w:rsidR="00EC3244">
        <w:rPr>
          <w:rFonts w:cs="Times New Roman"/>
        </w:rPr>
        <w:t> </w:t>
      </w:r>
      <w:r w:rsidR="000C16BE" w:rsidRPr="00F408E2">
        <w:rPr>
          <w:rFonts w:cs="Times New Roman"/>
        </w:rPr>
        <w:t xml:space="preserve">: NIHSS/ MRS / </w:t>
      </w:r>
      <w:r w:rsidR="005C503C" w:rsidRPr="00F408E2">
        <w:rPr>
          <w:rFonts w:cs="Times New Roman"/>
        </w:rPr>
        <w:t>G</w:t>
      </w:r>
      <w:r w:rsidR="000C16BE" w:rsidRPr="00F408E2">
        <w:rPr>
          <w:rFonts w:cs="Times New Roman"/>
        </w:rPr>
        <w:t>lasgow</w:t>
      </w:r>
    </w:p>
    <w:p w14:paraId="07F74B61" w14:textId="41AA67C5" w:rsidR="000C16BE" w:rsidRPr="00F408E2" w:rsidRDefault="00785509" w:rsidP="004237A4">
      <w:pPr>
        <w:numPr>
          <w:ilvl w:val="2"/>
          <w:numId w:val="4"/>
        </w:numPr>
        <w:rPr>
          <w:rFonts w:cs="Times New Roman"/>
        </w:rPr>
      </w:pPr>
      <w:r w:rsidRPr="00F408E2">
        <w:rPr>
          <w:rFonts w:cs="Times New Roman"/>
        </w:rPr>
        <w:t xml:space="preserve">Hémiparésie </w:t>
      </w:r>
      <w:r w:rsidR="000C16BE" w:rsidRPr="00F408E2">
        <w:rPr>
          <w:rFonts w:cs="Times New Roman"/>
        </w:rPr>
        <w:t xml:space="preserve">controlatérales </w:t>
      </w:r>
    </w:p>
    <w:p w14:paraId="03D05B46" w14:textId="78612DC7" w:rsidR="000C16BE" w:rsidRPr="00F408E2" w:rsidRDefault="000C16BE" w:rsidP="004237A4">
      <w:pPr>
        <w:numPr>
          <w:ilvl w:val="2"/>
          <w:numId w:val="4"/>
        </w:numPr>
        <w:rPr>
          <w:rFonts w:cs="Times New Roman"/>
        </w:rPr>
      </w:pPr>
      <w:r w:rsidRPr="00F408E2">
        <w:rPr>
          <w:rFonts w:cs="Times New Roman"/>
        </w:rPr>
        <w:t>Altéra</w:t>
      </w:r>
      <w:r w:rsidR="005C503C" w:rsidRPr="00F408E2">
        <w:rPr>
          <w:rFonts w:cs="Times New Roman"/>
        </w:rPr>
        <w:t>t</w:t>
      </w:r>
      <w:r w:rsidRPr="00F408E2">
        <w:rPr>
          <w:rFonts w:cs="Times New Roman"/>
        </w:rPr>
        <w:t>io</w:t>
      </w:r>
      <w:r w:rsidR="005C503C" w:rsidRPr="00F408E2">
        <w:rPr>
          <w:rFonts w:cs="Times New Roman"/>
        </w:rPr>
        <w:t>n</w:t>
      </w:r>
      <w:r w:rsidRPr="00F408E2">
        <w:rPr>
          <w:rFonts w:cs="Times New Roman"/>
        </w:rPr>
        <w:t xml:space="preserve"> </w:t>
      </w:r>
      <w:r w:rsidR="004A57EE" w:rsidRPr="00F408E2">
        <w:rPr>
          <w:rFonts w:cs="Times New Roman"/>
        </w:rPr>
        <w:t>niveau de conscience</w:t>
      </w:r>
    </w:p>
    <w:p w14:paraId="295FB48A" w14:textId="1AC973E6" w:rsidR="000C16BE" w:rsidRPr="00F408E2" w:rsidRDefault="000C16BE" w:rsidP="004237A4">
      <w:pPr>
        <w:numPr>
          <w:ilvl w:val="2"/>
          <w:numId w:val="4"/>
        </w:numPr>
        <w:rPr>
          <w:rFonts w:cs="Times New Roman"/>
        </w:rPr>
      </w:pPr>
      <w:r w:rsidRPr="00F408E2">
        <w:rPr>
          <w:rFonts w:cs="Times New Roman"/>
        </w:rPr>
        <w:t>Nu</w:t>
      </w:r>
      <w:r w:rsidR="005C503C" w:rsidRPr="00F408E2">
        <w:rPr>
          <w:rFonts w:cs="Times New Roman"/>
        </w:rPr>
        <w:t>qu</w:t>
      </w:r>
      <w:r w:rsidRPr="00F408E2">
        <w:rPr>
          <w:rFonts w:cs="Times New Roman"/>
        </w:rPr>
        <w:t>e raide</w:t>
      </w:r>
    </w:p>
    <w:p w14:paraId="4DB6D6ED" w14:textId="3B905D04" w:rsidR="000C16BE" w:rsidRPr="00F408E2" w:rsidRDefault="000C16BE" w:rsidP="004237A4">
      <w:pPr>
        <w:numPr>
          <w:ilvl w:val="2"/>
          <w:numId w:val="4"/>
        </w:numPr>
        <w:rPr>
          <w:rFonts w:cs="Times New Roman"/>
        </w:rPr>
      </w:pPr>
      <w:r w:rsidRPr="00F408E2">
        <w:rPr>
          <w:rFonts w:cs="Times New Roman"/>
        </w:rPr>
        <w:t xml:space="preserve">Anisocorie </w:t>
      </w:r>
    </w:p>
    <w:p w14:paraId="296262AE" w14:textId="30705272" w:rsidR="000C16BE" w:rsidRPr="00F408E2" w:rsidRDefault="000C16BE" w:rsidP="004237A4">
      <w:pPr>
        <w:numPr>
          <w:ilvl w:val="2"/>
          <w:numId w:val="4"/>
        </w:numPr>
        <w:rPr>
          <w:rFonts w:cs="Times New Roman"/>
          <w:b/>
          <w:bCs/>
        </w:rPr>
      </w:pPr>
      <w:r w:rsidRPr="00F408E2">
        <w:rPr>
          <w:rFonts w:cs="Times New Roman"/>
          <w:b/>
          <w:bCs/>
        </w:rPr>
        <w:t>Hypertensio</w:t>
      </w:r>
      <w:r w:rsidR="007F0E17" w:rsidRPr="00F408E2">
        <w:rPr>
          <w:rFonts w:cs="Times New Roman"/>
          <w:b/>
          <w:bCs/>
        </w:rPr>
        <w:t>n</w:t>
      </w:r>
      <w:r w:rsidRPr="00F408E2">
        <w:rPr>
          <w:rFonts w:cs="Times New Roman"/>
          <w:b/>
          <w:bCs/>
        </w:rPr>
        <w:t xml:space="preserve"> artérielle</w:t>
      </w:r>
      <w:r w:rsidR="00F068F8" w:rsidRPr="00F408E2">
        <w:rPr>
          <w:rFonts w:cs="Times New Roman"/>
          <w:b/>
          <w:bCs/>
        </w:rPr>
        <w:t>,</w:t>
      </w:r>
      <w:r w:rsidR="00604C61" w:rsidRPr="00F408E2">
        <w:rPr>
          <w:rFonts w:cs="Times New Roman"/>
          <w:b/>
          <w:bCs/>
        </w:rPr>
        <w:t xml:space="preserve"> </w:t>
      </w:r>
      <w:r w:rsidR="00547F05" w:rsidRPr="00F408E2">
        <w:rPr>
          <w:rFonts w:cs="Times New Roman"/>
          <w:b/>
          <w:bCs/>
        </w:rPr>
        <w:t>fièvre</w:t>
      </w:r>
      <w:r w:rsidR="00F068F8" w:rsidRPr="00F408E2">
        <w:rPr>
          <w:rFonts w:cs="Times New Roman"/>
          <w:b/>
          <w:bCs/>
        </w:rPr>
        <w:t>,</w:t>
      </w:r>
      <w:r w:rsidR="00547F05" w:rsidRPr="00F408E2">
        <w:rPr>
          <w:rFonts w:cs="Times New Roman"/>
          <w:b/>
          <w:bCs/>
        </w:rPr>
        <w:t xml:space="preserve"> aryth</w:t>
      </w:r>
      <w:r w:rsidR="008001A7" w:rsidRPr="00F408E2">
        <w:rPr>
          <w:rFonts w:cs="Times New Roman"/>
          <w:b/>
          <w:bCs/>
        </w:rPr>
        <w:t>mie</w:t>
      </w:r>
      <w:r w:rsidR="00547F05" w:rsidRPr="00F408E2">
        <w:rPr>
          <w:rFonts w:cs="Times New Roman"/>
          <w:b/>
          <w:bCs/>
        </w:rPr>
        <w:t xml:space="preserve"> cardiaque </w:t>
      </w:r>
    </w:p>
    <w:tbl>
      <w:tblPr>
        <w:tblStyle w:val="Grilledutableau"/>
        <w:tblW w:w="6700" w:type="dxa"/>
        <w:tblLook w:val="04A0" w:firstRow="1" w:lastRow="0" w:firstColumn="1" w:lastColumn="0" w:noHBand="0" w:noVBand="1"/>
      </w:tblPr>
      <w:tblGrid>
        <w:gridCol w:w="3350"/>
        <w:gridCol w:w="3350"/>
      </w:tblGrid>
      <w:tr w:rsidR="003157A8" w:rsidRPr="00F408E2" w14:paraId="291AA754" w14:textId="77777777" w:rsidTr="003157A8">
        <w:trPr>
          <w:trHeight w:val="283"/>
        </w:trPr>
        <w:tc>
          <w:tcPr>
            <w:tcW w:w="3350" w:type="dxa"/>
          </w:tcPr>
          <w:p w14:paraId="116AD31D" w14:textId="688E116E" w:rsidR="003157A8" w:rsidRPr="00F408E2" w:rsidRDefault="003157A8" w:rsidP="00DD333A">
            <w:pPr>
              <w:numPr>
                <w:ilvl w:val="0"/>
                <w:numId w:val="0"/>
              </w:numPr>
              <w:rPr>
                <w:rFonts w:cs="Times New Roman"/>
              </w:rPr>
            </w:pPr>
            <w:r w:rsidRPr="00F408E2">
              <w:rPr>
                <w:rFonts w:cs="Times New Roman"/>
              </w:rPr>
              <w:t>Signe clinique</w:t>
            </w:r>
          </w:p>
        </w:tc>
        <w:tc>
          <w:tcPr>
            <w:tcW w:w="3350" w:type="dxa"/>
          </w:tcPr>
          <w:p w14:paraId="4A31B70F" w14:textId="12D09EE5" w:rsidR="003157A8" w:rsidRPr="00F408E2" w:rsidRDefault="003157A8" w:rsidP="00DD333A">
            <w:pPr>
              <w:numPr>
                <w:ilvl w:val="0"/>
                <w:numId w:val="0"/>
              </w:numPr>
              <w:rPr>
                <w:rFonts w:cs="Times New Roman"/>
              </w:rPr>
            </w:pPr>
            <w:r w:rsidRPr="00F408E2">
              <w:rPr>
                <w:rFonts w:cs="Times New Roman"/>
              </w:rPr>
              <w:t>Signification</w:t>
            </w:r>
          </w:p>
        </w:tc>
      </w:tr>
      <w:tr w:rsidR="003157A8" w:rsidRPr="00F408E2" w14:paraId="2A5BCC15" w14:textId="77777777" w:rsidTr="003157A8">
        <w:trPr>
          <w:trHeight w:val="283"/>
        </w:trPr>
        <w:tc>
          <w:tcPr>
            <w:tcW w:w="3350" w:type="dxa"/>
          </w:tcPr>
          <w:p w14:paraId="2CEB7E44" w14:textId="77777777" w:rsidR="003157A8" w:rsidRPr="00F408E2" w:rsidRDefault="00B15AEE" w:rsidP="00DD333A">
            <w:pPr>
              <w:numPr>
                <w:ilvl w:val="0"/>
                <w:numId w:val="0"/>
              </w:numPr>
              <w:rPr>
                <w:rFonts w:cs="Times New Roman"/>
              </w:rPr>
            </w:pPr>
            <w:r w:rsidRPr="00F408E2">
              <w:rPr>
                <w:rFonts w:cs="Times New Roman"/>
              </w:rPr>
              <w:t xml:space="preserve">Hémiparésie / perte de sensibilité controlatérale, </w:t>
            </w:r>
            <w:r w:rsidR="00E62DC3" w:rsidRPr="00F408E2">
              <w:rPr>
                <w:rFonts w:cs="Times New Roman"/>
              </w:rPr>
              <w:t>HLH, aphasie</w:t>
            </w:r>
          </w:p>
          <w:p w14:paraId="46F85688" w14:textId="57A2096E" w:rsidR="00E62DC3" w:rsidRPr="00F408E2" w:rsidRDefault="00E62DC3" w:rsidP="00EC3244">
            <w:pPr>
              <w:numPr>
                <w:ilvl w:val="0"/>
                <w:numId w:val="0"/>
              </w:numPr>
              <w:ind w:firstLine="200"/>
              <w:rPr>
                <w:rFonts w:cs="Times New Roman"/>
              </w:rPr>
            </w:pPr>
            <w:r w:rsidRPr="00F408E2">
              <w:rPr>
                <w:rFonts w:cs="Times New Roman"/>
              </w:rPr>
              <w:t>Négligence, apraxie</w:t>
            </w:r>
          </w:p>
          <w:p w14:paraId="199B138F" w14:textId="7E50B3F9" w:rsidR="00E62DC3" w:rsidRPr="00F408E2" w:rsidRDefault="00A61259" w:rsidP="00EC3244">
            <w:pPr>
              <w:numPr>
                <w:ilvl w:val="0"/>
                <w:numId w:val="0"/>
              </w:numPr>
              <w:ind w:firstLine="200"/>
              <w:rPr>
                <w:rFonts w:cs="Times New Roman"/>
              </w:rPr>
            </w:pPr>
            <w:r w:rsidRPr="00F408E2">
              <w:rPr>
                <w:rFonts w:cs="Times New Roman"/>
              </w:rPr>
              <w:t>Myosis, confusion</w:t>
            </w:r>
          </w:p>
          <w:p w14:paraId="7E91FDAE" w14:textId="791550B0" w:rsidR="00A61259" w:rsidRPr="00F408E2" w:rsidRDefault="00A61259" w:rsidP="00EC3244">
            <w:pPr>
              <w:numPr>
                <w:ilvl w:val="0"/>
                <w:numId w:val="0"/>
              </w:numPr>
              <w:ind w:firstLine="200"/>
              <w:rPr>
                <w:rFonts w:cs="Times New Roman"/>
              </w:rPr>
            </w:pPr>
            <w:r w:rsidRPr="00F408E2">
              <w:rPr>
                <w:rFonts w:cs="Times New Roman"/>
              </w:rPr>
              <w:t xml:space="preserve">Confusion </w:t>
            </w:r>
          </w:p>
        </w:tc>
        <w:tc>
          <w:tcPr>
            <w:tcW w:w="3350" w:type="dxa"/>
          </w:tcPr>
          <w:p w14:paraId="472AB755" w14:textId="77777777" w:rsidR="003157A8" w:rsidRPr="00F408E2" w:rsidRDefault="003157A8" w:rsidP="00DD333A">
            <w:pPr>
              <w:numPr>
                <w:ilvl w:val="0"/>
                <w:numId w:val="0"/>
              </w:numPr>
              <w:rPr>
                <w:rFonts w:cs="Times New Roman"/>
              </w:rPr>
            </w:pPr>
          </w:p>
          <w:p w14:paraId="31120064" w14:textId="77777777" w:rsidR="00A61259" w:rsidRPr="00F408E2" w:rsidRDefault="00A61259" w:rsidP="00DD333A">
            <w:pPr>
              <w:numPr>
                <w:ilvl w:val="0"/>
                <w:numId w:val="0"/>
              </w:numPr>
              <w:rPr>
                <w:rFonts w:cs="Times New Roman"/>
              </w:rPr>
            </w:pPr>
          </w:p>
          <w:p w14:paraId="00E2C868" w14:textId="77777777" w:rsidR="00A61259" w:rsidRPr="00F408E2" w:rsidRDefault="00A61259" w:rsidP="00DD333A">
            <w:pPr>
              <w:numPr>
                <w:ilvl w:val="0"/>
                <w:numId w:val="0"/>
              </w:numPr>
              <w:rPr>
                <w:rFonts w:cs="Times New Roman"/>
              </w:rPr>
            </w:pPr>
            <w:r w:rsidRPr="00F408E2">
              <w:rPr>
                <w:rFonts w:cs="Times New Roman"/>
              </w:rPr>
              <w:t>Putamen</w:t>
            </w:r>
          </w:p>
          <w:p w14:paraId="5837C5FC" w14:textId="77777777" w:rsidR="00A61259" w:rsidRPr="00F408E2" w:rsidRDefault="000E4AE1" w:rsidP="00DD333A">
            <w:pPr>
              <w:numPr>
                <w:ilvl w:val="0"/>
                <w:numId w:val="0"/>
              </w:numPr>
              <w:rPr>
                <w:rFonts w:cs="Times New Roman"/>
              </w:rPr>
            </w:pPr>
            <w:r w:rsidRPr="00F408E2">
              <w:rPr>
                <w:rFonts w:cs="Times New Roman"/>
              </w:rPr>
              <w:t>Thalamus</w:t>
            </w:r>
          </w:p>
          <w:p w14:paraId="41BDF6F2" w14:textId="59B771C6" w:rsidR="000E4AE1" w:rsidRPr="00F408E2" w:rsidRDefault="000E4AE1" w:rsidP="00DD333A">
            <w:pPr>
              <w:numPr>
                <w:ilvl w:val="0"/>
                <w:numId w:val="0"/>
              </w:numPr>
              <w:rPr>
                <w:rFonts w:cs="Times New Roman"/>
              </w:rPr>
            </w:pPr>
            <w:r w:rsidRPr="00F408E2">
              <w:rPr>
                <w:rFonts w:cs="Times New Roman"/>
              </w:rPr>
              <w:t>Noyau caudé</w:t>
            </w:r>
          </w:p>
        </w:tc>
      </w:tr>
    </w:tbl>
    <w:p w14:paraId="07689D80" w14:textId="77777777" w:rsidR="00DD333A" w:rsidRPr="00F408E2" w:rsidRDefault="00DD333A" w:rsidP="00444992">
      <w:pPr>
        <w:numPr>
          <w:ilvl w:val="0"/>
          <w:numId w:val="0"/>
        </w:numPr>
        <w:rPr>
          <w:rFonts w:cs="Times New Roman"/>
        </w:rPr>
      </w:pPr>
    </w:p>
    <w:p w14:paraId="5D2E6CF7" w14:textId="4DD66D8D" w:rsidR="00EB5C1D" w:rsidRPr="00F408E2" w:rsidRDefault="00615172" w:rsidP="00615172">
      <w:pPr>
        <w:rPr>
          <w:rFonts w:cs="Times New Roman"/>
        </w:rPr>
      </w:pPr>
      <w:r w:rsidRPr="00F408E2">
        <w:rPr>
          <w:rFonts w:cs="Times New Roman"/>
        </w:rPr>
        <w:lastRenderedPageBreak/>
        <w:t>Score ICH</w:t>
      </w:r>
      <w:r w:rsidR="00EC3244">
        <w:rPr>
          <w:rFonts w:cs="Times New Roman"/>
        </w:rPr>
        <w:t> </w:t>
      </w:r>
      <w:r w:rsidRPr="00F408E2">
        <w:rPr>
          <w:rFonts w:cs="Times New Roman"/>
        </w:rPr>
        <w:t xml:space="preserve">: intra </w:t>
      </w:r>
      <w:r w:rsidR="00984446" w:rsidRPr="00F408E2">
        <w:rPr>
          <w:rFonts w:cs="Times New Roman"/>
        </w:rPr>
        <w:t>cérébral</w:t>
      </w:r>
      <w:r w:rsidRPr="00F408E2">
        <w:rPr>
          <w:rFonts w:cs="Times New Roman"/>
        </w:rPr>
        <w:t xml:space="preserve"> </w:t>
      </w:r>
      <w:r w:rsidR="00984446" w:rsidRPr="00F408E2">
        <w:rPr>
          <w:rFonts w:cs="Times New Roman"/>
        </w:rPr>
        <w:t>hémorragie</w:t>
      </w:r>
      <w:r w:rsidR="00562892" w:rsidRPr="00F408E2">
        <w:rPr>
          <w:rStyle w:val="Appelnotedebasdep"/>
          <w:rFonts w:cs="Times New Roman"/>
        </w:rPr>
        <w:footnoteReference w:id="3"/>
      </w:r>
    </w:p>
    <w:p w14:paraId="768073C1" w14:textId="33AEE371" w:rsidR="00615172" w:rsidRPr="00F408E2" w:rsidRDefault="00E84616" w:rsidP="00615172">
      <w:pPr>
        <w:rPr>
          <w:rFonts w:cs="Times New Roman"/>
        </w:rPr>
      </w:pPr>
      <w:r w:rsidRPr="00F408E2">
        <w:rPr>
          <w:rStyle w:val="Appelnotedebasdep"/>
          <w:rFonts w:cs="Times New Roman"/>
        </w:rPr>
        <w:footnoteReference w:id="4"/>
      </w:r>
      <w:r w:rsidR="009F46C6" w:rsidRPr="00F408E2">
        <w:rPr>
          <w:rFonts w:cs="Times New Roman"/>
        </w:rPr>
        <w:t xml:space="preserve"> examen </w:t>
      </w:r>
      <w:r w:rsidR="00E96751" w:rsidRPr="00F408E2">
        <w:rPr>
          <w:rFonts w:cs="Times New Roman"/>
        </w:rPr>
        <w:t>paraclinique</w:t>
      </w:r>
      <w:r w:rsidR="009F46C6" w:rsidRPr="00F408E2">
        <w:rPr>
          <w:rFonts w:cs="Times New Roman"/>
        </w:rPr>
        <w:t xml:space="preserve"> à </w:t>
      </w:r>
      <w:r w:rsidR="00E96751" w:rsidRPr="00F408E2">
        <w:rPr>
          <w:rFonts w:cs="Times New Roman"/>
        </w:rPr>
        <w:t>demander</w:t>
      </w:r>
    </w:p>
    <w:p w14:paraId="721352E9" w14:textId="0C477771" w:rsidR="00BA5F7F" w:rsidRPr="00F408E2" w:rsidRDefault="00424AD5" w:rsidP="00615172">
      <w:pPr>
        <w:rPr>
          <w:rFonts w:cs="Times New Roman"/>
        </w:rPr>
      </w:pPr>
      <w:r w:rsidRPr="00F408E2">
        <w:rPr>
          <w:rFonts w:cs="Times New Roman"/>
        </w:rPr>
        <w:t xml:space="preserve">Artériographie </w:t>
      </w:r>
      <w:r w:rsidR="0087529B" w:rsidRPr="00F408E2">
        <w:rPr>
          <w:rFonts w:cs="Times New Roman"/>
        </w:rPr>
        <w:t xml:space="preserve">cérébrale </w:t>
      </w:r>
    </w:p>
    <w:p w14:paraId="5B7C916E" w14:textId="12BC6C2B" w:rsidR="0087529B" w:rsidRPr="00F408E2" w:rsidRDefault="0087529B" w:rsidP="004237A4">
      <w:pPr>
        <w:numPr>
          <w:ilvl w:val="1"/>
          <w:numId w:val="4"/>
        </w:numPr>
        <w:rPr>
          <w:rFonts w:cs="Times New Roman"/>
        </w:rPr>
      </w:pPr>
      <w:r w:rsidRPr="00F408E2">
        <w:rPr>
          <w:rFonts w:cs="Times New Roman"/>
        </w:rPr>
        <w:t>Non systém</w:t>
      </w:r>
      <w:r w:rsidR="001F4052" w:rsidRPr="00F408E2">
        <w:rPr>
          <w:rFonts w:cs="Times New Roman"/>
        </w:rPr>
        <w:t>atique</w:t>
      </w:r>
    </w:p>
    <w:p w14:paraId="2D1B8A86" w14:textId="5977191A" w:rsidR="0087529B" w:rsidRPr="00F408E2" w:rsidRDefault="0087529B" w:rsidP="004237A4">
      <w:pPr>
        <w:numPr>
          <w:ilvl w:val="1"/>
          <w:numId w:val="4"/>
        </w:numPr>
        <w:rPr>
          <w:rFonts w:cs="Times New Roman"/>
        </w:rPr>
      </w:pPr>
      <w:r w:rsidRPr="00F408E2">
        <w:rPr>
          <w:rFonts w:cs="Times New Roman"/>
        </w:rPr>
        <w:t>In</w:t>
      </w:r>
      <w:r w:rsidR="00874D4D" w:rsidRPr="00F408E2">
        <w:rPr>
          <w:rFonts w:cs="Times New Roman"/>
        </w:rPr>
        <w:t>di</w:t>
      </w:r>
      <w:r w:rsidRPr="00F408E2">
        <w:rPr>
          <w:rFonts w:cs="Times New Roman"/>
        </w:rPr>
        <w:t xml:space="preserve">qué </w:t>
      </w:r>
    </w:p>
    <w:p w14:paraId="55727438" w14:textId="212EEA61" w:rsidR="0087529B" w:rsidRPr="00F408E2" w:rsidRDefault="0087529B" w:rsidP="004237A4">
      <w:pPr>
        <w:numPr>
          <w:ilvl w:val="2"/>
          <w:numId w:val="4"/>
        </w:numPr>
        <w:rPr>
          <w:rFonts w:cs="Times New Roman"/>
        </w:rPr>
      </w:pPr>
      <w:r w:rsidRPr="00F408E2">
        <w:rPr>
          <w:rFonts w:cs="Times New Roman"/>
        </w:rPr>
        <w:t>Hémorra</w:t>
      </w:r>
      <w:r w:rsidR="00874D4D" w:rsidRPr="00F408E2">
        <w:rPr>
          <w:rFonts w:cs="Times New Roman"/>
        </w:rPr>
        <w:t>g</w:t>
      </w:r>
      <w:r w:rsidRPr="00F408E2">
        <w:rPr>
          <w:rFonts w:cs="Times New Roman"/>
        </w:rPr>
        <w:t xml:space="preserve">ie sur malformation </w:t>
      </w:r>
      <w:r w:rsidR="00E96751" w:rsidRPr="00F408E2">
        <w:rPr>
          <w:rFonts w:cs="Times New Roman"/>
        </w:rPr>
        <w:t>vasculaire</w:t>
      </w:r>
      <w:r w:rsidRPr="00F408E2">
        <w:rPr>
          <w:rFonts w:cs="Times New Roman"/>
        </w:rPr>
        <w:t xml:space="preserve"> </w:t>
      </w:r>
    </w:p>
    <w:p w14:paraId="0ADB3611" w14:textId="1A2F9B2B" w:rsidR="0087529B" w:rsidRPr="00F408E2" w:rsidRDefault="00EA5344" w:rsidP="004237A4">
      <w:pPr>
        <w:numPr>
          <w:ilvl w:val="2"/>
          <w:numId w:val="4"/>
        </w:numPr>
        <w:rPr>
          <w:rFonts w:cs="Times New Roman"/>
        </w:rPr>
      </w:pPr>
      <w:r w:rsidRPr="00F408E2">
        <w:rPr>
          <w:rFonts w:cs="Times New Roman"/>
        </w:rPr>
        <w:t xml:space="preserve">Patients </w:t>
      </w:r>
    </w:p>
    <w:p w14:paraId="222796B2" w14:textId="7B4B391B" w:rsidR="00EA5344" w:rsidRPr="00F408E2" w:rsidRDefault="000D0058" w:rsidP="004237A4">
      <w:pPr>
        <w:numPr>
          <w:ilvl w:val="3"/>
          <w:numId w:val="4"/>
        </w:numPr>
        <w:rPr>
          <w:rFonts w:cs="Times New Roman"/>
        </w:rPr>
      </w:pPr>
      <w:r w:rsidRPr="00F408E2">
        <w:rPr>
          <w:rFonts w:cs="Times New Roman"/>
        </w:rPr>
        <w:t>&lt;</w:t>
      </w:r>
      <w:r w:rsidR="00EA5344" w:rsidRPr="00F408E2">
        <w:rPr>
          <w:rFonts w:cs="Times New Roman"/>
        </w:rPr>
        <w:t xml:space="preserve"> 45 a</w:t>
      </w:r>
      <w:r w:rsidR="00874D4D" w:rsidRPr="00F408E2">
        <w:rPr>
          <w:rFonts w:cs="Times New Roman"/>
        </w:rPr>
        <w:t>n</w:t>
      </w:r>
      <w:r w:rsidR="00EA5344" w:rsidRPr="00F408E2">
        <w:rPr>
          <w:rFonts w:cs="Times New Roman"/>
        </w:rPr>
        <w:t xml:space="preserve">s (n’importe la focalisation </w:t>
      </w:r>
      <w:r w:rsidR="00AB3F32" w:rsidRPr="00F408E2">
        <w:rPr>
          <w:rFonts w:cs="Times New Roman"/>
        </w:rPr>
        <w:t>hémorragie</w:t>
      </w:r>
      <w:r w:rsidR="00EA5344" w:rsidRPr="00F408E2">
        <w:rPr>
          <w:rFonts w:cs="Times New Roman"/>
        </w:rPr>
        <w:t xml:space="preserve"> </w:t>
      </w:r>
    </w:p>
    <w:p w14:paraId="1E52D133" w14:textId="5232DEA6" w:rsidR="00EA5344" w:rsidRPr="00F408E2" w:rsidRDefault="00EA5344" w:rsidP="004237A4">
      <w:pPr>
        <w:numPr>
          <w:ilvl w:val="3"/>
          <w:numId w:val="4"/>
        </w:numPr>
        <w:rPr>
          <w:rFonts w:cs="Times New Roman"/>
        </w:rPr>
      </w:pPr>
      <w:r w:rsidRPr="00F408E2">
        <w:rPr>
          <w:rFonts w:cs="Times New Roman"/>
        </w:rPr>
        <w:t>&gt;45 an</w:t>
      </w:r>
      <w:r w:rsidR="00AE3C09" w:rsidRPr="00F408E2">
        <w:rPr>
          <w:rFonts w:cs="Times New Roman"/>
        </w:rPr>
        <w:t>s</w:t>
      </w:r>
      <w:r w:rsidR="000D0058" w:rsidRPr="00F408E2">
        <w:rPr>
          <w:rFonts w:cs="Times New Roman"/>
        </w:rPr>
        <w:t xml:space="preserve"> (non HTA</w:t>
      </w:r>
      <w:r w:rsidR="00B47340" w:rsidRPr="00F408E2">
        <w:rPr>
          <w:rFonts w:cs="Times New Roman"/>
        </w:rPr>
        <w:t xml:space="preserve"> </w:t>
      </w:r>
      <w:r w:rsidR="000D0058" w:rsidRPr="00F408E2">
        <w:rPr>
          <w:rFonts w:cs="Times New Roman"/>
        </w:rPr>
        <w:t>lobaire / </w:t>
      </w:r>
      <w:r w:rsidR="008F5B32" w:rsidRPr="00F408E2">
        <w:rPr>
          <w:rFonts w:cs="Times New Roman"/>
        </w:rPr>
        <w:t>tronc cérébral</w:t>
      </w:r>
      <w:r w:rsidR="00AE3C09" w:rsidRPr="00F408E2">
        <w:rPr>
          <w:rFonts w:cs="Times New Roman"/>
        </w:rPr>
        <w:t>)</w:t>
      </w:r>
    </w:p>
    <w:p w14:paraId="15E20ADF" w14:textId="7BC5D739" w:rsidR="000D0058" w:rsidRPr="00F408E2" w:rsidRDefault="000D0058" w:rsidP="000D0058">
      <w:pPr>
        <w:rPr>
          <w:rFonts w:cs="Times New Roman"/>
        </w:rPr>
      </w:pPr>
      <w:r w:rsidRPr="00F408E2">
        <w:rPr>
          <w:rFonts w:cs="Times New Roman"/>
        </w:rPr>
        <w:t xml:space="preserve">Examen complémentaire </w:t>
      </w:r>
    </w:p>
    <w:p w14:paraId="4B1AA07F" w14:textId="440A05C1" w:rsidR="000D0058" w:rsidRPr="00F408E2" w:rsidRDefault="000D0058" w:rsidP="004237A4">
      <w:pPr>
        <w:numPr>
          <w:ilvl w:val="1"/>
          <w:numId w:val="4"/>
        </w:numPr>
        <w:rPr>
          <w:rFonts w:cs="Times New Roman"/>
        </w:rPr>
      </w:pPr>
      <w:r w:rsidRPr="00F408E2">
        <w:rPr>
          <w:rFonts w:cs="Times New Roman"/>
        </w:rPr>
        <w:t xml:space="preserve">Étiologie </w:t>
      </w:r>
    </w:p>
    <w:p w14:paraId="3A05567C" w14:textId="3F16ABA7" w:rsidR="000D0058" w:rsidRPr="00F408E2" w:rsidRDefault="00E70C29" w:rsidP="004237A4">
      <w:pPr>
        <w:numPr>
          <w:ilvl w:val="1"/>
          <w:numId w:val="4"/>
        </w:numPr>
        <w:rPr>
          <w:rFonts w:cs="Times New Roman"/>
        </w:rPr>
      </w:pPr>
      <w:r w:rsidRPr="00F408E2">
        <w:rPr>
          <w:rFonts w:cs="Times New Roman"/>
        </w:rPr>
        <w:t>Bilan standard (NFS</w:t>
      </w:r>
      <w:r w:rsidR="00EC3244">
        <w:rPr>
          <w:rFonts w:cs="Times New Roman"/>
        </w:rPr>
        <w:t> </w:t>
      </w:r>
      <w:r w:rsidRPr="00F408E2">
        <w:rPr>
          <w:rFonts w:cs="Times New Roman"/>
        </w:rPr>
        <w:t>: ionogramme</w:t>
      </w:r>
      <w:r w:rsidR="00F068F8" w:rsidRPr="00F408E2">
        <w:rPr>
          <w:rFonts w:cs="Times New Roman"/>
        </w:rPr>
        <w:t>,</w:t>
      </w:r>
      <w:r w:rsidRPr="00F408E2">
        <w:rPr>
          <w:rFonts w:cs="Times New Roman"/>
        </w:rPr>
        <w:t xml:space="preserve"> </w:t>
      </w:r>
      <w:r w:rsidR="00D00741" w:rsidRPr="00F408E2">
        <w:rPr>
          <w:rFonts w:cs="Times New Roman"/>
        </w:rPr>
        <w:t>sanguin</w:t>
      </w:r>
      <w:r w:rsidR="00F068F8" w:rsidRPr="00F408E2">
        <w:rPr>
          <w:rFonts w:cs="Times New Roman"/>
        </w:rPr>
        <w:t>,</w:t>
      </w:r>
      <w:r w:rsidRPr="00F408E2">
        <w:rPr>
          <w:rFonts w:cs="Times New Roman"/>
        </w:rPr>
        <w:t xml:space="preserve"> glyc</w:t>
      </w:r>
      <w:r w:rsidR="00301F14" w:rsidRPr="00F408E2">
        <w:rPr>
          <w:rFonts w:cs="Times New Roman"/>
        </w:rPr>
        <w:t>é</w:t>
      </w:r>
      <w:r w:rsidRPr="00F408E2">
        <w:rPr>
          <w:rFonts w:cs="Times New Roman"/>
        </w:rPr>
        <w:t>m</w:t>
      </w:r>
      <w:r w:rsidR="00301F14" w:rsidRPr="00F408E2">
        <w:rPr>
          <w:rFonts w:cs="Times New Roman"/>
        </w:rPr>
        <w:t>ie</w:t>
      </w:r>
      <w:r w:rsidRPr="00F408E2">
        <w:rPr>
          <w:rFonts w:cs="Times New Roman"/>
        </w:rPr>
        <w:t xml:space="preserve"> </w:t>
      </w:r>
    </w:p>
    <w:p w14:paraId="7CBD9ABE" w14:textId="2955126F" w:rsidR="00E70C29" w:rsidRPr="00F408E2" w:rsidRDefault="00193277" w:rsidP="004237A4">
      <w:pPr>
        <w:numPr>
          <w:ilvl w:val="1"/>
          <w:numId w:val="4"/>
        </w:numPr>
        <w:rPr>
          <w:rFonts w:cs="Times New Roman"/>
        </w:rPr>
      </w:pPr>
      <w:r w:rsidRPr="00F408E2">
        <w:rPr>
          <w:rFonts w:cs="Times New Roman"/>
        </w:rPr>
        <w:t>Bilan</w:t>
      </w:r>
      <w:r w:rsidR="00E70C29" w:rsidRPr="00F408E2">
        <w:rPr>
          <w:rFonts w:cs="Times New Roman"/>
        </w:rPr>
        <w:t xml:space="preserve"> hémostase</w:t>
      </w:r>
      <w:r w:rsidR="00B47340" w:rsidRPr="00F408E2">
        <w:rPr>
          <w:rFonts w:cs="Times New Roman"/>
        </w:rPr>
        <w:t xml:space="preserve"> </w:t>
      </w:r>
      <w:r w:rsidR="00E70C29" w:rsidRPr="00F408E2">
        <w:rPr>
          <w:rFonts w:cs="Times New Roman"/>
        </w:rPr>
        <w:t>et toxi</w:t>
      </w:r>
      <w:r w:rsidR="00712EF3" w:rsidRPr="00F408E2">
        <w:rPr>
          <w:rFonts w:cs="Times New Roman"/>
        </w:rPr>
        <w:t>c</w:t>
      </w:r>
      <w:r w:rsidR="00E70C29" w:rsidRPr="00F408E2">
        <w:rPr>
          <w:rFonts w:cs="Times New Roman"/>
        </w:rPr>
        <w:t>ol</w:t>
      </w:r>
      <w:r w:rsidRPr="00F408E2">
        <w:rPr>
          <w:rFonts w:cs="Times New Roman"/>
        </w:rPr>
        <w:t>o</w:t>
      </w:r>
      <w:r w:rsidR="00E70C29" w:rsidRPr="00F408E2">
        <w:rPr>
          <w:rFonts w:cs="Times New Roman"/>
        </w:rPr>
        <w:t xml:space="preserve">gique </w:t>
      </w:r>
    </w:p>
    <w:p w14:paraId="27D6D043" w14:textId="3E7F33C5" w:rsidR="00E70C29" w:rsidRPr="00F408E2" w:rsidRDefault="00301F14" w:rsidP="00E70C29">
      <w:pPr>
        <w:rPr>
          <w:rFonts w:cs="Times New Roman"/>
        </w:rPr>
      </w:pPr>
      <w:r w:rsidRPr="00F408E2">
        <w:rPr>
          <w:rFonts w:cs="Times New Roman"/>
        </w:rPr>
        <w:t>F</w:t>
      </w:r>
      <w:r w:rsidR="00E70C29" w:rsidRPr="00F408E2">
        <w:rPr>
          <w:rFonts w:cs="Times New Roman"/>
        </w:rPr>
        <w:t>onc</w:t>
      </w:r>
      <w:r w:rsidRPr="00F408E2">
        <w:rPr>
          <w:rFonts w:cs="Times New Roman"/>
        </w:rPr>
        <w:t xml:space="preserve">tionnel </w:t>
      </w:r>
    </w:p>
    <w:p w14:paraId="7F91811F" w14:textId="1FC9C445" w:rsidR="00E26F87" w:rsidRPr="00F408E2" w:rsidRDefault="002B0EF6" w:rsidP="004237A4">
      <w:pPr>
        <w:numPr>
          <w:ilvl w:val="1"/>
          <w:numId w:val="4"/>
        </w:numPr>
        <w:rPr>
          <w:rFonts w:cs="Times New Roman"/>
        </w:rPr>
      </w:pPr>
      <w:r w:rsidRPr="00F408E2">
        <w:rPr>
          <w:rFonts w:cs="Times New Roman"/>
        </w:rPr>
        <w:t xml:space="preserve"> </w:t>
      </w:r>
      <w:r w:rsidR="0046438B" w:rsidRPr="00F408E2">
        <w:rPr>
          <w:rFonts w:cs="Times New Roman"/>
        </w:rPr>
        <w:t>…..</w:t>
      </w:r>
    </w:p>
    <w:p w14:paraId="21BA8E80" w14:textId="6DD27690" w:rsidR="001343AE" w:rsidRPr="00F408E2" w:rsidRDefault="001343AE" w:rsidP="001343AE">
      <w:pPr>
        <w:rPr>
          <w:rFonts w:cs="Times New Roman"/>
        </w:rPr>
      </w:pPr>
      <w:r w:rsidRPr="00F408E2">
        <w:rPr>
          <w:rFonts w:cs="Times New Roman"/>
        </w:rPr>
        <w:t>Complication</w:t>
      </w:r>
      <w:r w:rsidR="00EC3244">
        <w:rPr>
          <w:rFonts w:cs="Times New Roman"/>
        </w:rPr>
        <w:t> </w:t>
      </w:r>
      <w:r w:rsidRPr="00F408E2">
        <w:rPr>
          <w:rFonts w:cs="Times New Roman"/>
        </w:rPr>
        <w:t xml:space="preserve">: </w:t>
      </w:r>
    </w:p>
    <w:p w14:paraId="58D0C2FB" w14:textId="4AA5C970" w:rsidR="001343AE" w:rsidRPr="00F408E2" w:rsidRDefault="00E96751" w:rsidP="004237A4">
      <w:pPr>
        <w:numPr>
          <w:ilvl w:val="1"/>
          <w:numId w:val="4"/>
        </w:numPr>
        <w:rPr>
          <w:rFonts w:cs="Times New Roman"/>
        </w:rPr>
      </w:pPr>
      <w:r w:rsidRPr="00F408E2">
        <w:rPr>
          <w:rFonts w:cs="Times New Roman"/>
        </w:rPr>
        <w:t>Récidive</w:t>
      </w:r>
      <w:r w:rsidR="00F068F8" w:rsidRPr="00F408E2">
        <w:rPr>
          <w:rFonts w:cs="Times New Roman"/>
        </w:rPr>
        <w:t>,</w:t>
      </w:r>
    </w:p>
    <w:p w14:paraId="1831ABD7" w14:textId="54C2A93B" w:rsidR="001343AE" w:rsidRPr="00F408E2" w:rsidRDefault="00E96751" w:rsidP="004237A4">
      <w:pPr>
        <w:numPr>
          <w:ilvl w:val="1"/>
          <w:numId w:val="4"/>
        </w:numPr>
        <w:rPr>
          <w:rFonts w:cs="Times New Roman"/>
        </w:rPr>
      </w:pPr>
      <w:r w:rsidRPr="00F408E2">
        <w:rPr>
          <w:rFonts w:cs="Times New Roman"/>
        </w:rPr>
        <w:t>Hydrocéphalie</w:t>
      </w:r>
      <w:r w:rsidR="001343AE" w:rsidRPr="00F408E2">
        <w:rPr>
          <w:rFonts w:cs="Times New Roman"/>
        </w:rPr>
        <w:t xml:space="preserve"> </w:t>
      </w:r>
    </w:p>
    <w:p w14:paraId="5C97BC47" w14:textId="4BBF9E3D" w:rsidR="001343AE" w:rsidRPr="00F408E2" w:rsidRDefault="00E25B76" w:rsidP="004237A4">
      <w:pPr>
        <w:numPr>
          <w:ilvl w:val="1"/>
          <w:numId w:val="4"/>
        </w:numPr>
        <w:rPr>
          <w:rFonts w:cs="Times New Roman"/>
        </w:rPr>
      </w:pPr>
      <w:r w:rsidRPr="00F408E2">
        <w:rPr>
          <w:rFonts w:cs="Times New Roman"/>
        </w:rPr>
        <w:t xml:space="preserve">Œdème </w:t>
      </w:r>
      <w:r w:rsidR="00E96751" w:rsidRPr="00F408E2">
        <w:rPr>
          <w:rFonts w:cs="Times New Roman"/>
        </w:rPr>
        <w:t>intracrânien</w:t>
      </w:r>
      <w:r w:rsidRPr="00F408E2">
        <w:rPr>
          <w:rFonts w:cs="Times New Roman"/>
        </w:rPr>
        <w:t xml:space="preserve"> </w:t>
      </w:r>
    </w:p>
    <w:p w14:paraId="68DC143C" w14:textId="2D3D2C7A" w:rsidR="00E25B76" w:rsidRPr="00F408E2" w:rsidRDefault="008F3F2D" w:rsidP="008F3F2D">
      <w:pPr>
        <w:pStyle w:val="Titre1"/>
        <w:rPr>
          <w:rFonts w:cs="Times New Roman"/>
        </w:rPr>
      </w:pPr>
      <w:bookmarkStart w:id="23" w:name="_Toc196656435"/>
      <w:bookmarkStart w:id="24" w:name="_Toc196662242"/>
      <w:r w:rsidRPr="00F408E2">
        <w:rPr>
          <w:rFonts w:cs="Times New Roman"/>
        </w:rPr>
        <w:t>Diagnostic positif</w:t>
      </w:r>
      <w:bookmarkEnd w:id="23"/>
      <w:bookmarkEnd w:id="24"/>
      <w:r w:rsidRPr="00F408E2">
        <w:rPr>
          <w:rFonts w:cs="Times New Roman"/>
        </w:rPr>
        <w:t xml:space="preserve"> </w:t>
      </w:r>
    </w:p>
    <w:p w14:paraId="158D6C9B" w14:textId="65805974" w:rsidR="008F3F2D" w:rsidRPr="00F408E2" w:rsidRDefault="00FF262D" w:rsidP="008F3F2D">
      <w:pPr>
        <w:rPr>
          <w:rFonts w:cs="Times New Roman"/>
        </w:rPr>
      </w:pPr>
      <w:r w:rsidRPr="00F408E2">
        <w:rPr>
          <w:rFonts w:cs="Times New Roman"/>
        </w:rPr>
        <w:t>Imagerie</w:t>
      </w:r>
      <w:r w:rsidR="008F3F2D" w:rsidRPr="00F408E2">
        <w:rPr>
          <w:rFonts w:cs="Times New Roman"/>
        </w:rPr>
        <w:t xml:space="preserve"> cérébral</w:t>
      </w:r>
      <w:r w:rsidR="002D604B" w:rsidRPr="00F408E2">
        <w:rPr>
          <w:rFonts w:cs="Times New Roman"/>
        </w:rPr>
        <w:t>e</w:t>
      </w:r>
      <w:r w:rsidR="008F3F2D" w:rsidRPr="00F408E2">
        <w:rPr>
          <w:rFonts w:cs="Times New Roman"/>
        </w:rPr>
        <w:t xml:space="preserve"> +++</w:t>
      </w:r>
    </w:p>
    <w:p w14:paraId="4B8F20F1" w14:textId="420116E5" w:rsidR="008F3F2D" w:rsidRPr="00F408E2" w:rsidRDefault="008F3F2D" w:rsidP="004237A4">
      <w:pPr>
        <w:numPr>
          <w:ilvl w:val="1"/>
          <w:numId w:val="4"/>
        </w:numPr>
        <w:rPr>
          <w:rFonts w:cs="Times New Roman"/>
        </w:rPr>
      </w:pPr>
      <w:r w:rsidRPr="00F408E2">
        <w:rPr>
          <w:rFonts w:cs="Times New Roman"/>
        </w:rPr>
        <w:t xml:space="preserve">TDM </w:t>
      </w:r>
      <w:r w:rsidR="00E96751" w:rsidRPr="00F408E2">
        <w:rPr>
          <w:rFonts w:cs="Times New Roman"/>
        </w:rPr>
        <w:t>cérébrale</w:t>
      </w:r>
      <w:r w:rsidRPr="00F408E2">
        <w:rPr>
          <w:rFonts w:cs="Times New Roman"/>
        </w:rPr>
        <w:t xml:space="preserve"> san</w:t>
      </w:r>
      <w:r w:rsidR="00E96751">
        <w:rPr>
          <w:rFonts w:cs="Times New Roman"/>
        </w:rPr>
        <w:t>s</w:t>
      </w:r>
      <w:r w:rsidRPr="00F408E2">
        <w:rPr>
          <w:rFonts w:cs="Times New Roman"/>
        </w:rPr>
        <w:t xml:space="preserve"> </w:t>
      </w:r>
      <w:r w:rsidR="00E96751" w:rsidRPr="00F408E2">
        <w:rPr>
          <w:rFonts w:cs="Times New Roman"/>
        </w:rPr>
        <w:t>infection</w:t>
      </w:r>
      <w:r w:rsidRPr="00F408E2">
        <w:rPr>
          <w:rFonts w:cs="Times New Roman"/>
        </w:rPr>
        <w:t xml:space="preserve"> </w:t>
      </w:r>
    </w:p>
    <w:p w14:paraId="3AE5CEAA" w14:textId="568846EE" w:rsidR="008F3F2D" w:rsidRPr="00F408E2" w:rsidRDefault="008F3F2D" w:rsidP="004237A4">
      <w:pPr>
        <w:numPr>
          <w:ilvl w:val="2"/>
          <w:numId w:val="4"/>
        </w:numPr>
        <w:rPr>
          <w:rFonts w:cs="Times New Roman"/>
        </w:rPr>
      </w:pPr>
      <w:r w:rsidRPr="00F408E2">
        <w:rPr>
          <w:rFonts w:cs="Times New Roman"/>
        </w:rPr>
        <w:t>Cause saig</w:t>
      </w:r>
      <w:r w:rsidR="001778A5" w:rsidRPr="00F408E2">
        <w:rPr>
          <w:rFonts w:cs="Times New Roman"/>
        </w:rPr>
        <w:t>ne</w:t>
      </w:r>
      <w:r w:rsidRPr="00F408E2">
        <w:rPr>
          <w:rFonts w:cs="Times New Roman"/>
        </w:rPr>
        <w:t>men</w:t>
      </w:r>
      <w:r w:rsidR="001778A5" w:rsidRPr="00F408E2">
        <w:rPr>
          <w:rFonts w:cs="Times New Roman"/>
        </w:rPr>
        <w:t>t</w:t>
      </w:r>
      <w:r w:rsidRPr="00F408E2">
        <w:rPr>
          <w:rFonts w:cs="Times New Roman"/>
        </w:rPr>
        <w:t xml:space="preserve"> (</w:t>
      </w:r>
      <w:r w:rsidR="005A170F" w:rsidRPr="00F408E2">
        <w:rPr>
          <w:rFonts w:cs="Times New Roman"/>
        </w:rPr>
        <w:t>MAV</w:t>
      </w:r>
      <w:r w:rsidR="00F068F8" w:rsidRPr="00F408E2">
        <w:rPr>
          <w:rFonts w:cs="Times New Roman"/>
        </w:rPr>
        <w:t>,</w:t>
      </w:r>
      <w:r w:rsidR="005A170F" w:rsidRPr="00F408E2">
        <w:rPr>
          <w:rFonts w:cs="Times New Roman"/>
        </w:rPr>
        <w:t xml:space="preserve"> </w:t>
      </w:r>
      <w:r w:rsidR="001778A5" w:rsidRPr="00F408E2">
        <w:rPr>
          <w:rFonts w:cs="Times New Roman"/>
        </w:rPr>
        <w:t>anévrysme)</w:t>
      </w:r>
    </w:p>
    <w:p w14:paraId="51AAD8FC" w14:textId="24253B9D" w:rsidR="005A170F" w:rsidRPr="00E615C8" w:rsidRDefault="005A170F" w:rsidP="004237A4">
      <w:pPr>
        <w:numPr>
          <w:ilvl w:val="2"/>
          <w:numId w:val="4"/>
        </w:numPr>
        <w:rPr>
          <w:rFonts w:cs="Times New Roman"/>
          <w:lang w:val="en-US"/>
        </w:rPr>
      </w:pPr>
      <w:r w:rsidRPr="00E615C8">
        <w:rPr>
          <w:rFonts w:cs="Times New Roman"/>
          <w:lang w:val="en-US"/>
        </w:rPr>
        <w:t>« Spot sign »</w:t>
      </w:r>
      <w:r w:rsidR="003B345A" w:rsidRPr="00E615C8">
        <w:rPr>
          <w:rFonts w:cs="Times New Roman"/>
          <w:lang w:val="en-US"/>
        </w:rPr>
        <w:t>,</w:t>
      </w:r>
      <w:r w:rsidRPr="00E615C8">
        <w:rPr>
          <w:rFonts w:cs="Times New Roman"/>
          <w:lang w:val="en-US"/>
        </w:rPr>
        <w:t xml:space="preserve"> (facile anévrysme</w:t>
      </w:r>
      <w:r w:rsidR="00F068F8" w:rsidRPr="00E615C8">
        <w:rPr>
          <w:rFonts w:cs="Times New Roman"/>
          <w:lang w:val="en-US"/>
        </w:rPr>
        <w:t>,</w:t>
      </w:r>
      <w:r w:rsidRPr="00E615C8">
        <w:rPr>
          <w:rFonts w:cs="Times New Roman"/>
          <w:lang w:val="en-US"/>
        </w:rPr>
        <w:t xml:space="preserve"> carvenome</w:t>
      </w:r>
      <w:r w:rsidR="001778A5" w:rsidRPr="00E615C8">
        <w:rPr>
          <w:rFonts w:cs="Times New Roman"/>
          <w:lang w:val="en-US"/>
        </w:rPr>
        <w:t>)</w:t>
      </w:r>
    </w:p>
    <w:p w14:paraId="200194C0" w14:textId="07151949" w:rsidR="005A170F" w:rsidRPr="00F408E2" w:rsidRDefault="005A170F" w:rsidP="004237A4">
      <w:pPr>
        <w:numPr>
          <w:ilvl w:val="1"/>
          <w:numId w:val="4"/>
        </w:numPr>
        <w:rPr>
          <w:rFonts w:cs="Times New Roman"/>
        </w:rPr>
      </w:pPr>
      <w:r w:rsidRPr="00F408E2">
        <w:rPr>
          <w:rFonts w:cs="Times New Roman"/>
        </w:rPr>
        <w:t xml:space="preserve">IRM </w:t>
      </w:r>
      <w:r w:rsidR="00E96751" w:rsidRPr="00F408E2">
        <w:rPr>
          <w:rFonts w:cs="Times New Roman"/>
        </w:rPr>
        <w:t>encéphalique</w:t>
      </w:r>
      <w:r w:rsidRPr="00F408E2">
        <w:rPr>
          <w:rFonts w:cs="Times New Roman"/>
        </w:rPr>
        <w:t xml:space="preserve"> </w:t>
      </w:r>
    </w:p>
    <w:p w14:paraId="6021572F" w14:textId="070A3FB6" w:rsidR="005A170F" w:rsidRPr="00F408E2" w:rsidRDefault="005A170F" w:rsidP="004237A4">
      <w:pPr>
        <w:numPr>
          <w:ilvl w:val="2"/>
          <w:numId w:val="4"/>
        </w:numPr>
        <w:rPr>
          <w:rFonts w:cs="Times New Roman"/>
        </w:rPr>
      </w:pPr>
      <w:r w:rsidRPr="00F408E2">
        <w:rPr>
          <w:rFonts w:cs="Times New Roman"/>
        </w:rPr>
        <w:t xml:space="preserve"> Cause non t</w:t>
      </w:r>
      <w:r w:rsidR="002D5978" w:rsidRPr="00F408E2">
        <w:rPr>
          <w:rFonts w:cs="Times New Roman"/>
        </w:rPr>
        <w:t>r</w:t>
      </w:r>
      <w:r w:rsidRPr="00F408E2">
        <w:rPr>
          <w:rFonts w:cs="Times New Roman"/>
        </w:rPr>
        <w:t>auma</w:t>
      </w:r>
      <w:r w:rsidR="002D5978" w:rsidRPr="00F408E2">
        <w:rPr>
          <w:rFonts w:cs="Times New Roman"/>
        </w:rPr>
        <w:t>ti</w:t>
      </w:r>
      <w:r w:rsidRPr="00F408E2">
        <w:rPr>
          <w:rFonts w:cs="Times New Roman"/>
        </w:rPr>
        <w:t xml:space="preserve">que </w:t>
      </w:r>
    </w:p>
    <w:p w14:paraId="4A2527AE" w14:textId="0F7A06BA" w:rsidR="006769AA" w:rsidRPr="00F408E2" w:rsidRDefault="005A170F" w:rsidP="004237A4">
      <w:pPr>
        <w:numPr>
          <w:ilvl w:val="2"/>
          <w:numId w:val="4"/>
        </w:numPr>
        <w:rPr>
          <w:rFonts w:cs="Times New Roman"/>
        </w:rPr>
      </w:pPr>
      <w:r w:rsidRPr="00F408E2">
        <w:rPr>
          <w:rFonts w:cs="Times New Roman"/>
        </w:rPr>
        <w:t xml:space="preserve">Œdème </w:t>
      </w:r>
      <w:r w:rsidR="00E96751" w:rsidRPr="00F408E2">
        <w:rPr>
          <w:rFonts w:cs="Times New Roman"/>
        </w:rPr>
        <w:t>péri lésionnel</w:t>
      </w:r>
      <w:r w:rsidR="002D5978" w:rsidRPr="00F408E2">
        <w:rPr>
          <w:rFonts w:cs="Times New Roman"/>
        </w:rPr>
        <w:t xml:space="preserve"> </w:t>
      </w:r>
    </w:p>
    <w:p w14:paraId="03185CB2" w14:textId="3F8106DE" w:rsidR="006769AA" w:rsidRPr="00F408E2" w:rsidRDefault="006769AA" w:rsidP="004237A4">
      <w:pPr>
        <w:numPr>
          <w:ilvl w:val="2"/>
          <w:numId w:val="4"/>
        </w:numPr>
        <w:rPr>
          <w:rFonts w:cs="Times New Roman"/>
        </w:rPr>
      </w:pPr>
      <w:r w:rsidRPr="00F408E2">
        <w:rPr>
          <w:rFonts w:cs="Times New Roman"/>
        </w:rPr>
        <w:t xml:space="preserve">&gt; </w:t>
      </w:r>
      <w:r w:rsidR="001C58E1" w:rsidRPr="00F408E2">
        <w:rPr>
          <w:rFonts w:cs="Times New Roman"/>
        </w:rPr>
        <w:t>6</w:t>
      </w:r>
      <w:r w:rsidRPr="00F408E2">
        <w:rPr>
          <w:rFonts w:cs="Times New Roman"/>
        </w:rPr>
        <w:t>0cm3 hématome sup</w:t>
      </w:r>
      <w:r w:rsidR="00206227" w:rsidRPr="00F408E2">
        <w:rPr>
          <w:rFonts w:cs="Times New Roman"/>
        </w:rPr>
        <w:t>ra</w:t>
      </w:r>
      <w:r w:rsidRPr="00F408E2">
        <w:rPr>
          <w:rFonts w:cs="Times New Roman"/>
        </w:rPr>
        <w:t>tent</w:t>
      </w:r>
      <w:r w:rsidR="00D44E46" w:rsidRPr="00F408E2">
        <w:rPr>
          <w:rFonts w:cs="Times New Roman"/>
        </w:rPr>
        <w:t>or</w:t>
      </w:r>
      <w:r w:rsidRPr="00F408E2">
        <w:rPr>
          <w:rFonts w:cs="Times New Roman"/>
        </w:rPr>
        <w:t xml:space="preserve">iel </w:t>
      </w:r>
    </w:p>
    <w:p w14:paraId="16631366" w14:textId="1A22CABC" w:rsidR="006769AA" w:rsidRPr="00F408E2" w:rsidRDefault="006769AA" w:rsidP="004237A4">
      <w:pPr>
        <w:numPr>
          <w:ilvl w:val="2"/>
          <w:numId w:val="4"/>
        </w:numPr>
        <w:rPr>
          <w:rFonts w:cs="Times New Roman"/>
        </w:rPr>
      </w:pPr>
      <w:r w:rsidRPr="00F408E2">
        <w:rPr>
          <w:rFonts w:cs="Times New Roman"/>
        </w:rPr>
        <w:t>&gt; 30</w:t>
      </w:r>
      <w:r w:rsidR="000709A4" w:rsidRPr="00F408E2">
        <w:rPr>
          <w:rFonts w:cs="Times New Roman"/>
        </w:rPr>
        <w:t xml:space="preserve">cm3 </w:t>
      </w:r>
      <w:r w:rsidR="002F0605" w:rsidRPr="00F408E2">
        <w:rPr>
          <w:rFonts w:cs="Times New Roman"/>
        </w:rPr>
        <w:t>hématome</w:t>
      </w:r>
      <w:r w:rsidR="000709A4" w:rsidRPr="00F408E2">
        <w:rPr>
          <w:rFonts w:cs="Times New Roman"/>
        </w:rPr>
        <w:t xml:space="preserve"> </w:t>
      </w:r>
      <w:r w:rsidR="002F0605" w:rsidRPr="00F408E2">
        <w:rPr>
          <w:rFonts w:cs="Times New Roman"/>
        </w:rPr>
        <w:t>cérébelleux (infratentoriel)</w:t>
      </w:r>
    </w:p>
    <w:p w14:paraId="04DC230F" w14:textId="555D5F36" w:rsidR="00C6344C" w:rsidRPr="00F408E2" w:rsidRDefault="000709A4" w:rsidP="004237A4">
      <w:pPr>
        <w:numPr>
          <w:ilvl w:val="2"/>
          <w:numId w:val="4"/>
        </w:numPr>
        <w:rPr>
          <w:rFonts w:cs="Times New Roman"/>
        </w:rPr>
      </w:pPr>
      <w:r w:rsidRPr="00F408E2">
        <w:rPr>
          <w:rFonts w:cs="Times New Roman"/>
        </w:rPr>
        <w:lastRenderedPageBreak/>
        <w:t xml:space="preserve">&gt; </w:t>
      </w:r>
      <w:r w:rsidR="002F0605" w:rsidRPr="00F408E2">
        <w:rPr>
          <w:rFonts w:cs="Times New Roman"/>
        </w:rPr>
        <w:t>6</w:t>
      </w:r>
      <w:r w:rsidRPr="00F408E2">
        <w:rPr>
          <w:rFonts w:cs="Times New Roman"/>
        </w:rPr>
        <w:t>0 cm3 h</w:t>
      </w:r>
      <w:r w:rsidR="00D44E46" w:rsidRPr="00F408E2">
        <w:rPr>
          <w:rFonts w:cs="Times New Roman"/>
        </w:rPr>
        <w:t>é</w:t>
      </w:r>
      <w:r w:rsidRPr="00F408E2">
        <w:rPr>
          <w:rFonts w:cs="Times New Roman"/>
        </w:rPr>
        <w:t>m</w:t>
      </w:r>
      <w:r w:rsidR="00D44E46" w:rsidRPr="00F408E2">
        <w:rPr>
          <w:rFonts w:cs="Times New Roman"/>
        </w:rPr>
        <w:t>a</w:t>
      </w:r>
      <w:r w:rsidRPr="00F408E2">
        <w:rPr>
          <w:rFonts w:cs="Times New Roman"/>
        </w:rPr>
        <w:t>tome tronc c</w:t>
      </w:r>
      <w:r w:rsidR="00D44E46" w:rsidRPr="00F408E2">
        <w:rPr>
          <w:rFonts w:cs="Times New Roman"/>
        </w:rPr>
        <w:t>é</w:t>
      </w:r>
      <w:r w:rsidRPr="00F408E2">
        <w:rPr>
          <w:rFonts w:cs="Times New Roman"/>
        </w:rPr>
        <w:t>rébral</w:t>
      </w:r>
    </w:p>
    <w:p w14:paraId="276F7BFD" w14:textId="1C118369" w:rsidR="006364A9" w:rsidRPr="00F408E2" w:rsidRDefault="004A01A7" w:rsidP="006364A9">
      <w:pPr>
        <w:pStyle w:val="Titre1"/>
        <w:rPr>
          <w:rFonts w:cs="Times New Roman"/>
        </w:rPr>
      </w:pPr>
      <w:bookmarkStart w:id="25" w:name="_Toc196656436"/>
      <w:bookmarkStart w:id="26" w:name="_Toc196662243"/>
      <w:r w:rsidRPr="00F408E2">
        <w:rPr>
          <w:rFonts w:cs="Times New Roman"/>
        </w:rPr>
        <w:t>Diagnostic</w:t>
      </w:r>
      <w:r w:rsidR="006364A9" w:rsidRPr="00F408E2">
        <w:rPr>
          <w:rFonts w:cs="Times New Roman"/>
        </w:rPr>
        <w:t xml:space="preserve"> </w:t>
      </w:r>
      <w:r w:rsidRPr="00F408E2">
        <w:rPr>
          <w:rFonts w:cs="Times New Roman"/>
        </w:rPr>
        <w:t>étiologique</w:t>
      </w:r>
      <w:bookmarkEnd w:id="25"/>
      <w:bookmarkEnd w:id="26"/>
      <w:r w:rsidRPr="00F408E2">
        <w:rPr>
          <w:rFonts w:cs="Times New Roman"/>
        </w:rPr>
        <w:t xml:space="preserve"> </w:t>
      </w:r>
    </w:p>
    <w:p w14:paraId="1C645230" w14:textId="66EB050B" w:rsidR="006364A9" w:rsidRPr="00F408E2" w:rsidRDefault="006364A9" w:rsidP="006364A9">
      <w:pPr>
        <w:pStyle w:val="Titre2"/>
        <w:rPr>
          <w:rFonts w:cs="Times New Roman"/>
        </w:rPr>
      </w:pPr>
      <w:bookmarkStart w:id="27" w:name="_Toc196656437"/>
      <w:bookmarkStart w:id="28" w:name="_Toc196662244"/>
      <w:r w:rsidRPr="00F408E2">
        <w:rPr>
          <w:rFonts w:cs="Times New Roman"/>
        </w:rPr>
        <w:t>HTA chronique</w:t>
      </w:r>
      <w:bookmarkEnd w:id="27"/>
      <w:bookmarkEnd w:id="28"/>
      <w:r w:rsidRPr="00F408E2">
        <w:rPr>
          <w:rFonts w:cs="Times New Roman"/>
        </w:rPr>
        <w:t xml:space="preserve"> </w:t>
      </w:r>
    </w:p>
    <w:p w14:paraId="2E58D898" w14:textId="3EA31CAA" w:rsidR="006364A9" w:rsidRPr="00F408E2" w:rsidRDefault="00E96751" w:rsidP="004237A4">
      <w:pPr>
        <w:numPr>
          <w:ilvl w:val="1"/>
          <w:numId w:val="4"/>
        </w:numPr>
        <w:rPr>
          <w:rFonts w:cs="Times New Roman"/>
        </w:rPr>
      </w:pPr>
      <w:r>
        <w:rPr>
          <w:rFonts w:cs="Times New Roman"/>
        </w:rPr>
        <w:t>Micro</w:t>
      </w:r>
      <w:r w:rsidR="006364A9" w:rsidRPr="00F408E2">
        <w:rPr>
          <w:rFonts w:cs="Times New Roman"/>
        </w:rPr>
        <w:t>anévrsyme artéri</w:t>
      </w:r>
      <w:r w:rsidR="00EA5379" w:rsidRPr="00F408E2">
        <w:rPr>
          <w:rFonts w:cs="Times New Roman"/>
        </w:rPr>
        <w:t>olaire</w:t>
      </w:r>
      <w:r w:rsidR="00EC3244">
        <w:rPr>
          <w:rFonts w:cs="Times New Roman"/>
        </w:rPr>
        <w:t> </w:t>
      </w:r>
      <w:r w:rsidR="00EA5379" w:rsidRPr="00F408E2">
        <w:rPr>
          <w:rFonts w:cs="Times New Roman"/>
        </w:rPr>
        <w:t xml:space="preserve">: </w:t>
      </w:r>
      <w:r w:rsidR="00EA5379" w:rsidRPr="00E96751">
        <w:rPr>
          <w:rFonts w:cs="Times New Roman"/>
        </w:rPr>
        <w:t>liphyalinose</w:t>
      </w:r>
    </w:p>
    <w:p w14:paraId="0CA004C3" w14:textId="62C8C36C" w:rsidR="006364A9" w:rsidRPr="00F408E2" w:rsidRDefault="006364A9" w:rsidP="004237A4">
      <w:pPr>
        <w:numPr>
          <w:ilvl w:val="1"/>
          <w:numId w:val="4"/>
        </w:numPr>
        <w:rPr>
          <w:rFonts w:cs="Times New Roman"/>
        </w:rPr>
      </w:pPr>
      <w:r w:rsidRPr="00F408E2">
        <w:rPr>
          <w:rFonts w:cs="Times New Roman"/>
        </w:rPr>
        <w:t>HTA non traité / mauv</w:t>
      </w:r>
      <w:r w:rsidR="003441BE" w:rsidRPr="00F408E2">
        <w:rPr>
          <w:rFonts w:cs="Times New Roman"/>
        </w:rPr>
        <w:t>aise</w:t>
      </w:r>
      <w:r w:rsidRPr="00F408E2">
        <w:rPr>
          <w:rFonts w:cs="Times New Roman"/>
        </w:rPr>
        <w:t xml:space="preserve"> qualité thé</w:t>
      </w:r>
      <w:r w:rsidR="00C34630" w:rsidRPr="00F408E2">
        <w:rPr>
          <w:rFonts w:cs="Times New Roman"/>
        </w:rPr>
        <w:t>r</w:t>
      </w:r>
      <w:r w:rsidRPr="00F408E2">
        <w:rPr>
          <w:rFonts w:cs="Times New Roman"/>
        </w:rPr>
        <w:t>ape</w:t>
      </w:r>
      <w:r w:rsidR="002A5D65" w:rsidRPr="00F408E2">
        <w:rPr>
          <w:rFonts w:cs="Times New Roman"/>
        </w:rPr>
        <w:t xml:space="preserve">utique </w:t>
      </w:r>
    </w:p>
    <w:p w14:paraId="65BCA34D" w14:textId="2C82D594" w:rsidR="002A5D65" w:rsidRPr="00F408E2" w:rsidRDefault="002A5D65" w:rsidP="004237A4">
      <w:pPr>
        <w:numPr>
          <w:ilvl w:val="1"/>
          <w:numId w:val="4"/>
        </w:numPr>
        <w:rPr>
          <w:rFonts w:cs="Times New Roman"/>
        </w:rPr>
      </w:pPr>
      <w:r w:rsidRPr="00F408E2">
        <w:rPr>
          <w:rFonts w:cs="Times New Roman"/>
        </w:rPr>
        <w:t>50 – 70</w:t>
      </w:r>
      <w:r w:rsidR="0011328B" w:rsidRPr="00F408E2">
        <w:rPr>
          <w:rFonts w:cs="Times New Roman"/>
        </w:rPr>
        <w:t xml:space="preserve"> </w:t>
      </w:r>
      <w:r w:rsidR="00E96751" w:rsidRPr="00F408E2">
        <w:rPr>
          <w:rFonts w:cs="Times New Roman"/>
        </w:rPr>
        <w:t>sujets</w:t>
      </w:r>
      <w:r w:rsidRPr="00F408E2">
        <w:rPr>
          <w:rFonts w:cs="Times New Roman"/>
        </w:rPr>
        <w:t xml:space="preserve"> HIC</w:t>
      </w:r>
      <w:r w:rsidR="00B47340" w:rsidRPr="00F408E2">
        <w:rPr>
          <w:rFonts w:cs="Times New Roman"/>
        </w:rPr>
        <w:t xml:space="preserve"> </w:t>
      </w:r>
      <w:r w:rsidRPr="00F408E2">
        <w:rPr>
          <w:rFonts w:cs="Times New Roman"/>
        </w:rPr>
        <w:t xml:space="preserve">spontanée </w:t>
      </w:r>
    </w:p>
    <w:p w14:paraId="3D96AEB5" w14:textId="22EBA71D" w:rsidR="002A5D65" w:rsidRPr="00F408E2" w:rsidRDefault="002A5D65" w:rsidP="004237A4">
      <w:pPr>
        <w:numPr>
          <w:ilvl w:val="1"/>
          <w:numId w:val="4"/>
        </w:numPr>
        <w:rPr>
          <w:rFonts w:cs="Times New Roman"/>
        </w:rPr>
      </w:pPr>
      <w:r w:rsidRPr="00F408E2">
        <w:rPr>
          <w:rFonts w:cs="Times New Roman"/>
        </w:rPr>
        <w:t xml:space="preserve">50 </w:t>
      </w:r>
      <w:r w:rsidR="00EC3244">
        <w:rPr>
          <w:rFonts w:cs="Times New Roman"/>
        </w:rPr>
        <w:t>–</w:t>
      </w:r>
      <w:r w:rsidR="00B47340" w:rsidRPr="00F408E2">
        <w:rPr>
          <w:rFonts w:cs="Times New Roman"/>
        </w:rPr>
        <w:t xml:space="preserve"> </w:t>
      </w:r>
      <w:r w:rsidRPr="00F408E2">
        <w:rPr>
          <w:rFonts w:cs="Times New Roman"/>
        </w:rPr>
        <w:t>NGC</w:t>
      </w:r>
      <w:r w:rsidR="00B47340" w:rsidRPr="00F408E2">
        <w:rPr>
          <w:rFonts w:cs="Times New Roman"/>
        </w:rPr>
        <w:t xml:space="preserve"> </w:t>
      </w:r>
      <w:r w:rsidR="000E657C" w:rsidRPr="00F408E2">
        <w:rPr>
          <w:rFonts w:cs="Times New Roman"/>
        </w:rPr>
        <w:t>et préventriculaire</w:t>
      </w:r>
      <w:r w:rsidR="00F068F8" w:rsidRPr="00F408E2">
        <w:rPr>
          <w:rFonts w:cs="Times New Roman"/>
        </w:rPr>
        <w:t>,</w:t>
      </w:r>
      <w:r w:rsidR="00B47340" w:rsidRPr="00F408E2">
        <w:rPr>
          <w:rFonts w:cs="Times New Roman"/>
        </w:rPr>
        <w:t xml:space="preserve"> </w:t>
      </w:r>
      <w:r w:rsidR="000E657C" w:rsidRPr="00F408E2">
        <w:rPr>
          <w:rFonts w:cs="Times New Roman"/>
        </w:rPr>
        <w:t>30% superfic</w:t>
      </w:r>
      <w:r w:rsidR="00C34630" w:rsidRPr="00F408E2">
        <w:rPr>
          <w:rFonts w:cs="Times New Roman"/>
        </w:rPr>
        <w:t>i</w:t>
      </w:r>
      <w:r w:rsidR="000E657C" w:rsidRPr="00F408E2">
        <w:rPr>
          <w:rFonts w:cs="Times New Roman"/>
        </w:rPr>
        <w:t>e</w:t>
      </w:r>
      <w:r w:rsidR="00C34630" w:rsidRPr="00F408E2">
        <w:rPr>
          <w:rFonts w:cs="Times New Roman"/>
        </w:rPr>
        <w:t>l</w:t>
      </w:r>
      <w:r w:rsidR="000E657C" w:rsidRPr="00F408E2">
        <w:rPr>
          <w:rFonts w:cs="Times New Roman"/>
        </w:rPr>
        <w:t>le reste céré</w:t>
      </w:r>
      <w:r w:rsidR="003441BE" w:rsidRPr="00F408E2">
        <w:rPr>
          <w:rFonts w:cs="Times New Roman"/>
        </w:rPr>
        <w:t>be</w:t>
      </w:r>
      <w:r w:rsidR="000E657C" w:rsidRPr="00F408E2">
        <w:rPr>
          <w:rFonts w:cs="Times New Roman"/>
        </w:rPr>
        <w:t>lle</w:t>
      </w:r>
      <w:r w:rsidR="003441BE" w:rsidRPr="00F408E2">
        <w:rPr>
          <w:rFonts w:cs="Times New Roman"/>
        </w:rPr>
        <w:t>use</w:t>
      </w:r>
    </w:p>
    <w:p w14:paraId="56E23BE3" w14:textId="4D535DCC" w:rsidR="000E657C" w:rsidRPr="00F408E2" w:rsidRDefault="00E96751" w:rsidP="000E657C">
      <w:pPr>
        <w:pStyle w:val="Titre2"/>
        <w:rPr>
          <w:rFonts w:cs="Times New Roman"/>
        </w:rPr>
      </w:pPr>
      <w:bookmarkStart w:id="29" w:name="_Toc196656438"/>
      <w:bookmarkStart w:id="30" w:name="_Toc196662245"/>
      <w:r w:rsidRPr="00F408E2">
        <w:rPr>
          <w:rFonts w:cs="Times New Roman"/>
        </w:rPr>
        <w:t>Angiopathie</w:t>
      </w:r>
      <w:r w:rsidR="000E657C" w:rsidRPr="00F408E2">
        <w:rPr>
          <w:rFonts w:cs="Times New Roman"/>
        </w:rPr>
        <w:t xml:space="preserve"> amylo</w:t>
      </w:r>
      <w:r w:rsidR="00C34630" w:rsidRPr="00F408E2">
        <w:rPr>
          <w:rFonts w:cs="Times New Roman"/>
        </w:rPr>
        <w:t>ï</w:t>
      </w:r>
      <w:r w:rsidR="000E657C" w:rsidRPr="00F408E2">
        <w:rPr>
          <w:rFonts w:cs="Times New Roman"/>
        </w:rPr>
        <w:t xml:space="preserve">de </w:t>
      </w:r>
      <w:r w:rsidRPr="00F408E2">
        <w:rPr>
          <w:rFonts w:cs="Times New Roman"/>
        </w:rPr>
        <w:t>cérébrale</w:t>
      </w:r>
      <w:bookmarkEnd w:id="29"/>
      <w:bookmarkEnd w:id="30"/>
      <w:r w:rsidR="000E657C" w:rsidRPr="00F408E2">
        <w:rPr>
          <w:rFonts w:cs="Times New Roman"/>
        </w:rPr>
        <w:t xml:space="preserve"> </w:t>
      </w:r>
    </w:p>
    <w:p w14:paraId="018AEE9C" w14:textId="43D13B9C" w:rsidR="000E657C" w:rsidRPr="00F408E2" w:rsidRDefault="000E657C" w:rsidP="000E657C">
      <w:pPr>
        <w:rPr>
          <w:rFonts w:cs="Times New Roman"/>
        </w:rPr>
      </w:pPr>
      <w:r w:rsidRPr="00F408E2">
        <w:rPr>
          <w:rFonts w:cs="Times New Roman"/>
        </w:rPr>
        <w:t>Proté</w:t>
      </w:r>
      <w:r w:rsidR="00146AE5" w:rsidRPr="00F408E2">
        <w:rPr>
          <w:rFonts w:cs="Times New Roman"/>
        </w:rPr>
        <w:t xml:space="preserve">ine </w:t>
      </w:r>
      <w:r w:rsidRPr="00F408E2">
        <w:rPr>
          <w:rFonts w:cs="Times New Roman"/>
        </w:rPr>
        <w:t>beta amylo</w:t>
      </w:r>
      <w:r w:rsidR="00146AE5" w:rsidRPr="00F408E2">
        <w:rPr>
          <w:rFonts w:cs="Times New Roman"/>
        </w:rPr>
        <w:t xml:space="preserve">ïde </w:t>
      </w:r>
      <w:r w:rsidRPr="00F408E2">
        <w:rPr>
          <w:rFonts w:cs="Times New Roman"/>
        </w:rPr>
        <w:t>média / adventice</w:t>
      </w:r>
    </w:p>
    <w:p w14:paraId="0979EBA6" w14:textId="3FAEE3D0" w:rsidR="000E657C" w:rsidRPr="00F408E2" w:rsidRDefault="000E657C" w:rsidP="000E657C">
      <w:pPr>
        <w:rPr>
          <w:rFonts w:cs="Times New Roman"/>
        </w:rPr>
      </w:pPr>
      <w:r w:rsidRPr="00F408E2">
        <w:rPr>
          <w:rFonts w:cs="Times New Roman"/>
        </w:rPr>
        <w:t>&gt; 20 % HIC patient plus de 70 a</w:t>
      </w:r>
      <w:r w:rsidR="00F4711B" w:rsidRPr="00F408E2">
        <w:rPr>
          <w:rFonts w:cs="Times New Roman"/>
        </w:rPr>
        <w:t>n</w:t>
      </w:r>
      <w:r w:rsidRPr="00F408E2">
        <w:rPr>
          <w:rFonts w:cs="Times New Roman"/>
        </w:rPr>
        <w:t xml:space="preserve">s </w:t>
      </w:r>
    </w:p>
    <w:p w14:paraId="17C56794" w14:textId="4F01D648" w:rsidR="000E657C" w:rsidRPr="00F408E2" w:rsidRDefault="000E657C" w:rsidP="000E657C">
      <w:pPr>
        <w:rPr>
          <w:rFonts w:cs="Times New Roman"/>
        </w:rPr>
      </w:pPr>
      <w:r w:rsidRPr="00F408E2">
        <w:rPr>
          <w:rFonts w:cs="Times New Roman"/>
        </w:rPr>
        <w:t>AVC récidivant</w:t>
      </w:r>
      <w:r w:rsidR="00F068F8" w:rsidRPr="00F408E2">
        <w:rPr>
          <w:rFonts w:cs="Times New Roman"/>
        </w:rPr>
        <w:t>,</w:t>
      </w:r>
      <w:r w:rsidRPr="00F408E2">
        <w:rPr>
          <w:rFonts w:cs="Times New Roman"/>
        </w:rPr>
        <w:t xml:space="preserve"> sd déme</w:t>
      </w:r>
      <w:r w:rsidR="00372E58" w:rsidRPr="00F408E2">
        <w:rPr>
          <w:rFonts w:cs="Times New Roman"/>
        </w:rPr>
        <w:t>n</w:t>
      </w:r>
      <w:r w:rsidRPr="00F408E2">
        <w:rPr>
          <w:rFonts w:cs="Times New Roman"/>
        </w:rPr>
        <w:t>tiel</w:t>
      </w:r>
    </w:p>
    <w:p w14:paraId="69098B17" w14:textId="7B6F27BA" w:rsidR="000E657C" w:rsidRPr="00F408E2" w:rsidRDefault="000E657C" w:rsidP="000E657C">
      <w:pPr>
        <w:rPr>
          <w:rFonts w:cs="Times New Roman"/>
        </w:rPr>
      </w:pPr>
      <w:r w:rsidRPr="00F408E2">
        <w:rPr>
          <w:rFonts w:cs="Times New Roman"/>
        </w:rPr>
        <w:t>Lobaire (</w:t>
      </w:r>
      <w:r w:rsidR="00B95692" w:rsidRPr="00F408E2">
        <w:rPr>
          <w:rFonts w:cs="Times New Roman"/>
        </w:rPr>
        <w:t>j</w:t>
      </w:r>
      <w:r w:rsidRPr="00F408E2">
        <w:rPr>
          <w:rFonts w:cs="Times New Roman"/>
        </w:rPr>
        <w:t>onc</w:t>
      </w:r>
      <w:r w:rsidR="00B95692" w:rsidRPr="00F408E2">
        <w:rPr>
          <w:rFonts w:cs="Times New Roman"/>
        </w:rPr>
        <w:t>t</w:t>
      </w:r>
      <w:r w:rsidRPr="00F408E2">
        <w:rPr>
          <w:rFonts w:cs="Times New Roman"/>
        </w:rPr>
        <w:t>ion cor</w:t>
      </w:r>
      <w:r w:rsidR="00B95692" w:rsidRPr="00F408E2">
        <w:rPr>
          <w:rFonts w:cs="Times New Roman"/>
        </w:rPr>
        <w:t>t</w:t>
      </w:r>
      <w:r w:rsidRPr="00F408E2">
        <w:rPr>
          <w:rFonts w:cs="Times New Roman"/>
        </w:rPr>
        <w:t>ico</w:t>
      </w:r>
      <w:r w:rsidR="00E21DA3" w:rsidRPr="00F408E2">
        <w:rPr>
          <w:rFonts w:cs="Times New Roman"/>
        </w:rPr>
        <w:t xml:space="preserve"> </w:t>
      </w:r>
      <w:r w:rsidRPr="00F408E2">
        <w:rPr>
          <w:rFonts w:cs="Times New Roman"/>
        </w:rPr>
        <w:t>–</w:t>
      </w:r>
      <w:r w:rsidR="00E21DA3" w:rsidRPr="00F408E2">
        <w:rPr>
          <w:rFonts w:cs="Times New Roman"/>
        </w:rPr>
        <w:t xml:space="preserve"> </w:t>
      </w:r>
      <w:r w:rsidRPr="00F408E2">
        <w:rPr>
          <w:rFonts w:cs="Times New Roman"/>
        </w:rPr>
        <w:t xml:space="preserve">sous </w:t>
      </w:r>
      <w:r w:rsidR="00F4711B" w:rsidRPr="00F408E2">
        <w:rPr>
          <w:rFonts w:cs="Times New Roman"/>
        </w:rPr>
        <w:t>–</w:t>
      </w:r>
      <w:r w:rsidRPr="00F408E2">
        <w:rPr>
          <w:rFonts w:cs="Times New Roman"/>
        </w:rPr>
        <w:t xml:space="preserve"> </w:t>
      </w:r>
      <w:r w:rsidR="00F4711B" w:rsidRPr="00F408E2">
        <w:rPr>
          <w:rFonts w:cs="Times New Roman"/>
        </w:rPr>
        <w:t>corticale</w:t>
      </w:r>
      <w:r w:rsidR="00B95692" w:rsidRPr="00F408E2">
        <w:rPr>
          <w:rFonts w:cs="Times New Roman"/>
        </w:rPr>
        <w:t>)</w:t>
      </w:r>
    </w:p>
    <w:p w14:paraId="7098797A" w14:textId="1268EF45" w:rsidR="000E657C" w:rsidRPr="00F408E2" w:rsidRDefault="0000613B" w:rsidP="0000613B">
      <w:pPr>
        <w:pStyle w:val="Titre3"/>
        <w:rPr>
          <w:rFonts w:cs="Times New Roman"/>
        </w:rPr>
      </w:pPr>
      <w:bookmarkStart w:id="31" w:name="_Toc196656439"/>
      <w:bookmarkStart w:id="32" w:name="_Toc196662246"/>
      <w:r w:rsidRPr="00F408E2">
        <w:rPr>
          <w:rFonts w:cs="Times New Roman"/>
        </w:rPr>
        <w:t>HIC</w:t>
      </w:r>
      <w:r w:rsidR="00B47340" w:rsidRPr="00F408E2">
        <w:rPr>
          <w:rFonts w:cs="Times New Roman"/>
        </w:rPr>
        <w:t xml:space="preserve"> </w:t>
      </w:r>
      <w:r w:rsidR="00E96751" w:rsidRPr="00F408E2">
        <w:rPr>
          <w:rFonts w:cs="Times New Roman"/>
        </w:rPr>
        <w:t>secondaire</w:t>
      </w:r>
      <w:bookmarkEnd w:id="31"/>
      <w:bookmarkEnd w:id="32"/>
      <w:r w:rsidRPr="00F408E2">
        <w:rPr>
          <w:rFonts w:cs="Times New Roman"/>
        </w:rPr>
        <w:t xml:space="preserve"> </w:t>
      </w:r>
    </w:p>
    <w:p w14:paraId="1D29B90C" w14:textId="3CB33AF5" w:rsidR="0044109D" w:rsidRPr="00F408E2" w:rsidRDefault="0044109D" w:rsidP="0044109D">
      <w:pPr>
        <w:rPr>
          <w:rFonts w:cs="Times New Roman"/>
        </w:rPr>
      </w:pPr>
      <w:r w:rsidRPr="00F408E2">
        <w:rPr>
          <w:rFonts w:cs="Times New Roman"/>
        </w:rPr>
        <w:t>Malformation vasculaire</w:t>
      </w:r>
    </w:p>
    <w:p w14:paraId="17A32F72" w14:textId="30793B7F" w:rsidR="0044109D" w:rsidRPr="00F408E2" w:rsidRDefault="0044109D" w:rsidP="004237A4">
      <w:pPr>
        <w:numPr>
          <w:ilvl w:val="1"/>
          <w:numId w:val="4"/>
        </w:numPr>
        <w:rPr>
          <w:rFonts w:cs="Times New Roman"/>
        </w:rPr>
      </w:pPr>
      <w:r w:rsidRPr="00F408E2">
        <w:rPr>
          <w:rFonts w:cs="Times New Roman"/>
        </w:rPr>
        <w:t>Malformation artério-veineuse</w:t>
      </w:r>
    </w:p>
    <w:p w14:paraId="46CB8E68" w14:textId="1B7E5C83" w:rsidR="0044109D" w:rsidRPr="00F408E2" w:rsidRDefault="0045141B" w:rsidP="004237A4">
      <w:pPr>
        <w:numPr>
          <w:ilvl w:val="1"/>
          <w:numId w:val="4"/>
        </w:numPr>
        <w:rPr>
          <w:rFonts w:cs="Times New Roman"/>
        </w:rPr>
      </w:pPr>
      <w:r w:rsidRPr="00F408E2">
        <w:rPr>
          <w:rFonts w:cs="Times New Roman"/>
        </w:rPr>
        <w:t>Anévrysme intra crânien</w:t>
      </w:r>
    </w:p>
    <w:p w14:paraId="472C93BC" w14:textId="4F44A5F6" w:rsidR="0045141B" w:rsidRPr="00F408E2" w:rsidRDefault="0045141B" w:rsidP="004237A4">
      <w:pPr>
        <w:numPr>
          <w:ilvl w:val="1"/>
          <w:numId w:val="4"/>
        </w:numPr>
        <w:rPr>
          <w:rFonts w:cs="Times New Roman"/>
        </w:rPr>
      </w:pPr>
      <w:r w:rsidRPr="00F408E2">
        <w:rPr>
          <w:rFonts w:cs="Times New Roman"/>
        </w:rPr>
        <w:t>Fistule durale</w:t>
      </w:r>
    </w:p>
    <w:p w14:paraId="66A26148" w14:textId="429CE4E0" w:rsidR="0045141B" w:rsidRPr="00F408E2" w:rsidRDefault="0045141B" w:rsidP="004237A4">
      <w:pPr>
        <w:numPr>
          <w:ilvl w:val="1"/>
          <w:numId w:val="4"/>
        </w:numPr>
        <w:rPr>
          <w:rFonts w:cs="Times New Roman"/>
        </w:rPr>
      </w:pPr>
      <w:r w:rsidRPr="00F408E2">
        <w:rPr>
          <w:rFonts w:cs="Times New Roman"/>
        </w:rPr>
        <w:t>Carvenome (angiome vein</w:t>
      </w:r>
      <w:r w:rsidR="00C02660" w:rsidRPr="00F408E2">
        <w:rPr>
          <w:rFonts w:cs="Times New Roman"/>
        </w:rPr>
        <w:t>eux)</w:t>
      </w:r>
    </w:p>
    <w:p w14:paraId="1C2334FC" w14:textId="6C524E71" w:rsidR="00C02660" w:rsidRPr="00F408E2" w:rsidRDefault="00C02660" w:rsidP="00C02660">
      <w:pPr>
        <w:rPr>
          <w:rFonts w:cs="Times New Roman"/>
        </w:rPr>
      </w:pPr>
      <w:r w:rsidRPr="00F408E2">
        <w:rPr>
          <w:rFonts w:cs="Times New Roman"/>
        </w:rPr>
        <w:t xml:space="preserve">Anomalies acquises ou secondaire </w:t>
      </w:r>
      <w:r w:rsidR="009B27D7" w:rsidRPr="00F408E2">
        <w:rPr>
          <w:rFonts w:cs="Times New Roman"/>
        </w:rPr>
        <w:t>de la coagulation</w:t>
      </w:r>
    </w:p>
    <w:p w14:paraId="646CD0FC" w14:textId="6AB5C13F" w:rsidR="009B27D7" w:rsidRPr="00F408E2" w:rsidRDefault="009B27D7" w:rsidP="00C02660">
      <w:pPr>
        <w:rPr>
          <w:rFonts w:cs="Times New Roman"/>
        </w:rPr>
      </w:pPr>
      <w:r w:rsidRPr="00F408E2">
        <w:rPr>
          <w:rFonts w:cs="Times New Roman"/>
        </w:rPr>
        <w:t>Transformation hémorragique AVC ischémique</w:t>
      </w:r>
    </w:p>
    <w:p w14:paraId="3D01079B" w14:textId="1494C720" w:rsidR="009B27D7" w:rsidRPr="00F408E2" w:rsidRDefault="002F7599" w:rsidP="00C02660">
      <w:pPr>
        <w:rPr>
          <w:rFonts w:cs="Times New Roman"/>
        </w:rPr>
      </w:pPr>
      <w:r w:rsidRPr="00F408E2">
        <w:rPr>
          <w:rFonts w:cs="Times New Roman"/>
        </w:rPr>
        <w:t>Thrombose veineuse cérébrale</w:t>
      </w:r>
    </w:p>
    <w:p w14:paraId="318691C2" w14:textId="3A24CCA1" w:rsidR="002F7599" w:rsidRPr="00F408E2" w:rsidRDefault="002F7599" w:rsidP="00C02660">
      <w:pPr>
        <w:rPr>
          <w:rFonts w:cs="Times New Roman"/>
        </w:rPr>
      </w:pPr>
      <w:r w:rsidRPr="00F408E2">
        <w:rPr>
          <w:rFonts w:cs="Times New Roman"/>
        </w:rPr>
        <w:t>Vascularite</w:t>
      </w:r>
    </w:p>
    <w:p w14:paraId="77306832" w14:textId="0F32668F" w:rsidR="002F7599" w:rsidRPr="00F408E2" w:rsidRDefault="002F7599" w:rsidP="00C02660">
      <w:pPr>
        <w:rPr>
          <w:rFonts w:cs="Times New Roman"/>
        </w:rPr>
      </w:pPr>
      <w:r w:rsidRPr="00F408E2">
        <w:rPr>
          <w:rFonts w:cs="Times New Roman"/>
        </w:rPr>
        <w:t>Intoxication à la cocaïne</w:t>
      </w:r>
    </w:p>
    <w:p w14:paraId="6C73B520" w14:textId="0A225D7E" w:rsidR="000D7B18" w:rsidRPr="00F408E2" w:rsidRDefault="00972456" w:rsidP="00511AA8">
      <w:pPr>
        <w:pStyle w:val="Titre1"/>
        <w:rPr>
          <w:rFonts w:cs="Times New Roman"/>
        </w:rPr>
      </w:pPr>
      <w:bookmarkStart w:id="33" w:name="_Toc196656440"/>
      <w:bookmarkStart w:id="34" w:name="_Toc196662247"/>
      <w:r w:rsidRPr="00F408E2">
        <w:rPr>
          <w:rFonts w:cs="Times New Roman"/>
        </w:rPr>
        <w:t>Diagnostic</w:t>
      </w:r>
      <w:r w:rsidR="00511AA8" w:rsidRPr="00F408E2">
        <w:rPr>
          <w:rFonts w:cs="Times New Roman"/>
        </w:rPr>
        <w:t xml:space="preserve"> </w:t>
      </w:r>
      <w:r w:rsidRPr="00F408E2">
        <w:rPr>
          <w:rFonts w:cs="Times New Roman"/>
        </w:rPr>
        <w:t>différentiel</w:t>
      </w:r>
      <w:bookmarkEnd w:id="33"/>
      <w:bookmarkEnd w:id="34"/>
      <w:r w:rsidR="00511AA8" w:rsidRPr="00F408E2">
        <w:rPr>
          <w:rFonts w:cs="Times New Roman"/>
        </w:rPr>
        <w:t xml:space="preserve"> </w:t>
      </w:r>
    </w:p>
    <w:p w14:paraId="1CB489D5" w14:textId="1C938681" w:rsidR="00511AA8" w:rsidRPr="00F408E2" w:rsidRDefault="00511AA8" w:rsidP="00511AA8">
      <w:pPr>
        <w:rPr>
          <w:rFonts w:cs="Times New Roman"/>
        </w:rPr>
      </w:pPr>
      <w:r w:rsidRPr="00F408E2">
        <w:rPr>
          <w:rFonts w:cs="Times New Roman"/>
        </w:rPr>
        <w:t xml:space="preserve">Prise </w:t>
      </w:r>
      <w:r w:rsidR="00E96751" w:rsidRPr="00F408E2">
        <w:rPr>
          <w:rFonts w:cs="Times New Roman"/>
        </w:rPr>
        <w:t>anticoagulation</w:t>
      </w:r>
      <w:r w:rsidRPr="00F408E2">
        <w:rPr>
          <w:rFonts w:cs="Times New Roman"/>
        </w:rPr>
        <w:t xml:space="preserve"> / AAP </w:t>
      </w:r>
    </w:p>
    <w:tbl>
      <w:tblPr>
        <w:tblStyle w:val="Grilledutableau"/>
        <w:tblW w:w="0" w:type="auto"/>
        <w:tblLook w:val="04A0" w:firstRow="1" w:lastRow="0" w:firstColumn="1" w:lastColumn="0" w:noHBand="0" w:noVBand="1"/>
      </w:tblPr>
      <w:tblGrid>
        <w:gridCol w:w="3285"/>
        <w:gridCol w:w="3285"/>
      </w:tblGrid>
      <w:tr w:rsidR="00972456" w:rsidRPr="00F408E2" w14:paraId="64985A68" w14:textId="77777777" w:rsidTr="00E21DA3">
        <w:trPr>
          <w:trHeight w:val="455"/>
        </w:trPr>
        <w:tc>
          <w:tcPr>
            <w:tcW w:w="3285" w:type="dxa"/>
          </w:tcPr>
          <w:p w14:paraId="22BD56CC" w14:textId="7E97EBA3" w:rsidR="00972456" w:rsidRPr="00F408E2" w:rsidRDefault="00972456" w:rsidP="00B85CCB">
            <w:pPr>
              <w:numPr>
                <w:ilvl w:val="0"/>
                <w:numId w:val="0"/>
              </w:numPr>
              <w:rPr>
                <w:rFonts w:cs="Times New Roman"/>
              </w:rPr>
            </w:pPr>
            <w:r w:rsidRPr="00F408E2">
              <w:rPr>
                <w:rFonts w:cs="Times New Roman"/>
              </w:rPr>
              <w:t xml:space="preserve">Type  </w:t>
            </w:r>
          </w:p>
        </w:tc>
        <w:tc>
          <w:tcPr>
            <w:tcW w:w="3285" w:type="dxa"/>
          </w:tcPr>
          <w:p w14:paraId="01255639" w14:textId="4F3A7EA8" w:rsidR="00972456" w:rsidRPr="00F408E2" w:rsidRDefault="00972456" w:rsidP="00B85CCB">
            <w:pPr>
              <w:numPr>
                <w:ilvl w:val="0"/>
                <w:numId w:val="0"/>
              </w:numPr>
              <w:rPr>
                <w:rFonts w:cs="Times New Roman"/>
              </w:rPr>
            </w:pPr>
            <w:r w:rsidRPr="00F408E2">
              <w:rPr>
                <w:rFonts w:cs="Times New Roman"/>
              </w:rPr>
              <w:t xml:space="preserve"> Clin</w:t>
            </w:r>
            <w:r w:rsidR="008658B3" w:rsidRPr="00F408E2">
              <w:rPr>
                <w:rFonts w:cs="Times New Roman"/>
              </w:rPr>
              <w:t>i</w:t>
            </w:r>
            <w:r w:rsidRPr="00F408E2">
              <w:rPr>
                <w:rFonts w:cs="Times New Roman"/>
              </w:rPr>
              <w:t xml:space="preserve">que </w:t>
            </w:r>
          </w:p>
          <w:p w14:paraId="54B79A5D" w14:textId="3C669A04" w:rsidR="00972456" w:rsidRPr="00F408E2" w:rsidRDefault="00972456" w:rsidP="00B85CCB">
            <w:pPr>
              <w:numPr>
                <w:ilvl w:val="0"/>
                <w:numId w:val="0"/>
              </w:numPr>
              <w:ind w:left="284"/>
              <w:rPr>
                <w:rFonts w:cs="Times New Roman"/>
              </w:rPr>
            </w:pPr>
          </w:p>
        </w:tc>
      </w:tr>
      <w:tr w:rsidR="00972456" w:rsidRPr="00F408E2" w14:paraId="1A3AF0DA" w14:textId="77777777" w:rsidTr="00E21DA3">
        <w:trPr>
          <w:trHeight w:val="2729"/>
        </w:trPr>
        <w:tc>
          <w:tcPr>
            <w:tcW w:w="3285" w:type="dxa"/>
          </w:tcPr>
          <w:p w14:paraId="2AF639E3" w14:textId="77777777" w:rsidR="00972456" w:rsidRPr="00F408E2" w:rsidRDefault="008658B3" w:rsidP="00B85CCB">
            <w:pPr>
              <w:numPr>
                <w:ilvl w:val="0"/>
                <w:numId w:val="0"/>
              </w:numPr>
              <w:rPr>
                <w:rFonts w:cs="Times New Roman"/>
              </w:rPr>
            </w:pPr>
            <w:r w:rsidRPr="00F408E2">
              <w:rPr>
                <w:rFonts w:cs="Times New Roman"/>
              </w:rPr>
              <w:lastRenderedPageBreak/>
              <w:t xml:space="preserve">Anticoagulation </w:t>
            </w:r>
          </w:p>
          <w:p w14:paraId="78B79D4F" w14:textId="77777777" w:rsidR="008658B3" w:rsidRPr="00F408E2" w:rsidRDefault="008658B3" w:rsidP="00B85CCB">
            <w:pPr>
              <w:numPr>
                <w:ilvl w:val="0"/>
                <w:numId w:val="0"/>
              </w:numPr>
              <w:rPr>
                <w:rFonts w:cs="Times New Roman"/>
              </w:rPr>
            </w:pPr>
          </w:p>
          <w:p w14:paraId="1C34DC4B" w14:textId="77777777" w:rsidR="008658B3" w:rsidRPr="00F408E2" w:rsidRDefault="008658B3" w:rsidP="00B85CCB">
            <w:pPr>
              <w:numPr>
                <w:ilvl w:val="0"/>
                <w:numId w:val="0"/>
              </w:numPr>
              <w:rPr>
                <w:rFonts w:cs="Times New Roman"/>
              </w:rPr>
            </w:pPr>
          </w:p>
          <w:p w14:paraId="43D13B2C" w14:textId="4D6068A3" w:rsidR="008658B3" w:rsidRPr="00F408E2" w:rsidRDefault="00DC2CA0" w:rsidP="00B85CCB">
            <w:pPr>
              <w:numPr>
                <w:ilvl w:val="0"/>
                <w:numId w:val="0"/>
              </w:numPr>
              <w:rPr>
                <w:rFonts w:cs="Times New Roman"/>
              </w:rPr>
            </w:pPr>
            <w:r w:rsidRPr="00F408E2">
              <w:rPr>
                <w:rFonts w:cs="Times New Roman"/>
              </w:rPr>
              <w:t>AAP</w:t>
            </w:r>
          </w:p>
        </w:tc>
        <w:tc>
          <w:tcPr>
            <w:tcW w:w="3285" w:type="dxa"/>
          </w:tcPr>
          <w:p w14:paraId="5F2B0A96" w14:textId="0F3B24E7" w:rsidR="00972456" w:rsidRPr="00F408E2" w:rsidRDefault="00972456" w:rsidP="00B85CCB">
            <w:pPr>
              <w:numPr>
                <w:ilvl w:val="0"/>
                <w:numId w:val="0"/>
              </w:numPr>
              <w:rPr>
                <w:rFonts w:cs="Times New Roman"/>
              </w:rPr>
            </w:pPr>
            <w:r w:rsidRPr="00F408E2">
              <w:rPr>
                <w:rFonts w:cs="Times New Roman"/>
              </w:rPr>
              <w:t xml:space="preserve">Sujet </w:t>
            </w:r>
            <w:r w:rsidR="00E96751" w:rsidRPr="00F408E2">
              <w:rPr>
                <w:rFonts w:cs="Times New Roman"/>
              </w:rPr>
              <w:t>âgé</w:t>
            </w:r>
            <w:r w:rsidRPr="00F408E2">
              <w:rPr>
                <w:rFonts w:cs="Times New Roman"/>
              </w:rPr>
              <w:t xml:space="preserve"> +++</w:t>
            </w:r>
          </w:p>
          <w:p w14:paraId="3CFD41A5" w14:textId="26B35740" w:rsidR="00972456" w:rsidRPr="00F408E2" w:rsidRDefault="00972456" w:rsidP="00B85CCB">
            <w:pPr>
              <w:numPr>
                <w:ilvl w:val="0"/>
                <w:numId w:val="0"/>
              </w:numPr>
              <w:rPr>
                <w:rFonts w:cs="Times New Roman"/>
              </w:rPr>
            </w:pPr>
            <w:r w:rsidRPr="00F408E2">
              <w:rPr>
                <w:rFonts w:cs="Times New Roman"/>
              </w:rPr>
              <w:t>O, 3 – 0.6 %</w:t>
            </w:r>
          </w:p>
          <w:p w14:paraId="7EF06F7D" w14:textId="77777777" w:rsidR="008658B3" w:rsidRPr="00F408E2" w:rsidRDefault="008658B3" w:rsidP="00B85CCB">
            <w:pPr>
              <w:numPr>
                <w:ilvl w:val="0"/>
                <w:numId w:val="0"/>
              </w:numPr>
              <w:rPr>
                <w:rFonts w:cs="Times New Roman"/>
              </w:rPr>
            </w:pPr>
          </w:p>
          <w:p w14:paraId="788897FA" w14:textId="2CA987A9" w:rsidR="00972456" w:rsidRPr="00F408E2" w:rsidRDefault="00972456" w:rsidP="00B85CCB">
            <w:pPr>
              <w:numPr>
                <w:ilvl w:val="0"/>
                <w:numId w:val="0"/>
              </w:numPr>
              <w:rPr>
                <w:rFonts w:cs="Times New Roman"/>
              </w:rPr>
            </w:pPr>
            <w:r w:rsidRPr="00F408E2">
              <w:rPr>
                <w:rFonts w:cs="Times New Roman"/>
              </w:rPr>
              <w:t>F</w:t>
            </w:r>
            <w:r w:rsidR="00DC2CA0" w:rsidRPr="00F408E2">
              <w:rPr>
                <w:rFonts w:cs="Times New Roman"/>
              </w:rPr>
              <w:t>DR</w:t>
            </w:r>
          </w:p>
          <w:p w14:paraId="158AA5EB" w14:textId="4E5497E9" w:rsidR="00DC2CA0" w:rsidRPr="00F408E2" w:rsidRDefault="00DC2CA0" w:rsidP="00B85CCB">
            <w:pPr>
              <w:numPr>
                <w:ilvl w:val="0"/>
                <w:numId w:val="0"/>
              </w:numPr>
              <w:rPr>
                <w:rFonts w:cs="Times New Roman"/>
              </w:rPr>
            </w:pPr>
            <w:r w:rsidRPr="00F408E2">
              <w:rPr>
                <w:rFonts w:cs="Times New Roman"/>
              </w:rPr>
              <w:t xml:space="preserve">   Âge</w:t>
            </w:r>
          </w:p>
          <w:p w14:paraId="30E1596D" w14:textId="4D4D284F" w:rsidR="00DC2CA0" w:rsidRPr="00F408E2" w:rsidRDefault="00DC2CA0" w:rsidP="00B85CCB">
            <w:pPr>
              <w:numPr>
                <w:ilvl w:val="0"/>
                <w:numId w:val="0"/>
              </w:numPr>
              <w:rPr>
                <w:rFonts w:cs="Times New Roman"/>
              </w:rPr>
            </w:pPr>
            <w:r w:rsidRPr="00F408E2">
              <w:rPr>
                <w:rFonts w:cs="Times New Roman"/>
              </w:rPr>
              <w:t xml:space="preserve">   Initiation récente anticoagula</w:t>
            </w:r>
            <w:r w:rsidR="001749C0" w:rsidRPr="00F408E2">
              <w:rPr>
                <w:rFonts w:cs="Times New Roman"/>
              </w:rPr>
              <w:t xml:space="preserve">tion </w:t>
            </w:r>
          </w:p>
          <w:p w14:paraId="5087014A" w14:textId="6D4BC82D" w:rsidR="001749C0" w:rsidRPr="00F408E2" w:rsidRDefault="001749C0" w:rsidP="00B85CCB">
            <w:pPr>
              <w:numPr>
                <w:ilvl w:val="0"/>
                <w:numId w:val="0"/>
              </w:numPr>
              <w:rPr>
                <w:rFonts w:cs="Times New Roman"/>
              </w:rPr>
            </w:pPr>
            <w:r w:rsidRPr="00F408E2">
              <w:rPr>
                <w:rFonts w:cs="Times New Roman"/>
              </w:rPr>
              <w:t xml:space="preserve">   Pathologie cérébro-vasculaire</w:t>
            </w:r>
          </w:p>
          <w:p w14:paraId="5A76434C" w14:textId="352930B0" w:rsidR="001749C0" w:rsidRPr="00F408E2" w:rsidRDefault="001749C0" w:rsidP="00B85CCB">
            <w:pPr>
              <w:numPr>
                <w:ilvl w:val="0"/>
                <w:numId w:val="0"/>
              </w:numPr>
              <w:rPr>
                <w:rFonts w:cs="Times New Roman"/>
              </w:rPr>
            </w:pPr>
            <w:r w:rsidRPr="00F408E2">
              <w:rPr>
                <w:rFonts w:cs="Times New Roman"/>
              </w:rPr>
              <w:t>Augm</w:t>
            </w:r>
            <w:r w:rsidR="005E55A4" w:rsidRPr="00F408E2">
              <w:rPr>
                <w:rFonts w:cs="Times New Roman"/>
              </w:rPr>
              <w:t>e</w:t>
            </w:r>
            <w:r w:rsidRPr="00F408E2">
              <w:rPr>
                <w:rFonts w:cs="Times New Roman"/>
              </w:rPr>
              <w:t>ntation mortalité 70%</w:t>
            </w:r>
          </w:p>
          <w:p w14:paraId="4CD7D655" w14:textId="73F74A92" w:rsidR="00972456" w:rsidRPr="00F408E2" w:rsidRDefault="00972456" w:rsidP="00B85CCB">
            <w:pPr>
              <w:numPr>
                <w:ilvl w:val="0"/>
                <w:numId w:val="0"/>
              </w:numPr>
              <w:rPr>
                <w:rFonts w:cs="Times New Roman"/>
              </w:rPr>
            </w:pPr>
          </w:p>
        </w:tc>
      </w:tr>
    </w:tbl>
    <w:p w14:paraId="2369CFA4" w14:textId="438894CB" w:rsidR="00511AA8" w:rsidRPr="00F408E2" w:rsidRDefault="001E1D15" w:rsidP="001E1D15">
      <w:pPr>
        <w:pStyle w:val="Titre2"/>
        <w:rPr>
          <w:rFonts w:cs="Times New Roman"/>
        </w:rPr>
      </w:pPr>
      <w:bookmarkStart w:id="35" w:name="_Toc196656441"/>
      <w:bookmarkStart w:id="36" w:name="_Toc196662248"/>
      <w:r w:rsidRPr="00F408E2">
        <w:rPr>
          <w:rFonts w:cs="Times New Roman"/>
        </w:rPr>
        <w:t>Principe de PEC</w:t>
      </w:r>
      <w:bookmarkEnd w:id="35"/>
      <w:bookmarkEnd w:id="36"/>
      <w:r w:rsidRPr="00F408E2">
        <w:rPr>
          <w:rFonts w:cs="Times New Roman"/>
        </w:rPr>
        <w:t xml:space="preserve"> </w:t>
      </w:r>
    </w:p>
    <w:p w14:paraId="2B0FEE65" w14:textId="336A0CAE" w:rsidR="001E1D15" w:rsidRPr="00F408E2" w:rsidRDefault="001E1D15" w:rsidP="001E1D15">
      <w:pPr>
        <w:rPr>
          <w:rFonts w:cs="Times New Roman"/>
        </w:rPr>
      </w:pPr>
      <w:r w:rsidRPr="00F408E2">
        <w:rPr>
          <w:rFonts w:cs="Times New Roman"/>
        </w:rPr>
        <w:t>M</w:t>
      </w:r>
      <w:r w:rsidR="005C6DCB" w:rsidRPr="00F408E2">
        <w:rPr>
          <w:rFonts w:cs="Times New Roman"/>
        </w:rPr>
        <w:t>ê</w:t>
      </w:r>
      <w:r w:rsidRPr="00F408E2">
        <w:rPr>
          <w:rFonts w:cs="Times New Roman"/>
        </w:rPr>
        <w:t xml:space="preserve">me avec </w:t>
      </w:r>
      <w:r w:rsidR="00257913" w:rsidRPr="00F408E2">
        <w:rPr>
          <w:rFonts w:cs="Times New Roman"/>
        </w:rPr>
        <w:t>chapitre préc</w:t>
      </w:r>
      <w:r w:rsidR="0097749D" w:rsidRPr="00F408E2">
        <w:rPr>
          <w:rFonts w:cs="Times New Roman"/>
        </w:rPr>
        <w:t>é</w:t>
      </w:r>
      <w:r w:rsidR="00257913" w:rsidRPr="00F408E2">
        <w:rPr>
          <w:rFonts w:cs="Times New Roman"/>
        </w:rPr>
        <w:t>dentes</w:t>
      </w:r>
    </w:p>
    <w:p w14:paraId="22A3C9BD" w14:textId="76E52F26" w:rsidR="00324E72" w:rsidRPr="00F408E2" w:rsidRDefault="00324E72" w:rsidP="001E1D15">
      <w:pPr>
        <w:rPr>
          <w:rFonts w:cs="Times New Roman"/>
        </w:rPr>
      </w:pPr>
      <w:r w:rsidRPr="00F408E2">
        <w:rPr>
          <w:rFonts w:cs="Times New Roman"/>
        </w:rPr>
        <w:t>Score de</w:t>
      </w:r>
      <w:r w:rsidR="003B1AD2" w:rsidRPr="00F408E2">
        <w:rPr>
          <w:rFonts w:cs="Times New Roman"/>
        </w:rPr>
        <w:t xml:space="preserve"> HAS BLED</w:t>
      </w:r>
      <w:r w:rsidR="00B47340" w:rsidRPr="00F408E2">
        <w:rPr>
          <w:rFonts w:cs="Times New Roman"/>
        </w:rPr>
        <w:t xml:space="preserve"> </w:t>
      </w:r>
      <w:r w:rsidR="003B1AD2" w:rsidRPr="00F408E2">
        <w:rPr>
          <w:rFonts w:cs="Times New Roman"/>
        </w:rPr>
        <w:t xml:space="preserve">pour déterminer le risque de </w:t>
      </w:r>
      <w:r w:rsidR="00F70F3D" w:rsidRPr="00F408E2">
        <w:rPr>
          <w:rFonts w:cs="Times New Roman"/>
        </w:rPr>
        <w:t>transformation de l’AVC ischémique en AVC hémorragique</w:t>
      </w:r>
      <w:r w:rsidR="0000086E" w:rsidRPr="00F408E2">
        <w:rPr>
          <w:rFonts w:cs="Times New Roman"/>
        </w:rPr>
        <w:t>.</w:t>
      </w:r>
      <w:r w:rsidR="0000086E" w:rsidRPr="00F408E2">
        <w:rPr>
          <w:rStyle w:val="Appelnotedebasdep"/>
          <w:rFonts w:cs="Times New Roman"/>
        </w:rPr>
        <w:footnoteReference w:id="5"/>
      </w:r>
      <w:r w:rsidR="00B47340" w:rsidRPr="00F408E2">
        <w:rPr>
          <w:rFonts w:cs="Times New Roman"/>
        </w:rPr>
        <w:t xml:space="preserve"> </w:t>
      </w:r>
    </w:p>
    <w:p w14:paraId="62FC0397" w14:textId="79CFF7CC" w:rsidR="00D8397D" w:rsidRPr="00F408E2" w:rsidRDefault="0030768C" w:rsidP="001E1D15">
      <w:pPr>
        <w:rPr>
          <w:rFonts w:cs="Times New Roman"/>
        </w:rPr>
      </w:pPr>
      <w:r w:rsidRPr="00F408E2">
        <w:rPr>
          <w:rFonts w:cs="Times New Roman"/>
        </w:rPr>
        <w:t>Cardiopathie emboligène</w:t>
      </w:r>
      <w:r w:rsidR="00EC3244">
        <w:rPr>
          <w:rFonts w:cs="Times New Roman"/>
        </w:rPr>
        <w:t> </w:t>
      </w:r>
      <w:r w:rsidRPr="00F408E2">
        <w:rPr>
          <w:rFonts w:cs="Times New Roman"/>
        </w:rPr>
        <w:t xml:space="preserve">: </w:t>
      </w:r>
      <w:r w:rsidR="00922543" w:rsidRPr="00F408E2">
        <w:rPr>
          <w:rFonts w:cs="Times New Roman"/>
        </w:rPr>
        <w:t>rétrécissement</w:t>
      </w:r>
      <w:r w:rsidRPr="00F408E2">
        <w:rPr>
          <w:rFonts w:cs="Times New Roman"/>
        </w:rPr>
        <w:t xml:space="preserve"> mitral</w:t>
      </w:r>
      <w:r w:rsidR="003B345A" w:rsidRPr="00F408E2">
        <w:rPr>
          <w:rFonts w:cs="Times New Roman"/>
        </w:rPr>
        <w:t>,</w:t>
      </w:r>
      <w:r w:rsidRPr="00F408E2">
        <w:rPr>
          <w:rFonts w:cs="Times New Roman"/>
        </w:rPr>
        <w:t xml:space="preserve"> </w:t>
      </w:r>
      <w:r w:rsidR="00484C26" w:rsidRPr="00F408E2">
        <w:rPr>
          <w:rFonts w:cs="Times New Roman"/>
        </w:rPr>
        <w:t>fibrillation auricula</w:t>
      </w:r>
      <w:r w:rsidR="00922543" w:rsidRPr="00F408E2">
        <w:rPr>
          <w:rFonts w:cs="Times New Roman"/>
        </w:rPr>
        <w:t>i</w:t>
      </w:r>
      <w:r w:rsidR="00484C26" w:rsidRPr="00F408E2">
        <w:rPr>
          <w:rFonts w:cs="Times New Roman"/>
        </w:rPr>
        <w:t>re</w:t>
      </w:r>
      <w:r w:rsidR="003B345A" w:rsidRPr="00F408E2">
        <w:rPr>
          <w:rFonts w:cs="Times New Roman"/>
        </w:rPr>
        <w:t>,</w:t>
      </w:r>
      <w:r w:rsidR="00484C26" w:rsidRPr="00F408E2">
        <w:rPr>
          <w:rFonts w:cs="Times New Roman"/>
        </w:rPr>
        <w:t xml:space="preserve"> </w:t>
      </w:r>
      <w:r w:rsidR="009958DC" w:rsidRPr="00F408E2">
        <w:rPr>
          <w:rFonts w:cs="Times New Roman"/>
        </w:rPr>
        <w:t>prot</w:t>
      </w:r>
      <w:r w:rsidR="00922543" w:rsidRPr="00F408E2">
        <w:rPr>
          <w:rFonts w:cs="Times New Roman"/>
        </w:rPr>
        <w:t xml:space="preserve">hèse </w:t>
      </w:r>
      <w:r w:rsidR="009958DC" w:rsidRPr="00F408E2">
        <w:rPr>
          <w:rFonts w:cs="Times New Roman"/>
        </w:rPr>
        <w:t>de valve prothétique</w:t>
      </w:r>
      <w:r w:rsidR="003B345A" w:rsidRPr="00F408E2">
        <w:rPr>
          <w:rFonts w:cs="Times New Roman"/>
        </w:rPr>
        <w:t>,</w:t>
      </w:r>
      <w:r w:rsidR="009958DC" w:rsidRPr="00F408E2">
        <w:rPr>
          <w:rFonts w:cs="Times New Roman"/>
        </w:rPr>
        <w:t xml:space="preserve"> cardi</w:t>
      </w:r>
      <w:r w:rsidR="00B51BF2" w:rsidRPr="00F408E2">
        <w:rPr>
          <w:rFonts w:cs="Times New Roman"/>
        </w:rPr>
        <w:t xml:space="preserve">opathie </w:t>
      </w:r>
      <w:r w:rsidR="009958DC" w:rsidRPr="00F408E2">
        <w:rPr>
          <w:rFonts w:cs="Times New Roman"/>
        </w:rPr>
        <w:t>emboligène</w:t>
      </w:r>
      <w:r w:rsidR="005D5AD7" w:rsidRPr="00F408E2">
        <w:rPr>
          <w:rStyle w:val="Appelnotedebasdep"/>
          <w:rFonts w:cs="Times New Roman"/>
        </w:rPr>
        <w:footnoteReference w:id="6"/>
      </w:r>
    </w:p>
    <w:p w14:paraId="07CB6D9D" w14:textId="670EF576" w:rsidR="00FF6A2D" w:rsidRPr="00F408E2" w:rsidRDefault="00F47526" w:rsidP="001E1D15">
      <w:pPr>
        <w:rPr>
          <w:rFonts w:cs="Times New Roman"/>
        </w:rPr>
      </w:pPr>
      <w:r w:rsidRPr="00F408E2">
        <w:rPr>
          <w:rFonts w:cs="Times New Roman"/>
        </w:rPr>
        <w:t>AIT</w:t>
      </w:r>
      <w:r w:rsidR="00EC3244">
        <w:rPr>
          <w:rFonts w:cs="Times New Roman"/>
        </w:rPr>
        <w:t> </w:t>
      </w:r>
      <w:r w:rsidRPr="00F408E2">
        <w:rPr>
          <w:rFonts w:cs="Times New Roman"/>
        </w:rPr>
        <w:t>: récupération complète après 20 min</w:t>
      </w:r>
      <w:r w:rsidR="00FE1457" w:rsidRPr="00F408E2">
        <w:rPr>
          <w:rFonts w:cs="Times New Roman"/>
        </w:rPr>
        <w:t>,</w:t>
      </w:r>
      <w:r w:rsidRPr="00F408E2">
        <w:rPr>
          <w:rFonts w:cs="Times New Roman"/>
        </w:rPr>
        <w:t xml:space="preserve"> </w:t>
      </w:r>
      <w:r w:rsidR="00FE1457" w:rsidRPr="00F408E2">
        <w:rPr>
          <w:rFonts w:cs="Times New Roman"/>
        </w:rPr>
        <w:t>m</w:t>
      </w:r>
      <w:r w:rsidRPr="00F408E2">
        <w:rPr>
          <w:rFonts w:cs="Times New Roman"/>
        </w:rPr>
        <w:t>ais une heure en théorie</w:t>
      </w:r>
      <w:r w:rsidR="00B900AE" w:rsidRPr="00F408E2">
        <w:rPr>
          <w:rFonts w:cs="Times New Roman"/>
        </w:rPr>
        <w:t xml:space="preserve"> </w:t>
      </w:r>
      <w:r w:rsidR="00B900AE" w:rsidRPr="00F408E2">
        <w:rPr>
          <w:rStyle w:val="Appelnotedebasdep"/>
          <w:rFonts w:cs="Times New Roman"/>
        </w:rPr>
        <w:footnoteReference w:id="7"/>
      </w:r>
    </w:p>
    <w:p w14:paraId="2243D0F5" w14:textId="41AF2CA7" w:rsidR="00B65BFC" w:rsidRPr="00F408E2" w:rsidRDefault="00B65BFC" w:rsidP="001E1D15">
      <w:pPr>
        <w:rPr>
          <w:rFonts w:cs="Times New Roman"/>
        </w:rPr>
      </w:pPr>
      <w:r w:rsidRPr="00F408E2">
        <w:rPr>
          <w:rFonts w:cs="Times New Roman"/>
        </w:rPr>
        <w:t>Actilyse</w:t>
      </w:r>
      <w:r w:rsidR="00EC3244">
        <w:rPr>
          <w:rFonts w:cs="Times New Roman"/>
        </w:rPr>
        <w:t> </w:t>
      </w:r>
      <w:r w:rsidRPr="00F408E2">
        <w:rPr>
          <w:rFonts w:cs="Times New Roman"/>
        </w:rPr>
        <w:t xml:space="preserve">: </w:t>
      </w:r>
      <w:r w:rsidR="00212917" w:rsidRPr="00F408E2">
        <w:rPr>
          <w:rFonts w:cs="Times New Roman"/>
        </w:rPr>
        <w:t xml:space="preserve">produit utilisé pour la thrombolyse </w:t>
      </w:r>
      <w:r w:rsidR="00212917" w:rsidRPr="00F408E2">
        <w:rPr>
          <w:rStyle w:val="Appelnotedebasdep"/>
          <w:rFonts w:cs="Times New Roman"/>
        </w:rPr>
        <w:footnoteReference w:id="8"/>
      </w:r>
    </w:p>
    <w:p w14:paraId="7C12388A" w14:textId="52D485A1" w:rsidR="00E52A29" w:rsidRPr="00F408E2" w:rsidRDefault="002C629B" w:rsidP="001E1D15">
      <w:pPr>
        <w:rPr>
          <w:rFonts w:cs="Times New Roman"/>
        </w:rPr>
      </w:pPr>
      <w:r w:rsidRPr="00F408E2">
        <w:rPr>
          <w:rFonts w:cs="Times New Roman"/>
        </w:rPr>
        <w:t>Anticoagulant</w:t>
      </w:r>
      <w:r w:rsidR="00EC3244">
        <w:rPr>
          <w:rFonts w:cs="Times New Roman"/>
        </w:rPr>
        <w:t> </w:t>
      </w:r>
      <w:r w:rsidRPr="00F408E2">
        <w:rPr>
          <w:rFonts w:cs="Times New Roman"/>
        </w:rPr>
        <w:t xml:space="preserve">: </w:t>
      </w:r>
      <w:r w:rsidR="00E96751" w:rsidRPr="00F408E2">
        <w:rPr>
          <w:rFonts w:cs="Times New Roman"/>
        </w:rPr>
        <w:t>Fibrillation</w:t>
      </w:r>
      <w:r w:rsidR="00CA7562" w:rsidRPr="00F408E2">
        <w:rPr>
          <w:rFonts w:cs="Times New Roman"/>
        </w:rPr>
        <w:t xml:space="preserve"> auriculaire </w:t>
      </w:r>
    </w:p>
    <w:p w14:paraId="69634B5E" w14:textId="2B54D29F" w:rsidR="002C629B" w:rsidRPr="00F408E2" w:rsidRDefault="00E96751" w:rsidP="001E1D15">
      <w:pPr>
        <w:rPr>
          <w:rFonts w:cs="Times New Roman"/>
        </w:rPr>
      </w:pPr>
      <w:r w:rsidRPr="00F408E2">
        <w:rPr>
          <w:rFonts w:cs="Times New Roman"/>
        </w:rPr>
        <w:t>Antiagrégant</w:t>
      </w:r>
      <w:r w:rsidR="00EC3244">
        <w:rPr>
          <w:rFonts w:cs="Times New Roman"/>
        </w:rPr>
        <w:t> </w:t>
      </w:r>
      <w:r w:rsidR="002C629B" w:rsidRPr="00F408E2">
        <w:rPr>
          <w:rFonts w:cs="Times New Roman"/>
        </w:rPr>
        <w:t xml:space="preserve">: </w:t>
      </w:r>
      <w:r w:rsidR="00CA7562" w:rsidRPr="00F408E2">
        <w:rPr>
          <w:rFonts w:cs="Times New Roman"/>
        </w:rPr>
        <w:t>autre forme de thrombose</w:t>
      </w:r>
      <w:r w:rsidR="00EC3244">
        <w:rPr>
          <w:rFonts w:cs="Times New Roman"/>
        </w:rPr>
        <w:t> </w:t>
      </w:r>
      <w:r w:rsidR="00CA7562" w:rsidRPr="00F408E2">
        <w:rPr>
          <w:rFonts w:cs="Times New Roman"/>
        </w:rPr>
        <w:t xml:space="preserve">: </w:t>
      </w:r>
      <w:r w:rsidR="00952F28" w:rsidRPr="00F408E2">
        <w:rPr>
          <w:rFonts w:cs="Times New Roman"/>
        </w:rPr>
        <w:t>aspirine</w:t>
      </w:r>
      <w:r w:rsidR="00F068F8" w:rsidRPr="00F408E2">
        <w:rPr>
          <w:rFonts w:cs="Times New Roman"/>
        </w:rPr>
        <w:t>,</w:t>
      </w:r>
      <w:r w:rsidR="00952F28" w:rsidRPr="00F408E2">
        <w:rPr>
          <w:rFonts w:cs="Times New Roman"/>
        </w:rPr>
        <w:t xml:space="preserve"> clopidogrel</w:t>
      </w:r>
      <w:r w:rsidR="003B345A" w:rsidRPr="00F408E2">
        <w:rPr>
          <w:rFonts w:cs="Times New Roman"/>
        </w:rPr>
        <w:t>,</w:t>
      </w:r>
      <w:r w:rsidR="00952F28" w:rsidRPr="00F408E2">
        <w:rPr>
          <w:rFonts w:cs="Times New Roman"/>
        </w:rPr>
        <w:t xml:space="preserve"> dipiridamol (au choix)</w:t>
      </w:r>
    </w:p>
    <w:p w14:paraId="4107025E" w14:textId="2CA4C016" w:rsidR="00952F28" w:rsidRPr="00F408E2" w:rsidRDefault="00AA5471" w:rsidP="00372E58">
      <w:pPr>
        <w:pStyle w:val="Titre1"/>
        <w:rPr>
          <w:rFonts w:cs="Times New Roman"/>
        </w:rPr>
      </w:pPr>
      <w:bookmarkStart w:id="37" w:name="_Toc196656442"/>
      <w:bookmarkStart w:id="38" w:name="_Toc196662249"/>
      <w:r w:rsidRPr="00F408E2">
        <w:rPr>
          <w:rFonts w:cs="Times New Roman"/>
        </w:rPr>
        <w:t>Principe de PEC</w:t>
      </w:r>
      <w:bookmarkEnd w:id="37"/>
      <w:bookmarkEnd w:id="38"/>
      <w:r w:rsidRPr="00F408E2">
        <w:rPr>
          <w:rFonts w:cs="Times New Roman"/>
        </w:rPr>
        <w:t xml:space="preserve"> </w:t>
      </w:r>
    </w:p>
    <w:p w14:paraId="42080C0E" w14:textId="64D80CCB" w:rsidR="00AA5471" w:rsidRPr="00F408E2" w:rsidRDefault="00AA5471" w:rsidP="00AA5471">
      <w:pPr>
        <w:rPr>
          <w:rFonts w:cs="Times New Roman"/>
        </w:rPr>
      </w:pPr>
      <w:r w:rsidRPr="00F408E2">
        <w:rPr>
          <w:rFonts w:cs="Times New Roman"/>
        </w:rPr>
        <w:t xml:space="preserve">Buts </w:t>
      </w:r>
    </w:p>
    <w:p w14:paraId="09462147" w14:textId="63F272FC" w:rsidR="00AA5471" w:rsidRPr="00F408E2" w:rsidRDefault="00AA5471" w:rsidP="004237A4">
      <w:pPr>
        <w:numPr>
          <w:ilvl w:val="1"/>
          <w:numId w:val="4"/>
        </w:numPr>
        <w:rPr>
          <w:rFonts w:cs="Times New Roman"/>
        </w:rPr>
      </w:pPr>
      <w:r w:rsidRPr="00F408E2">
        <w:rPr>
          <w:rFonts w:cs="Times New Roman"/>
        </w:rPr>
        <w:t>Identifier la situant clinque du patien</w:t>
      </w:r>
      <w:r w:rsidR="00382760" w:rsidRPr="00F408E2">
        <w:rPr>
          <w:rFonts w:cs="Times New Roman"/>
        </w:rPr>
        <w:t>t</w:t>
      </w:r>
    </w:p>
    <w:p w14:paraId="138F6FEC" w14:textId="55F58CD5" w:rsidR="00AA5471" w:rsidRPr="00F408E2" w:rsidRDefault="00E96751" w:rsidP="004237A4">
      <w:pPr>
        <w:numPr>
          <w:ilvl w:val="1"/>
          <w:numId w:val="4"/>
        </w:numPr>
        <w:rPr>
          <w:rFonts w:cs="Times New Roman"/>
        </w:rPr>
      </w:pPr>
      <w:r>
        <w:rPr>
          <w:rFonts w:cs="Times New Roman"/>
        </w:rPr>
        <w:t>E</w:t>
      </w:r>
      <w:r w:rsidR="00AA5471" w:rsidRPr="00F408E2">
        <w:rPr>
          <w:rFonts w:cs="Times New Roman"/>
        </w:rPr>
        <w:t>viter les ACSOS</w:t>
      </w:r>
      <w:r w:rsidR="00382760" w:rsidRPr="00F408E2">
        <w:rPr>
          <w:rStyle w:val="Appelnotedebasdep"/>
          <w:rFonts w:cs="Times New Roman"/>
        </w:rPr>
        <w:footnoteReference w:id="9"/>
      </w:r>
      <w:r w:rsidR="00AA5471" w:rsidRPr="00F408E2">
        <w:rPr>
          <w:rFonts w:cs="Times New Roman"/>
        </w:rPr>
        <w:t xml:space="preserve"> </w:t>
      </w:r>
    </w:p>
    <w:p w14:paraId="311157DB" w14:textId="58F47C11" w:rsidR="00AA5471" w:rsidRPr="00F408E2" w:rsidRDefault="00E96751" w:rsidP="004237A4">
      <w:pPr>
        <w:numPr>
          <w:ilvl w:val="1"/>
          <w:numId w:val="4"/>
        </w:numPr>
        <w:rPr>
          <w:rFonts w:cs="Times New Roman"/>
        </w:rPr>
      </w:pPr>
      <w:r w:rsidRPr="00F408E2">
        <w:rPr>
          <w:rFonts w:cs="Times New Roman"/>
        </w:rPr>
        <w:t>Prévenir</w:t>
      </w:r>
      <w:r w:rsidR="00AA5471" w:rsidRPr="00F408E2">
        <w:rPr>
          <w:rFonts w:cs="Times New Roman"/>
        </w:rPr>
        <w:t xml:space="preserve"> les complications </w:t>
      </w:r>
    </w:p>
    <w:p w14:paraId="6462EB6C" w14:textId="095084BF" w:rsidR="00AA5471" w:rsidRPr="00F408E2" w:rsidRDefault="00AA5471" w:rsidP="004237A4">
      <w:pPr>
        <w:numPr>
          <w:ilvl w:val="2"/>
          <w:numId w:val="4"/>
        </w:numPr>
        <w:rPr>
          <w:rFonts w:cs="Times New Roman"/>
        </w:rPr>
      </w:pPr>
      <w:r w:rsidRPr="00F408E2">
        <w:rPr>
          <w:rFonts w:cs="Times New Roman"/>
        </w:rPr>
        <w:t xml:space="preserve">Liée à l’hématome </w:t>
      </w:r>
    </w:p>
    <w:p w14:paraId="5ADFC8BF" w14:textId="4B13B955" w:rsidR="00AA5471" w:rsidRPr="00F408E2" w:rsidRDefault="00AA5471" w:rsidP="004237A4">
      <w:pPr>
        <w:numPr>
          <w:ilvl w:val="2"/>
          <w:numId w:val="4"/>
        </w:numPr>
        <w:rPr>
          <w:rFonts w:cs="Times New Roman"/>
        </w:rPr>
      </w:pPr>
      <w:r w:rsidRPr="00F408E2">
        <w:rPr>
          <w:rFonts w:cs="Times New Roman"/>
        </w:rPr>
        <w:t xml:space="preserve">Décubitus </w:t>
      </w:r>
    </w:p>
    <w:p w14:paraId="30EF678B" w14:textId="246A71C2" w:rsidR="00AA5471" w:rsidRPr="00F408E2" w:rsidRDefault="00AA5471" w:rsidP="004237A4">
      <w:pPr>
        <w:numPr>
          <w:ilvl w:val="1"/>
          <w:numId w:val="4"/>
        </w:numPr>
        <w:rPr>
          <w:rFonts w:cs="Times New Roman"/>
        </w:rPr>
      </w:pPr>
      <w:r w:rsidRPr="00F408E2">
        <w:rPr>
          <w:rFonts w:cs="Times New Roman"/>
        </w:rPr>
        <w:lastRenderedPageBreak/>
        <w:t xml:space="preserve">Corriger troubles de la coagulation </w:t>
      </w:r>
    </w:p>
    <w:p w14:paraId="2D30778D" w14:textId="7B598CC4" w:rsidR="00AA5471" w:rsidRPr="00F408E2" w:rsidRDefault="00AA5471" w:rsidP="004237A4">
      <w:pPr>
        <w:numPr>
          <w:ilvl w:val="1"/>
          <w:numId w:val="4"/>
        </w:numPr>
        <w:rPr>
          <w:rFonts w:cs="Times New Roman"/>
        </w:rPr>
      </w:pPr>
      <w:r w:rsidRPr="00F408E2">
        <w:rPr>
          <w:rFonts w:cs="Times New Roman"/>
        </w:rPr>
        <w:t>Éviter la récidive</w:t>
      </w:r>
    </w:p>
    <w:p w14:paraId="68A4307B" w14:textId="0F4582B1" w:rsidR="00300BD5" w:rsidRPr="00F408E2" w:rsidRDefault="009A7E41" w:rsidP="00300BD5">
      <w:pPr>
        <w:rPr>
          <w:rFonts w:cs="Times New Roman"/>
        </w:rPr>
      </w:pPr>
      <w:r w:rsidRPr="00F408E2">
        <w:rPr>
          <w:rFonts w:cs="Times New Roman"/>
        </w:rPr>
        <w:t>Devant</w:t>
      </w:r>
      <w:r w:rsidR="00300BD5" w:rsidRPr="00F408E2">
        <w:rPr>
          <w:rFonts w:cs="Times New Roman"/>
        </w:rPr>
        <w:t xml:space="preserve"> </w:t>
      </w:r>
      <w:r w:rsidRPr="00F408E2">
        <w:rPr>
          <w:rFonts w:cs="Times New Roman"/>
        </w:rPr>
        <w:t>suspicion</w:t>
      </w:r>
      <w:r w:rsidR="00300BD5" w:rsidRPr="00F408E2">
        <w:rPr>
          <w:rFonts w:cs="Times New Roman"/>
        </w:rPr>
        <w:t xml:space="preserve"> </w:t>
      </w:r>
      <w:r w:rsidRPr="00F408E2">
        <w:rPr>
          <w:rFonts w:cs="Times New Roman"/>
        </w:rPr>
        <w:t>avec</w:t>
      </w:r>
      <w:r w:rsidR="00D6154B" w:rsidRPr="00F408E2">
        <w:rPr>
          <w:rFonts w:cs="Times New Roman"/>
        </w:rPr>
        <w:t xml:space="preserve"> hémorragique</w:t>
      </w:r>
      <w:r w:rsidR="00F068F8" w:rsidRPr="00F408E2">
        <w:rPr>
          <w:rFonts w:cs="Times New Roman"/>
        </w:rPr>
        <w:t>,</w:t>
      </w:r>
      <w:r w:rsidR="00D6154B" w:rsidRPr="00F408E2">
        <w:rPr>
          <w:rFonts w:cs="Times New Roman"/>
        </w:rPr>
        <w:t xml:space="preserve"> urgences </w:t>
      </w:r>
    </w:p>
    <w:p w14:paraId="64D6BA1B" w14:textId="15629197" w:rsidR="00D6154B" w:rsidRPr="00F408E2" w:rsidRDefault="00D6154B" w:rsidP="004237A4">
      <w:pPr>
        <w:numPr>
          <w:ilvl w:val="1"/>
          <w:numId w:val="4"/>
        </w:numPr>
        <w:rPr>
          <w:rFonts w:cs="Times New Roman"/>
        </w:rPr>
      </w:pPr>
      <w:r w:rsidRPr="00F408E2">
        <w:rPr>
          <w:rFonts w:cs="Times New Roman"/>
        </w:rPr>
        <w:t xml:space="preserve">Stabilise état </w:t>
      </w:r>
      <w:r w:rsidR="00E96751" w:rsidRPr="00F408E2">
        <w:rPr>
          <w:rFonts w:cs="Times New Roman"/>
        </w:rPr>
        <w:t>clin</w:t>
      </w:r>
      <w:r w:rsidR="00E96751">
        <w:rPr>
          <w:rFonts w:cs="Times New Roman"/>
        </w:rPr>
        <w:t>i</w:t>
      </w:r>
      <w:r w:rsidR="00E96751" w:rsidRPr="00F408E2">
        <w:rPr>
          <w:rFonts w:cs="Times New Roman"/>
        </w:rPr>
        <w:t>que</w:t>
      </w:r>
      <w:r w:rsidRPr="00F408E2">
        <w:rPr>
          <w:rFonts w:cs="Times New Roman"/>
        </w:rPr>
        <w:t xml:space="preserve"> </w:t>
      </w:r>
    </w:p>
    <w:p w14:paraId="3CEDD23A" w14:textId="620B958E" w:rsidR="00D6154B" w:rsidRPr="00E615C8" w:rsidRDefault="00D6154B" w:rsidP="004237A4">
      <w:pPr>
        <w:numPr>
          <w:ilvl w:val="2"/>
          <w:numId w:val="4"/>
        </w:numPr>
        <w:rPr>
          <w:rFonts w:cs="Times New Roman"/>
          <w:lang w:val="en-US"/>
        </w:rPr>
      </w:pPr>
      <w:r w:rsidRPr="00E615C8">
        <w:rPr>
          <w:rFonts w:cs="Times New Roman"/>
          <w:lang w:val="en-US"/>
        </w:rPr>
        <w:t>A</w:t>
      </w:r>
      <w:r w:rsidR="009A7E41" w:rsidRPr="00E615C8">
        <w:rPr>
          <w:rFonts w:cs="Times New Roman"/>
          <w:lang w:val="en-US"/>
        </w:rPr>
        <w:t>r</w:t>
      </w:r>
      <w:r w:rsidRPr="00E615C8">
        <w:rPr>
          <w:rFonts w:cs="Times New Roman"/>
          <w:lang w:val="en-US"/>
        </w:rPr>
        <w:t>way</w:t>
      </w:r>
      <w:r w:rsidR="00F068F8" w:rsidRPr="00E615C8">
        <w:rPr>
          <w:rFonts w:cs="Times New Roman"/>
          <w:lang w:val="en-US"/>
        </w:rPr>
        <w:t>,</w:t>
      </w:r>
      <w:r w:rsidRPr="00E615C8">
        <w:rPr>
          <w:rFonts w:cs="Times New Roman"/>
          <w:lang w:val="en-US"/>
        </w:rPr>
        <w:t xml:space="preserve"> breathin</w:t>
      </w:r>
      <w:r w:rsidR="009A7E41" w:rsidRPr="00E615C8">
        <w:rPr>
          <w:rFonts w:cs="Times New Roman"/>
          <w:lang w:val="en-US"/>
        </w:rPr>
        <w:t>g</w:t>
      </w:r>
      <w:r w:rsidRPr="00E615C8">
        <w:rPr>
          <w:rFonts w:cs="Times New Roman"/>
          <w:lang w:val="en-US"/>
        </w:rPr>
        <w:t xml:space="preserve"> and circulations (ABC)</w:t>
      </w:r>
    </w:p>
    <w:p w14:paraId="21190BD1" w14:textId="29817DC7" w:rsidR="00D6154B" w:rsidRPr="00F408E2" w:rsidRDefault="00D6154B" w:rsidP="004237A4">
      <w:pPr>
        <w:numPr>
          <w:ilvl w:val="2"/>
          <w:numId w:val="4"/>
        </w:numPr>
        <w:rPr>
          <w:rFonts w:cs="Times New Roman"/>
        </w:rPr>
      </w:pPr>
      <w:r w:rsidRPr="00F408E2">
        <w:rPr>
          <w:rFonts w:cs="Times New Roman"/>
        </w:rPr>
        <w:t>Pose VVP et p</w:t>
      </w:r>
      <w:r w:rsidR="00CC7161" w:rsidRPr="00F408E2">
        <w:rPr>
          <w:rFonts w:cs="Times New Roman"/>
        </w:rPr>
        <w:t xml:space="preserve">rélèvement </w:t>
      </w:r>
      <w:r w:rsidRPr="00F408E2">
        <w:rPr>
          <w:rFonts w:cs="Times New Roman"/>
        </w:rPr>
        <w:t xml:space="preserve">sanguin </w:t>
      </w:r>
    </w:p>
    <w:p w14:paraId="3C98CD40" w14:textId="5CBC6662" w:rsidR="00D6154B" w:rsidRPr="00E615C8" w:rsidRDefault="00D6154B" w:rsidP="004237A4">
      <w:pPr>
        <w:numPr>
          <w:ilvl w:val="1"/>
          <w:numId w:val="4"/>
        </w:numPr>
        <w:rPr>
          <w:rFonts w:cs="Times New Roman"/>
          <w:lang w:val="en-US"/>
        </w:rPr>
      </w:pPr>
      <w:r w:rsidRPr="00E615C8">
        <w:rPr>
          <w:rFonts w:cs="Times New Roman"/>
          <w:lang w:val="en-US"/>
        </w:rPr>
        <w:t>Monito</w:t>
      </w:r>
      <w:r w:rsidR="00A81E7F" w:rsidRPr="00E615C8">
        <w:rPr>
          <w:rFonts w:cs="Times New Roman"/>
          <w:lang w:val="en-US"/>
        </w:rPr>
        <w:t>ri</w:t>
      </w:r>
      <w:r w:rsidRPr="00E615C8">
        <w:rPr>
          <w:rFonts w:cs="Times New Roman"/>
          <w:lang w:val="en-US"/>
        </w:rPr>
        <w:t>ng cardio</w:t>
      </w:r>
      <w:r w:rsidR="00CC7161" w:rsidRPr="00E615C8">
        <w:rPr>
          <w:rFonts w:cs="Times New Roman"/>
          <w:lang w:val="en-US"/>
        </w:rPr>
        <w:t>-</w:t>
      </w:r>
      <w:r w:rsidRPr="00E615C8">
        <w:rPr>
          <w:rFonts w:cs="Times New Roman"/>
          <w:lang w:val="en-US"/>
        </w:rPr>
        <w:t xml:space="preserve">respiratoire </w:t>
      </w:r>
      <w:r w:rsidR="00E96751" w:rsidRPr="00E615C8">
        <w:rPr>
          <w:rFonts w:cs="Times New Roman"/>
          <w:lang w:val="en-US"/>
        </w:rPr>
        <w:t>(NIHSS</w:t>
      </w:r>
      <w:r w:rsidR="00FA6CF5" w:rsidRPr="00E615C8">
        <w:rPr>
          <w:rFonts w:cs="Times New Roman"/>
          <w:lang w:val="en-US"/>
        </w:rPr>
        <w:t xml:space="preserve"> / Glasgow)</w:t>
      </w:r>
    </w:p>
    <w:p w14:paraId="52992206" w14:textId="09CEA428" w:rsidR="00FA6CF5" w:rsidRPr="00F408E2" w:rsidRDefault="00FA6CF5" w:rsidP="004237A4">
      <w:pPr>
        <w:numPr>
          <w:ilvl w:val="2"/>
          <w:numId w:val="4"/>
        </w:numPr>
        <w:rPr>
          <w:rFonts w:cs="Times New Roman"/>
        </w:rPr>
      </w:pPr>
      <w:r w:rsidRPr="00F408E2">
        <w:rPr>
          <w:rFonts w:cs="Times New Roman"/>
        </w:rPr>
        <w:t>G</w:t>
      </w:r>
      <w:r w:rsidR="00A4104A" w:rsidRPr="00F408E2">
        <w:rPr>
          <w:rFonts w:cs="Times New Roman"/>
        </w:rPr>
        <w:t>las</w:t>
      </w:r>
      <w:r w:rsidR="00E3215F" w:rsidRPr="00F408E2">
        <w:rPr>
          <w:rFonts w:cs="Times New Roman"/>
        </w:rPr>
        <w:t>g</w:t>
      </w:r>
      <w:r w:rsidRPr="00F408E2">
        <w:rPr>
          <w:rFonts w:cs="Times New Roman"/>
        </w:rPr>
        <w:t>ow &lt; 8 (intubation</w:t>
      </w:r>
      <w:r w:rsidR="00D166B6" w:rsidRPr="00F408E2">
        <w:rPr>
          <w:rFonts w:cs="Times New Roman"/>
        </w:rPr>
        <w:t>)</w:t>
      </w:r>
    </w:p>
    <w:p w14:paraId="026C605C" w14:textId="763E1CD5" w:rsidR="00FA6CF5" w:rsidRPr="00F408E2" w:rsidRDefault="00FA6CF5" w:rsidP="004237A4">
      <w:pPr>
        <w:numPr>
          <w:ilvl w:val="1"/>
          <w:numId w:val="4"/>
        </w:numPr>
        <w:rPr>
          <w:rFonts w:cs="Times New Roman"/>
        </w:rPr>
      </w:pPr>
      <w:r w:rsidRPr="00F408E2">
        <w:rPr>
          <w:rFonts w:cs="Times New Roman"/>
        </w:rPr>
        <w:t>Demande TDM cérébrale sans infec</w:t>
      </w:r>
      <w:r w:rsidR="00CC7161" w:rsidRPr="00F408E2">
        <w:rPr>
          <w:rFonts w:cs="Times New Roman"/>
        </w:rPr>
        <w:t>t</w:t>
      </w:r>
      <w:r w:rsidRPr="00F408E2">
        <w:rPr>
          <w:rFonts w:cs="Times New Roman"/>
        </w:rPr>
        <w:t>ion (</w:t>
      </w:r>
      <w:r w:rsidR="00D166B6" w:rsidRPr="00F408E2">
        <w:rPr>
          <w:rFonts w:cs="Times New Roman"/>
        </w:rPr>
        <w:t>&lt;= 20 min)</w:t>
      </w:r>
    </w:p>
    <w:p w14:paraId="68F7F2D0" w14:textId="28062C01" w:rsidR="00400E21" w:rsidRPr="00F408E2" w:rsidRDefault="00400E21" w:rsidP="00400E21">
      <w:pPr>
        <w:rPr>
          <w:rFonts w:cs="Times New Roman"/>
        </w:rPr>
      </w:pPr>
      <w:r w:rsidRPr="00F408E2">
        <w:rPr>
          <w:rFonts w:cs="Times New Roman"/>
        </w:rPr>
        <w:t>Tableau AVC</w:t>
      </w:r>
      <w:r w:rsidR="00B47340" w:rsidRPr="00F408E2">
        <w:rPr>
          <w:rFonts w:cs="Times New Roman"/>
        </w:rPr>
        <w:t xml:space="preserve"> </w:t>
      </w:r>
      <w:r w:rsidRPr="00F408E2">
        <w:rPr>
          <w:rFonts w:cs="Times New Roman"/>
        </w:rPr>
        <w:t>hémorragique confi</w:t>
      </w:r>
      <w:r w:rsidR="00CC7161" w:rsidRPr="00F408E2">
        <w:rPr>
          <w:rFonts w:cs="Times New Roman"/>
        </w:rPr>
        <w:t>r</w:t>
      </w:r>
      <w:r w:rsidRPr="00F408E2">
        <w:rPr>
          <w:rFonts w:cs="Times New Roman"/>
        </w:rPr>
        <w:t xml:space="preserve">me </w:t>
      </w:r>
    </w:p>
    <w:p w14:paraId="141BE262" w14:textId="14F964A9" w:rsidR="00400E21" w:rsidRPr="00F408E2" w:rsidRDefault="00400E21" w:rsidP="004237A4">
      <w:pPr>
        <w:numPr>
          <w:ilvl w:val="1"/>
          <w:numId w:val="4"/>
        </w:numPr>
        <w:rPr>
          <w:rFonts w:cs="Times New Roman"/>
        </w:rPr>
      </w:pPr>
      <w:r w:rsidRPr="00F408E2">
        <w:rPr>
          <w:rFonts w:cs="Times New Roman"/>
        </w:rPr>
        <w:t>Contr</w:t>
      </w:r>
      <w:r w:rsidR="00EB451D" w:rsidRPr="00F408E2">
        <w:rPr>
          <w:rFonts w:cs="Times New Roman"/>
        </w:rPr>
        <w:t xml:space="preserve">ôler </w:t>
      </w:r>
      <w:r w:rsidRPr="00F408E2">
        <w:rPr>
          <w:rFonts w:cs="Times New Roman"/>
        </w:rPr>
        <w:t xml:space="preserve">TAS &lt; 140 </w:t>
      </w:r>
      <w:r w:rsidR="00A81E7F" w:rsidRPr="00F408E2">
        <w:rPr>
          <w:rFonts w:cs="Times New Roman"/>
        </w:rPr>
        <w:t>mm Hg</w:t>
      </w:r>
      <w:r w:rsidRPr="00F408E2">
        <w:rPr>
          <w:rFonts w:cs="Times New Roman"/>
        </w:rPr>
        <w:t xml:space="preserve"> </w:t>
      </w:r>
    </w:p>
    <w:p w14:paraId="253BCB45" w14:textId="577C4149" w:rsidR="00400E21" w:rsidRPr="00F408E2" w:rsidRDefault="00400E21" w:rsidP="004237A4">
      <w:pPr>
        <w:numPr>
          <w:ilvl w:val="1"/>
          <w:numId w:val="4"/>
        </w:numPr>
        <w:rPr>
          <w:rFonts w:cs="Times New Roman"/>
        </w:rPr>
      </w:pPr>
      <w:r w:rsidRPr="00F408E2">
        <w:rPr>
          <w:rFonts w:cs="Times New Roman"/>
        </w:rPr>
        <w:t>Labetalol 10mg et ou Hydralazine 10mg en IV</w:t>
      </w:r>
    </w:p>
    <w:p w14:paraId="2D5A10D0" w14:textId="277904F8" w:rsidR="00400E21" w:rsidRPr="00F408E2" w:rsidRDefault="00400E21" w:rsidP="004237A4">
      <w:pPr>
        <w:numPr>
          <w:ilvl w:val="1"/>
          <w:numId w:val="4"/>
        </w:numPr>
        <w:rPr>
          <w:rFonts w:cs="Times New Roman"/>
        </w:rPr>
      </w:pPr>
      <w:r w:rsidRPr="00F408E2">
        <w:rPr>
          <w:rFonts w:cs="Times New Roman"/>
        </w:rPr>
        <w:t>Nicardipine en perfusion 5 – 15 mg/h</w:t>
      </w:r>
    </w:p>
    <w:p w14:paraId="17B1566C" w14:textId="035AF7C0" w:rsidR="00400E21" w:rsidRPr="00F408E2" w:rsidRDefault="00400E21" w:rsidP="00400E21">
      <w:pPr>
        <w:rPr>
          <w:rFonts w:cs="Times New Roman"/>
        </w:rPr>
      </w:pPr>
      <w:r w:rsidRPr="00F408E2">
        <w:rPr>
          <w:rFonts w:cs="Times New Roman"/>
        </w:rPr>
        <w:t>Effet de masse / engag</w:t>
      </w:r>
      <w:r w:rsidR="007F1B0E" w:rsidRPr="00F408E2">
        <w:rPr>
          <w:rFonts w:cs="Times New Roman"/>
        </w:rPr>
        <w:t>e</w:t>
      </w:r>
      <w:r w:rsidRPr="00F408E2">
        <w:rPr>
          <w:rFonts w:cs="Times New Roman"/>
        </w:rPr>
        <w:t xml:space="preserve">ment </w:t>
      </w:r>
    </w:p>
    <w:p w14:paraId="36728E24" w14:textId="713DFB26" w:rsidR="00400E21" w:rsidRPr="00F408E2" w:rsidRDefault="00400E21" w:rsidP="004237A4">
      <w:pPr>
        <w:numPr>
          <w:ilvl w:val="1"/>
          <w:numId w:val="4"/>
        </w:numPr>
        <w:rPr>
          <w:rFonts w:cs="Times New Roman"/>
        </w:rPr>
      </w:pPr>
      <w:r w:rsidRPr="00F408E2">
        <w:rPr>
          <w:rFonts w:cs="Times New Roman"/>
        </w:rPr>
        <w:t xml:space="preserve">Mannitols ou SSH </w:t>
      </w:r>
      <w:r w:rsidR="007F1B0E" w:rsidRPr="00F408E2">
        <w:rPr>
          <w:rFonts w:cs="Times New Roman"/>
        </w:rPr>
        <w:t>e</w:t>
      </w:r>
      <w:r w:rsidRPr="00F408E2">
        <w:rPr>
          <w:rFonts w:cs="Times New Roman"/>
        </w:rPr>
        <w:t xml:space="preserve">n bolus </w:t>
      </w:r>
    </w:p>
    <w:p w14:paraId="1CF01B86" w14:textId="698FE090" w:rsidR="00400E21" w:rsidRPr="00F408E2" w:rsidRDefault="007846C0" w:rsidP="00400E21">
      <w:pPr>
        <w:rPr>
          <w:rFonts w:cs="Times New Roman"/>
        </w:rPr>
      </w:pPr>
      <w:r w:rsidRPr="00F408E2">
        <w:rPr>
          <w:rFonts w:cs="Times New Roman"/>
        </w:rPr>
        <w:t>3 s</w:t>
      </w:r>
      <w:r w:rsidR="00400E21" w:rsidRPr="00F408E2">
        <w:rPr>
          <w:rFonts w:cs="Times New Roman"/>
        </w:rPr>
        <w:t>i</w:t>
      </w:r>
      <w:r w:rsidRPr="00F408E2">
        <w:rPr>
          <w:rFonts w:cs="Times New Roman"/>
        </w:rPr>
        <w:t>gn</w:t>
      </w:r>
      <w:r w:rsidR="00400E21" w:rsidRPr="00F408E2">
        <w:rPr>
          <w:rFonts w:cs="Times New Roman"/>
        </w:rPr>
        <w:t>e</w:t>
      </w:r>
      <w:r w:rsidRPr="00F408E2">
        <w:rPr>
          <w:rFonts w:cs="Times New Roman"/>
        </w:rPr>
        <w:t>s</w:t>
      </w:r>
      <w:r w:rsidR="00400E21" w:rsidRPr="00F408E2">
        <w:rPr>
          <w:rFonts w:cs="Times New Roman"/>
        </w:rPr>
        <w:t xml:space="preserve"> d’engagemen</w:t>
      </w:r>
      <w:r w:rsidR="0019422C" w:rsidRPr="00F408E2">
        <w:rPr>
          <w:rFonts w:cs="Times New Roman"/>
        </w:rPr>
        <w:t>t</w:t>
      </w:r>
      <w:r w:rsidR="00400E21" w:rsidRPr="00F408E2">
        <w:rPr>
          <w:rFonts w:cs="Times New Roman"/>
        </w:rPr>
        <w:t xml:space="preserve"> </w:t>
      </w:r>
      <w:r w:rsidR="00E96751" w:rsidRPr="00F408E2">
        <w:rPr>
          <w:rFonts w:cs="Times New Roman"/>
        </w:rPr>
        <w:t>cérébral</w:t>
      </w:r>
      <w:r w:rsidR="00400E21" w:rsidRPr="00F408E2">
        <w:rPr>
          <w:rFonts w:cs="Times New Roman"/>
        </w:rPr>
        <w:t xml:space="preserve"> </w:t>
      </w:r>
      <w:r w:rsidR="0019422C" w:rsidRPr="00F408E2">
        <w:rPr>
          <w:rStyle w:val="Appelnotedebasdep"/>
          <w:rFonts w:cs="Times New Roman"/>
        </w:rPr>
        <w:footnoteReference w:id="10"/>
      </w:r>
    </w:p>
    <w:p w14:paraId="23E68A81" w14:textId="176EABE7" w:rsidR="00400E21" w:rsidRPr="00F408E2" w:rsidRDefault="00400E21" w:rsidP="004237A4">
      <w:pPr>
        <w:numPr>
          <w:ilvl w:val="1"/>
          <w:numId w:val="4"/>
        </w:numPr>
        <w:rPr>
          <w:rFonts w:cs="Times New Roman"/>
        </w:rPr>
      </w:pPr>
      <w:r w:rsidRPr="00F408E2">
        <w:rPr>
          <w:rFonts w:cs="Times New Roman"/>
        </w:rPr>
        <w:t xml:space="preserve">Anisocorie </w:t>
      </w:r>
    </w:p>
    <w:p w14:paraId="4A743D0D" w14:textId="67804B76" w:rsidR="00400E21" w:rsidRPr="00F408E2" w:rsidRDefault="00E96751" w:rsidP="004237A4">
      <w:pPr>
        <w:numPr>
          <w:ilvl w:val="1"/>
          <w:numId w:val="4"/>
        </w:numPr>
        <w:rPr>
          <w:rFonts w:cs="Times New Roman"/>
        </w:rPr>
      </w:pPr>
      <w:r w:rsidRPr="00F408E2">
        <w:rPr>
          <w:rFonts w:cs="Times New Roman"/>
        </w:rPr>
        <w:t>Babinski</w:t>
      </w:r>
      <w:r w:rsidR="00400E21" w:rsidRPr="00F408E2">
        <w:rPr>
          <w:rFonts w:cs="Times New Roman"/>
        </w:rPr>
        <w:t xml:space="preserve"> bilatérale </w:t>
      </w:r>
    </w:p>
    <w:p w14:paraId="2BAFED8E" w14:textId="3FDBCEE6" w:rsidR="00400E21" w:rsidRPr="00F408E2" w:rsidRDefault="00400E21" w:rsidP="004237A4">
      <w:pPr>
        <w:numPr>
          <w:ilvl w:val="1"/>
          <w:numId w:val="4"/>
        </w:numPr>
        <w:rPr>
          <w:rFonts w:cs="Times New Roman"/>
        </w:rPr>
      </w:pPr>
      <w:r w:rsidRPr="00F408E2">
        <w:rPr>
          <w:rFonts w:cs="Times New Roman"/>
        </w:rPr>
        <w:t>Respiration Ch</w:t>
      </w:r>
      <w:r w:rsidR="00E96751">
        <w:rPr>
          <w:rFonts w:cs="Times New Roman"/>
        </w:rPr>
        <w:t>e</w:t>
      </w:r>
      <w:r w:rsidRPr="00F408E2">
        <w:rPr>
          <w:rFonts w:cs="Times New Roman"/>
        </w:rPr>
        <w:t>yne –Stokes</w:t>
      </w:r>
    </w:p>
    <w:p w14:paraId="02B451EB" w14:textId="67A09FA7" w:rsidR="0019422C" w:rsidRPr="00F408E2" w:rsidRDefault="0019422C" w:rsidP="0019422C">
      <w:pPr>
        <w:rPr>
          <w:rFonts w:cs="Times New Roman"/>
        </w:rPr>
      </w:pPr>
      <w:r w:rsidRPr="00F408E2">
        <w:rPr>
          <w:rFonts w:cs="Times New Roman"/>
        </w:rPr>
        <w:t>Si hyperthérmie</w:t>
      </w:r>
      <w:r w:rsidR="00EC3244">
        <w:rPr>
          <w:rFonts w:cs="Times New Roman"/>
        </w:rPr>
        <w:t> </w:t>
      </w:r>
      <w:r w:rsidRPr="00F408E2">
        <w:rPr>
          <w:rFonts w:cs="Times New Roman"/>
        </w:rPr>
        <w:t xml:space="preserve">: </w:t>
      </w:r>
      <w:r w:rsidR="00E96751" w:rsidRPr="00F408E2">
        <w:rPr>
          <w:rFonts w:cs="Times New Roman"/>
        </w:rPr>
        <w:t>utilisé</w:t>
      </w:r>
      <w:r w:rsidRPr="00F408E2">
        <w:rPr>
          <w:rFonts w:cs="Times New Roman"/>
        </w:rPr>
        <w:t xml:space="preserve"> d’</w:t>
      </w:r>
      <w:r w:rsidR="00E96751" w:rsidRPr="00F408E2">
        <w:rPr>
          <w:rFonts w:cs="Times New Roman"/>
        </w:rPr>
        <w:t>antipyrétique</w:t>
      </w:r>
      <w:r w:rsidR="00EC3244">
        <w:rPr>
          <w:rFonts w:cs="Times New Roman"/>
        </w:rPr>
        <w:t> </w:t>
      </w:r>
      <w:r w:rsidRPr="00F408E2">
        <w:rPr>
          <w:rFonts w:cs="Times New Roman"/>
        </w:rPr>
        <w:t>: paracétamol IV</w:t>
      </w:r>
    </w:p>
    <w:p w14:paraId="2E740DC5" w14:textId="0CF8C181" w:rsidR="009C3287" w:rsidRPr="00F408E2" w:rsidRDefault="009C3287" w:rsidP="009C3287">
      <w:pPr>
        <w:rPr>
          <w:rFonts w:cs="Times New Roman"/>
        </w:rPr>
      </w:pPr>
      <w:r w:rsidRPr="00F408E2">
        <w:rPr>
          <w:rFonts w:cs="Times New Roman"/>
        </w:rPr>
        <w:t>Hypergl</w:t>
      </w:r>
      <w:r w:rsidR="0093129E" w:rsidRPr="00F408E2">
        <w:rPr>
          <w:rFonts w:cs="Times New Roman"/>
        </w:rPr>
        <w:t>y</w:t>
      </w:r>
      <w:r w:rsidRPr="00F408E2">
        <w:rPr>
          <w:rFonts w:cs="Times New Roman"/>
        </w:rPr>
        <w:t>cémie &lt; 10 mmol/l</w:t>
      </w:r>
      <w:r w:rsidR="00F068F8" w:rsidRPr="00F408E2">
        <w:rPr>
          <w:rFonts w:cs="Times New Roman"/>
        </w:rPr>
        <w:t>,</w:t>
      </w:r>
      <w:r w:rsidRPr="00F408E2">
        <w:rPr>
          <w:rFonts w:cs="Times New Roman"/>
        </w:rPr>
        <w:t xml:space="preserve"> hypo &gt; 3.9 mmol/l </w:t>
      </w:r>
    </w:p>
    <w:p w14:paraId="085C5D2E" w14:textId="74E63F92" w:rsidR="009C3287" w:rsidRPr="00F408E2" w:rsidRDefault="009C3287" w:rsidP="009C3287">
      <w:pPr>
        <w:rPr>
          <w:rFonts w:cs="Times New Roman"/>
        </w:rPr>
      </w:pPr>
      <w:r w:rsidRPr="00F408E2">
        <w:rPr>
          <w:rFonts w:cs="Times New Roman"/>
        </w:rPr>
        <w:t xml:space="preserve">Prévention </w:t>
      </w:r>
      <w:r w:rsidR="0013179B" w:rsidRPr="00F408E2">
        <w:rPr>
          <w:rFonts w:cs="Times New Roman"/>
        </w:rPr>
        <w:t>thromboembolique</w:t>
      </w:r>
      <w:r w:rsidRPr="00F408E2">
        <w:rPr>
          <w:rFonts w:cs="Times New Roman"/>
        </w:rPr>
        <w:t xml:space="preserve"> </w:t>
      </w:r>
    </w:p>
    <w:p w14:paraId="336444A0" w14:textId="117E19BB" w:rsidR="009C3287" w:rsidRPr="00F408E2" w:rsidRDefault="009C3287" w:rsidP="004237A4">
      <w:pPr>
        <w:numPr>
          <w:ilvl w:val="1"/>
          <w:numId w:val="4"/>
        </w:numPr>
        <w:rPr>
          <w:rFonts w:cs="Times New Roman"/>
        </w:rPr>
      </w:pPr>
      <w:r w:rsidRPr="00F408E2">
        <w:rPr>
          <w:rFonts w:cs="Times New Roman"/>
        </w:rPr>
        <w:t xml:space="preserve">Contention élastique précoce </w:t>
      </w:r>
    </w:p>
    <w:p w14:paraId="02C2A211" w14:textId="75570E20" w:rsidR="009C3287" w:rsidRPr="00F408E2" w:rsidRDefault="009C3287" w:rsidP="004237A4">
      <w:pPr>
        <w:numPr>
          <w:ilvl w:val="1"/>
          <w:numId w:val="4"/>
        </w:numPr>
        <w:rPr>
          <w:rFonts w:cs="Times New Roman"/>
        </w:rPr>
      </w:pPr>
      <w:r w:rsidRPr="00F408E2">
        <w:rPr>
          <w:rFonts w:cs="Times New Roman"/>
        </w:rPr>
        <w:t>Hép</w:t>
      </w:r>
      <w:r w:rsidR="002F227D" w:rsidRPr="00F408E2">
        <w:rPr>
          <w:rFonts w:cs="Times New Roman"/>
        </w:rPr>
        <w:t>o</w:t>
      </w:r>
      <w:r w:rsidR="00E96751">
        <w:rPr>
          <w:rFonts w:cs="Times New Roman"/>
        </w:rPr>
        <w:t>a</w:t>
      </w:r>
      <w:r w:rsidRPr="00F408E2">
        <w:rPr>
          <w:rFonts w:cs="Times New Roman"/>
        </w:rPr>
        <w:t>in</w:t>
      </w:r>
      <w:r w:rsidR="002F227D" w:rsidRPr="00F408E2">
        <w:rPr>
          <w:rFonts w:cs="Times New Roman"/>
        </w:rPr>
        <w:t>o</w:t>
      </w:r>
      <w:r w:rsidRPr="00F408E2">
        <w:rPr>
          <w:rFonts w:cs="Times New Roman"/>
        </w:rPr>
        <w:t xml:space="preserve">thérapie préventive à </w:t>
      </w:r>
      <w:r w:rsidR="00E96751" w:rsidRPr="00F408E2">
        <w:rPr>
          <w:rFonts w:cs="Times New Roman"/>
        </w:rPr>
        <w:t>partir</w:t>
      </w:r>
      <w:r w:rsidRPr="00F408E2">
        <w:rPr>
          <w:rFonts w:cs="Times New Roman"/>
        </w:rPr>
        <w:t xml:space="preserve"> de la 24</w:t>
      </w:r>
      <w:r w:rsidRPr="00F408E2">
        <w:rPr>
          <w:rFonts w:cs="Times New Roman"/>
          <w:vertAlign w:val="superscript"/>
        </w:rPr>
        <w:t>ème</w:t>
      </w:r>
      <w:r w:rsidRPr="00F408E2">
        <w:rPr>
          <w:rFonts w:cs="Times New Roman"/>
        </w:rPr>
        <w:t xml:space="preserve"> heure</w:t>
      </w:r>
      <w:r w:rsidR="002F227D" w:rsidRPr="00F408E2">
        <w:rPr>
          <w:rFonts w:cs="Times New Roman"/>
        </w:rPr>
        <w:t xml:space="preserve"> (lovenox dose </w:t>
      </w:r>
      <w:r w:rsidR="002A2888" w:rsidRPr="00F408E2">
        <w:rPr>
          <w:rFonts w:cs="Times New Roman"/>
        </w:rPr>
        <w:t>préventive</w:t>
      </w:r>
      <w:r w:rsidR="002F227D" w:rsidRPr="00F408E2">
        <w:rPr>
          <w:rFonts w:cs="Times New Roman"/>
        </w:rPr>
        <w:t>)</w:t>
      </w:r>
    </w:p>
    <w:p w14:paraId="0E0269E3" w14:textId="258BB230" w:rsidR="009C3287" w:rsidRPr="00F408E2" w:rsidRDefault="009C3287" w:rsidP="009C3287">
      <w:pPr>
        <w:rPr>
          <w:rFonts w:cs="Times New Roman"/>
        </w:rPr>
      </w:pPr>
      <w:r w:rsidRPr="00F408E2">
        <w:rPr>
          <w:rFonts w:cs="Times New Roman"/>
        </w:rPr>
        <w:t>Protecteu</w:t>
      </w:r>
      <w:r w:rsidR="002F227D" w:rsidRPr="00F408E2">
        <w:rPr>
          <w:rFonts w:cs="Times New Roman"/>
        </w:rPr>
        <w:t>r</w:t>
      </w:r>
      <w:r w:rsidRPr="00F408E2">
        <w:rPr>
          <w:rFonts w:cs="Times New Roman"/>
        </w:rPr>
        <w:t xml:space="preserve"> gastrique (IPP </w:t>
      </w:r>
      <w:r w:rsidR="002A2888" w:rsidRPr="00F408E2">
        <w:rPr>
          <w:rFonts w:cs="Times New Roman"/>
        </w:rPr>
        <w:t xml:space="preserve">(inhibiteur de pompe à proton) </w:t>
      </w:r>
      <w:r w:rsidRPr="00F408E2">
        <w:rPr>
          <w:rFonts w:cs="Times New Roman"/>
        </w:rPr>
        <w:t>en IV)</w:t>
      </w:r>
    </w:p>
    <w:p w14:paraId="69D05DF7" w14:textId="79B1BB06" w:rsidR="005F7A8C" w:rsidRPr="00F408E2" w:rsidRDefault="005F7A8C" w:rsidP="009C3287">
      <w:pPr>
        <w:rPr>
          <w:rFonts w:cs="Times New Roman"/>
        </w:rPr>
      </w:pPr>
      <w:r w:rsidRPr="00F408E2">
        <w:rPr>
          <w:rStyle w:val="Appelnotedebasdep"/>
          <w:rFonts w:cs="Times New Roman"/>
        </w:rPr>
        <w:footnoteReference w:id="11"/>
      </w:r>
    </w:p>
    <w:p w14:paraId="796DB0A9" w14:textId="60F08CA2" w:rsidR="005F7A8C" w:rsidRPr="00F408E2" w:rsidRDefault="00F731D8" w:rsidP="006C30DA">
      <w:pPr>
        <w:pStyle w:val="Titre2"/>
        <w:rPr>
          <w:rFonts w:cs="Times New Roman"/>
        </w:rPr>
      </w:pPr>
      <w:bookmarkStart w:id="39" w:name="_Toc196656443"/>
      <w:bookmarkStart w:id="40" w:name="_Toc196662250"/>
      <w:r w:rsidRPr="00F408E2">
        <w:rPr>
          <w:rFonts w:cs="Times New Roman"/>
        </w:rPr>
        <w:t xml:space="preserve">Situation </w:t>
      </w:r>
      <w:r w:rsidR="006C30DA" w:rsidRPr="00F408E2">
        <w:rPr>
          <w:rFonts w:cs="Times New Roman"/>
        </w:rPr>
        <w:t>cliniques</w:t>
      </w:r>
      <w:bookmarkEnd w:id="39"/>
      <w:bookmarkEnd w:id="40"/>
      <w:r w:rsidR="006C30DA" w:rsidRPr="00F408E2">
        <w:rPr>
          <w:rFonts w:cs="Times New Roman"/>
        </w:rPr>
        <w:t xml:space="preserve"> </w:t>
      </w:r>
    </w:p>
    <w:p w14:paraId="05C88287" w14:textId="4EC38E61" w:rsidR="006C30DA" w:rsidRPr="00F408E2" w:rsidRDefault="006C30DA" w:rsidP="006C30DA">
      <w:pPr>
        <w:pStyle w:val="Titre3"/>
        <w:rPr>
          <w:rFonts w:cs="Times New Roman"/>
        </w:rPr>
      </w:pPr>
      <w:bookmarkStart w:id="41" w:name="_Toc196656444"/>
      <w:bookmarkStart w:id="42" w:name="_Toc196662251"/>
      <w:r w:rsidRPr="00F408E2">
        <w:rPr>
          <w:rFonts w:cs="Times New Roman"/>
        </w:rPr>
        <w:t>AVC hémorragique avec prise d’</w:t>
      </w:r>
      <w:r w:rsidR="00E96751" w:rsidRPr="00F408E2">
        <w:rPr>
          <w:rFonts w:cs="Times New Roman"/>
        </w:rPr>
        <w:t>anticoagulant</w:t>
      </w:r>
      <w:bookmarkEnd w:id="41"/>
      <w:bookmarkEnd w:id="42"/>
    </w:p>
    <w:p w14:paraId="40F3F2A7" w14:textId="7805CD77" w:rsidR="006C30DA" w:rsidRPr="00F408E2" w:rsidRDefault="006C30DA" w:rsidP="006C30DA">
      <w:pPr>
        <w:rPr>
          <w:rFonts w:cs="Times New Roman"/>
        </w:rPr>
      </w:pPr>
      <w:r w:rsidRPr="00F408E2">
        <w:rPr>
          <w:rFonts w:cs="Times New Roman"/>
        </w:rPr>
        <w:t>Arrêt ACO</w:t>
      </w:r>
      <w:r w:rsidR="00B47340" w:rsidRPr="00F408E2">
        <w:rPr>
          <w:rFonts w:cs="Times New Roman"/>
        </w:rPr>
        <w:t xml:space="preserve"> </w:t>
      </w:r>
      <w:r w:rsidRPr="00F408E2">
        <w:rPr>
          <w:rFonts w:cs="Times New Roman"/>
        </w:rPr>
        <w:t>e</w:t>
      </w:r>
      <w:r w:rsidR="00803E19" w:rsidRPr="00F408E2">
        <w:rPr>
          <w:rFonts w:cs="Times New Roman"/>
        </w:rPr>
        <w:t>t</w:t>
      </w:r>
      <w:r w:rsidRPr="00F408E2">
        <w:rPr>
          <w:rFonts w:cs="Times New Roman"/>
        </w:rPr>
        <w:t xml:space="preserve"> </w:t>
      </w:r>
      <w:r w:rsidR="00367727" w:rsidRPr="00F408E2">
        <w:rPr>
          <w:rFonts w:cs="Times New Roman"/>
        </w:rPr>
        <w:t>réversion</w:t>
      </w:r>
      <w:r w:rsidRPr="00F408E2">
        <w:rPr>
          <w:rFonts w:cs="Times New Roman"/>
        </w:rPr>
        <w:t xml:space="preserve"> +++</w:t>
      </w:r>
    </w:p>
    <w:p w14:paraId="1B216FFB" w14:textId="3C20D91C" w:rsidR="006C30DA" w:rsidRPr="00F408E2" w:rsidRDefault="006C30DA" w:rsidP="004237A4">
      <w:pPr>
        <w:numPr>
          <w:ilvl w:val="1"/>
          <w:numId w:val="4"/>
        </w:numPr>
        <w:rPr>
          <w:rFonts w:cs="Times New Roman"/>
        </w:rPr>
      </w:pPr>
      <w:r w:rsidRPr="00F408E2">
        <w:rPr>
          <w:rFonts w:cs="Times New Roman"/>
        </w:rPr>
        <w:t>PPSB (concentré de complexe prothrombinique</w:t>
      </w:r>
      <w:r w:rsidR="00367727" w:rsidRPr="00F408E2">
        <w:rPr>
          <w:rFonts w:cs="Times New Roman"/>
        </w:rPr>
        <w:t>)</w:t>
      </w:r>
    </w:p>
    <w:p w14:paraId="6BEEAC59" w14:textId="652008AD" w:rsidR="006C30DA" w:rsidRPr="00F408E2" w:rsidRDefault="006C30DA" w:rsidP="004237A4">
      <w:pPr>
        <w:numPr>
          <w:ilvl w:val="1"/>
          <w:numId w:val="4"/>
        </w:numPr>
        <w:rPr>
          <w:rFonts w:cs="Times New Roman"/>
        </w:rPr>
      </w:pPr>
      <w:r w:rsidRPr="00F408E2">
        <w:rPr>
          <w:rFonts w:cs="Times New Roman"/>
        </w:rPr>
        <w:t>PFC (plas</w:t>
      </w:r>
      <w:r w:rsidR="00435FCE" w:rsidRPr="00F408E2">
        <w:rPr>
          <w:rFonts w:cs="Times New Roman"/>
        </w:rPr>
        <w:t>ma</w:t>
      </w:r>
      <w:r w:rsidRPr="00F408E2">
        <w:rPr>
          <w:rFonts w:cs="Times New Roman"/>
        </w:rPr>
        <w:t xml:space="preserve"> frais </w:t>
      </w:r>
      <w:r w:rsidR="00435FCE" w:rsidRPr="00F408E2">
        <w:rPr>
          <w:rFonts w:cs="Times New Roman"/>
        </w:rPr>
        <w:t>congelé</w:t>
      </w:r>
      <w:r w:rsidR="00367727" w:rsidRPr="00F408E2">
        <w:rPr>
          <w:rFonts w:cs="Times New Roman"/>
        </w:rPr>
        <w:t>)</w:t>
      </w:r>
    </w:p>
    <w:p w14:paraId="5608DC63" w14:textId="2963ED88" w:rsidR="006C30DA" w:rsidRPr="00F408E2" w:rsidRDefault="00267567" w:rsidP="004237A4">
      <w:pPr>
        <w:numPr>
          <w:ilvl w:val="1"/>
          <w:numId w:val="4"/>
        </w:numPr>
        <w:rPr>
          <w:rFonts w:cs="Times New Roman"/>
        </w:rPr>
      </w:pPr>
      <w:r w:rsidRPr="00F408E2">
        <w:rPr>
          <w:rFonts w:cs="Times New Roman"/>
        </w:rPr>
        <w:lastRenderedPageBreak/>
        <w:t>Vitamine K 10mg</w:t>
      </w:r>
    </w:p>
    <w:p w14:paraId="35AC36C9" w14:textId="74B6DB6C" w:rsidR="00267567" w:rsidRPr="00F408E2" w:rsidRDefault="00267567" w:rsidP="004237A4">
      <w:pPr>
        <w:numPr>
          <w:ilvl w:val="1"/>
          <w:numId w:val="4"/>
        </w:numPr>
        <w:rPr>
          <w:rFonts w:cs="Times New Roman"/>
        </w:rPr>
      </w:pPr>
      <w:r w:rsidRPr="00F408E2">
        <w:rPr>
          <w:rFonts w:cs="Times New Roman"/>
        </w:rPr>
        <w:t>Sous AVK</w:t>
      </w:r>
      <w:r w:rsidR="00B47340" w:rsidRPr="00F408E2">
        <w:rPr>
          <w:rFonts w:cs="Times New Roman"/>
        </w:rPr>
        <w:t xml:space="preserve"> </w:t>
      </w:r>
      <w:r w:rsidRPr="00F408E2">
        <w:rPr>
          <w:rFonts w:cs="Times New Roman"/>
        </w:rPr>
        <w:t xml:space="preserve">avec &gt; 1.4 </w:t>
      </w:r>
    </w:p>
    <w:p w14:paraId="0622A08C" w14:textId="6E93EA70" w:rsidR="00267567" w:rsidRPr="00F408E2" w:rsidRDefault="00267567" w:rsidP="004237A4">
      <w:pPr>
        <w:numPr>
          <w:ilvl w:val="1"/>
          <w:numId w:val="4"/>
        </w:numPr>
        <w:rPr>
          <w:rFonts w:cs="Times New Roman"/>
        </w:rPr>
      </w:pPr>
      <w:r w:rsidRPr="00F408E2">
        <w:rPr>
          <w:rFonts w:cs="Times New Roman"/>
        </w:rPr>
        <w:t xml:space="preserve">Contrôle </w:t>
      </w:r>
      <w:r w:rsidR="00DB2659" w:rsidRPr="00F408E2">
        <w:rPr>
          <w:rFonts w:cs="Times New Roman"/>
        </w:rPr>
        <w:t>INR après 30 min</w:t>
      </w:r>
      <w:r w:rsidR="00F068F8" w:rsidRPr="00F408E2">
        <w:rPr>
          <w:rFonts w:cs="Times New Roman"/>
        </w:rPr>
        <w:t>,</w:t>
      </w:r>
      <w:r w:rsidR="00DB2659" w:rsidRPr="00F408E2">
        <w:rPr>
          <w:rFonts w:cs="Times New Roman"/>
        </w:rPr>
        <w:t xml:space="preserve"> 6 à 8 h puis quotidien.</w:t>
      </w:r>
    </w:p>
    <w:p w14:paraId="50479DB0" w14:textId="4FC35BB9" w:rsidR="003B7EFB" w:rsidRPr="00F408E2" w:rsidRDefault="003B7EFB" w:rsidP="003B7EFB">
      <w:pPr>
        <w:pStyle w:val="Titre3"/>
        <w:rPr>
          <w:rFonts w:cs="Times New Roman"/>
        </w:rPr>
      </w:pPr>
      <w:bookmarkStart w:id="43" w:name="_Toc196656445"/>
      <w:bookmarkStart w:id="44" w:name="_Toc196662252"/>
      <w:r w:rsidRPr="00F408E2">
        <w:rPr>
          <w:rFonts w:cs="Times New Roman"/>
        </w:rPr>
        <w:t>AVC</w:t>
      </w:r>
      <w:r w:rsidR="00B47340" w:rsidRPr="00F408E2">
        <w:rPr>
          <w:rFonts w:cs="Times New Roman"/>
        </w:rPr>
        <w:t xml:space="preserve"> </w:t>
      </w:r>
      <w:r w:rsidRPr="00F408E2">
        <w:rPr>
          <w:rFonts w:cs="Times New Roman"/>
        </w:rPr>
        <w:t xml:space="preserve">hémorragique ave indication </w:t>
      </w:r>
      <w:r w:rsidR="00F731D8" w:rsidRPr="00F408E2">
        <w:rPr>
          <w:rFonts w:cs="Times New Roman"/>
        </w:rPr>
        <w:t>chirurgical</w:t>
      </w:r>
      <w:bookmarkEnd w:id="43"/>
      <w:bookmarkEnd w:id="44"/>
      <w:r w:rsidRPr="00F408E2">
        <w:rPr>
          <w:rFonts w:cs="Times New Roman"/>
        </w:rPr>
        <w:t xml:space="preserve"> </w:t>
      </w:r>
    </w:p>
    <w:p w14:paraId="5E39EFF0" w14:textId="50868F36" w:rsidR="003B7EFB" w:rsidRPr="00F408E2" w:rsidRDefault="003B7EFB" w:rsidP="003B7EFB">
      <w:pPr>
        <w:rPr>
          <w:rFonts w:cs="Times New Roman"/>
        </w:rPr>
      </w:pPr>
      <w:r w:rsidRPr="00F408E2">
        <w:rPr>
          <w:rFonts w:cs="Times New Roman"/>
        </w:rPr>
        <w:t xml:space="preserve">Technique chirurgicale </w:t>
      </w:r>
    </w:p>
    <w:p w14:paraId="512BFD7E" w14:textId="41CCFCF1" w:rsidR="003B7EFB" w:rsidRPr="00F408E2" w:rsidRDefault="003B7EFB" w:rsidP="004237A4">
      <w:pPr>
        <w:numPr>
          <w:ilvl w:val="1"/>
          <w:numId w:val="4"/>
        </w:numPr>
        <w:rPr>
          <w:rFonts w:cs="Times New Roman"/>
        </w:rPr>
      </w:pPr>
      <w:r w:rsidRPr="00F408E2">
        <w:rPr>
          <w:rFonts w:cs="Times New Roman"/>
        </w:rPr>
        <w:t>Évacuation par t</w:t>
      </w:r>
      <w:r w:rsidR="00B47796" w:rsidRPr="00F408E2">
        <w:rPr>
          <w:rFonts w:cs="Times New Roman"/>
        </w:rPr>
        <w:t>r</w:t>
      </w:r>
      <w:r w:rsidRPr="00F408E2">
        <w:rPr>
          <w:rFonts w:cs="Times New Roman"/>
        </w:rPr>
        <w:t xml:space="preserve">épanation </w:t>
      </w:r>
    </w:p>
    <w:p w14:paraId="1410F37E" w14:textId="3B51F7A2" w:rsidR="003B7EFB" w:rsidRPr="00F408E2" w:rsidRDefault="003B7EFB" w:rsidP="004237A4">
      <w:pPr>
        <w:numPr>
          <w:ilvl w:val="1"/>
          <w:numId w:val="4"/>
        </w:numPr>
        <w:rPr>
          <w:rFonts w:cs="Times New Roman"/>
        </w:rPr>
      </w:pPr>
      <w:r w:rsidRPr="00F408E2">
        <w:rPr>
          <w:rFonts w:cs="Times New Roman"/>
        </w:rPr>
        <w:t>Aspiratio</w:t>
      </w:r>
      <w:r w:rsidR="00B47796" w:rsidRPr="00F408E2">
        <w:rPr>
          <w:rFonts w:cs="Times New Roman"/>
        </w:rPr>
        <w:t>n</w:t>
      </w:r>
      <w:r w:rsidRPr="00F408E2">
        <w:rPr>
          <w:rFonts w:cs="Times New Roman"/>
        </w:rPr>
        <w:t xml:space="preserve"> </w:t>
      </w:r>
      <w:r w:rsidR="00B47796" w:rsidRPr="00F408E2">
        <w:rPr>
          <w:rFonts w:cs="Times New Roman"/>
        </w:rPr>
        <w:t>stéréotaxique</w:t>
      </w:r>
    </w:p>
    <w:p w14:paraId="10956C57" w14:textId="47DD2A80" w:rsidR="003B7EFB" w:rsidRPr="00F408E2" w:rsidRDefault="003B7EFB" w:rsidP="004237A4">
      <w:pPr>
        <w:numPr>
          <w:ilvl w:val="1"/>
          <w:numId w:val="4"/>
        </w:numPr>
        <w:rPr>
          <w:rFonts w:cs="Times New Roman"/>
        </w:rPr>
      </w:pPr>
      <w:r w:rsidRPr="00F408E2">
        <w:rPr>
          <w:rFonts w:cs="Times New Roman"/>
        </w:rPr>
        <w:t>Drain</w:t>
      </w:r>
      <w:r w:rsidR="00630652" w:rsidRPr="00F408E2">
        <w:rPr>
          <w:rFonts w:cs="Times New Roman"/>
        </w:rPr>
        <w:t>a</w:t>
      </w:r>
      <w:r w:rsidRPr="00F408E2">
        <w:rPr>
          <w:rFonts w:cs="Times New Roman"/>
        </w:rPr>
        <w:t>ge ventricula</w:t>
      </w:r>
      <w:r w:rsidR="00630652" w:rsidRPr="00F408E2">
        <w:rPr>
          <w:rFonts w:cs="Times New Roman"/>
        </w:rPr>
        <w:t>i</w:t>
      </w:r>
      <w:r w:rsidRPr="00F408E2">
        <w:rPr>
          <w:rFonts w:cs="Times New Roman"/>
        </w:rPr>
        <w:t>re</w:t>
      </w:r>
      <w:r w:rsidR="00B47340" w:rsidRPr="00F408E2">
        <w:rPr>
          <w:rFonts w:cs="Times New Roman"/>
        </w:rPr>
        <w:t xml:space="preserve"> </w:t>
      </w:r>
      <w:r w:rsidRPr="00F408E2">
        <w:rPr>
          <w:rFonts w:cs="Times New Roman"/>
        </w:rPr>
        <w:t>(hy</w:t>
      </w:r>
      <w:r w:rsidR="00630652" w:rsidRPr="00F408E2">
        <w:rPr>
          <w:rFonts w:cs="Times New Roman"/>
        </w:rPr>
        <w:t>d</w:t>
      </w:r>
      <w:r w:rsidRPr="00F408E2">
        <w:rPr>
          <w:rFonts w:cs="Times New Roman"/>
        </w:rPr>
        <w:t>rocép</w:t>
      </w:r>
      <w:r w:rsidR="00B47796" w:rsidRPr="00F408E2">
        <w:rPr>
          <w:rFonts w:cs="Times New Roman"/>
        </w:rPr>
        <w:t>h</w:t>
      </w:r>
      <w:r w:rsidRPr="00F408E2">
        <w:rPr>
          <w:rFonts w:cs="Times New Roman"/>
        </w:rPr>
        <w:t>alie symptomatique)</w:t>
      </w:r>
    </w:p>
    <w:p w14:paraId="37D71727" w14:textId="12F48537" w:rsidR="00B47796" w:rsidRPr="00F408E2" w:rsidRDefault="00B47796" w:rsidP="00B47796">
      <w:pPr>
        <w:pStyle w:val="Sous-titre"/>
        <w:rPr>
          <w:rFonts w:ascii="Times New Roman" w:hAnsi="Times New Roman" w:cs="Times New Roman"/>
        </w:rPr>
      </w:pPr>
      <w:r w:rsidRPr="00F408E2">
        <w:rPr>
          <w:rFonts w:ascii="Times New Roman" w:hAnsi="Times New Roman" w:cs="Times New Roman"/>
        </w:rPr>
        <w:t xml:space="preserve">Conclusion </w:t>
      </w:r>
    </w:p>
    <w:p w14:paraId="30C73303" w14:textId="01470B96" w:rsidR="00B47796" w:rsidRPr="00F408E2" w:rsidRDefault="009807A7" w:rsidP="00B47796">
      <w:pPr>
        <w:rPr>
          <w:rFonts w:cs="Times New Roman"/>
        </w:rPr>
      </w:pPr>
      <w:r w:rsidRPr="00F408E2">
        <w:rPr>
          <w:rFonts w:cs="Times New Roman"/>
        </w:rPr>
        <w:t xml:space="preserve">Mortelle </w:t>
      </w:r>
    </w:p>
    <w:p w14:paraId="587418EE" w14:textId="10D12EE9" w:rsidR="009807A7" w:rsidRPr="00F408E2" w:rsidRDefault="009807A7" w:rsidP="00B47796">
      <w:pPr>
        <w:rPr>
          <w:rFonts w:cs="Times New Roman"/>
        </w:rPr>
      </w:pPr>
      <w:r w:rsidRPr="00F408E2">
        <w:rPr>
          <w:rFonts w:cs="Times New Roman"/>
        </w:rPr>
        <w:t>2 forme</w:t>
      </w:r>
      <w:r w:rsidR="00E96751">
        <w:rPr>
          <w:rFonts w:cs="Times New Roman"/>
        </w:rPr>
        <w:t>s</w:t>
      </w:r>
      <w:r w:rsidRPr="00F408E2">
        <w:rPr>
          <w:rFonts w:cs="Times New Roman"/>
        </w:rPr>
        <w:t xml:space="preserve"> HIC </w:t>
      </w:r>
      <w:r w:rsidR="00E96751" w:rsidRPr="00F408E2">
        <w:rPr>
          <w:rFonts w:cs="Times New Roman"/>
        </w:rPr>
        <w:t>spontané</w:t>
      </w:r>
      <w:r w:rsidR="00E96751">
        <w:rPr>
          <w:rFonts w:cs="Times New Roman"/>
        </w:rPr>
        <w:t>s</w:t>
      </w:r>
    </w:p>
    <w:p w14:paraId="2D0BB60D" w14:textId="6F5B03AF" w:rsidR="009807A7" w:rsidRPr="00F408E2" w:rsidRDefault="008B7B32" w:rsidP="00B47796">
      <w:pPr>
        <w:rPr>
          <w:rFonts w:cs="Times New Roman"/>
        </w:rPr>
      </w:pPr>
      <w:r w:rsidRPr="00F408E2">
        <w:rPr>
          <w:rFonts w:cs="Times New Roman"/>
        </w:rPr>
        <w:t>TDM</w:t>
      </w:r>
      <w:r w:rsidR="009807A7" w:rsidRPr="00F408E2">
        <w:rPr>
          <w:rFonts w:cs="Times New Roman"/>
        </w:rPr>
        <w:t xml:space="preserve"> </w:t>
      </w:r>
      <w:r w:rsidR="002D0353" w:rsidRPr="00F408E2">
        <w:rPr>
          <w:rFonts w:cs="Times New Roman"/>
        </w:rPr>
        <w:t>cérébral</w:t>
      </w:r>
      <w:r w:rsidR="00F50DF9" w:rsidRPr="00F408E2">
        <w:rPr>
          <w:rFonts w:cs="Times New Roman"/>
        </w:rPr>
        <w:t xml:space="preserve"> sans </w:t>
      </w:r>
      <w:r w:rsidR="002D0353" w:rsidRPr="00F408E2">
        <w:rPr>
          <w:rFonts w:cs="Times New Roman"/>
        </w:rPr>
        <w:t>injection</w:t>
      </w:r>
      <w:r w:rsidR="00F50DF9" w:rsidRPr="00F408E2">
        <w:rPr>
          <w:rFonts w:cs="Times New Roman"/>
        </w:rPr>
        <w:t xml:space="preserve"> (gold </w:t>
      </w:r>
      <w:r w:rsidRPr="00F408E2">
        <w:rPr>
          <w:rFonts w:cs="Times New Roman"/>
        </w:rPr>
        <w:t>standard</w:t>
      </w:r>
      <w:r w:rsidR="00F50DF9" w:rsidRPr="00F408E2">
        <w:rPr>
          <w:rFonts w:cs="Times New Roman"/>
        </w:rPr>
        <w:t>)</w:t>
      </w:r>
    </w:p>
    <w:p w14:paraId="73415675" w14:textId="2B8E394C" w:rsidR="009807A7" w:rsidRPr="00F408E2" w:rsidRDefault="009807A7" w:rsidP="00B47796">
      <w:pPr>
        <w:rPr>
          <w:rFonts w:cs="Times New Roman"/>
        </w:rPr>
      </w:pPr>
      <w:r w:rsidRPr="00F408E2">
        <w:rPr>
          <w:rFonts w:cs="Times New Roman"/>
        </w:rPr>
        <w:t>Protoco</w:t>
      </w:r>
      <w:r w:rsidR="008B7B32" w:rsidRPr="00F408E2">
        <w:rPr>
          <w:rFonts w:cs="Times New Roman"/>
        </w:rPr>
        <w:t>l</w:t>
      </w:r>
      <w:r w:rsidRPr="00F408E2">
        <w:rPr>
          <w:rFonts w:cs="Times New Roman"/>
        </w:rPr>
        <w:t>e bien déf</w:t>
      </w:r>
      <w:r w:rsidR="008B7B32" w:rsidRPr="00F408E2">
        <w:rPr>
          <w:rFonts w:cs="Times New Roman"/>
        </w:rPr>
        <w:t>i</w:t>
      </w:r>
      <w:r w:rsidRPr="00F408E2">
        <w:rPr>
          <w:rFonts w:cs="Times New Roman"/>
        </w:rPr>
        <w:t>ni</w:t>
      </w:r>
      <w:r w:rsidR="00EC3244">
        <w:rPr>
          <w:rFonts w:cs="Times New Roman"/>
        </w:rPr>
        <w:t> </w:t>
      </w:r>
      <w:r w:rsidRPr="00F408E2">
        <w:rPr>
          <w:rFonts w:cs="Times New Roman"/>
        </w:rPr>
        <w:t>: USINV +++</w:t>
      </w:r>
      <w:r w:rsidR="003B345A" w:rsidRPr="00F408E2">
        <w:rPr>
          <w:rFonts w:cs="Times New Roman"/>
        </w:rPr>
        <w:t>,</w:t>
      </w:r>
      <w:r w:rsidRPr="00F408E2">
        <w:rPr>
          <w:rFonts w:cs="Times New Roman"/>
        </w:rPr>
        <w:t xml:space="preserve"> PEC HTA</w:t>
      </w:r>
      <w:r w:rsidR="00B47340" w:rsidRPr="00F408E2">
        <w:rPr>
          <w:rFonts w:cs="Times New Roman"/>
        </w:rPr>
        <w:t xml:space="preserve"> </w:t>
      </w:r>
      <w:r w:rsidRPr="00F408E2">
        <w:rPr>
          <w:rFonts w:cs="Times New Roman"/>
        </w:rPr>
        <w:t xml:space="preserve">phase </w:t>
      </w:r>
      <w:r w:rsidR="00E96751" w:rsidRPr="00F408E2">
        <w:rPr>
          <w:rFonts w:cs="Times New Roman"/>
        </w:rPr>
        <w:t>aiguë</w:t>
      </w:r>
      <w:r w:rsidRPr="00F408E2">
        <w:rPr>
          <w:rFonts w:cs="Times New Roman"/>
        </w:rPr>
        <w:t xml:space="preserve"> +++</w:t>
      </w:r>
    </w:p>
    <w:p w14:paraId="1412A388" w14:textId="2A184B5C" w:rsidR="00CF5FBD" w:rsidRPr="00F408E2" w:rsidRDefault="00CF5FBD">
      <w:pPr>
        <w:numPr>
          <w:ilvl w:val="0"/>
          <w:numId w:val="0"/>
        </w:numPr>
        <w:spacing w:after="200"/>
        <w:rPr>
          <w:rFonts w:cs="Times New Roman"/>
        </w:rPr>
      </w:pPr>
      <w:r w:rsidRPr="00F408E2">
        <w:rPr>
          <w:rFonts w:cs="Times New Roman"/>
        </w:rPr>
        <w:br w:type="page"/>
      </w:r>
    </w:p>
    <w:p w14:paraId="010FCFAF" w14:textId="51012668" w:rsidR="00CF5FBD" w:rsidRPr="00F408E2" w:rsidRDefault="001B4E42" w:rsidP="00CF5FBD">
      <w:pPr>
        <w:pStyle w:val="Titre"/>
        <w:rPr>
          <w:rFonts w:cs="Times New Roman"/>
        </w:rPr>
      </w:pPr>
      <w:r w:rsidRPr="00F408E2">
        <w:rPr>
          <w:rFonts w:cs="Times New Roman"/>
        </w:rPr>
        <w:lastRenderedPageBreak/>
        <w:t xml:space="preserve">Les </w:t>
      </w:r>
      <w:r w:rsidR="00E96751" w:rsidRPr="00F408E2">
        <w:rPr>
          <w:rFonts w:cs="Times New Roman"/>
        </w:rPr>
        <w:t>épilepsies</w:t>
      </w:r>
      <w:r w:rsidR="00C01B1B" w:rsidRPr="00F408E2">
        <w:rPr>
          <w:rFonts w:cs="Times New Roman"/>
        </w:rPr>
        <w:t xml:space="preserve"> </w:t>
      </w:r>
    </w:p>
    <w:p w14:paraId="40A340BB" w14:textId="3D8ED206" w:rsidR="00037FA1" w:rsidRPr="00F408E2" w:rsidRDefault="00037FA1" w:rsidP="00037FA1">
      <w:pPr>
        <w:rPr>
          <w:rFonts w:cs="Times New Roman"/>
        </w:rPr>
      </w:pPr>
      <w:r w:rsidRPr="00F408E2">
        <w:rPr>
          <w:rFonts w:cs="Times New Roman"/>
        </w:rPr>
        <w:t>Dr RAJA</w:t>
      </w:r>
      <w:r w:rsidR="00630652" w:rsidRPr="00F408E2">
        <w:rPr>
          <w:rFonts w:cs="Times New Roman"/>
        </w:rPr>
        <w:t>O</w:t>
      </w:r>
      <w:r w:rsidRPr="00F408E2">
        <w:rPr>
          <w:rFonts w:cs="Times New Roman"/>
        </w:rPr>
        <w:t>NARISON Lala Andriamasinavalona</w:t>
      </w:r>
    </w:p>
    <w:p w14:paraId="2EFD0540" w14:textId="43FECEB6" w:rsidR="00C01B1B" w:rsidRPr="00F408E2" w:rsidRDefault="00521F69" w:rsidP="00C01B1B">
      <w:pPr>
        <w:pStyle w:val="Sous-titre"/>
        <w:rPr>
          <w:rFonts w:ascii="Times New Roman" w:hAnsi="Times New Roman" w:cs="Times New Roman"/>
        </w:rPr>
      </w:pPr>
      <w:r w:rsidRPr="00F408E2">
        <w:rPr>
          <w:rFonts w:ascii="Times New Roman" w:hAnsi="Times New Roman" w:cs="Times New Roman"/>
        </w:rPr>
        <w:t xml:space="preserve">Introduction </w:t>
      </w:r>
    </w:p>
    <w:p w14:paraId="1E11E5DF" w14:textId="76598900" w:rsidR="00521F69" w:rsidRPr="00F408E2" w:rsidRDefault="00521F69" w:rsidP="00521F69">
      <w:pPr>
        <w:rPr>
          <w:rFonts w:cs="Times New Roman"/>
        </w:rPr>
      </w:pPr>
      <w:r w:rsidRPr="00F408E2">
        <w:rPr>
          <w:rFonts w:cs="Times New Roman"/>
        </w:rPr>
        <w:t xml:space="preserve">Définition </w:t>
      </w:r>
    </w:p>
    <w:p w14:paraId="1AF7255D" w14:textId="4102ADC4" w:rsidR="00521F69" w:rsidRPr="00F408E2" w:rsidRDefault="00521F69" w:rsidP="004237A4">
      <w:pPr>
        <w:numPr>
          <w:ilvl w:val="1"/>
          <w:numId w:val="4"/>
        </w:numPr>
        <w:rPr>
          <w:rFonts w:cs="Times New Roman"/>
          <w:b/>
          <w:bCs/>
        </w:rPr>
      </w:pPr>
      <w:r w:rsidRPr="00F408E2">
        <w:rPr>
          <w:rFonts w:cs="Times New Roman"/>
          <w:b/>
          <w:bCs/>
        </w:rPr>
        <w:t>Crise épileptique</w:t>
      </w:r>
      <w:r w:rsidR="00EC3244">
        <w:rPr>
          <w:rFonts w:cs="Times New Roman"/>
          <w:b/>
          <w:bCs/>
        </w:rPr>
        <w:t> </w:t>
      </w:r>
      <w:r w:rsidRPr="00F408E2">
        <w:rPr>
          <w:rFonts w:cs="Times New Roman"/>
          <w:b/>
          <w:bCs/>
        </w:rPr>
        <w:t xml:space="preserve">: symptôme </w:t>
      </w:r>
    </w:p>
    <w:p w14:paraId="65FA6FB6" w14:textId="4EAA724E" w:rsidR="00521F69" w:rsidRPr="00F408E2" w:rsidRDefault="00521F69" w:rsidP="004237A4">
      <w:pPr>
        <w:numPr>
          <w:ilvl w:val="2"/>
          <w:numId w:val="4"/>
        </w:numPr>
        <w:rPr>
          <w:rFonts w:cs="Times New Roman"/>
        </w:rPr>
      </w:pPr>
      <w:r w:rsidRPr="00F408E2">
        <w:rPr>
          <w:rFonts w:cs="Times New Roman"/>
        </w:rPr>
        <w:t>Ensemble de manifes</w:t>
      </w:r>
      <w:r w:rsidR="00E96751">
        <w:rPr>
          <w:rFonts w:cs="Times New Roman"/>
        </w:rPr>
        <w:t>ta</w:t>
      </w:r>
      <w:r w:rsidRPr="00F408E2">
        <w:rPr>
          <w:rFonts w:cs="Times New Roman"/>
        </w:rPr>
        <w:t>tion clinque brutales</w:t>
      </w:r>
      <w:r w:rsidR="003B345A" w:rsidRPr="00F408E2">
        <w:rPr>
          <w:rFonts w:cs="Times New Roman"/>
        </w:rPr>
        <w:t>,</w:t>
      </w:r>
      <w:r w:rsidRPr="00F408E2">
        <w:rPr>
          <w:rFonts w:cs="Times New Roman"/>
        </w:rPr>
        <w:t xml:space="preserve"> imprévisible</w:t>
      </w:r>
      <w:r w:rsidR="00F068F8" w:rsidRPr="00F408E2">
        <w:rPr>
          <w:rFonts w:cs="Times New Roman"/>
        </w:rPr>
        <w:t>,</w:t>
      </w:r>
      <w:r w:rsidRPr="00F408E2">
        <w:rPr>
          <w:rFonts w:cs="Times New Roman"/>
        </w:rPr>
        <w:t xml:space="preserve"> transitoires </w:t>
      </w:r>
    </w:p>
    <w:p w14:paraId="10A9CA72" w14:textId="31F12C96" w:rsidR="00521F69" w:rsidRPr="00F408E2" w:rsidRDefault="00521F69" w:rsidP="004237A4">
      <w:pPr>
        <w:numPr>
          <w:ilvl w:val="2"/>
          <w:numId w:val="4"/>
        </w:numPr>
        <w:rPr>
          <w:rFonts w:cs="Times New Roman"/>
        </w:rPr>
      </w:pPr>
      <w:r w:rsidRPr="00F408E2">
        <w:rPr>
          <w:rFonts w:cs="Times New Roman"/>
        </w:rPr>
        <w:t xml:space="preserve">Résultat hyperactivité paroxystique </w:t>
      </w:r>
      <w:r w:rsidR="00B836C9" w:rsidRPr="00F408E2">
        <w:rPr>
          <w:rFonts w:cs="Times New Roman"/>
        </w:rPr>
        <w:t>d’un rés</w:t>
      </w:r>
      <w:r w:rsidR="008B2AF9" w:rsidRPr="00F408E2">
        <w:rPr>
          <w:rFonts w:cs="Times New Roman"/>
        </w:rPr>
        <w:t>eau de</w:t>
      </w:r>
      <w:r w:rsidR="00B836C9" w:rsidRPr="00F408E2">
        <w:rPr>
          <w:rFonts w:cs="Times New Roman"/>
        </w:rPr>
        <w:t xml:space="preserve"> </w:t>
      </w:r>
      <w:r w:rsidR="00E96751" w:rsidRPr="00F408E2">
        <w:rPr>
          <w:rFonts w:cs="Times New Roman"/>
          <w:b/>
          <w:bCs/>
        </w:rPr>
        <w:t>neurones</w:t>
      </w:r>
      <w:r w:rsidR="00B836C9" w:rsidRPr="00F408E2">
        <w:rPr>
          <w:rFonts w:cs="Times New Roman"/>
        </w:rPr>
        <w:t xml:space="preserve"> </w:t>
      </w:r>
      <w:r w:rsidR="002904A9" w:rsidRPr="00F408E2">
        <w:rPr>
          <w:rFonts w:cs="Times New Roman"/>
          <w:b/>
          <w:bCs/>
        </w:rPr>
        <w:t>corticaux</w:t>
      </w:r>
      <w:r w:rsidR="002904A9" w:rsidRPr="00F408E2">
        <w:rPr>
          <w:rFonts w:cs="Times New Roman"/>
        </w:rPr>
        <w:t xml:space="preserve"> </w:t>
      </w:r>
      <w:r w:rsidR="00B836C9" w:rsidRPr="00F408E2">
        <w:rPr>
          <w:rFonts w:cs="Times New Roman"/>
        </w:rPr>
        <w:t xml:space="preserve">ou cortico-sous </w:t>
      </w:r>
      <w:r w:rsidR="00E96751" w:rsidRPr="00F408E2">
        <w:rPr>
          <w:rFonts w:cs="Times New Roman"/>
        </w:rPr>
        <w:t>corticaux</w:t>
      </w:r>
      <w:r w:rsidR="00B836C9" w:rsidRPr="00F408E2">
        <w:rPr>
          <w:rFonts w:cs="Times New Roman"/>
        </w:rPr>
        <w:t xml:space="preserve"> hyper</w:t>
      </w:r>
      <w:r w:rsidR="00A51BB9" w:rsidRPr="00F408E2">
        <w:rPr>
          <w:rFonts w:cs="Times New Roman"/>
        </w:rPr>
        <w:t>exci</w:t>
      </w:r>
      <w:r w:rsidR="00B836C9" w:rsidRPr="00F408E2">
        <w:rPr>
          <w:rFonts w:cs="Times New Roman"/>
        </w:rPr>
        <w:t>tabilité e</w:t>
      </w:r>
      <w:r w:rsidR="008B2AF9" w:rsidRPr="00F408E2">
        <w:rPr>
          <w:rFonts w:cs="Times New Roman"/>
        </w:rPr>
        <w:t xml:space="preserve">t </w:t>
      </w:r>
      <w:r w:rsidR="00B836C9" w:rsidRPr="00F408E2">
        <w:rPr>
          <w:rFonts w:cs="Times New Roman"/>
        </w:rPr>
        <w:t>de son éventuelle</w:t>
      </w:r>
      <w:r w:rsidR="00A51BB9" w:rsidRPr="00F408E2">
        <w:rPr>
          <w:rFonts w:cs="Times New Roman"/>
        </w:rPr>
        <w:t xml:space="preserve"> </w:t>
      </w:r>
      <w:r w:rsidR="00B836C9" w:rsidRPr="00F408E2">
        <w:rPr>
          <w:rFonts w:cs="Times New Roman"/>
        </w:rPr>
        <w:t>propagation</w:t>
      </w:r>
      <w:r w:rsidR="00691FB1" w:rsidRPr="00F408E2">
        <w:rPr>
          <w:rFonts w:cs="Times New Roman"/>
        </w:rPr>
        <w:t>.</w:t>
      </w:r>
      <w:r w:rsidR="00A51BB9" w:rsidRPr="00F408E2">
        <w:rPr>
          <w:rFonts w:cs="Times New Roman"/>
        </w:rPr>
        <w:t xml:space="preserve"> (</w:t>
      </w:r>
      <w:r w:rsidR="00E96751" w:rsidRPr="00F408E2">
        <w:rPr>
          <w:rFonts w:cs="Times New Roman"/>
        </w:rPr>
        <w:t>Hyper synchrone</w:t>
      </w:r>
      <w:r w:rsidR="00A51BB9" w:rsidRPr="00F408E2">
        <w:rPr>
          <w:rFonts w:cs="Times New Roman"/>
        </w:rPr>
        <w:t>)</w:t>
      </w:r>
    </w:p>
    <w:p w14:paraId="1225879A" w14:textId="4AE2F9B5" w:rsidR="00BD4EC6" w:rsidRPr="00F408E2" w:rsidRDefault="00E96751" w:rsidP="00BD4EC6">
      <w:pPr>
        <w:rPr>
          <w:rFonts w:cs="Times New Roman"/>
        </w:rPr>
      </w:pPr>
      <w:r w:rsidRPr="00F408E2">
        <w:rPr>
          <w:rFonts w:cs="Times New Roman"/>
        </w:rPr>
        <w:t>Epilepsies</w:t>
      </w:r>
    </w:p>
    <w:p w14:paraId="4E62E19F" w14:textId="23CE6F38" w:rsidR="00BD4EC6" w:rsidRPr="00F408E2" w:rsidRDefault="00BD4EC6" w:rsidP="004237A4">
      <w:pPr>
        <w:numPr>
          <w:ilvl w:val="1"/>
          <w:numId w:val="4"/>
        </w:numPr>
        <w:rPr>
          <w:rFonts w:cs="Times New Roman"/>
        </w:rPr>
      </w:pPr>
      <w:r w:rsidRPr="00F408E2">
        <w:rPr>
          <w:rFonts w:cs="Times New Roman"/>
        </w:rPr>
        <w:t>Crise épilepsi</w:t>
      </w:r>
      <w:r w:rsidR="00352184" w:rsidRPr="00F408E2">
        <w:rPr>
          <w:rFonts w:cs="Times New Roman"/>
        </w:rPr>
        <w:t>e</w:t>
      </w:r>
    </w:p>
    <w:p w14:paraId="3A9CFFCB" w14:textId="37556A63" w:rsidR="00BD4EC6" w:rsidRPr="00F408E2" w:rsidRDefault="00BD4EC6" w:rsidP="004237A4">
      <w:pPr>
        <w:numPr>
          <w:ilvl w:val="1"/>
          <w:numId w:val="4"/>
        </w:numPr>
        <w:rPr>
          <w:rFonts w:cs="Times New Roman"/>
        </w:rPr>
      </w:pPr>
      <w:r w:rsidRPr="00F408E2">
        <w:rPr>
          <w:rFonts w:cs="Times New Roman"/>
        </w:rPr>
        <w:t xml:space="preserve">Épilepsie </w:t>
      </w:r>
    </w:p>
    <w:p w14:paraId="17967D61" w14:textId="0FCE6AAF" w:rsidR="009807A7" w:rsidRPr="00F408E2" w:rsidRDefault="00BD4EC6" w:rsidP="004237A4">
      <w:pPr>
        <w:numPr>
          <w:ilvl w:val="1"/>
          <w:numId w:val="4"/>
        </w:numPr>
        <w:rPr>
          <w:rFonts w:cs="Times New Roman"/>
        </w:rPr>
      </w:pPr>
      <w:r w:rsidRPr="00F408E2">
        <w:rPr>
          <w:rFonts w:cs="Times New Roman"/>
        </w:rPr>
        <w:t xml:space="preserve">État de mal </w:t>
      </w:r>
      <w:r w:rsidR="00E96751" w:rsidRPr="00F408E2">
        <w:rPr>
          <w:rFonts w:cs="Times New Roman"/>
        </w:rPr>
        <w:t>épileptique</w:t>
      </w:r>
    </w:p>
    <w:p w14:paraId="25D63D9B" w14:textId="56493AAF" w:rsidR="00352184" w:rsidRPr="00F408E2" w:rsidRDefault="00AE5C0E" w:rsidP="00352184">
      <w:pPr>
        <w:rPr>
          <w:rFonts w:cs="Times New Roman"/>
          <w:b/>
          <w:bCs/>
        </w:rPr>
      </w:pPr>
      <w:r w:rsidRPr="00F408E2">
        <w:rPr>
          <w:rFonts w:cs="Times New Roman"/>
          <w:b/>
          <w:bCs/>
        </w:rPr>
        <w:t>Épilepsies</w:t>
      </w:r>
      <w:r w:rsidR="00EC3244">
        <w:rPr>
          <w:rFonts w:cs="Times New Roman"/>
          <w:b/>
          <w:bCs/>
        </w:rPr>
        <w:t> </w:t>
      </w:r>
      <w:r w:rsidRPr="00F408E2">
        <w:rPr>
          <w:rFonts w:cs="Times New Roman"/>
          <w:b/>
          <w:bCs/>
        </w:rPr>
        <w:t xml:space="preserve">: maladie cérébrale </w:t>
      </w:r>
    </w:p>
    <w:p w14:paraId="214239FF" w14:textId="05128AA2" w:rsidR="00AE5C0E" w:rsidRPr="00F408E2" w:rsidRDefault="00AE5C0E" w:rsidP="004237A4">
      <w:pPr>
        <w:numPr>
          <w:ilvl w:val="1"/>
          <w:numId w:val="4"/>
        </w:numPr>
        <w:rPr>
          <w:rFonts w:cs="Times New Roman"/>
        </w:rPr>
      </w:pPr>
      <w:r w:rsidRPr="00F408E2">
        <w:rPr>
          <w:rFonts w:cs="Times New Roman"/>
        </w:rPr>
        <w:t>Au moins deux c</w:t>
      </w:r>
      <w:r w:rsidR="005057D8" w:rsidRPr="00F408E2">
        <w:rPr>
          <w:rFonts w:cs="Times New Roman"/>
        </w:rPr>
        <w:t>r</w:t>
      </w:r>
      <w:r w:rsidRPr="00F408E2">
        <w:rPr>
          <w:rFonts w:cs="Times New Roman"/>
        </w:rPr>
        <w:t>ise non provoquées (ou réflexe) espacé</w:t>
      </w:r>
      <w:r w:rsidR="005057D8" w:rsidRPr="00F408E2">
        <w:rPr>
          <w:rFonts w:cs="Times New Roman"/>
        </w:rPr>
        <w:t>e</w:t>
      </w:r>
      <w:r w:rsidRPr="00F408E2">
        <w:rPr>
          <w:rFonts w:cs="Times New Roman"/>
        </w:rPr>
        <w:t>s de plus de 24 heur</w:t>
      </w:r>
      <w:r w:rsidR="00A57880" w:rsidRPr="00F408E2">
        <w:rPr>
          <w:rFonts w:cs="Times New Roman"/>
        </w:rPr>
        <w:t>es</w:t>
      </w:r>
    </w:p>
    <w:p w14:paraId="1373121A" w14:textId="77A2AC00" w:rsidR="00AE5C0E" w:rsidRPr="00F408E2" w:rsidRDefault="00AE5C0E" w:rsidP="004237A4">
      <w:pPr>
        <w:numPr>
          <w:ilvl w:val="1"/>
          <w:numId w:val="4"/>
        </w:numPr>
        <w:rPr>
          <w:rFonts w:cs="Times New Roman"/>
        </w:rPr>
      </w:pPr>
      <w:r w:rsidRPr="00F408E2">
        <w:rPr>
          <w:rFonts w:cs="Times New Roman"/>
        </w:rPr>
        <w:t xml:space="preserve">Une crise non provoquée (ou </w:t>
      </w:r>
      <w:r w:rsidR="00E96751" w:rsidRPr="00F408E2">
        <w:rPr>
          <w:rFonts w:cs="Times New Roman"/>
        </w:rPr>
        <w:t>réflexe)</w:t>
      </w:r>
      <w:r w:rsidRPr="00F408E2">
        <w:rPr>
          <w:rFonts w:cs="Times New Roman"/>
        </w:rPr>
        <w:t xml:space="preserve"> et une </w:t>
      </w:r>
      <w:r w:rsidR="00E96751" w:rsidRPr="00F408E2">
        <w:rPr>
          <w:rFonts w:cs="Times New Roman"/>
        </w:rPr>
        <w:t>probabilité</w:t>
      </w:r>
      <w:r w:rsidRPr="00F408E2">
        <w:rPr>
          <w:rFonts w:cs="Times New Roman"/>
        </w:rPr>
        <w:t xml:space="preserve"> de survenue de crises ultérieur</w:t>
      </w:r>
      <w:r w:rsidR="00B90E31" w:rsidRPr="00F408E2">
        <w:rPr>
          <w:rFonts w:cs="Times New Roman"/>
        </w:rPr>
        <w:t>es</w:t>
      </w:r>
      <w:r w:rsidRPr="00F408E2">
        <w:rPr>
          <w:rFonts w:cs="Times New Roman"/>
        </w:rPr>
        <w:t xml:space="preserve"> au cours des 10 années suivantes </w:t>
      </w:r>
      <w:r w:rsidR="00E96751" w:rsidRPr="00F408E2">
        <w:rPr>
          <w:rFonts w:cs="Times New Roman"/>
        </w:rPr>
        <w:t>similaire</w:t>
      </w:r>
      <w:r w:rsidRPr="00F408E2">
        <w:rPr>
          <w:rFonts w:cs="Times New Roman"/>
        </w:rPr>
        <w:t xml:space="preserve"> au risque de c</w:t>
      </w:r>
      <w:r w:rsidR="00853540" w:rsidRPr="00F408E2">
        <w:rPr>
          <w:rFonts w:cs="Times New Roman"/>
        </w:rPr>
        <w:t>r</w:t>
      </w:r>
      <w:r w:rsidRPr="00F408E2">
        <w:rPr>
          <w:rFonts w:cs="Times New Roman"/>
        </w:rPr>
        <w:t>ise récurrence (au moins 60</w:t>
      </w:r>
      <w:r w:rsidR="00D06CA8" w:rsidRPr="00F408E2">
        <w:rPr>
          <w:rFonts w:cs="Times New Roman"/>
        </w:rPr>
        <w:t>%</w:t>
      </w:r>
      <w:r w:rsidRPr="00F408E2">
        <w:rPr>
          <w:rFonts w:cs="Times New Roman"/>
        </w:rPr>
        <w:t xml:space="preserve">) </w:t>
      </w:r>
      <w:r w:rsidR="00D06CA8" w:rsidRPr="00F408E2">
        <w:rPr>
          <w:rFonts w:cs="Times New Roman"/>
        </w:rPr>
        <w:t>observée après deux c</w:t>
      </w:r>
      <w:r w:rsidR="00853540" w:rsidRPr="00F408E2">
        <w:rPr>
          <w:rFonts w:cs="Times New Roman"/>
        </w:rPr>
        <w:t>r</w:t>
      </w:r>
      <w:r w:rsidR="00D06CA8" w:rsidRPr="00F408E2">
        <w:rPr>
          <w:rFonts w:cs="Times New Roman"/>
        </w:rPr>
        <w:t xml:space="preserve">ises non provoquées </w:t>
      </w:r>
    </w:p>
    <w:p w14:paraId="0169D9D2" w14:textId="346977EB" w:rsidR="00AE5C0E" w:rsidRPr="00F408E2" w:rsidRDefault="00D06CA8" w:rsidP="004237A4">
      <w:pPr>
        <w:numPr>
          <w:ilvl w:val="1"/>
          <w:numId w:val="4"/>
        </w:numPr>
        <w:rPr>
          <w:rFonts w:cs="Times New Roman"/>
        </w:rPr>
      </w:pPr>
      <w:r w:rsidRPr="00F408E2">
        <w:rPr>
          <w:rFonts w:cs="Times New Roman"/>
        </w:rPr>
        <w:t xml:space="preserve">Diagnostic d’un sd </w:t>
      </w:r>
      <w:r w:rsidR="00E96751" w:rsidRPr="00F408E2">
        <w:rPr>
          <w:rFonts w:cs="Times New Roman"/>
        </w:rPr>
        <w:t>épileptique</w:t>
      </w:r>
    </w:p>
    <w:p w14:paraId="346B57A0" w14:textId="5B8518C3" w:rsidR="008B370F" w:rsidRPr="00F408E2" w:rsidRDefault="008B370F" w:rsidP="007A2E25">
      <w:pPr>
        <w:rPr>
          <w:rFonts w:cs="Times New Roman"/>
          <w:b/>
          <w:bCs/>
        </w:rPr>
      </w:pPr>
      <w:r w:rsidRPr="00F408E2">
        <w:rPr>
          <w:rFonts w:cs="Times New Roman"/>
          <w:b/>
          <w:bCs/>
        </w:rPr>
        <w:t xml:space="preserve">État de mal </w:t>
      </w:r>
      <w:r w:rsidR="00E96751" w:rsidRPr="00F408E2">
        <w:rPr>
          <w:rFonts w:cs="Times New Roman"/>
          <w:b/>
          <w:bCs/>
        </w:rPr>
        <w:t>épileptique</w:t>
      </w:r>
      <w:r w:rsidR="00EC3244">
        <w:rPr>
          <w:rFonts w:cs="Times New Roman"/>
          <w:b/>
          <w:bCs/>
        </w:rPr>
        <w:t> </w:t>
      </w:r>
      <w:r w:rsidR="007A2E25" w:rsidRPr="00F408E2">
        <w:rPr>
          <w:rFonts w:cs="Times New Roman"/>
          <w:b/>
          <w:bCs/>
        </w:rPr>
        <w:t>: urgence médicale absolue +++</w:t>
      </w:r>
    </w:p>
    <w:p w14:paraId="0C6AE071" w14:textId="47C5C837" w:rsidR="007A2E25" w:rsidRPr="00F408E2" w:rsidRDefault="007A2E25" w:rsidP="004237A4">
      <w:pPr>
        <w:numPr>
          <w:ilvl w:val="1"/>
          <w:numId w:val="4"/>
        </w:numPr>
        <w:rPr>
          <w:rFonts w:cs="Times New Roman"/>
        </w:rPr>
      </w:pPr>
      <w:r w:rsidRPr="00F408E2">
        <w:rPr>
          <w:rFonts w:cs="Times New Roman"/>
        </w:rPr>
        <w:t xml:space="preserve">Sd </w:t>
      </w:r>
      <w:r w:rsidR="00E96751" w:rsidRPr="00F408E2">
        <w:rPr>
          <w:rFonts w:cs="Times New Roman"/>
        </w:rPr>
        <w:t>électrochimique</w:t>
      </w:r>
      <w:r w:rsidRPr="00F408E2">
        <w:rPr>
          <w:rFonts w:cs="Times New Roman"/>
        </w:rPr>
        <w:t xml:space="preserve"> </w:t>
      </w:r>
      <w:r w:rsidR="00E96751" w:rsidRPr="00F408E2">
        <w:rPr>
          <w:rFonts w:cs="Times New Roman"/>
        </w:rPr>
        <w:t>caractérisé</w:t>
      </w:r>
      <w:r w:rsidRPr="00F408E2">
        <w:rPr>
          <w:rFonts w:cs="Times New Roman"/>
        </w:rPr>
        <w:t xml:space="preserve"> par l</w:t>
      </w:r>
      <w:r w:rsidR="00C23631" w:rsidRPr="00F408E2">
        <w:rPr>
          <w:rFonts w:cs="Times New Roman"/>
        </w:rPr>
        <w:t>a</w:t>
      </w:r>
      <w:r w:rsidRPr="00F408E2">
        <w:rPr>
          <w:rFonts w:cs="Times New Roman"/>
        </w:rPr>
        <w:t xml:space="preserve"> répéti</w:t>
      </w:r>
      <w:r w:rsidR="00E96751">
        <w:rPr>
          <w:rFonts w:cs="Times New Roman"/>
        </w:rPr>
        <w:t>ti</w:t>
      </w:r>
      <w:r w:rsidRPr="00F408E2">
        <w:rPr>
          <w:rFonts w:cs="Times New Roman"/>
        </w:rPr>
        <w:t xml:space="preserve">on à bref délai de crises </w:t>
      </w:r>
      <w:r w:rsidR="00E96751" w:rsidRPr="00F408E2">
        <w:rPr>
          <w:rFonts w:cs="Times New Roman"/>
        </w:rPr>
        <w:t>récurrentes</w:t>
      </w:r>
      <w:r w:rsidRPr="00F408E2">
        <w:rPr>
          <w:rFonts w:cs="Times New Roman"/>
        </w:rPr>
        <w:t xml:space="preserve"> ave</w:t>
      </w:r>
      <w:r w:rsidR="00731ADE" w:rsidRPr="00F408E2">
        <w:rPr>
          <w:rFonts w:cs="Times New Roman"/>
        </w:rPr>
        <w:t>c</w:t>
      </w:r>
      <w:r w:rsidRPr="00F408E2">
        <w:rPr>
          <w:rFonts w:cs="Times New Roman"/>
        </w:rPr>
        <w:t xml:space="preserve"> persistance pendant la phase in</w:t>
      </w:r>
      <w:r w:rsidR="00731ADE" w:rsidRPr="00F408E2">
        <w:rPr>
          <w:rFonts w:cs="Times New Roman"/>
        </w:rPr>
        <w:t>ter</w:t>
      </w:r>
      <w:r w:rsidRPr="00F408E2">
        <w:rPr>
          <w:rFonts w:cs="Times New Roman"/>
        </w:rPr>
        <w:t xml:space="preserve"> crit</w:t>
      </w:r>
      <w:r w:rsidR="00731ADE" w:rsidRPr="00F408E2">
        <w:rPr>
          <w:rFonts w:cs="Times New Roman"/>
        </w:rPr>
        <w:t>i</w:t>
      </w:r>
      <w:r w:rsidRPr="00F408E2">
        <w:rPr>
          <w:rFonts w:cs="Times New Roman"/>
        </w:rPr>
        <w:t xml:space="preserve">que </w:t>
      </w:r>
      <w:r w:rsidR="00E96751" w:rsidRPr="00F408E2">
        <w:rPr>
          <w:rFonts w:cs="Times New Roman"/>
        </w:rPr>
        <w:t>d’une</w:t>
      </w:r>
      <w:r w:rsidRPr="00F408E2">
        <w:rPr>
          <w:rFonts w:cs="Times New Roman"/>
        </w:rPr>
        <w:t xml:space="preserve"> altéra</w:t>
      </w:r>
      <w:r w:rsidR="002F4577" w:rsidRPr="00F408E2">
        <w:rPr>
          <w:rFonts w:cs="Times New Roman"/>
        </w:rPr>
        <w:t>t</w:t>
      </w:r>
      <w:r w:rsidRPr="00F408E2">
        <w:rPr>
          <w:rFonts w:cs="Times New Roman"/>
        </w:rPr>
        <w:t>ion de</w:t>
      </w:r>
      <w:r w:rsidR="00731ADE" w:rsidRPr="00F408E2">
        <w:rPr>
          <w:rFonts w:cs="Times New Roman"/>
        </w:rPr>
        <w:t xml:space="preserve"> </w:t>
      </w:r>
      <w:r w:rsidR="00E96751">
        <w:rPr>
          <w:rFonts w:cs="Times New Roman"/>
        </w:rPr>
        <w:t>la conscience</w:t>
      </w:r>
      <w:r w:rsidRPr="00F408E2">
        <w:rPr>
          <w:rFonts w:cs="Times New Roman"/>
        </w:rPr>
        <w:t xml:space="preserve"> et / ou de sign</w:t>
      </w:r>
      <w:r w:rsidR="002F4577" w:rsidRPr="00F408E2">
        <w:rPr>
          <w:rFonts w:cs="Times New Roman"/>
        </w:rPr>
        <w:t>e</w:t>
      </w:r>
      <w:r w:rsidRPr="00F408E2">
        <w:rPr>
          <w:rFonts w:cs="Times New Roman"/>
        </w:rPr>
        <w:t xml:space="preserve"> neu</w:t>
      </w:r>
      <w:r w:rsidR="002F4577" w:rsidRPr="00F408E2">
        <w:rPr>
          <w:rFonts w:cs="Times New Roman"/>
        </w:rPr>
        <w:t>ro</w:t>
      </w:r>
      <w:r w:rsidRPr="00F408E2">
        <w:rPr>
          <w:rFonts w:cs="Times New Roman"/>
        </w:rPr>
        <w:t xml:space="preserve">logique traduisant un </w:t>
      </w:r>
      <w:r w:rsidR="00E96751" w:rsidRPr="00F408E2">
        <w:rPr>
          <w:rFonts w:cs="Times New Roman"/>
        </w:rPr>
        <w:t>épuisement</w:t>
      </w:r>
      <w:r w:rsidR="00B47340" w:rsidRPr="00F408E2">
        <w:rPr>
          <w:rFonts w:cs="Times New Roman"/>
        </w:rPr>
        <w:t xml:space="preserve"> </w:t>
      </w:r>
      <w:r w:rsidRPr="00F408E2">
        <w:rPr>
          <w:rFonts w:cs="Times New Roman"/>
        </w:rPr>
        <w:t>neur</w:t>
      </w:r>
      <w:r w:rsidR="002F4577" w:rsidRPr="00F408E2">
        <w:rPr>
          <w:rFonts w:cs="Times New Roman"/>
        </w:rPr>
        <w:t>o</w:t>
      </w:r>
      <w:r w:rsidRPr="00F408E2">
        <w:rPr>
          <w:rFonts w:cs="Times New Roman"/>
        </w:rPr>
        <w:t xml:space="preserve">nale des aires </w:t>
      </w:r>
      <w:r w:rsidR="00E96751" w:rsidRPr="00F408E2">
        <w:rPr>
          <w:rFonts w:cs="Times New Roman"/>
        </w:rPr>
        <w:t>corticales</w:t>
      </w:r>
      <w:r w:rsidRPr="00F408E2">
        <w:rPr>
          <w:rFonts w:cs="Times New Roman"/>
        </w:rPr>
        <w:t xml:space="preserve"> spécif</w:t>
      </w:r>
      <w:r w:rsidR="00AF576A" w:rsidRPr="00F408E2">
        <w:rPr>
          <w:rFonts w:cs="Times New Roman"/>
        </w:rPr>
        <w:t>i</w:t>
      </w:r>
      <w:r w:rsidRPr="00F408E2">
        <w:rPr>
          <w:rFonts w:cs="Times New Roman"/>
        </w:rPr>
        <w:t>que</w:t>
      </w:r>
      <w:r w:rsidR="00AF576A" w:rsidRPr="00F408E2">
        <w:rPr>
          <w:rFonts w:cs="Times New Roman"/>
        </w:rPr>
        <w:t>s</w:t>
      </w:r>
      <w:r w:rsidRPr="00F408E2">
        <w:rPr>
          <w:rFonts w:cs="Times New Roman"/>
        </w:rPr>
        <w:t xml:space="preserve"> impliquée</w:t>
      </w:r>
      <w:r w:rsidR="00AF576A" w:rsidRPr="00F408E2">
        <w:rPr>
          <w:rFonts w:cs="Times New Roman"/>
        </w:rPr>
        <w:t>s</w:t>
      </w:r>
      <w:r w:rsidRPr="00F408E2">
        <w:rPr>
          <w:rFonts w:cs="Times New Roman"/>
        </w:rPr>
        <w:t xml:space="preserve"> dans les décharge</w:t>
      </w:r>
      <w:r w:rsidR="00D0198C" w:rsidRPr="00F408E2">
        <w:rPr>
          <w:rFonts w:cs="Times New Roman"/>
        </w:rPr>
        <w:t>s</w:t>
      </w:r>
      <w:r w:rsidRPr="00F408E2">
        <w:rPr>
          <w:rFonts w:cs="Times New Roman"/>
        </w:rPr>
        <w:t xml:space="preserve"> élect</w:t>
      </w:r>
      <w:r w:rsidR="00D0198C" w:rsidRPr="00F408E2">
        <w:rPr>
          <w:rFonts w:cs="Times New Roman"/>
        </w:rPr>
        <w:t>r</w:t>
      </w:r>
      <w:r w:rsidRPr="00F408E2">
        <w:rPr>
          <w:rFonts w:cs="Times New Roman"/>
        </w:rPr>
        <w:t>ique</w:t>
      </w:r>
      <w:r w:rsidR="00AF576A" w:rsidRPr="00F408E2">
        <w:rPr>
          <w:rFonts w:cs="Times New Roman"/>
        </w:rPr>
        <w:t>s</w:t>
      </w:r>
    </w:p>
    <w:p w14:paraId="7B1FC945" w14:textId="5F49C90F" w:rsidR="007A2E25" w:rsidRPr="00F408E2" w:rsidRDefault="007A2E25" w:rsidP="004237A4">
      <w:pPr>
        <w:numPr>
          <w:ilvl w:val="1"/>
          <w:numId w:val="4"/>
        </w:numPr>
        <w:rPr>
          <w:rFonts w:cs="Times New Roman"/>
        </w:rPr>
      </w:pPr>
      <w:r w:rsidRPr="00F408E2">
        <w:rPr>
          <w:rFonts w:cs="Times New Roman"/>
        </w:rPr>
        <w:t>En pratique</w:t>
      </w:r>
      <w:r w:rsidR="00F068F8" w:rsidRPr="00F408E2">
        <w:rPr>
          <w:rFonts w:cs="Times New Roman"/>
        </w:rPr>
        <w:t>,</w:t>
      </w:r>
      <w:r w:rsidRPr="00F408E2">
        <w:rPr>
          <w:rFonts w:cs="Times New Roman"/>
        </w:rPr>
        <w:t xml:space="preserve"> 2 cirse</w:t>
      </w:r>
      <w:r w:rsidR="00D0198C" w:rsidRPr="00F408E2">
        <w:rPr>
          <w:rFonts w:cs="Times New Roman"/>
        </w:rPr>
        <w:t>s</w:t>
      </w:r>
      <w:r w:rsidRPr="00F408E2">
        <w:rPr>
          <w:rFonts w:cs="Times New Roman"/>
        </w:rPr>
        <w:t xml:space="preserve"> en 20 minutes </w:t>
      </w:r>
      <w:r w:rsidR="00E96751" w:rsidRPr="00F408E2">
        <w:rPr>
          <w:rFonts w:cs="Times New Roman"/>
        </w:rPr>
        <w:t>où</w:t>
      </w:r>
      <w:r w:rsidRPr="00F408E2">
        <w:rPr>
          <w:rFonts w:cs="Times New Roman"/>
        </w:rPr>
        <w:t xml:space="preserve"> </w:t>
      </w:r>
      <w:r w:rsidR="00E96751" w:rsidRPr="00F408E2">
        <w:rPr>
          <w:rFonts w:cs="Times New Roman"/>
        </w:rPr>
        <w:t>une crise prolongée</w:t>
      </w:r>
      <w:r w:rsidRPr="00F408E2">
        <w:rPr>
          <w:rFonts w:cs="Times New Roman"/>
        </w:rPr>
        <w:t xml:space="preserve"> (20</w:t>
      </w:r>
      <w:r w:rsidR="00D0198C" w:rsidRPr="00F408E2">
        <w:rPr>
          <w:rFonts w:cs="Times New Roman"/>
        </w:rPr>
        <w:t>’)</w:t>
      </w:r>
    </w:p>
    <w:p w14:paraId="67F29E74" w14:textId="7F557487" w:rsidR="00731ADE" w:rsidRPr="00F408E2" w:rsidRDefault="00731ADE" w:rsidP="00731ADE">
      <w:pPr>
        <w:rPr>
          <w:rFonts w:cs="Times New Roman"/>
        </w:rPr>
      </w:pPr>
      <w:r w:rsidRPr="00F408E2">
        <w:rPr>
          <w:rFonts w:cs="Times New Roman"/>
        </w:rPr>
        <w:t xml:space="preserve">Fréquente </w:t>
      </w:r>
    </w:p>
    <w:p w14:paraId="026FFC96" w14:textId="20535286" w:rsidR="00731ADE" w:rsidRPr="00F408E2" w:rsidRDefault="00731ADE" w:rsidP="004237A4">
      <w:pPr>
        <w:numPr>
          <w:ilvl w:val="1"/>
          <w:numId w:val="4"/>
        </w:numPr>
        <w:rPr>
          <w:rFonts w:cs="Times New Roman"/>
        </w:rPr>
      </w:pPr>
      <w:r w:rsidRPr="00F408E2">
        <w:rPr>
          <w:rFonts w:cs="Times New Roman"/>
        </w:rPr>
        <w:t xml:space="preserve">Prévalence de 0.5 </w:t>
      </w:r>
      <w:r w:rsidR="00982B9C" w:rsidRPr="00F408E2">
        <w:rPr>
          <w:rFonts w:cs="Times New Roman"/>
        </w:rPr>
        <w:t>% et incidence de 0.5 pour 1000 habitan</w:t>
      </w:r>
      <w:r w:rsidR="00190A52" w:rsidRPr="00F408E2">
        <w:rPr>
          <w:rFonts w:cs="Times New Roman"/>
        </w:rPr>
        <w:t>t</w:t>
      </w:r>
      <w:r w:rsidR="00982B9C" w:rsidRPr="00F408E2">
        <w:rPr>
          <w:rFonts w:cs="Times New Roman"/>
        </w:rPr>
        <w:t xml:space="preserve">s par an selon une </w:t>
      </w:r>
      <w:r w:rsidR="00D858A9" w:rsidRPr="00F408E2">
        <w:rPr>
          <w:rFonts w:cs="Times New Roman"/>
        </w:rPr>
        <w:t>distribution</w:t>
      </w:r>
      <w:r w:rsidR="00982B9C" w:rsidRPr="00F408E2">
        <w:rPr>
          <w:rFonts w:cs="Times New Roman"/>
        </w:rPr>
        <w:t xml:space="preserve"> bimodale</w:t>
      </w:r>
      <w:r w:rsidR="003B345A" w:rsidRPr="00F408E2">
        <w:rPr>
          <w:rFonts w:cs="Times New Roman"/>
        </w:rPr>
        <w:t>,</w:t>
      </w:r>
      <w:r w:rsidR="00982B9C" w:rsidRPr="00F408E2">
        <w:rPr>
          <w:rFonts w:cs="Times New Roman"/>
        </w:rPr>
        <w:t xml:space="preserve"> plus </w:t>
      </w:r>
      <w:r w:rsidR="00D858A9" w:rsidRPr="00F408E2">
        <w:rPr>
          <w:rFonts w:cs="Times New Roman"/>
        </w:rPr>
        <w:t>élevée</w:t>
      </w:r>
      <w:r w:rsidR="00982B9C" w:rsidRPr="00F408E2">
        <w:rPr>
          <w:rFonts w:cs="Times New Roman"/>
        </w:rPr>
        <w:t xml:space="preserve"> chez l’enfant et après </w:t>
      </w:r>
      <w:r w:rsidR="005B6FF0" w:rsidRPr="00F408E2">
        <w:rPr>
          <w:rFonts w:cs="Times New Roman"/>
        </w:rPr>
        <w:t xml:space="preserve">60 ans </w:t>
      </w:r>
    </w:p>
    <w:p w14:paraId="04F41CDF" w14:textId="4235DA23" w:rsidR="005B6FF0" w:rsidRPr="00F408E2" w:rsidRDefault="005B6FF0" w:rsidP="005B6FF0">
      <w:pPr>
        <w:rPr>
          <w:rFonts w:cs="Times New Roman"/>
        </w:rPr>
      </w:pPr>
      <w:r w:rsidRPr="00F408E2">
        <w:rPr>
          <w:rFonts w:cs="Times New Roman"/>
        </w:rPr>
        <w:t>Urgente</w:t>
      </w:r>
      <w:r w:rsidR="00EC3244">
        <w:rPr>
          <w:rFonts w:cs="Times New Roman"/>
        </w:rPr>
        <w:t> </w:t>
      </w:r>
      <w:r w:rsidRPr="00F408E2">
        <w:rPr>
          <w:rFonts w:cs="Times New Roman"/>
        </w:rPr>
        <w:t xml:space="preserve">: si </w:t>
      </w:r>
      <w:r w:rsidR="00D858A9" w:rsidRPr="00F408E2">
        <w:rPr>
          <w:rFonts w:cs="Times New Roman"/>
        </w:rPr>
        <w:t>prolongée</w:t>
      </w:r>
      <w:r w:rsidRPr="00F408E2">
        <w:rPr>
          <w:rFonts w:cs="Times New Roman"/>
        </w:rPr>
        <w:t xml:space="preserve"> </w:t>
      </w:r>
      <w:r w:rsidR="00E96751" w:rsidRPr="00F408E2">
        <w:rPr>
          <w:rFonts w:cs="Times New Roman"/>
        </w:rPr>
        <w:t>(&gt;</w:t>
      </w:r>
      <w:r w:rsidRPr="00F408E2">
        <w:rPr>
          <w:rFonts w:cs="Times New Roman"/>
        </w:rPr>
        <w:t xml:space="preserve"> 20min) ou </w:t>
      </w:r>
      <w:r w:rsidR="00D858A9" w:rsidRPr="00F408E2">
        <w:rPr>
          <w:rFonts w:cs="Times New Roman"/>
        </w:rPr>
        <w:t>récurrentes</w:t>
      </w:r>
      <w:r w:rsidRPr="00F408E2">
        <w:rPr>
          <w:rFonts w:cs="Times New Roman"/>
        </w:rPr>
        <w:t xml:space="preserve"> (2 en 20</w:t>
      </w:r>
      <w:r w:rsidR="009E18B4" w:rsidRPr="00F408E2">
        <w:rPr>
          <w:rFonts w:cs="Times New Roman"/>
        </w:rPr>
        <w:t>’)</w:t>
      </w:r>
    </w:p>
    <w:p w14:paraId="32EC81CD" w14:textId="03768729" w:rsidR="009E18B4" w:rsidRPr="00F408E2" w:rsidRDefault="009E18B4" w:rsidP="005B6FF0">
      <w:pPr>
        <w:rPr>
          <w:rFonts w:cs="Times New Roman"/>
        </w:rPr>
      </w:pPr>
      <w:r w:rsidRPr="00F408E2">
        <w:rPr>
          <w:rFonts w:cs="Times New Roman"/>
        </w:rPr>
        <w:t>Grave</w:t>
      </w:r>
      <w:r w:rsidR="00EC3244">
        <w:rPr>
          <w:rFonts w:cs="Times New Roman"/>
        </w:rPr>
        <w:t> </w:t>
      </w:r>
      <w:r w:rsidR="00B134EC" w:rsidRPr="00F408E2">
        <w:rPr>
          <w:rFonts w:cs="Times New Roman"/>
        </w:rPr>
        <w:t>:</w:t>
      </w:r>
      <w:r w:rsidRPr="00F408E2">
        <w:rPr>
          <w:rFonts w:cs="Times New Roman"/>
        </w:rPr>
        <w:t xml:space="preserve"> mortelle en cas d’état de mal épileptique</w:t>
      </w:r>
      <w:r w:rsidR="003B345A" w:rsidRPr="00F408E2">
        <w:rPr>
          <w:rFonts w:cs="Times New Roman"/>
        </w:rPr>
        <w:t>,</w:t>
      </w:r>
      <w:r w:rsidRPr="00F408E2">
        <w:rPr>
          <w:rFonts w:cs="Times New Roman"/>
        </w:rPr>
        <w:t xml:space="preserve"> traumatisme</w:t>
      </w:r>
    </w:p>
    <w:p w14:paraId="25032C71" w14:textId="7C6FFA29" w:rsidR="00422141" w:rsidRPr="00F408E2" w:rsidRDefault="00C97710" w:rsidP="005B6FF0">
      <w:pPr>
        <w:rPr>
          <w:rFonts w:cs="Times New Roman"/>
        </w:rPr>
      </w:pPr>
      <w:r w:rsidRPr="00F408E2">
        <w:rPr>
          <w:rFonts w:cs="Times New Roman"/>
        </w:rPr>
        <w:t>Neurotransmette</w:t>
      </w:r>
      <w:r w:rsidR="00973BCA" w:rsidRPr="00F408E2">
        <w:rPr>
          <w:rFonts w:cs="Times New Roman"/>
        </w:rPr>
        <w:t>ur</w:t>
      </w:r>
      <w:r w:rsidR="00EC3244">
        <w:rPr>
          <w:rFonts w:cs="Times New Roman"/>
        </w:rPr>
        <w:t> </w:t>
      </w:r>
      <w:r w:rsidRPr="00F408E2">
        <w:rPr>
          <w:rFonts w:cs="Times New Roman"/>
        </w:rPr>
        <w:t>:</w:t>
      </w:r>
      <w:r w:rsidR="00973BCA" w:rsidRPr="00F408E2">
        <w:rPr>
          <w:rFonts w:cs="Times New Roman"/>
        </w:rPr>
        <w:t xml:space="preserve"> GABA</w:t>
      </w:r>
      <w:r w:rsidR="00EC3244">
        <w:rPr>
          <w:rFonts w:cs="Times New Roman"/>
        </w:rPr>
        <w:t> </w:t>
      </w:r>
      <w:r w:rsidRPr="00F408E2">
        <w:rPr>
          <w:rFonts w:cs="Times New Roman"/>
        </w:rPr>
        <w:t xml:space="preserve">: </w:t>
      </w:r>
      <w:r w:rsidR="00E96751" w:rsidRPr="00F408E2">
        <w:rPr>
          <w:rFonts w:cs="Times New Roman"/>
        </w:rPr>
        <w:t>stabilisateur</w:t>
      </w:r>
      <w:r w:rsidR="00EC3244">
        <w:rPr>
          <w:rFonts w:cs="Times New Roman"/>
        </w:rPr>
        <w:t> </w:t>
      </w:r>
      <w:r w:rsidRPr="00F408E2">
        <w:rPr>
          <w:rFonts w:cs="Times New Roman"/>
        </w:rPr>
        <w:t>; glutamate</w:t>
      </w:r>
      <w:r w:rsidR="00EC3244">
        <w:rPr>
          <w:rFonts w:cs="Times New Roman"/>
        </w:rPr>
        <w:t> </w:t>
      </w:r>
      <w:r w:rsidRPr="00F408E2">
        <w:rPr>
          <w:rFonts w:cs="Times New Roman"/>
        </w:rPr>
        <w:t>: excitateur</w:t>
      </w:r>
    </w:p>
    <w:p w14:paraId="277C10B0" w14:textId="3BC3A8EA" w:rsidR="00973BCA" w:rsidRPr="00F408E2" w:rsidRDefault="00973BCA" w:rsidP="005B6FF0">
      <w:pPr>
        <w:rPr>
          <w:rFonts w:cs="Times New Roman"/>
        </w:rPr>
      </w:pPr>
      <w:r w:rsidRPr="00F408E2">
        <w:rPr>
          <w:rFonts w:cs="Times New Roman"/>
        </w:rPr>
        <w:lastRenderedPageBreak/>
        <w:t>Influx nerveu</w:t>
      </w:r>
      <w:r w:rsidR="004B3B8B" w:rsidRPr="00F408E2">
        <w:rPr>
          <w:rFonts w:cs="Times New Roman"/>
        </w:rPr>
        <w:t>x</w:t>
      </w:r>
    </w:p>
    <w:p w14:paraId="41359687" w14:textId="2ED7E235" w:rsidR="00973BCA" w:rsidRPr="00F408E2" w:rsidRDefault="00973BCA" w:rsidP="004237A4">
      <w:pPr>
        <w:numPr>
          <w:ilvl w:val="1"/>
          <w:numId w:val="4"/>
        </w:numPr>
        <w:rPr>
          <w:rFonts w:cs="Times New Roman"/>
        </w:rPr>
      </w:pPr>
      <w:r w:rsidRPr="00F408E2">
        <w:rPr>
          <w:rFonts w:cs="Times New Roman"/>
        </w:rPr>
        <w:t xml:space="preserve">Le neurone est </w:t>
      </w:r>
      <w:r w:rsidR="00E96751" w:rsidRPr="00F408E2">
        <w:rPr>
          <w:rFonts w:cs="Times New Roman"/>
        </w:rPr>
        <w:t>capable</w:t>
      </w:r>
      <w:r w:rsidRPr="00F408E2">
        <w:rPr>
          <w:rFonts w:cs="Times New Roman"/>
        </w:rPr>
        <w:t xml:space="preserve"> </w:t>
      </w:r>
      <w:r w:rsidR="004B3B8B" w:rsidRPr="00F408E2">
        <w:rPr>
          <w:rFonts w:cs="Times New Roman"/>
        </w:rPr>
        <w:t>d</w:t>
      </w:r>
      <w:r w:rsidRPr="00F408E2">
        <w:rPr>
          <w:rFonts w:cs="Times New Roman"/>
        </w:rPr>
        <w:t>e</w:t>
      </w:r>
      <w:r w:rsidR="004B3B8B" w:rsidRPr="00F408E2">
        <w:rPr>
          <w:rFonts w:cs="Times New Roman"/>
        </w:rPr>
        <w:t xml:space="preserve"> transmettre</w:t>
      </w:r>
      <w:r w:rsidRPr="00F408E2">
        <w:rPr>
          <w:rFonts w:cs="Times New Roman"/>
        </w:rPr>
        <w:t xml:space="preserve"> un influx</w:t>
      </w:r>
      <w:r w:rsidR="00B47340" w:rsidRPr="00F408E2">
        <w:rPr>
          <w:rFonts w:cs="Times New Roman"/>
        </w:rPr>
        <w:t xml:space="preserve"> </w:t>
      </w:r>
      <w:r w:rsidRPr="00F408E2">
        <w:rPr>
          <w:rFonts w:cs="Times New Roman"/>
        </w:rPr>
        <w:t>nerveux en répon</w:t>
      </w:r>
      <w:r w:rsidR="004B3B8B" w:rsidRPr="00F408E2">
        <w:rPr>
          <w:rFonts w:cs="Times New Roman"/>
        </w:rPr>
        <w:t>s</w:t>
      </w:r>
      <w:r w:rsidRPr="00F408E2">
        <w:rPr>
          <w:rFonts w:cs="Times New Roman"/>
        </w:rPr>
        <w:t>e à un st</w:t>
      </w:r>
      <w:r w:rsidR="00F93242" w:rsidRPr="00F408E2">
        <w:rPr>
          <w:rFonts w:cs="Times New Roman"/>
        </w:rPr>
        <w:t>i</w:t>
      </w:r>
      <w:r w:rsidRPr="00F408E2">
        <w:rPr>
          <w:rFonts w:cs="Times New Roman"/>
        </w:rPr>
        <w:t>mul</w:t>
      </w:r>
      <w:r w:rsidR="004B3B8B" w:rsidRPr="00F408E2">
        <w:rPr>
          <w:rFonts w:cs="Times New Roman"/>
        </w:rPr>
        <w:t>u</w:t>
      </w:r>
      <w:r w:rsidRPr="00F408E2">
        <w:rPr>
          <w:rFonts w:cs="Times New Roman"/>
        </w:rPr>
        <w:t>s</w:t>
      </w:r>
      <w:r w:rsidR="00EC3244">
        <w:rPr>
          <w:rFonts w:cs="Times New Roman"/>
        </w:rPr>
        <w:t> </w:t>
      </w:r>
      <w:r w:rsidRPr="00F408E2">
        <w:rPr>
          <w:rFonts w:cs="Times New Roman"/>
        </w:rPr>
        <w:t>: i</w:t>
      </w:r>
      <w:r w:rsidR="00907AE8" w:rsidRPr="00F408E2">
        <w:rPr>
          <w:rFonts w:cs="Times New Roman"/>
        </w:rPr>
        <w:t>l</w:t>
      </w:r>
      <w:r w:rsidRPr="00F408E2">
        <w:rPr>
          <w:rFonts w:cs="Times New Roman"/>
        </w:rPr>
        <w:t xml:space="preserve"> est dit ex</w:t>
      </w:r>
      <w:r w:rsidR="00F93242" w:rsidRPr="00F408E2">
        <w:rPr>
          <w:rFonts w:cs="Times New Roman"/>
        </w:rPr>
        <w:t>c</w:t>
      </w:r>
      <w:r w:rsidRPr="00F408E2">
        <w:rPr>
          <w:rFonts w:cs="Times New Roman"/>
        </w:rPr>
        <w:t xml:space="preserve">itable </w:t>
      </w:r>
    </w:p>
    <w:p w14:paraId="3992C35D" w14:textId="03EB3A1F" w:rsidR="00973BCA" w:rsidRPr="00F408E2" w:rsidRDefault="00973BCA" w:rsidP="004237A4">
      <w:pPr>
        <w:numPr>
          <w:ilvl w:val="1"/>
          <w:numId w:val="4"/>
        </w:numPr>
        <w:rPr>
          <w:rFonts w:cs="Times New Roman"/>
        </w:rPr>
      </w:pPr>
      <w:r w:rsidRPr="00F408E2">
        <w:rPr>
          <w:rFonts w:cs="Times New Roman"/>
        </w:rPr>
        <w:t>L’excitabilité et la con</w:t>
      </w:r>
      <w:r w:rsidR="00907AE8" w:rsidRPr="00F408E2">
        <w:rPr>
          <w:rFonts w:cs="Times New Roman"/>
        </w:rPr>
        <w:t>du</w:t>
      </w:r>
      <w:r w:rsidRPr="00F408E2">
        <w:rPr>
          <w:rFonts w:cs="Times New Roman"/>
        </w:rPr>
        <w:t>ct</w:t>
      </w:r>
      <w:r w:rsidR="00907AE8" w:rsidRPr="00F408E2">
        <w:rPr>
          <w:rFonts w:cs="Times New Roman"/>
        </w:rPr>
        <w:t>i</w:t>
      </w:r>
      <w:r w:rsidRPr="00F408E2">
        <w:rPr>
          <w:rFonts w:cs="Times New Roman"/>
        </w:rPr>
        <w:t>bil</w:t>
      </w:r>
      <w:r w:rsidR="00907AE8" w:rsidRPr="00F408E2">
        <w:rPr>
          <w:rFonts w:cs="Times New Roman"/>
        </w:rPr>
        <w:t>it</w:t>
      </w:r>
      <w:r w:rsidRPr="00F408E2">
        <w:rPr>
          <w:rFonts w:cs="Times New Roman"/>
        </w:rPr>
        <w:t>é du neu</w:t>
      </w:r>
      <w:r w:rsidR="00907AE8" w:rsidRPr="00F408E2">
        <w:rPr>
          <w:rFonts w:cs="Times New Roman"/>
        </w:rPr>
        <w:t>r</w:t>
      </w:r>
      <w:r w:rsidRPr="00F408E2">
        <w:rPr>
          <w:rFonts w:cs="Times New Roman"/>
        </w:rPr>
        <w:t xml:space="preserve">one sont à la base </w:t>
      </w:r>
      <w:r w:rsidR="00907AE8" w:rsidRPr="00F408E2">
        <w:rPr>
          <w:rFonts w:cs="Times New Roman"/>
        </w:rPr>
        <w:t>du</w:t>
      </w:r>
      <w:r w:rsidRPr="00F408E2">
        <w:rPr>
          <w:rFonts w:cs="Times New Roman"/>
        </w:rPr>
        <w:t xml:space="preserve"> fonctionnement du SN</w:t>
      </w:r>
    </w:p>
    <w:p w14:paraId="6F2688D5" w14:textId="4943CF37" w:rsidR="001D4AAC" w:rsidRPr="00F408E2" w:rsidRDefault="001D4AAC" w:rsidP="001D4AAC">
      <w:pPr>
        <w:rPr>
          <w:rFonts w:cs="Times New Roman"/>
        </w:rPr>
      </w:pPr>
      <w:r w:rsidRPr="00F408E2">
        <w:rPr>
          <w:rFonts w:cs="Times New Roman"/>
        </w:rPr>
        <w:t xml:space="preserve">Épilepsie </w:t>
      </w:r>
      <w:r w:rsidR="00E96751" w:rsidRPr="00F408E2">
        <w:rPr>
          <w:rFonts w:cs="Times New Roman"/>
        </w:rPr>
        <w:t>fondamentale</w:t>
      </w:r>
      <w:r w:rsidRPr="00F408E2">
        <w:rPr>
          <w:rFonts w:cs="Times New Roman"/>
        </w:rPr>
        <w:t xml:space="preserve"> </w:t>
      </w:r>
    </w:p>
    <w:p w14:paraId="5D20F720" w14:textId="7006C341" w:rsidR="001D4AAC" w:rsidRPr="00F408E2" w:rsidRDefault="00614621" w:rsidP="006B44BA">
      <w:pPr>
        <w:numPr>
          <w:ilvl w:val="0"/>
          <w:numId w:val="0"/>
        </w:numPr>
        <w:rPr>
          <w:rFonts w:cs="Times New Roman"/>
        </w:rPr>
      </w:pPr>
      <w:r w:rsidRPr="00F408E2">
        <w:rPr>
          <w:rFonts w:cs="Times New Roman"/>
          <w:noProof/>
          <w:lang w:eastAsia="zh-CN"/>
        </w:rPr>
        <mc:AlternateContent>
          <mc:Choice Requires="wps">
            <w:drawing>
              <wp:anchor distT="45720" distB="45720" distL="114300" distR="114300" simplePos="0" relativeHeight="251658240" behindDoc="0" locked="0" layoutInCell="1" allowOverlap="1" wp14:anchorId="5AA84C0E" wp14:editId="4530A526">
                <wp:simplePos x="0" y="0"/>
                <wp:positionH relativeFrom="column">
                  <wp:posOffset>-132715</wp:posOffset>
                </wp:positionH>
                <wp:positionV relativeFrom="paragraph">
                  <wp:posOffset>178435</wp:posOffset>
                </wp:positionV>
                <wp:extent cx="1699895" cy="1270000"/>
                <wp:effectExtent l="0" t="0" r="14605" b="13335"/>
                <wp:wrapSquare wrapText="bothSides"/>
                <wp:docPr id="151440749" name="Text Box 1"/>
                <wp:cNvGraphicFramePr/>
                <a:graphic xmlns:a="http://schemas.openxmlformats.org/drawingml/2006/main">
                  <a:graphicData uri="http://schemas.microsoft.com/office/word/2010/wordprocessingShape">
                    <wps:wsp>
                      <wps:cNvSpPr txBox="1"/>
                      <wps:spPr>
                        <a:xfrm>
                          <a:off x="0" y="0"/>
                          <a:ext cx="1699895" cy="1270000"/>
                        </a:xfrm>
                        <a:prstGeom prst="rect">
                          <a:avLst/>
                        </a:prstGeom>
                        <a:solidFill>
                          <a:prstClr val="white"/>
                        </a:solidFill>
                        <a:ln w="6350">
                          <a:solidFill>
                            <a:prstClr val="black"/>
                          </a:solidFill>
                        </a:ln>
                      </wps:spPr>
                      <wps:txbx>
                        <w:txbxContent>
                          <w:p w14:paraId="09A7B24E" w14:textId="0E63D1A4" w:rsidR="00585696" w:rsidRDefault="00585696">
                            <w:r>
                              <w:t xml:space="preserve">Déséquilibre </w:t>
                            </w:r>
                          </w:p>
                          <w:p w14:paraId="7974798D" w14:textId="05824023" w:rsidR="00585696" w:rsidRDefault="00585696" w:rsidP="004237A4">
                            <w:pPr>
                              <w:numPr>
                                <w:ilvl w:val="1"/>
                                <w:numId w:val="4"/>
                              </w:numPr>
                            </w:pPr>
                            <w:r>
                              <w:t xml:space="preserve">Membranaire : canaux ionique </w:t>
                            </w:r>
                          </w:p>
                          <w:p w14:paraId="7275189F" w14:textId="11B85DA1" w:rsidR="00585696" w:rsidRDefault="00585696" w:rsidP="004237A4">
                            <w:pPr>
                              <w:numPr>
                                <w:ilvl w:val="1"/>
                                <w:numId w:val="4"/>
                              </w:numPr>
                            </w:pPr>
                            <w:r>
                              <w:t>Synaptique : canaux ionique LD, GABA (inhibition) ; glutamate (excitation)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type w14:anchorId="5AA84C0E" id="_x0000_t202" coordsize="21600,21600" o:spt="202" path="m,l,21600r21600,l21600,xe">
                <v:stroke joinstyle="miter"/>
                <v:path gradientshapeok="t" o:connecttype="rect"/>
              </v:shapetype>
              <v:shape id="Text Box 1" o:spid="_x0000_s1026" type="#_x0000_t202" style="position:absolute;margin-left:-10.45pt;margin-top:14.05pt;width:133.85pt;height:100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" strokeweight=".5pt">
                <v:textbox style="mso-fit-shape-to-text:t">
                  <w:txbxContent>
                    <w:p w14:paraId="09A7B24E" w14:textId="0E63D1A4" w:rsidR="00585696" w:rsidRDefault="00585696">
                      <w:r>
                        <w:t xml:space="preserve">Déséquilibre </w:t>
                      </w:r>
                    </w:p>
                    <w:p w14:paraId="7974798D" w14:textId="05824023" w:rsidR="00585696" w:rsidRDefault="00585696" w:rsidP="004237A4">
                      <w:pPr>
                        <w:numPr>
                          <w:ilvl w:val="1"/>
                          <w:numId w:val="4"/>
                        </w:numPr>
                      </w:pPr>
                      <w:r>
                        <w:t xml:space="preserve">Membranaire : canaux ionique </w:t>
                      </w:r>
                    </w:p>
                    <w:p w14:paraId="7275189F" w14:textId="11B85DA1" w:rsidR="00585696" w:rsidRDefault="00585696" w:rsidP="004237A4">
                      <w:pPr>
                        <w:numPr>
                          <w:ilvl w:val="1"/>
                          <w:numId w:val="4"/>
                        </w:numPr>
                      </w:pPr>
                      <w:r>
                        <w:t>Synaptique : canaux ionique LD, GABA (inhibition) ; glutamate (excitation)</w:t>
                      </w:r>
                    </w:p>
                  </w:txbxContent>
                </v:textbox>
                <w10:wrap type="square"/>
              </v:shape>
            </w:pict>
          </mc:Fallback>
        </mc:AlternateContent>
      </w:r>
    </w:p>
    <w:p w14:paraId="0042B2D3" w14:textId="18F1734B" w:rsidR="006B44BA" w:rsidRPr="00F408E2" w:rsidRDefault="00BB327F" w:rsidP="006B44BA">
      <w:pPr>
        <w:numPr>
          <w:ilvl w:val="0"/>
          <w:numId w:val="0"/>
        </w:numPr>
        <w:rPr>
          <w:rFonts w:cs="Times New Roman"/>
        </w:rPr>
      </w:pPr>
      <w:r w:rsidRPr="00F408E2">
        <w:rPr>
          <w:rFonts w:cs="Times New Roman"/>
          <w:noProof/>
          <w:lang w:eastAsia="zh-CN"/>
        </w:rPr>
        <mc:AlternateContent>
          <mc:Choice Requires="wps">
            <w:drawing>
              <wp:anchor distT="45720" distB="45720" distL="114300" distR="114300" simplePos="0" relativeHeight="251659264" behindDoc="0" locked="0" layoutInCell="1" allowOverlap="1" wp14:anchorId="011058F5" wp14:editId="28DA7901">
                <wp:simplePos x="0" y="0"/>
                <wp:positionH relativeFrom="column">
                  <wp:posOffset>1906905</wp:posOffset>
                </wp:positionH>
                <wp:positionV relativeFrom="paragraph">
                  <wp:posOffset>63500</wp:posOffset>
                </wp:positionV>
                <wp:extent cx="1184275" cy="1472565"/>
                <wp:effectExtent l="0" t="0" r="15875" b="13335"/>
                <wp:wrapSquare wrapText="bothSides"/>
                <wp:docPr id="824377800" name="Text Box 2"/>
                <wp:cNvGraphicFramePr/>
                <a:graphic xmlns:a="http://schemas.openxmlformats.org/drawingml/2006/main">
                  <a:graphicData uri="http://schemas.microsoft.com/office/word/2010/wordprocessingShape">
                    <wps:wsp>
                      <wps:cNvSpPr txBox="1"/>
                      <wps:spPr>
                        <a:xfrm>
                          <a:off x="0" y="0"/>
                          <a:ext cx="1184275" cy="1472565"/>
                        </a:xfrm>
                        <a:prstGeom prst="rect">
                          <a:avLst/>
                        </a:prstGeom>
                        <a:solidFill>
                          <a:prstClr val="white"/>
                        </a:solidFill>
                        <a:ln w="6350">
                          <a:solidFill>
                            <a:prstClr val="black"/>
                          </a:solidFill>
                        </a:ln>
                      </wps:spPr>
                      <wps:txbx>
                        <w:txbxContent>
                          <w:p w14:paraId="15022AC7" w14:textId="4D6958B2" w:rsidR="00585696" w:rsidRDefault="00585696" w:rsidP="00A801CD">
                            <w:pPr>
                              <w:numPr>
                                <w:ilvl w:val="0"/>
                                <w:numId w:val="0"/>
                              </w:numPr>
                              <w:ind w:left="284"/>
                            </w:pPr>
                            <w:r>
                              <w:t xml:space="preserve">Hyperexcitable, hyper synchronie </w:t>
                            </w:r>
                          </w:p>
                          <w:p w14:paraId="42E5FB88" w14:textId="77777777" w:rsidR="00585696" w:rsidRDefault="00585696" w:rsidP="00A801CD">
                            <w:pPr>
                              <w:numPr>
                                <w:ilvl w:val="0"/>
                                <w:numId w:val="0"/>
                              </w:numPr>
                              <w:ind w:left="284"/>
                            </w:pPr>
                          </w:p>
                          <w:p w14:paraId="7AA3865E" w14:textId="77777777" w:rsidR="00585696" w:rsidRDefault="00585696" w:rsidP="00A801CD">
                            <w:pPr>
                              <w:numPr>
                                <w:ilvl w:val="0"/>
                                <w:numId w:val="0"/>
                              </w:numPr>
                              <w:ind w:left="284"/>
                            </w:pPr>
                          </w:p>
                          <w:p w14:paraId="749C2410" w14:textId="0ED07303" w:rsidR="00585696" w:rsidRDefault="00585696" w:rsidP="00A801CD">
                            <w:pPr>
                              <w:numPr>
                                <w:ilvl w:val="0"/>
                                <w:numId w:val="0"/>
                              </w:numPr>
                              <w:ind w:left="284"/>
                            </w:pPr>
                            <w:r>
                              <w:t>Démarche épileptique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058F5" id="Text Box 2" o:spid="_x0000_s1027" type="#_x0000_t202" style="position:absolute;margin-left:150.15pt;margin-top:5pt;width:93.25pt;height:11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" strokeweight=".5pt">
                <v:textbox>
                  <w:txbxContent>
                    <w:p w14:paraId="15022AC7" w14:textId="4D6958B2" w:rsidR="00585696" w:rsidRDefault="00585696" w:rsidP="00A801CD">
                      <w:pPr>
                        <w:numPr>
                          <w:ilvl w:val="0"/>
                          <w:numId w:val="0"/>
                        </w:numPr>
                        <w:ind w:left="284"/>
                      </w:pPr>
                      <w:r>
                        <w:t xml:space="preserve">Hyperexcitable, hyper synchronie </w:t>
                      </w:r>
                    </w:p>
                    <w:p w14:paraId="42E5FB88" w14:textId="77777777" w:rsidR="00585696" w:rsidRDefault="00585696" w:rsidP="00A801CD">
                      <w:pPr>
                        <w:numPr>
                          <w:ilvl w:val="0"/>
                          <w:numId w:val="0"/>
                        </w:numPr>
                        <w:ind w:left="284"/>
                      </w:pPr>
                    </w:p>
                    <w:p w14:paraId="7AA3865E" w14:textId="77777777" w:rsidR="00585696" w:rsidRDefault="00585696" w:rsidP="00A801CD">
                      <w:pPr>
                        <w:numPr>
                          <w:ilvl w:val="0"/>
                          <w:numId w:val="0"/>
                        </w:numPr>
                        <w:ind w:left="284"/>
                      </w:pPr>
                    </w:p>
                    <w:p w14:paraId="749C2410" w14:textId="0ED07303" w:rsidR="00585696" w:rsidRDefault="00585696" w:rsidP="00A801CD">
                      <w:pPr>
                        <w:numPr>
                          <w:ilvl w:val="0"/>
                          <w:numId w:val="0"/>
                        </w:numPr>
                        <w:ind w:left="284"/>
                      </w:pPr>
                      <w:r>
                        <w:t>Démarche épileptique</w:t>
                      </w:r>
                    </w:p>
                  </w:txbxContent>
                </v:textbox>
                <w10:wrap type="square"/>
              </v:shape>
            </w:pict>
          </mc:Fallback>
        </mc:AlternateContent>
      </w:r>
    </w:p>
    <w:p w14:paraId="1117B685" w14:textId="6494C025" w:rsidR="008C632B" w:rsidRPr="00F408E2" w:rsidRDefault="008C632B" w:rsidP="006B44BA">
      <w:pPr>
        <w:numPr>
          <w:ilvl w:val="0"/>
          <w:numId w:val="0"/>
        </w:numPr>
        <w:rPr>
          <w:rFonts w:cs="Times New Roman"/>
        </w:rPr>
      </w:pPr>
    </w:p>
    <w:p w14:paraId="069C8CC4" w14:textId="317D0248" w:rsidR="008C632B" w:rsidRPr="00F408E2" w:rsidRDefault="00F93242" w:rsidP="006B44BA">
      <w:pPr>
        <w:numPr>
          <w:ilvl w:val="0"/>
          <w:numId w:val="0"/>
        </w:numPr>
        <w:rPr>
          <w:rFonts w:cs="Times New Roman"/>
        </w:rPr>
      </w:pPr>
      <w:r w:rsidRPr="00F408E2">
        <w:rPr>
          <w:rFonts w:cs="Times New Roman"/>
          <w:noProof/>
          <w:lang w:eastAsia="zh-CN"/>
        </w:rPr>
        <mc:AlternateContent>
          <mc:Choice Requires="wps">
            <w:drawing>
              <wp:anchor distT="0" distB="0" distL="114300" distR="114300" simplePos="0" relativeHeight="251665408" behindDoc="0" locked="0" layoutInCell="1" allowOverlap="1" wp14:anchorId="3CDB1BA4" wp14:editId="7436FA37">
                <wp:simplePos x="0" y="0"/>
                <wp:positionH relativeFrom="column">
                  <wp:posOffset>2493930</wp:posOffset>
                </wp:positionH>
                <wp:positionV relativeFrom="paragraph">
                  <wp:posOffset>277210</wp:posOffset>
                </wp:positionV>
                <wp:extent cx="48817" cy="341474"/>
                <wp:effectExtent l="19050" t="0" r="66040" b="59055"/>
                <wp:wrapNone/>
                <wp:docPr id="2012115172" name="Straight Arrow Connector 2"/>
                <wp:cNvGraphicFramePr/>
                <a:graphic xmlns:a="http://schemas.openxmlformats.org/drawingml/2006/main">
                  <a:graphicData uri="http://schemas.microsoft.com/office/word/2010/wordprocessingShape">
                    <wps:wsp>
                      <wps:cNvCnPr/>
                      <wps:spPr>
                        <a:xfrm>
                          <a:off x="0" y="0"/>
                          <a:ext cx="48817" cy="3414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0B1615" id="_x0000_t32" coordsize="21600,21600" o:spt="32" o:oned="t" path="m,l21600,21600e" filled="f">
                <v:path arrowok="t" fillok="f" o:connecttype="none"/>
                <o:lock v:ext="edit" shapetype="t"/>
              </v:shapetype>
              <v:shape id="Straight Arrow Connector 2" o:spid="_x0000_s1026" type="#_x0000_t32" style="position:absolute;margin-left:196.35pt;margin-top:21.85pt;width:3.85pt;height:2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" strokecolor="#4472c4 [3204]" strokeweight=".5pt">
                <v:stroke endarrow="block" joinstyle="miter"/>
              </v:shape>
            </w:pict>
          </mc:Fallback>
        </mc:AlternateContent>
      </w:r>
      <w:r w:rsidR="00B62C5A" w:rsidRPr="00F408E2">
        <w:rPr>
          <w:rFonts w:cs="Times New Roman"/>
          <w:noProof/>
          <w:lang w:eastAsia="zh-CN"/>
        </w:rPr>
        <mc:AlternateContent>
          <mc:Choice Requires="wps">
            <w:drawing>
              <wp:anchor distT="45720" distB="45720" distL="114300" distR="114300" simplePos="0" relativeHeight="251660288" behindDoc="0" locked="0" layoutInCell="1" allowOverlap="1" wp14:anchorId="517F520C" wp14:editId="23CD54B5">
                <wp:simplePos x="0" y="0"/>
                <wp:positionH relativeFrom="column">
                  <wp:posOffset>3547745</wp:posOffset>
                </wp:positionH>
                <wp:positionV relativeFrom="paragraph">
                  <wp:posOffset>302895</wp:posOffset>
                </wp:positionV>
                <wp:extent cx="992505" cy="519430"/>
                <wp:effectExtent l="0" t="0" r="17145" b="13970"/>
                <wp:wrapSquare wrapText="bothSides"/>
                <wp:docPr id="970804031" name="Text Box 3"/>
                <wp:cNvGraphicFramePr/>
                <a:graphic xmlns:a="http://schemas.openxmlformats.org/drawingml/2006/main">
                  <a:graphicData uri="http://schemas.microsoft.com/office/word/2010/wordprocessingShape">
                    <wps:wsp>
                      <wps:cNvSpPr txBox="1"/>
                      <wps:spPr>
                        <a:xfrm>
                          <a:off x="0" y="0"/>
                          <a:ext cx="992505" cy="519430"/>
                        </a:xfrm>
                        <a:prstGeom prst="rect">
                          <a:avLst/>
                        </a:prstGeom>
                        <a:solidFill>
                          <a:prstClr val="white"/>
                        </a:solidFill>
                        <a:ln w="6350">
                          <a:solidFill>
                            <a:prstClr val="black"/>
                          </a:solidFill>
                        </a:ln>
                      </wps:spPr>
                      <wps:txbx>
                        <w:txbxContent>
                          <w:p w14:paraId="71F5CF66" w14:textId="275B3A68" w:rsidR="00585696" w:rsidRDefault="00585696" w:rsidP="00A801CD">
                            <w:pPr>
                              <w:numPr>
                                <w:ilvl w:val="0"/>
                                <w:numId w:val="0"/>
                              </w:numPr>
                              <w:ind w:left="284"/>
                            </w:pPr>
                            <w:r>
                              <w:t>Crise épileptique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F520C" id="Text Box 3" o:spid="_x0000_s1028" type="#_x0000_t202" style="position:absolute;margin-left:279.35pt;margin-top:23.85pt;width:78.15pt;height:40.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" strokeweight=".5pt">
                <v:textbox>
                  <w:txbxContent>
                    <w:p w14:paraId="71F5CF66" w14:textId="275B3A68" w:rsidR="00585696" w:rsidRDefault="00585696" w:rsidP="00A801CD">
                      <w:pPr>
                        <w:numPr>
                          <w:ilvl w:val="0"/>
                          <w:numId w:val="0"/>
                        </w:numPr>
                        <w:ind w:left="284"/>
                      </w:pPr>
                      <w:r>
                        <w:t>Crise épileptique</w:t>
                      </w:r>
                    </w:p>
                  </w:txbxContent>
                </v:textbox>
                <w10:wrap type="square"/>
              </v:shape>
            </w:pict>
          </mc:Fallback>
        </mc:AlternateContent>
      </w:r>
      <w:r w:rsidR="00B05AF8" w:rsidRPr="00F408E2">
        <w:rPr>
          <w:rFonts w:cs="Times New Roman"/>
          <w:noProof/>
          <w:lang w:eastAsia="zh-CN"/>
        </w:rPr>
        <mc:AlternateContent>
          <mc:Choice Requires="wps">
            <w:drawing>
              <wp:anchor distT="0" distB="0" distL="114300" distR="114300" simplePos="0" relativeHeight="251661312" behindDoc="0" locked="0" layoutInCell="1" allowOverlap="1" wp14:anchorId="41D7F6B3" wp14:editId="375BB26F">
                <wp:simplePos x="0" y="0"/>
                <wp:positionH relativeFrom="column">
                  <wp:posOffset>1436370</wp:posOffset>
                </wp:positionH>
                <wp:positionV relativeFrom="paragraph">
                  <wp:posOffset>400685</wp:posOffset>
                </wp:positionV>
                <wp:extent cx="499110" cy="163830"/>
                <wp:effectExtent l="0" t="19050" r="34290" b="45720"/>
                <wp:wrapNone/>
                <wp:docPr id="1691365503" name="Arrow: Right 2"/>
                <wp:cNvGraphicFramePr/>
                <a:graphic xmlns:a="http://schemas.openxmlformats.org/drawingml/2006/main">
                  <a:graphicData uri="http://schemas.microsoft.com/office/word/2010/wordprocessingShape">
                    <wps:wsp>
                      <wps:cNvSpPr/>
                      <wps:spPr>
                        <a:xfrm>
                          <a:off x="0" y="0"/>
                          <a:ext cx="499110" cy="1638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9EEF0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13.1pt;margin-top:31.55pt;width:39.3pt;height:1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" adj="18055" fillcolor="#4472c4 [3204]" strokecolor="#09101d [484]" strokeweight="1pt"/>
            </w:pict>
          </mc:Fallback>
        </mc:AlternateContent>
      </w:r>
      <w:r w:rsidR="00B05AF8" w:rsidRPr="00F408E2">
        <w:rPr>
          <w:rFonts w:cs="Times New Roman"/>
          <w:noProof/>
          <w:lang w:eastAsia="zh-CN"/>
        </w:rPr>
        <mc:AlternateContent>
          <mc:Choice Requires="wps">
            <w:drawing>
              <wp:anchor distT="0" distB="0" distL="114300" distR="114300" simplePos="0" relativeHeight="251663360" behindDoc="0" locked="0" layoutInCell="1" allowOverlap="1" wp14:anchorId="2C441E72" wp14:editId="6B7CAB1A">
                <wp:simplePos x="0" y="0"/>
                <wp:positionH relativeFrom="column">
                  <wp:posOffset>3090545</wp:posOffset>
                </wp:positionH>
                <wp:positionV relativeFrom="paragraph">
                  <wp:posOffset>457200</wp:posOffset>
                </wp:positionV>
                <wp:extent cx="499110" cy="163830"/>
                <wp:effectExtent l="0" t="19050" r="34290" b="45720"/>
                <wp:wrapNone/>
                <wp:docPr id="1389909155" name="Arrow: Right 2"/>
                <wp:cNvGraphicFramePr/>
                <a:graphic xmlns:a="http://schemas.openxmlformats.org/drawingml/2006/main">
                  <a:graphicData uri="http://schemas.microsoft.com/office/word/2010/wordprocessingShape">
                    <wps:wsp>
                      <wps:cNvSpPr/>
                      <wps:spPr>
                        <a:xfrm>
                          <a:off x="0" y="0"/>
                          <a:ext cx="499110" cy="163830"/>
                        </a:xfrm>
                        <a:prstGeom prst="rightArrow">
                          <a:avLst>
                            <a:gd name="adj1" fmla="val 50000"/>
                            <a:gd name="adj2" fmla="val 7457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1426FE" id="Arrow: Right 2" o:spid="_x0000_s1026" type="#_x0000_t13" style="position:absolute;margin-left:243.35pt;margin-top:36pt;width:39.3pt;height:1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" adj="16313" fillcolor="#4472c4 [3204]" strokecolor="#09101d [484]" strokeweight="1pt"/>
            </w:pict>
          </mc:Fallback>
        </mc:AlternateContent>
      </w:r>
    </w:p>
    <w:p w14:paraId="6E6D3162" w14:textId="78F10B19" w:rsidR="008C632B" w:rsidRPr="00F408E2" w:rsidRDefault="008C632B" w:rsidP="006B44BA">
      <w:pPr>
        <w:numPr>
          <w:ilvl w:val="0"/>
          <w:numId w:val="0"/>
        </w:numPr>
        <w:rPr>
          <w:rFonts w:cs="Times New Roman"/>
        </w:rPr>
      </w:pPr>
    </w:p>
    <w:p w14:paraId="6E4551CA" w14:textId="1A820ADD" w:rsidR="008C632B" w:rsidRPr="00F408E2" w:rsidRDefault="008C632B" w:rsidP="006B44BA">
      <w:pPr>
        <w:numPr>
          <w:ilvl w:val="0"/>
          <w:numId w:val="0"/>
        </w:numPr>
        <w:rPr>
          <w:rFonts w:cs="Times New Roman"/>
        </w:rPr>
      </w:pPr>
    </w:p>
    <w:p w14:paraId="3CB08EDE" w14:textId="77777777" w:rsidR="008C632B" w:rsidRPr="00F408E2" w:rsidRDefault="008C632B" w:rsidP="006B44BA">
      <w:pPr>
        <w:numPr>
          <w:ilvl w:val="0"/>
          <w:numId w:val="0"/>
        </w:numPr>
        <w:rPr>
          <w:rFonts w:cs="Times New Roman"/>
        </w:rPr>
      </w:pPr>
    </w:p>
    <w:p w14:paraId="457C2910" w14:textId="77777777" w:rsidR="008C632B" w:rsidRPr="00F408E2" w:rsidRDefault="008C632B" w:rsidP="006B44BA">
      <w:pPr>
        <w:numPr>
          <w:ilvl w:val="0"/>
          <w:numId w:val="0"/>
        </w:numPr>
        <w:rPr>
          <w:rFonts w:cs="Times New Roman"/>
        </w:rPr>
      </w:pPr>
    </w:p>
    <w:p w14:paraId="04ADD69E" w14:textId="4B0FC9F3" w:rsidR="008C632B" w:rsidRPr="00F408E2" w:rsidRDefault="008C632B" w:rsidP="008C632B">
      <w:pPr>
        <w:rPr>
          <w:rFonts w:cs="Times New Roman"/>
        </w:rPr>
      </w:pPr>
      <w:r w:rsidRPr="00F408E2">
        <w:rPr>
          <w:rFonts w:cs="Times New Roman"/>
        </w:rPr>
        <w:t>Réc</w:t>
      </w:r>
      <w:r w:rsidR="00475D6E" w:rsidRPr="00F408E2">
        <w:rPr>
          <w:rFonts w:cs="Times New Roman"/>
        </w:rPr>
        <w:t>e</w:t>
      </w:r>
      <w:r w:rsidRPr="00F408E2">
        <w:rPr>
          <w:rFonts w:cs="Times New Roman"/>
        </w:rPr>
        <w:t>pteur ionotr</w:t>
      </w:r>
      <w:r w:rsidR="00E57D09" w:rsidRPr="00F408E2">
        <w:rPr>
          <w:rFonts w:cs="Times New Roman"/>
        </w:rPr>
        <w:t>o</w:t>
      </w:r>
      <w:r w:rsidRPr="00F408E2">
        <w:rPr>
          <w:rFonts w:cs="Times New Roman"/>
        </w:rPr>
        <w:t>pique</w:t>
      </w:r>
      <w:r w:rsidR="00EC3244">
        <w:rPr>
          <w:rFonts w:cs="Times New Roman"/>
        </w:rPr>
        <w:t> </w:t>
      </w:r>
      <w:r w:rsidR="00475D6E" w:rsidRPr="00F408E2">
        <w:rPr>
          <w:rFonts w:cs="Times New Roman"/>
        </w:rPr>
        <w:t>:</w:t>
      </w:r>
    </w:p>
    <w:p w14:paraId="72621DE1" w14:textId="57E4AC12" w:rsidR="008C632B" w:rsidRPr="00F408E2" w:rsidRDefault="008C632B" w:rsidP="004237A4">
      <w:pPr>
        <w:numPr>
          <w:ilvl w:val="1"/>
          <w:numId w:val="4"/>
        </w:numPr>
        <w:rPr>
          <w:rFonts w:cs="Times New Roman"/>
        </w:rPr>
      </w:pPr>
      <w:r w:rsidRPr="00F408E2">
        <w:rPr>
          <w:rFonts w:cs="Times New Roman"/>
        </w:rPr>
        <w:t>Canaux qui ne son</w:t>
      </w:r>
      <w:r w:rsidR="00F90135" w:rsidRPr="00F408E2">
        <w:rPr>
          <w:rFonts w:cs="Times New Roman"/>
        </w:rPr>
        <w:t>t</w:t>
      </w:r>
      <w:r w:rsidRPr="00F408E2">
        <w:rPr>
          <w:rFonts w:cs="Times New Roman"/>
        </w:rPr>
        <w:t xml:space="preserve"> pas dépendants du potentiel</w:t>
      </w:r>
      <w:r w:rsidR="00EC3244">
        <w:rPr>
          <w:rFonts w:cs="Times New Roman"/>
        </w:rPr>
        <w:t> </w:t>
      </w:r>
      <w:r w:rsidRPr="00F408E2">
        <w:rPr>
          <w:rFonts w:cs="Times New Roman"/>
        </w:rPr>
        <w:t xml:space="preserve">: on peut </w:t>
      </w:r>
      <w:r w:rsidR="00FA5F7E" w:rsidRPr="00F408E2">
        <w:rPr>
          <w:rFonts w:cs="Times New Roman"/>
        </w:rPr>
        <w:t>dépolariser</w:t>
      </w:r>
      <w:r w:rsidRPr="00F408E2">
        <w:rPr>
          <w:rFonts w:cs="Times New Roman"/>
        </w:rPr>
        <w:t xml:space="preserve"> le neuron</w:t>
      </w:r>
      <w:r w:rsidR="00E57D09" w:rsidRPr="00F408E2">
        <w:rPr>
          <w:rFonts w:cs="Times New Roman"/>
        </w:rPr>
        <w:t>e</w:t>
      </w:r>
      <w:r w:rsidR="003B345A" w:rsidRPr="00F408E2">
        <w:rPr>
          <w:rFonts w:cs="Times New Roman"/>
        </w:rPr>
        <w:t>,</w:t>
      </w:r>
      <w:r w:rsidRPr="00F408E2">
        <w:rPr>
          <w:rFonts w:cs="Times New Roman"/>
        </w:rPr>
        <w:t xml:space="preserve"> ils ne</w:t>
      </w:r>
      <w:r w:rsidR="00F90135" w:rsidRPr="00F408E2">
        <w:rPr>
          <w:rFonts w:cs="Times New Roman"/>
        </w:rPr>
        <w:t xml:space="preserve"> </w:t>
      </w:r>
      <w:r w:rsidRPr="00F408E2">
        <w:rPr>
          <w:rFonts w:cs="Times New Roman"/>
        </w:rPr>
        <w:t xml:space="preserve">s’ouvrent pas quel que soit le niveau du potentiel de membrane. </w:t>
      </w:r>
    </w:p>
    <w:p w14:paraId="458A9BB6" w14:textId="6BF895E7" w:rsidR="008C632B" w:rsidRPr="00F408E2" w:rsidRDefault="008C632B" w:rsidP="004237A4">
      <w:pPr>
        <w:numPr>
          <w:ilvl w:val="1"/>
          <w:numId w:val="4"/>
        </w:numPr>
        <w:rPr>
          <w:rFonts w:cs="Times New Roman"/>
        </w:rPr>
      </w:pPr>
      <w:r w:rsidRPr="00F408E2">
        <w:rPr>
          <w:rFonts w:cs="Times New Roman"/>
        </w:rPr>
        <w:t>Il</w:t>
      </w:r>
      <w:r w:rsidR="0056133F" w:rsidRPr="00F408E2">
        <w:rPr>
          <w:rFonts w:cs="Times New Roman"/>
        </w:rPr>
        <w:t>s</w:t>
      </w:r>
      <w:r w:rsidRPr="00F408E2">
        <w:rPr>
          <w:rFonts w:cs="Times New Roman"/>
        </w:rPr>
        <w:t xml:space="preserve"> attendent que</w:t>
      </w:r>
      <w:r w:rsidR="00E57D09" w:rsidRPr="00F408E2">
        <w:rPr>
          <w:rFonts w:cs="Times New Roman"/>
        </w:rPr>
        <w:t xml:space="preserve"> </w:t>
      </w:r>
      <w:r w:rsidRPr="00F408E2">
        <w:rPr>
          <w:rFonts w:cs="Times New Roman"/>
        </w:rPr>
        <w:t xml:space="preserve">des </w:t>
      </w:r>
      <w:r w:rsidR="00FA5F7E" w:rsidRPr="00F408E2">
        <w:rPr>
          <w:rFonts w:cs="Times New Roman"/>
        </w:rPr>
        <w:t>substances</w:t>
      </w:r>
      <w:r w:rsidRPr="00F408E2">
        <w:rPr>
          <w:rFonts w:cs="Times New Roman"/>
        </w:rPr>
        <w:t xml:space="preserve"> vienne</w:t>
      </w:r>
      <w:r w:rsidR="0056133F" w:rsidRPr="00F408E2">
        <w:rPr>
          <w:rFonts w:cs="Times New Roman"/>
        </w:rPr>
        <w:t>nt</w:t>
      </w:r>
      <w:r w:rsidRPr="00F408E2">
        <w:rPr>
          <w:rFonts w:cs="Times New Roman"/>
        </w:rPr>
        <w:t xml:space="preserve"> se fixer pour ouvrir ou ferme</w:t>
      </w:r>
      <w:r w:rsidR="0056133F" w:rsidRPr="00F408E2">
        <w:rPr>
          <w:rFonts w:cs="Times New Roman"/>
        </w:rPr>
        <w:t>r</w:t>
      </w:r>
      <w:r w:rsidRPr="00F408E2">
        <w:rPr>
          <w:rFonts w:cs="Times New Roman"/>
        </w:rPr>
        <w:t xml:space="preserve"> le canal</w:t>
      </w:r>
      <w:r w:rsidR="00EC3244">
        <w:rPr>
          <w:rFonts w:cs="Times New Roman"/>
        </w:rPr>
        <w:t> </w:t>
      </w:r>
      <w:r w:rsidRPr="00F408E2">
        <w:rPr>
          <w:rFonts w:cs="Times New Roman"/>
        </w:rPr>
        <w:t xml:space="preserve">: ils sont </w:t>
      </w:r>
      <w:r w:rsidR="00FA5F7E" w:rsidRPr="00F408E2">
        <w:rPr>
          <w:rFonts w:cs="Times New Roman"/>
          <w:color w:val="4472C4" w:themeColor="accent1"/>
        </w:rPr>
        <w:t>dépendants</w:t>
      </w:r>
      <w:r w:rsidRPr="00F408E2">
        <w:rPr>
          <w:rFonts w:cs="Times New Roman"/>
          <w:color w:val="4472C4" w:themeColor="accent1"/>
        </w:rPr>
        <w:t xml:space="preserve"> de substances </w:t>
      </w:r>
    </w:p>
    <w:p w14:paraId="2A2EBFE3" w14:textId="01C0F3E1" w:rsidR="00F90135" w:rsidRPr="00F408E2" w:rsidRDefault="00F90135" w:rsidP="00F90135">
      <w:pPr>
        <w:rPr>
          <w:rFonts w:cs="Times New Roman"/>
        </w:rPr>
      </w:pPr>
      <w:r w:rsidRPr="00F408E2">
        <w:rPr>
          <w:rFonts w:cs="Times New Roman"/>
        </w:rPr>
        <w:t>2 systèmes</w:t>
      </w:r>
      <w:r w:rsidR="00EC3244">
        <w:rPr>
          <w:rFonts w:cs="Times New Roman"/>
        </w:rPr>
        <w:t> </w:t>
      </w:r>
      <w:r w:rsidR="0056133F" w:rsidRPr="00F408E2">
        <w:rPr>
          <w:rFonts w:cs="Times New Roman"/>
        </w:rPr>
        <w:t>:</w:t>
      </w:r>
    </w:p>
    <w:p w14:paraId="2F12276E" w14:textId="7EFD9C60" w:rsidR="00F90135" w:rsidRPr="00F408E2" w:rsidRDefault="00F90135" w:rsidP="004237A4">
      <w:pPr>
        <w:numPr>
          <w:ilvl w:val="1"/>
          <w:numId w:val="4"/>
        </w:numPr>
        <w:rPr>
          <w:rFonts w:cs="Times New Roman"/>
        </w:rPr>
      </w:pPr>
      <w:r w:rsidRPr="00F408E2">
        <w:rPr>
          <w:rFonts w:cs="Times New Roman"/>
        </w:rPr>
        <w:t>Le s</w:t>
      </w:r>
      <w:r w:rsidR="0056133F" w:rsidRPr="00F408E2">
        <w:rPr>
          <w:rFonts w:cs="Times New Roman"/>
        </w:rPr>
        <w:t>y</w:t>
      </w:r>
      <w:r w:rsidRPr="00F408E2">
        <w:rPr>
          <w:rFonts w:cs="Times New Roman"/>
        </w:rPr>
        <w:t>stème ex</w:t>
      </w:r>
      <w:r w:rsidR="0056133F" w:rsidRPr="00F408E2">
        <w:rPr>
          <w:rFonts w:cs="Times New Roman"/>
        </w:rPr>
        <w:t>c</w:t>
      </w:r>
      <w:r w:rsidRPr="00F408E2">
        <w:rPr>
          <w:rFonts w:cs="Times New Roman"/>
        </w:rPr>
        <w:t>itateur du glu</w:t>
      </w:r>
      <w:r w:rsidR="0056133F" w:rsidRPr="00F408E2">
        <w:rPr>
          <w:rFonts w:cs="Times New Roman"/>
        </w:rPr>
        <w:t>t</w:t>
      </w:r>
      <w:r w:rsidRPr="00F408E2">
        <w:rPr>
          <w:rFonts w:cs="Times New Roman"/>
        </w:rPr>
        <w:t>amate (qui est neur</w:t>
      </w:r>
      <w:r w:rsidR="00BF038F" w:rsidRPr="00F408E2">
        <w:rPr>
          <w:rFonts w:cs="Times New Roman"/>
        </w:rPr>
        <w:t>o</w:t>
      </w:r>
      <w:r w:rsidRPr="00F408E2">
        <w:rPr>
          <w:rFonts w:cs="Times New Roman"/>
        </w:rPr>
        <w:t>t</w:t>
      </w:r>
      <w:r w:rsidR="00BF038F" w:rsidRPr="00F408E2">
        <w:rPr>
          <w:rFonts w:cs="Times New Roman"/>
        </w:rPr>
        <w:t>r</w:t>
      </w:r>
      <w:r w:rsidRPr="00F408E2">
        <w:rPr>
          <w:rFonts w:cs="Times New Roman"/>
        </w:rPr>
        <w:t>ansmette</w:t>
      </w:r>
      <w:r w:rsidR="00BF038F" w:rsidRPr="00F408E2">
        <w:rPr>
          <w:rFonts w:cs="Times New Roman"/>
        </w:rPr>
        <w:t>ur</w:t>
      </w:r>
      <w:r w:rsidR="00574393" w:rsidRPr="00F408E2">
        <w:rPr>
          <w:rFonts w:cs="Times New Roman"/>
        </w:rPr>
        <w:t xml:space="preserve"> excitateur majoritaire</w:t>
      </w:r>
      <w:r w:rsidRPr="00F408E2">
        <w:rPr>
          <w:rFonts w:cs="Times New Roman"/>
        </w:rPr>
        <w:t xml:space="preserve"> dans l</w:t>
      </w:r>
      <w:r w:rsidR="00BF038F" w:rsidRPr="00F408E2">
        <w:rPr>
          <w:rFonts w:cs="Times New Roman"/>
        </w:rPr>
        <w:t>e cerveau</w:t>
      </w:r>
      <w:r w:rsidRPr="00F408E2">
        <w:rPr>
          <w:rFonts w:cs="Times New Roman"/>
        </w:rPr>
        <w:t>). Il fait entre</w:t>
      </w:r>
      <w:r w:rsidR="00BF038F" w:rsidRPr="00F408E2">
        <w:rPr>
          <w:rFonts w:cs="Times New Roman"/>
        </w:rPr>
        <w:t>r</w:t>
      </w:r>
      <w:r w:rsidRPr="00F408E2">
        <w:rPr>
          <w:rFonts w:cs="Times New Roman"/>
        </w:rPr>
        <w:t xml:space="preserve"> des ions sodium (et sortir quelques ions potassi</w:t>
      </w:r>
      <w:r w:rsidR="0000290D" w:rsidRPr="00F408E2">
        <w:rPr>
          <w:rFonts w:cs="Times New Roman"/>
        </w:rPr>
        <w:t>u</w:t>
      </w:r>
      <w:r w:rsidRPr="00F408E2">
        <w:rPr>
          <w:rFonts w:cs="Times New Roman"/>
        </w:rPr>
        <w:t xml:space="preserve">m) et donc excite le </w:t>
      </w:r>
      <w:r w:rsidR="00574393" w:rsidRPr="00F408E2">
        <w:rPr>
          <w:rFonts w:cs="Times New Roman"/>
        </w:rPr>
        <w:t>neurone</w:t>
      </w:r>
    </w:p>
    <w:p w14:paraId="07FF6F1F" w14:textId="27D41CE3" w:rsidR="00F90135" w:rsidRPr="00F408E2" w:rsidRDefault="00F90135" w:rsidP="004237A4">
      <w:pPr>
        <w:numPr>
          <w:ilvl w:val="1"/>
          <w:numId w:val="4"/>
        </w:numPr>
        <w:rPr>
          <w:rFonts w:cs="Times New Roman"/>
        </w:rPr>
      </w:pPr>
      <w:r w:rsidRPr="00F408E2">
        <w:rPr>
          <w:rFonts w:cs="Times New Roman"/>
        </w:rPr>
        <w:t xml:space="preserve">Le système inhibiteur du GABA qui faite entre les ions </w:t>
      </w:r>
      <w:r w:rsidR="00FA5F7E" w:rsidRPr="00F408E2">
        <w:rPr>
          <w:rFonts w:cs="Times New Roman"/>
        </w:rPr>
        <w:t>chlore</w:t>
      </w:r>
      <w:r w:rsidR="00B47340" w:rsidRPr="00F408E2">
        <w:rPr>
          <w:rFonts w:cs="Times New Roman"/>
        </w:rPr>
        <w:t xml:space="preserve"> </w:t>
      </w:r>
      <w:r w:rsidRPr="00F408E2">
        <w:rPr>
          <w:rFonts w:cs="Times New Roman"/>
        </w:rPr>
        <w:t xml:space="preserve">(chargées négativement) ce qui </w:t>
      </w:r>
      <w:r w:rsidR="00FA5F7E" w:rsidRPr="00F408E2">
        <w:rPr>
          <w:rFonts w:cs="Times New Roman"/>
        </w:rPr>
        <w:t>hyper polarise</w:t>
      </w:r>
      <w:r w:rsidRPr="00F408E2">
        <w:rPr>
          <w:rFonts w:cs="Times New Roman"/>
        </w:rPr>
        <w:t xml:space="preserve"> le neur</w:t>
      </w:r>
      <w:r w:rsidR="0000290D" w:rsidRPr="00F408E2">
        <w:rPr>
          <w:rFonts w:cs="Times New Roman"/>
        </w:rPr>
        <w:t>o</w:t>
      </w:r>
      <w:r w:rsidRPr="00F408E2">
        <w:rPr>
          <w:rFonts w:cs="Times New Roman"/>
        </w:rPr>
        <w:t>ne et donc l’inhibe</w:t>
      </w:r>
    </w:p>
    <w:p w14:paraId="039AF024" w14:textId="77777777" w:rsidR="00966281" w:rsidRPr="00F408E2" w:rsidRDefault="00966281" w:rsidP="00966281">
      <w:pPr>
        <w:rPr>
          <w:rFonts w:cs="Times New Roman"/>
        </w:rPr>
      </w:pPr>
      <w:r w:rsidRPr="00F408E2">
        <w:rPr>
          <w:rFonts w:cs="Times New Roman"/>
        </w:rPr>
        <w:t xml:space="preserve">Hyperexcitabilité </w:t>
      </w:r>
    </w:p>
    <w:p w14:paraId="69FB35D2" w14:textId="61EF853F" w:rsidR="00966281" w:rsidRPr="00F408E2" w:rsidRDefault="00966281" w:rsidP="004237A4">
      <w:pPr>
        <w:numPr>
          <w:ilvl w:val="1"/>
          <w:numId w:val="4"/>
        </w:numPr>
        <w:rPr>
          <w:rFonts w:cs="Times New Roman"/>
        </w:rPr>
      </w:pPr>
      <w:r w:rsidRPr="00F408E2">
        <w:rPr>
          <w:rFonts w:cs="Times New Roman"/>
        </w:rPr>
        <w:t>Tend</w:t>
      </w:r>
      <w:r w:rsidR="00427902" w:rsidRPr="00F408E2">
        <w:rPr>
          <w:rFonts w:cs="Times New Roman"/>
        </w:rPr>
        <w:t>a</w:t>
      </w:r>
      <w:r w:rsidRPr="00F408E2">
        <w:rPr>
          <w:rFonts w:cs="Times New Roman"/>
        </w:rPr>
        <w:t xml:space="preserve">nce d’un </w:t>
      </w:r>
      <w:r w:rsidR="00FA5F7E" w:rsidRPr="00F408E2">
        <w:rPr>
          <w:rFonts w:cs="Times New Roman"/>
        </w:rPr>
        <w:t>neurone</w:t>
      </w:r>
      <w:r w:rsidRPr="00F408E2">
        <w:rPr>
          <w:rFonts w:cs="Times New Roman"/>
        </w:rPr>
        <w:t xml:space="preserve"> à générer des </w:t>
      </w:r>
      <w:r w:rsidR="00FA5F7E" w:rsidRPr="00F408E2">
        <w:rPr>
          <w:rFonts w:cs="Times New Roman"/>
        </w:rPr>
        <w:t>décharges</w:t>
      </w:r>
      <w:r w:rsidRPr="00F408E2">
        <w:rPr>
          <w:rFonts w:cs="Times New Roman"/>
        </w:rPr>
        <w:t xml:space="preserve"> </w:t>
      </w:r>
      <w:r w:rsidR="00FA5F7E" w:rsidRPr="00F408E2">
        <w:rPr>
          <w:rFonts w:cs="Times New Roman"/>
        </w:rPr>
        <w:t>répétitives</w:t>
      </w:r>
      <w:r w:rsidRPr="00F408E2">
        <w:rPr>
          <w:rFonts w:cs="Times New Roman"/>
        </w:rPr>
        <w:t xml:space="preserve"> en réponse à </w:t>
      </w:r>
      <w:r w:rsidR="00FA5F7E" w:rsidRPr="00F408E2">
        <w:rPr>
          <w:rFonts w:cs="Times New Roman"/>
        </w:rPr>
        <w:t>une</w:t>
      </w:r>
      <w:r w:rsidRPr="00F408E2">
        <w:rPr>
          <w:rFonts w:cs="Times New Roman"/>
        </w:rPr>
        <w:t xml:space="preserve"> stimulation provoquante qu’un d</w:t>
      </w:r>
      <w:r w:rsidR="002F3E6B" w:rsidRPr="00F408E2">
        <w:rPr>
          <w:rFonts w:cs="Times New Roman"/>
        </w:rPr>
        <w:t>u</w:t>
      </w:r>
      <w:r w:rsidRPr="00F408E2">
        <w:rPr>
          <w:rFonts w:cs="Times New Roman"/>
        </w:rPr>
        <w:t xml:space="preserve"> potenti</w:t>
      </w:r>
      <w:r w:rsidR="002F3E6B" w:rsidRPr="00F408E2">
        <w:rPr>
          <w:rFonts w:cs="Times New Roman"/>
        </w:rPr>
        <w:t>el</w:t>
      </w:r>
      <w:r w:rsidRPr="00F408E2">
        <w:rPr>
          <w:rFonts w:cs="Times New Roman"/>
        </w:rPr>
        <w:t xml:space="preserve"> d’action </w:t>
      </w:r>
    </w:p>
    <w:p w14:paraId="4409CCBB" w14:textId="6DDEAEB8" w:rsidR="00966281" w:rsidRPr="00F408E2" w:rsidRDefault="00FA5F7E" w:rsidP="00966281">
      <w:pPr>
        <w:rPr>
          <w:rFonts w:cs="Times New Roman"/>
        </w:rPr>
      </w:pPr>
      <w:r w:rsidRPr="00F408E2">
        <w:rPr>
          <w:rFonts w:cs="Times New Roman"/>
        </w:rPr>
        <w:t>Hyper synchronie</w:t>
      </w:r>
      <w:r w:rsidR="00966281" w:rsidRPr="00F408E2">
        <w:rPr>
          <w:rFonts w:cs="Times New Roman"/>
        </w:rPr>
        <w:t xml:space="preserve"> </w:t>
      </w:r>
    </w:p>
    <w:p w14:paraId="5386FF8F" w14:textId="57855963" w:rsidR="007F5300" w:rsidRPr="00F408E2" w:rsidRDefault="00FA5F7E" w:rsidP="004237A4">
      <w:pPr>
        <w:numPr>
          <w:ilvl w:val="1"/>
          <w:numId w:val="4"/>
        </w:numPr>
        <w:rPr>
          <w:ins w:id="45" w:author="zico zico" w:date="2025-01-22T14:10:00Z"/>
          <w:rFonts w:cs="Times New Roman"/>
        </w:rPr>
      </w:pPr>
      <w:r w:rsidRPr="00F408E2">
        <w:rPr>
          <w:rFonts w:cs="Times New Roman"/>
        </w:rPr>
        <w:t>Propriété</w:t>
      </w:r>
      <w:r w:rsidR="002F3E6B" w:rsidRPr="00F408E2">
        <w:rPr>
          <w:rFonts w:cs="Times New Roman"/>
        </w:rPr>
        <w:t xml:space="preserve"> d’un groupe de neurones à générer de façon synchrone des trains de potentiels</w:t>
      </w:r>
    </w:p>
    <w:p w14:paraId="389F9D6D" w14:textId="297A83DC" w:rsidR="007F5300" w:rsidRPr="00F408E2" w:rsidRDefault="00783A0E" w:rsidP="00783A0E">
      <w:pPr>
        <w:numPr>
          <w:ilvl w:val="0"/>
          <w:numId w:val="0"/>
        </w:numPr>
        <w:rPr>
          <w:rFonts w:cs="Times New Roman"/>
          <w:rPrChange w:id="46" w:author="zico zico" w:date="2025-01-22T14:09:00Z">
            <w:rPr>
              <w:b/>
              <w:bCs/>
              <w:highlight w:val="darkMagenta"/>
            </w:rPr>
          </w:rPrChange>
        </w:rPr>
      </w:pPr>
      <w:r w:rsidRPr="00F408E2">
        <w:rPr>
          <w:rFonts w:cs="Times New Roman"/>
          <w:noProof/>
          <w:lang w:eastAsia="zh-CN"/>
        </w:rPr>
        <w:lastRenderedPageBreak/>
        <w:drawing>
          <wp:anchor distT="0" distB="0" distL="114300" distR="114300" simplePos="0" relativeHeight="251666432" behindDoc="0" locked="0" layoutInCell="1" allowOverlap="1" wp14:anchorId="5C2161B7" wp14:editId="74A378E5">
            <wp:simplePos x="0" y="0"/>
            <wp:positionH relativeFrom="column">
              <wp:posOffset>0</wp:posOffset>
            </wp:positionH>
            <wp:positionV relativeFrom="paragraph">
              <wp:posOffset>2435860</wp:posOffset>
            </wp:positionV>
            <wp:extent cx="4247515" cy="2272665"/>
            <wp:effectExtent l="0" t="0" r="635" b="0"/>
            <wp:wrapTopAndBottom/>
            <wp:docPr id="789002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2763" name="Picture 7890027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7515" cy="2272665"/>
                    </a:xfrm>
                    <a:prstGeom prst="rect">
                      <a:avLst/>
                    </a:prstGeom>
                  </pic:spPr>
                </pic:pic>
              </a:graphicData>
            </a:graphic>
          </wp:anchor>
        </w:drawing>
      </w:r>
    </w:p>
    <w:p w14:paraId="515419F7" w14:textId="58ABF328" w:rsidR="00057785" w:rsidRPr="00F408E2" w:rsidRDefault="0054034F" w:rsidP="004237A4">
      <w:pPr>
        <w:pStyle w:val="Titre1"/>
        <w:numPr>
          <w:ilvl w:val="0"/>
          <w:numId w:val="12"/>
        </w:numPr>
        <w:rPr>
          <w:rFonts w:cs="Times New Roman"/>
        </w:rPr>
      </w:pPr>
      <w:bookmarkStart w:id="47" w:name="_Toc196656446"/>
      <w:bookmarkStart w:id="48" w:name="_Toc196662253"/>
      <w:r w:rsidRPr="00F408E2">
        <w:rPr>
          <w:rFonts w:cs="Times New Roman"/>
        </w:rPr>
        <w:t>Diagnos</w:t>
      </w:r>
      <w:r w:rsidR="008A4E37" w:rsidRPr="00F408E2">
        <w:rPr>
          <w:rFonts w:cs="Times New Roman"/>
        </w:rPr>
        <w:t>tic</w:t>
      </w:r>
      <w:r w:rsidRPr="00F408E2">
        <w:rPr>
          <w:rFonts w:cs="Times New Roman"/>
        </w:rPr>
        <w:t xml:space="preserve"> pos</w:t>
      </w:r>
      <w:r w:rsidR="004F400F" w:rsidRPr="00F408E2">
        <w:rPr>
          <w:rFonts w:cs="Times New Roman"/>
        </w:rPr>
        <w:t>itif</w:t>
      </w:r>
      <w:bookmarkEnd w:id="47"/>
      <w:bookmarkEnd w:id="48"/>
    </w:p>
    <w:p w14:paraId="79A23914" w14:textId="7DBCF08B" w:rsidR="004F400F" w:rsidRPr="00F408E2" w:rsidRDefault="004F400F" w:rsidP="008021F6">
      <w:pPr>
        <w:pStyle w:val="Titre2"/>
        <w:rPr>
          <w:rFonts w:cs="Times New Roman"/>
        </w:rPr>
      </w:pPr>
      <w:bookmarkStart w:id="49" w:name="_Toc196656447"/>
      <w:bookmarkStart w:id="50" w:name="_Toc196662254"/>
      <w:r w:rsidRPr="00F408E2">
        <w:rPr>
          <w:rFonts w:cs="Times New Roman"/>
        </w:rPr>
        <w:t>TDD</w:t>
      </w:r>
      <w:r w:rsidR="00EC3244">
        <w:rPr>
          <w:rFonts w:cs="Times New Roman"/>
        </w:rPr>
        <w:t> </w:t>
      </w:r>
      <w:r w:rsidRPr="00F408E2">
        <w:rPr>
          <w:rFonts w:cs="Times New Roman"/>
        </w:rPr>
        <w:t>: épilepsie absence</w:t>
      </w:r>
      <w:bookmarkEnd w:id="49"/>
      <w:bookmarkEnd w:id="50"/>
      <w:r w:rsidRPr="00F408E2">
        <w:rPr>
          <w:rFonts w:cs="Times New Roman"/>
        </w:rPr>
        <w:t xml:space="preserve"> </w:t>
      </w:r>
    </w:p>
    <w:p w14:paraId="6D14B6AB" w14:textId="61738EE7" w:rsidR="008021F6" w:rsidRPr="00F408E2" w:rsidRDefault="008021F6" w:rsidP="008021F6">
      <w:pPr>
        <w:rPr>
          <w:rFonts w:cs="Times New Roman"/>
        </w:rPr>
      </w:pPr>
      <w:r w:rsidRPr="00F408E2">
        <w:rPr>
          <w:rFonts w:cs="Times New Roman"/>
        </w:rPr>
        <w:t>Terrain entant de 3 – 12 ans (pic à) 7 ans) ou adolescen</w:t>
      </w:r>
      <w:r w:rsidR="009259A6" w:rsidRPr="00F408E2">
        <w:rPr>
          <w:rFonts w:cs="Times New Roman"/>
        </w:rPr>
        <w:t>t</w:t>
      </w:r>
      <w:r w:rsidR="00F068F8" w:rsidRPr="00F408E2">
        <w:rPr>
          <w:rFonts w:cs="Times New Roman"/>
        </w:rPr>
        <w:t>,</w:t>
      </w:r>
      <w:r w:rsidRPr="00F408E2">
        <w:rPr>
          <w:rFonts w:cs="Times New Roman"/>
        </w:rPr>
        <w:t xml:space="preserve"> 2</w:t>
      </w:r>
      <w:r w:rsidR="00B47340" w:rsidRPr="00F408E2">
        <w:rPr>
          <w:rFonts w:cs="Times New Roman"/>
        </w:rPr>
        <w:t xml:space="preserve"> </w:t>
      </w:r>
      <w:r w:rsidR="00FA5F7E" w:rsidRPr="00F408E2">
        <w:rPr>
          <w:rFonts w:cs="Times New Roman"/>
        </w:rPr>
        <w:t>genres</w:t>
      </w:r>
      <w:r w:rsidRPr="00F408E2">
        <w:rPr>
          <w:rFonts w:cs="Times New Roman"/>
        </w:rPr>
        <w:t xml:space="preserve"> </w:t>
      </w:r>
    </w:p>
    <w:p w14:paraId="063EFCBE" w14:textId="3B07F322" w:rsidR="008021F6" w:rsidRPr="00F408E2" w:rsidRDefault="008021F6" w:rsidP="008021F6">
      <w:pPr>
        <w:rPr>
          <w:rFonts w:cs="Times New Roman"/>
        </w:rPr>
      </w:pPr>
      <w:r w:rsidRPr="00F408E2">
        <w:rPr>
          <w:rFonts w:cs="Times New Roman"/>
        </w:rPr>
        <w:t>En crise</w:t>
      </w:r>
      <w:r w:rsidR="00B47340" w:rsidRPr="00F408E2">
        <w:rPr>
          <w:rFonts w:cs="Times New Roman"/>
        </w:rPr>
        <w:t xml:space="preserve"> </w:t>
      </w:r>
      <w:r w:rsidRPr="00F408E2">
        <w:rPr>
          <w:rFonts w:cs="Times New Roman"/>
        </w:rPr>
        <w:t>crises d’absence</w:t>
      </w:r>
      <w:r w:rsidR="00F068F8" w:rsidRPr="00F408E2">
        <w:rPr>
          <w:rFonts w:cs="Times New Roman"/>
        </w:rPr>
        <w:t>,</w:t>
      </w:r>
      <w:r w:rsidRPr="00F408E2">
        <w:rPr>
          <w:rFonts w:cs="Times New Roman"/>
        </w:rPr>
        <w:t xml:space="preserve"> typiques et nombre</w:t>
      </w:r>
      <w:r w:rsidR="00ED128E" w:rsidRPr="00F408E2">
        <w:rPr>
          <w:rFonts w:cs="Times New Roman"/>
        </w:rPr>
        <w:t>uses (&gt; 100/j)</w:t>
      </w:r>
      <w:r w:rsidR="003B345A" w:rsidRPr="00F408E2">
        <w:rPr>
          <w:rFonts w:cs="Times New Roman"/>
        </w:rPr>
        <w:t>,</w:t>
      </w:r>
      <w:r w:rsidR="00ED128E" w:rsidRPr="00F408E2">
        <w:rPr>
          <w:rFonts w:cs="Times New Roman"/>
        </w:rPr>
        <w:t xml:space="preserve"> déclenchées par hyp</w:t>
      </w:r>
      <w:r w:rsidR="00634DBE" w:rsidRPr="00F408E2">
        <w:rPr>
          <w:rFonts w:cs="Times New Roman"/>
        </w:rPr>
        <w:t>er</w:t>
      </w:r>
      <w:r w:rsidR="00ED128E" w:rsidRPr="00F408E2">
        <w:rPr>
          <w:rFonts w:cs="Times New Roman"/>
        </w:rPr>
        <w:t>pnée</w:t>
      </w:r>
      <w:r w:rsidR="00F068F8" w:rsidRPr="00F408E2">
        <w:rPr>
          <w:rFonts w:cs="Times New Roman"/>
        </w:rPr>
        <w:t>,</w:t>
      </w:r>
      <w:r w:rsidR="00ED128E" w:rsidRPr="00F408E2">
        <w:rPr>
          <w:rFonts w:cs="Times New Roman"/>
        </w:rPr>
        <w:t xml:space="preserve"> disparaissent dès traitem</w:t>
      </w:r>
      <w:r w:rsidR="009259A6" w:rsidRPr="00F408E2">
        <w:rPr>
          <w:rFonts w:cs="Times New Roman"/>
        </w:rPr>
        <w:t>ent</w:t>
      </w:r>
      <w:r w:rsidR="00ED128E" w:rsidRPr="00F408E2">
        <w:rPr>
          <w:rFonts w:cs="Times New Roman"/>
        </w:rPr>
        <w:t xml:space="preserve"> (80</w:t>
      </w:r>
      <w:r w:rsidR="009259A6" w:rsidRPr="00F408E2">
        <w:rPr>
          <w:rFonts w:cs="Times New Roman"/>
        </w:rPr>
        <w:t>%)</w:t>
      </w:r>
    </w:p>
    <w:p w14:paraId="0272994C" w14:textId="4027B328" w:rsidR="009259A6" w:rsidRPr="00F408E2" w:rsidRDefault="009259A6" w:rsidP="008021F6">
      <w:pPr>
        <w:rPr>
          <w:rFonts w:cs="Times New Roman"/>
        </w:rPr>
      </w:pPr>
      <w:r w:rsidRPr="00F408E2">
        <w:rPr>
          <w:rFonts w:cs="Times New Roman"/>
        </w:rPr>
        <w:t>EEG</w:t>
      </w:r>
      <w:r w:rsidR="00EC3244">
        <w:rPr>
          <w:rFonts w:cs="Times New Roman"/>
        </w:rPr>
        <w:t> </w:t>
      </w:r>
      <w:r w:rsidRPr="00F408E2">
        <w:rPr>
          <w:rFonts w:cs="Times New Roman"/>
        </w:rPr>
        <w:t>: pointes ondes</w:t>
      </w:r>
    </w:p>
    <w:p w14:paraId="2D5EAAAC" w14:textId="3593F834" w:rsidR="003964A0" w:rsidRPr="00F408E2" w:rsidRDefault="003964A0" w:rsidP="008021F6">
      <w:pPr>
        <w:rPr>
          <w:rFonts w:cs="Times New Roman"/>
        </w:rPr>
      </w:pPr>
      <w:r w:rsidRPr="00F408E2">
        <w:rPr>
          <w:rFonts w:cs="Times New Roman"/>
        </w:rPr>
        <w:t>***crise non convulsive</w:t>
      </w:r>
      <w:r w:rsidR="00600CBE" w:rsidRPr="00F408E2">
        <w:rPr>
          <w:rFonts w:cs="Times New Roman"/>
        </w:rPr>
        <w:t>***</w:t>
      </w:r>
    </w:p>
    <w:p w14:paraId="5FB07E12" w14:textId="78D1AB9F" w:rsidR="003964A0" w:rsidRPr="00F408E2" w:rsidRDefault="003964A0" w:rsidP="008021F6">
      <w:pPr>
        <w:rPr>
          <w:rFonts w:cs="Times New Roman"/>
        </w:rPr>
      </w:pPr>
      <w:r w:rsidRPr="00F408E2">
        <w:rPr>
          <w:rFonts w:cs="Times New Roman"/>
        </w:rPr>
        <w:t>Entre les crise</w:t>
      </w:r>
      <w:r w:rsidR="00FA5F7E">
        <w:rPr>
          <w:rFonts w:cs="Times New Roman"/>
        </w:rPr>
        <w:t>s</w:t>
      </w:r>
      <w:r w:rsidR="00EC3244">
        <w:rPr>
          <w:rFonts w:cs="Times New Roman"/>
        </w:rPr>
        <w:t> </w:t>
      </w:r>
      <w:r w:rsidRPr="00F408E2">
        <w:rPr>
          <w:rFonts w:cs="Times New Roman"/>
        </w:rPr>
        <w:t xml:space="preserve">: </w:t>
      </w:r>
      <w:r w:rsidR="00FA5F7E" w:rsidRPr="00F408E2">
        <w:rPr>
          <w:rFonts w:cs="Times New Roman"/>
        </w:rPr>
        <w:t>difficulté</w:t>
      </w:r>
      <w:r w:rsidRPr="00F408E2">
        <w:rPr>
          <w:rFonts w:cs="Times New Roman"/>
        </w:rPr>
        <w:t xml:space="preserve"> d’apprent</w:t>
      </w:r>
      <w:r w:rsidR="00FE1644" w:rsidRPr="00F408E2">
        <w:rPr>
          <w:rFonts w:cs="Times New Roman"/>
        </w:rPr>
        <w:t>i</w:t>
      </w:r>
      <w:r w:rsidRPr="00F408E2">
        <w:rPr>
          <w:rFonts w:cs="Times New Roman"/>
        </w:rPr>
        <w:t>ssage ou sco</w:t>
      </w:r>
      <w:r w:rsidR="003B5DC6" w:rsidRPr="00F408E2">
        <w:rPr>
          <w:rFonts w:cs="Times New Roman"/>
        </w:rPr>
        <w:t>laire</w:t>
      </w:r>
      <w:r w:rsidR="003B345A" w:rsidRPr="00F408E2">
        <w:rPr>
          <w:rFonts w:cs="Times New Roman"/>
        </w:rPr>
        <w:t>,</w:t>
      </w:r>
      <w:r w:rsidR="003B5DC6" w:rsidRPr="00F408E2">
        <w:rPr>
          <w:rFonts w:cs="Times New Roman"/>
        </w:rPr>
        <w:t xml:space="preserve"> re</w:t>
      </w:r>
      <w:r w:rsidR="00600CBE" w:rsidRPr="00F408E2">
        <w:rPr>
          <w:rFonts w:cs="Times New Roman"/>
        </w:rPr>
        <w:t>tar</w:t>
      </w:r>
      <w:r w:rsidR="003B5DC6" w:rsidRPr="00F408E2">
        <w:rPr>
          <w:rFonts w:cs="Times New Roman"/>
        </w:rPr>
        <w:t>d staturo-pondérale</w:t>
      </w:r>
      <w:r w:rsidR="00F068F8" w:rsidRPr="00F408E2">
        <w:rPr>
          <w:rFonts w:cs="Times New Roman"/>
        </w:rPr>
        <w:t>,</w:t>
      </w:r>
      <w:r w:rsidR="003B5DC6" w:rsidRPr="00F408E2">
        <w:rPr>
          <w:rFonts w:cs="Times New Roman"/>
        </w:rPr>
        <w:t xml:space="preserve"> retard lang</w:t>
      </w:r>
      <w:r w:rsidR="00600CBE" w:rsidRPr="00F408E2">
        <w:rPr>
          <w:rFonts w:cs="Times New Roman"/>
        </w:rPr>
        <w:t>a</w:t>
      </w:r>
      <w:r w:rsidR="003B5DC6" w:rsidRPr="00F408E2">
        <w:rPr>
          <w:rFonts w:cs="Times New Roman"/>
        </w:rPr>
        <w:t xml:space="preserve">ge </w:t>
      </w:r>
    </w:p>
    <w:p w14:paraId="657928E0" w14:textId="6D346D69" w:rsidR="003B5DC6" w:rsidRPr="00F408E2" w:rsidRDefault="003B5DC6" w:rsidP="008021F6">
      <w:pPr>
        <w:rPr>
          <w:rFonts w:cs="Times New Roman"/>
        </w:rPr>
      </w:pPr>
      <w:r w:rsidRPr="00F408E2">
        <w:rPr>
          <w:rFonts w:cs="Times New Roman"/>
        </w:rPr>
        <w:t>EEG nor</w:t>
      </w:r>
      <w:r w:rsidR="00B51473" w:rsidRPr="00F408E2">
        <w:rPr>
          <w:rFonts w:cs="Times New Roman"/>
        </w:rPr>
        <w:t>ma</w:t>
      </w:r>
      <w:r w:rsidRPr="00F408E2">
        <w:rPr>
          <w:rFonts w:cs="Times New Roman"/>
        </w:rPr>
        <w:t xml:space="preserve">l ou pointes ondes </w:t>
      </w:r>
    </w:p>
    <w:p w14:paraId="0A245378" w14:textId="2822492D" w:rsidR="003B5DC6" w:rsidRPr="00F408E2" w:rsidRDefault="003B5DC6" w:rsidP="008021F6">
      <w:pPr>
        <w:rPr>
          <w:rFonts w:cs="Times New Roman"/>
        </w:rPr>
      </w:pPr>
      <w:r w:rsidRPr="00F408E2">
        <w:rPr>
          <w:rFonts w:cs="Times New Roman"/>
        </w:rPr>
        <w:t>Scanner ou I</w:t>
      </w:r>
      <w:r w:rsidR="003F55F5" w:rsidRPr="00F408E2">
        <w:rPr>
          <w:rFonts w:cs="Times New Roman"/>
        </w:rPr>
        <w:t>R</w:t>
      </w:r>
      <w:r w:rsidRPr="00F408E2">
        <w:rPr>
          <w:rFonts w:cs="Times New Roman"/>
        </w:rPr>
        <w:t>M</w:t>
      </w:r>
      <w:r w:rsidR="00A17C90" w:rsidRPr="00F408E2">
        <w:rPr>
          <w:rFonts w:cs="Times New Roman"/>
        </w:rPr>
        <w:t xml:space="preserve"> crâne</w:t>
      </w:r>
      <w:r w:rsidR="00EC3244">
        <w:rPr>
          <w:rFonts w:cs="Times New Roman"/>
        </w:rPr>
        <w:t> </w:t>
      </w:r>
      <w:r w:rsidR="00A17C90" w:rsidRPr="00F408E2">
        <w:rPr>
          <w:rFonts w:cs="Times New Roman"/>
        </w:rPr>
        <w:t>: normal</w:t>
      </w:r>
      <w:r w:rsidR="003B0472" w:rsidRPr="00F408E2">
        <w:rPr>
          <w:rFonts w:cs="Times New Roman"/>
        </w:rPr>
        <w:t xml:space="preserve"> </w:t>
      </w:r>
    </w:p>
    <w:p w14:paraId="09C5907E" w14:textId="21C3C0EF" w:rsidR="003B0472" w:rsidRPr="00F408E2" w:rsidRDefault="003B0472" w:rsidP="008021F6">
      <w:pPr>
        <w:rPr>
          <w:rFonts w:cs="Times New Roman"/>
        </w:rPr>
      </w:pPr>
      <w:r w:rsidRPr="00F408E2">
        <w:rPr>
          <w:rFonts w:cs="Times New Roman"/>
        </w:rPr>
        <w:t>Evolution</w:t>
      </w:r>
      <w:r w:rsidR="00EC3244">
        <w:rPr>
          <w:rFonts w:cs="Times New Roman"/>
        </w:rPr>
        <w:t> </w:t>
      </w:r>
      <w:r w:rsidRPr="00F408E2">
        <w:rPr>
          <w:rFonts w:cs="Times New Roman"/>
        </w:rPr>
        <w:t xml:space="preserve">: épilepsie mal si </w:t>
      </w:r>
      <w:r w:rsidR="001C42F3" w:rsidRPr="00F408E2">
        <w:rPr>
          <w:rFonts w:cs="Times New Roman"/>
        </w:rPr>
        <w:t>début &gt; 8 ans</w:t>
      </w:r>
      <w:r w:rsidR="00F068F8" w:rsidRPr="00F408E2">
        <w:rPr>
          <w:rFonts w:cs="Times New Roman"/>
        </w:rPr>
        <w:t>,</w:t>
      </w:r>
      <w:r w:rsidR="001C42F3" w:rsidRPr="00F408E2">
        <w:rPr>
          <w:rFonts w:cs="Times New Roman"/>
        </w:rPr>
        <w:t xml:space="preserve"> garçon</w:t>
      </w:r>
      <w:r w:rsidR="00F068F8" w:rsidRPr="00F408E2">
        <w:rPr>
          <w:rFonts w:cs="Times New Roman"/>
        </w:rPr>
        <w:t>,</w:t>
      </w:r>
      <w:r w:rsidR="001C42F3" w:rsidRPr="00F408E2">
        <w:rPr>
          <w:rFonts w:cs="Times New Roman"/>
        </w:rPr>
        <w:t xml:space="preserve"> pharmaco</w:t>
      </w:r>
      <w:r w:rsidR="00A55D66" w:rsidRPr="00F408E2">
        <w:rPr>
          <w:rFonts w:cs="Times New Roman"/>
        </w:rPr>
        <w:t>-</w:t>
      </w:r>
      <w:r w:rsidR="00FA5F7E" w:rsidRPr="00F408E2">
        <w:rPr>
          <w:rFonts w:cs="Times New Roman"/>
        </w:rPr>
        <w:t>résistance</w:t>
      </w:r>
      <w:r w:rsidR="003B345A" w:rsidRPr="00F408E2">
        <w:rPr>
          <w:rFonts w:cs="Times New Roman"/>
        </w:rPr>
        <w:t>,</w:t>
      </w:r>
      <w:r w:rsidR="001C42F3" w:rsidRPr="00F408E2">
        <w:rPr>
          <w:rFonts w:cs="Times New Roman"/>
        </w:rPr>
        <w:t xml:space="preserve"> photosensibilité</w:t>
      </w:r>
      <w:r w:rsidR="00A17C90" w:rsidRPr="00F408E2">
        <w:rPr>
          <w:rFonts w:cs="Times New Roman"/>
        </w:rPr>
        <w:t xml:space="preserve"> </w:t>
      </w:r>
    </w:p>
    <w:p w14:paraId="69604BC0" w14:textId="7862DCE4" w:rsidR="008C7242" w:rsidRPr="00F408E2" w:rsidRDefault="008C7242" w:rsidP="008C7242">
      <w:pPr>
        <w:pStyle w:val="Titre2"/>
        <w:rPr>
          <w:rFonts w:cs="Times New Roman"/>
        </w:rPr>
      </w:pPr>
      <w:bookmarkStart w:id="51" w:name="_Toc196656448"/>
      <w:bookmarkStart w:id="52" w:name="_Toc196662255"/>
      <w:r w:rsidRPr="00F408E2">
        <w:rPr>
          <w:rFonts w:cs="Times New Roman"/>
        </w:rPr>
        <w:t>TDD</w:t>
      </w:r>
      <w:r w:rsidR="00EC3244">
        <w:rPr>
          <w:rFonts w:cs="Times New Roman"/>
        </w:rPr>
        <w:t> </w:t>
      </w:r>
      <w:r w:rsidRPr="00F408E2">
        <w:rPr>
          <w:rFonts w:cs="Times New Roman"/>
        </w:rPr>
        <w:t>: épilepsie grand mal</w:t>
      </w:r>
      <w:bookmarkEnd w:id="51"/>
      <w:bookmarkEnd w:id="52"/>
    </w:p>
    <w:p w14:paraId="79ABFEA9" w14:textId="1E3F0674" w:rsidR="008C7242" w:rsidRPr="00F408E2" w:rsidRDefault="008C7242" w:rsidP="008C7242">
      <w:pPr>
        <w:rPr>
          <w:rFonts w:cs="Times New Roman"/>
        </w:rPr>
      </w:pPr>
      <w:r w:rsidRPr="00F408E2">
        <w:rPr>
          <w:rFonts w:cs="Times New Roman"/>
        </w:rPr>
        <w:t>Terrain</w:t>
      </w:r>
      <w:r w:rsidR="00EC3244">
        <w:rPr>
          <w:rFonts w:cs="Times New Roman"/>
        </w:rPr>
        <w:t> </w:t>
      </w:r>
      <w:r w:rsidRPr="00F408E2">
        <w:rPr>
          <w:rFonts w:cs="Times New Roman"/>
        </w:rPr>
        <w:t>: adulte jeune</w:t>
      </w:r>
      <w:r w:rsidR="00F068F8" w:rsidRPr="00F408E2">
        <w:rPr>
          <w:rFonts w:cs="Times New Roman"/>
        </w:rPr>
        <w:t>,</w:t>
      </w:r>
      <w:r w:rsidRPr="00F408E2">
        <w:rPr>
          <w:rFonts w:cs="Times New Roman"/>
        </w:rPr>
        <w:t xml:space="preserve"> sujet âgé</w:t>
      </w:r>
      <w:r w:rsidR="00F068F8" w:rsidRPr="00F408E2">
        <w:rPr>
          <w:rFonts w:cs="Times New Roman"/>
        </w:rPr>
        <w:t>,</w:t>
      </w:r>
      <w:r w:rsidRPr="00F408E2">
        <w:rPr>
          <w:rFonts w:cs="Times New Roman"/>
        </w:rPr>
        <w:t xml:space="preserve"> 2 genres</w:t>
      </w:r>
      <w:r w:rsidR="00F068F8" w:rsidRPr="00F408E2">
        <w:rPr>
          <w:rFonts w:cs="Times New Roman"/>
        </w:rPr>
        <w:t>,</w:t>
      </w:r>
      <w:r w:rsidRPr="00F408E2">
        <w:rPr>
          <w:rFonts w:cs="Times New Roman"/>
        </w:rPr>
        <w:t xml:space="preserve"> adolescent +++</w:t>
      </w:r>
    </w:p>
    <w:p w14:paraId="4F9EA83F" w14:textId="2F615BD2" w:rsidR="008C7242" w:rsidRPr="00F408E2" w:rsidRDefault="008C7242" w:rsidP="008C7242">
      <w:pPr>
        <w:rPr>
          <w:rFonts w:cs="Times New Roman"/>
          <w:b/>
          <w:bCs/>
        </w:rPr>
      </w:pPr>
      <w:r w:rsidRPr="00F408E2">
        <w:rPr>
          <w:rFonts w:cs="Times New Roman"/>
          <w:b/>
          <w:bCs/>
        </w:rPr>
        <w:t>En crise</w:t>
      </w:r>
      <w:r w:rsidR="00EC3244">
        <w:rPr>
          <w:rFonts w:cs="Times New Roman"/>
          <w:b/>
          <w:bCs/>
        </w:rPr>
        <w:t> </w:t>
      </w:r>
      <w:r w:rsidRPr="00F408E2">
        <w:rPr>
          <w:rFonts w:cs="Times New Roman"/>
          <w:b/>
          <w:bCs/>
        </w:rPr>
        <w:t xml:space="preserve">: crise </w:t>
      </w:r>
      <w:r w:rsidR="00DC299A" w:rsidRPr="00F408E2">
        <w:rPr>
          <w:rFonts w:cs="Times New Roman"/>
          <w:b/>
          <w:bCs/>
        </w:rPr>
        <w:t xml:space="preserve">généralisées </w:t>
      </w:r>
      <w:r w:rsidRPr="00F408E2">
        <w:rPr>
          <w:rFonts w:cs="Times New Roman"/>
          <w:b/>
          <w:bCs/>
        </w:rPr>
        <w:t>tonico-clonique</w:t>
      </w:r>
      <w:r w:rsidR="003B345A" w:rsidRPr="00F408E2">
        <w:rPr>
          <w:rFonts w:cs="Times New Roman"/>
          <w:b/>
          <w:bCs/>
        </w:rPr>
        <w:t>,</w:t>
      </w:r>
      <w:r w:rsidRPr="00F408E2">
        <w:rPr>
          <w:rFonts w:cs="Times New Roman"/>
          <w:b/>
          <w:bCs/>
        </w:rPr>
        <w:t xml:space="preserve"> typique (&lt;50s) et nombresues (&gt; 100/j</w:t>
      </w:r>
      <w:r w:rsidR="00DC299A" w:rsidRPr="00F408E2">
        <w:rPr>
          <w:rFonts w:cs="Times New Roman"/>
          <w:b/>
          <w:bCs/>
        </w:rPr>
        <w:t>)</w:t>
      </w:r>
      <w:r w:rsidR="00F068F8" w:rsidRPr="00F408E2">
        <w:rPr>
          <w:rFonts w:cs="Times New Roman"/>
          <w:b/>
          <w:bCs/>
        </w:rPr>
        <w:t>,</w:t>
      </w:r>
      <w:r w:rsidR="00DC299A" w:rsidRPr="00F408E2">
        <w:rPr>
          <w:rFonts w:cs="Times New Roman"/>
          <w:b/>
          <w:bCs/>
        </w:rPr>
        <w:t xml:space="preserve"> déclenchées par hyperpnée</w:t>
      </w:r>
      <w:r w:rsidR="003B345A" w:rsidRPr="00F408E2">
        <w:rPr>
          <w:rFonts w:cs="Times New Roman"/>
          <w:b/>
          <w:bCs/>
        </w:rPr>
        <w:t>,</w:t>
      </w:r>
      <w:r w:rsidR="00DC299A" w:rsidRPr="00F408E2">
        <w:rPr>
          <w:rFonts w:cs="Times New Roman"/>
          <w:b/>
          <w:bCs/>
        </w:rPr>
        <w:t xml:space="preserve"> disparaissent dès </w:t>
      </w:r>
      <w:r w:rsidR="00AB63B3" w:rsidRPr="00F408E2">
        <w:rPr>
          <w:rFonts w:cs="Times New Roman"/>
          <w:b/>
          <w:bCs/>
        </w:rPr>
        <w:t>le traitement</w:t>
      </w:r>
      <w:r w:rsidR="00DC299A" w:rsidRPr="00F408E2">
        <w:rPr>
          <w:rFonts w:cs="Times New Roman"/>
          <w:b/>
          <w:bCs/>
        </w:rPr>
        <w:t xml:space="preserve"> (80%)</w:t>
      </w:r>
    </w:p>
    <w:p w14:paraId="431BE48A" w14:textId="024576B9" w:rsidR="00DC299A" w:rsidRPr="00F408E2" w:rsidRDefault="00DC299A" w:rsidP="008C7242">
      <w:pPr>
        <w:rPr>
          <w:rFonts w:cs="Times New Roman"/>
        </w:rPr>
      </w:pPr>
      <w:r w:rsidRPr="00F408E2">
        <w:rPr>
          <w:rFonts w:cs="Times New Roman"/>
        </w:rPr>
        <w:lastRenderedPageBreak/>
        <w:t>EEG</w:t>
      </w:r>
      <w:r w:rsidR="00EC3244">
        <w:rPr>
          <w:rFonts w:cs="Times New Roman"/>
        </w:rPr>
        <w:t> </w:t>
      </w:r>
      <w:r w:rsidRPr="00F408E2">
        <w:rPr>
          <w:rFonts w:cs="Times New Roman"/>
        </w:rPr>
        <w:t>: apla</w:t>
      </w:r>
      <w:r w:rsidR="00295F54" w:rsidRPr="00F408E2">
        <w:rPr>
          <w:rFonts w:cs="Times New Roman"/>
        </w:rPr>
        <w:t>tiss</w:t>
      </w:r>
      <w:r w:rsidR="00FB4721" w:rsidRPr="00F408E2">
        <w:rPr>
          <w:rFonts w:cs="Times New Roman"/>
        </w:rPr>
        <w:t>e</w:t>
      </w:r>
      <w:r w:rsidR="00295F54" w:rsidRPr="00F408E2">
        <w:rPr>
          <w:rFonts w:cs="Times New Roman"/>
        </w:rPr>
        <w:t>ment puis polypointes</w:t>
      </w:r>
      <w:r w:rsidR="003B345A" w:rsidRPr="00F408E2">
        <w:rPr>
          <w:rFonts w:cs="Times New Roman"/>
        </w:rPr>
        <w:t>,</w:t>
      </w:r>
      <w:r w:rsidR="00295F54" w:rsidRPr="00F408E2">
        <w:rPr>
          <w:rFonts w:cs="Times New Roman"/>
        </w:rPr>
        <w:t xml:space="preserve"> puis polypointes ondes</w:t>
      </w:r>
      <w:r w:rsidR="003B345A" w:rsidRPr="00F408E2">
        <w:rPr>
          <w:rFonts w:cs="Times New Roman"/>
        </w:rPr>
        <w:t>,</w:t>
      </w:r>
      <w:r w:rsidR="00295F54" w:rsidRPr="00F408E2">
        <w:rPr>
          <w:rFonts w:cs="Times New Roman"/>
        </w:rPr>
        <w:t xml:space="preserve"> puis ondes lentes</w:t>
      </w:r>
    </w:p>
    <w:p w14:paraId="544A6994" w14:textId="12E4F47E" w:rsidR="00D8201D" w:rsidRPr="00F408E2" w:rsidRDefault="00D8201D" w:rsidP="008C7242">
      <w:pPr>
        <w:rPr>
          <w:rFonts w:cs="Times New Roman"/>
        </w:rPr>
      </w:pPr>
      <w:r w:rsidRPr="00F408E2">
        <w:rPr>
          <w:rFonts w:cs="Times New Roman"/>
        </w:rPr>
        <w:t xml:space="preserve">Entre </w:t>
      </w:r>
      <w:r w:rsidR="00FA5F7E" w:rsidRPr="00F408E2">
        <w:rPr>
          <w:rFonts w:cs="Times New Roman"/>
        </w:rPr>
        <w:t>la crise</w:t>
      </w:r>
      <w:r w:rsidR="00EC3244">
        <w:rPr>
          <w:rFonts w:cs="Times New Roman"/>
        </w:rPr>
        <w:t> </w:t>
      </w:r>
      <w:r w:rsidRPr="00F408E2">
        <w:rPr>
          <w:rFonts w:cs="Times New Roman"/>
        </w:rPr>
        <w:t>: cép</w:t>
      </w:r>
      <w:r w:rsidR="00291802" w:rsidRPr="00F408E2">
        <w:rPr>
          <w:rFonts w:cs="Times New Roman"/>
        </w:rPr>
        <w:t>halée</w:t>
      </w:r>
      <w:r w:rsidRPr="00F408E2">
        <w:rPr>
          <w:rFonts w:cs="Times New Roman"/>
        </w:rPr>
        <w:t xml:space="preserve"> parfois </w:t>
      </w:r>
    </w:p>
    <w:p w14:paraId="58F97388" w14:textId="145C0861" w:rsidR="00D8201D" w:rsidRPr="00F408E2" w:rsidRDefault="00D8201D" w:rsidP="008C7242">
      <w:pPr>
        <w:rPr>
          <w:rFonts w:cs="Times New Roman"/>
        </w:rPr>
      </w:pPr>
      <w:r w:rsidRPr="00F408E2">
        <w:rPr>
          <w:rFonts w:cs="Times New Roman"/>
        </w:rPr>
        <w:t>EEG</w:t>
      </w:r>
      <w:r w:rsidR="00EC3244">
        <w:rPr>
          <w:rFonts w:cs="Times New Roman"/>
        </w:rPr>
        <w:t> </w:t>
      </w:r>
      <w:r w:rsidRPr="00F408E2">
        <w:rPr>
          <w:rFonts w:cs="Times New Roman"/>
        </w:rPr>
        <w:t xml:space="preserve">: ondes lentes (0-6 h) après </w:t>
      </w:r>
      <w:r w:rsidR="00FA5F7E" w:rsidRPr="00F408E2">
        <w:rPr>
          <w:rFonts w:cs="Times New Roman"/>
        </w:rPr>
        <w:t>crises</w:t>
      </w:r>
      <w:r w:rsidRPr="00F408E2">
        <w:rPr>
          <w:rFonts w:cs="Times New Roman"/>
        </w:rPr>
        <w:t xml:space="preserve"> scanner ou IRM</w:t>
      </w:r>
      <w:r w:rsidR="00B47340" w:rsidRPr="00F408E2">
        <w:rPr>
          <w:rFonts w:cs="Times New Roman"/>
        </w:rPr>
        <w:t xml:space="preserve"> </w:t>
      </w:r>
      <w:r w:rsidRPr="00F408E2">
        <w:rPr>
          <w:rFonts w:cs="Times New Roman"/>
        </w:rPr>
        <w:t>crâne</w:t>
      </w:r>
      <w:r w:rsidR="00EC3244">
        <w:rPr>
          <w:rFonts w:cs="Times New Roman"/>
        </w:rPr>
        <w:t> </w:t>
      </w:r>
      <w:r w:rsidRPr="00F408E2">
        <w:rPr>
          <w:rFonts w:cs="Times New Roman"/>
        </w:rPr>
        <w:t>: normal</w:t>
      </w:r>
    </w:p>
    <w:p w14:paraId="48EC6005" w14:textId="660B130C" w:rsidR="00171763" w:rsidRPr="00F408E2" w:rsidRDefault="00CF5B1E" w:rsidP="00CF5B1E">
      <w:pPr>
        <w:pStyle w:val="Titre2"/>
        <w:rPr>
          <w:rFonts w:cs="Times New Roman"/>
        </w:rPr>
      </w:pPr>
      <w:bookmarkStart w:id="53" w:name="_Toc196656449"/>
      <w:bookmarkStart w:id="54" w:name="_Toc196662256"/>
      <w:r w:rsidRPr="00F408E2">
        <w:rPr>
          <w:rFonts w:cs="Times New Roman"/>
        </w:rPr>
        <w:t>Forme clinique</w:t>
      </w:r>
      <w:r w:rsidR="00EC3244">
        <w:rPr>
          <w:rFonts w:cs="Times New Roman"/>
        </w:rPr>
        <w:t> </w:t>
      </w:r>
      <w:r w:rsidRPr="00F408E2">
        <w:rPr>
          <w:rFonts w:cs="Times New Roman"/>
        </w:rPr>
        <w:t>: selon l’âge du patien</w:t>
      </w:r>
      <w:r w:rsidR="00A649EF" w:rsidRPr="00F408E2">
        <w:rPr>
          <w:rFonts w:cs="Times New Roman"/>
        </w:rPr>
        <w:t>t</w:t>
      </w:r>
      <w:bookmarkEnd w:id="53"/>
      <w:bookmarkEnd w:id="54"/>
    </w:p>
    <w:p w14:paraId="53162B6B" w14:textId="17FE1A0F" w:rsidR="00CF5B1E" w:rsidRPr="00F408E2" w:rsidRDefault="00CF5B1E" w:rsidP="00CF5B1E">
      <w:pPr>
        <w:rPr>
          <w:rFonts w:cs="Times New Roman"/>
        </w:rPr>
      </w:pPr>
      <w:r w:rsidRPr="00F408E2">
        <w:rPr>
          <w:rFonts w:cs="Times New Roman"/>
        </w:rPr>
        <w:t>Sd élect</w:t>
      </w:r>
      <w:r w:rsidR="00FA5F7E">
        <w:rPr>
          <w:rFonts w:cs="Times New Roman"/>
        </w:rPr>
        <w:t>r</w:t>
      </w:r>
      <w:r w:rsidRPr="00F408E2">
        <w:rPr>
          <w:rFonts w:cs="Times New Roman"/>
        </w:rPr>
        <w:t>o-clinque</w:t>
      </w:r>
      <w:r w:rsidR="00EC3244">
        <w:rPr>
          <w:rFonts w:cs="Times New Roman"/>
        </w:rPr>
        <w:t> </w:t>
      </w:r>
      <w:r w:rsidRPr="00F408E2">
        <w:rPr>
          <w:rFonts w:cs="Times New Roman"/>
        </w:rPr>
        <w:t>: sera réserv</w:t>
      </w:r>
      <w:r w:rsidR="00FA5F7E">
        <w:rPr>
          <w:rFonts w:cs="Times New Roman"/>
        </w:rPr>
        <w:t>ée à des entités clinque identifiées</w:t>
      </w:r>
      <w:r w:rsidRPr="00F408E2">
        <w:rPr>
          <w:rFonts w:cs="Times New Roman"/>
        </w:rPr>
        <w:t xml:space="preserve"> de manière faible en raison d’une associatio</w:t>
      </w:r>
      <w:r w:rsidR="009A05AE" w:rsidRPr="00F408E2">
        <w:rPr>
          <w:rFonts w:cs="Times New Roman"/>
        </w:rPr>
        <w:t>n</w:t>
      </w:r>
      <w:r w:rsidRPr="00F408E2">
        <w:rPr>
          <w:rFonts w:cs="Times New Roman"/>
        </w:rPr>
        <w:t xml:space="preserve"> fortuite de</w:t>
      </w:r>
      <w:r w:rsidR="00B61EB9" w:rsidRPr="00F408E2">
        <w:rPr>
          <w:rFonts w:cs="Times New Roman"/>
        </w:rPr>
        <w:t>s signes</w:t>
      </w:r>
      <w:r w:rsidRPr="00F408E2">
        <w:rPr>
          <w:rFonts w:cs="Times New Roman"/>
        </w:rPr>
        <w:t xml:space="preserve"> et symptômes électro-cliniques </w:t>
      </w:r>
    </w:p>
    <w:p w14:paraId="7B290C9E" w14:textId="1114863E" w:rsidR="00CF5B1E" w:rsidRPr="00F408E2" w:rsidRDefault="00CF5B1E" w:rsidP="004237A4">
      <w:pPr>
        <w:numPr>
          <w:ilvl w:val="1"/>
          <w:numId w:val="4"/>
        </w:numPr>
        <w:rPr>
          <w:rFonts w:cs="Times New Roman"/>
        </w:rPr>
      </w:pPr>
      <w:r w:rsidRPr="00F408E2">
        <w:rPr>
          <w:rFonts w:cs="Times New Roman"/>
        </w:rPr>
        <w:t>Âges typique du débu</w:t>
      </w:r>
      <w:r w:rsidR="00A12228" w:rsidRPr="00F408E2">
        <w:rPr>
          <w:rFonts w:cs="Times New Roman"/>
        </w:rPr>
        <w:t xml:space="preserve">t </w:t>
      </w:r>
    </w:p>
    <w:p w14:paraId="3D3ABF82" w14:textId="680ECC09" w:rsidR="00CF5B1E" w:rsidRPr="00F408E2" w:rsidRDefault="00FA5F7E" w:rsidP="004237A4">
      <w:pPr>
        <w:numPr>
          <w:ilvl w:val="1"/>
          <w:numId w:val="4"/>
        </w:numPr>
        <w:rPr>
          <w:rFonts w:cs="Times New Roman"/>
        </w:rPr>
      </w:pPr>
      <w:r>
        <w:rPr>
          <w:rFonts w:cs="Times New Roman"/>
        </w:rPr>
        <w:t xml:space="preserve">Caractéristiques </w:t>
      </w:r>
      <w:r w:rsidR="00CF5B1E" w:rsidRPr="00F408E2">
        <w:rPr>
          <w:rFonts w:cs="Times New Roman"/>
        </w:rPr>
        <w:t>EEG spé</w:t>
      </w:r>
      <w:r w:rsidR="00B61EB9" w:rsidRPr="00F408E2">
        <w:rPr>
          <w:rFonts w:cs="Times New Roman"/>
        </w:rPr>
        <w:t>c</w:t>
      </w:r>
      <w:r w:rsidR="00CF5B1E" w:rsidRPr="00F408E2">
        <w:rPr>
          <w:rFonts w:cs="Times New Roman"/>
        </w:rPr>
        <w:t xml:space="preserve">ifique </w:t>
      </w:r>
    </w:p>
    <w:p w14:paraId="6F81F8BC" w14:textId="49BCBFEC" w:rsidR="00CF5B1E" w:rsidRPr="00F408E2" w:rsidRDefault="00CF5B1E" w:rsidP="004237A4">
      <w:pPr>
        <w:numPr>
          <w:ilvl w:val="1"/>
          <w:numId w:val="4"/>
        </w:numPr>
        <w:rPr>
          <w:rFonts w:cs="Times New Roman"/>
        </w:rPr>
      </w:pPr>
      <w:r w:rsidRPr="00F408E2">
        <w:rPr>
          <w:rFonts w:cs="Times New Roman"/>
        </w:rPr>
        <w:t>T</w:t>
      </w:r>
      <w:r w:rsidR="00DE4EAD" w:rsidRPr="00F408E2">
        <w:rPr>
          <w:rFonts w:cs="Times New Roman"/>
        </w:rPr>
        <w:t>y</w:t>
      </w:r>
      <w:r w:rsidRPr="00F408E2">
        <w:rPr>
          <w:rFonts w:cs="Times New Roman"/>
        </w:rPr>
        <w:t xml:space="preserve">pes de crises </w:t>
      </w:r>
    </w:p>
    <w:p w14:paraId="216E30E9" w14:textId="0E09930F" w:rsidR="00CF5B1E" w:rsidRPr="00F408E2" w:rsidRDefault="00CF5B1E" w:rsidP="004237A4">
      <w:pPr>
        <w:numPr>
          <w:ilvl w:val="1"/>
          <w:numId w:val="4"/>
        </w:numPr>
        <w:rPr>
          <w:rFonts w:cs="Times New Roman"/>
        </w:rPr>
      </w:pPr>
      <w:r w:rsidRPr="00F408E2">
        <w:rPr>
          <w:rFonts w:cs="Times New Roman"/>
        </w:rPr>
        <w:sym w:font="Wingdings" w:char="F0E8"/>
      </w:r>
      <w:r w:rsidRPr="00F408E2">
        <w:rPr>
          <w:rFonts w:cs="Times New Roman"/>
        </w:rPr>
        <w:t xml:space="preserve"> PEC et pronostic</w:t>
      </w:r>
    </w:p>
    <w:p w14:paraId="45EC21A3" w14:textId="6E1583F8" w:rsidR="00C7785D" w:rsidRPr="00F408E2" w:rsidRDefault="00FA5F7E" w:rsidP="00C7785D">
      <w:pPr>
        <w:rPr>
          <w:rFonts w:cs="Times New Roman"/>
        </w:rPr>
      </w:pPr>
      <w:r w:rsidRPr="00F408E2">
        <w:rPr>
          <w:rFonts w:cs="Times New Roman"/>
        </w:rPr>
        <w:t>Nourrisson</w:t>
      </w:r>
      <w:r w:rsidR="00C7785D" w:rsidRPr="00F408E2">
        <w:rPr>
          <w:rFonts w:cs="Times New Roman"/>
        </w:rPr>
        <w:t xml:space="preserve"> </w:t>
      </w:r>
    </w:p>
    <w:p w14:paraId="7422C357" w14:textId="6B9E09DD" w:rsidR="00C7785D" w:rsidRPr="00F408E2" w:rsidRDefault="00C7785D" w:rsidP="004237A4">
      <w:pPr>
        <w:numPr>
          <w:ilvl w:val="1"/>
          <w:numId w:val="4"/>
        </w:numPr>
        <w:rPr>
          <w:rFonts w:cs="Times New Roman"/>
        </w:rPr>
      </w:pPr>
      <w:r w:rsidRPr="00F408E2">
        <w:rPr>
          <w:rFonts w:cs="Times New Roman"/>
        </w:rPr>
        <w:t>Épilepsie myocl</w:t>
      </w:r>
      <w:r w:rsidR="00B61EB9" w:rsidRPr="00F408E2">
        <w:rPr>
          <w:rFonts w:cs="Times New Roman"/>
        </w:rPr>
        <w:t>on</w:t>
      </w:r>
      <w:r w:rsidR="00FA4287" w:rsidRPr="00F408E2">
        <w:rPr>
          <w:rFonts w:cs="Times New Roman"/>
        </w:rPr>
        <w:t>i</w:t>
      </w:r>
      <w:r w:rsidRPr="00F408E2">
        <w:rPr>
          <w:rFonts w:cs="Times New Roman"/>
        </w:rPr>
        <w:t xml:space="preserve">que du nourrisson </w:t>
      </w:r>
    </w:p>
    <w:p w14:paraId="50F85A74" w14:textId="405658B4" w:rsidR="00C7785D" w:rsidRPr="00F408E2" w:rsidRDefault="00C7785D" w:rsidP="004237A4">
      <w:pPr>
        <w:numPr>
          <w:ilvl w:val="1"/>
          <w:numId w:val="4"/>
        </w:numPr>
        <w:rPr>
          <w:rFonts w:cs="Times New Roman"/>
        </w:rPr>
      </w:pPr>
      <w:r w:rsidRPr="00F408E2">
        <w:rPr>
          <w:rFonts w:cs="Times New Roman"/>
        </w:rPr>
        <w:t>Sd de West …</w:t>
      </w:r>
    </w:p>
    <w:p w14:paraId="4977CC93" w14:textId="7B67BAF1" w:rsidR="00C7785D" w:rsidRPr="00F408E2" w:rsidRDefault="00FA5F7E" w:rsidP="00C7785D">
      <w:pPr>
        <w:rPr>
          <w:rFonts w:cs="Times New Roman"/>
        </w:rPr>
      </w:pPr>
      <w:r w:rsidRPr="00F408E2">
        <w:rPr>
          <w:rFonts w:cs="Times New Roman"/>
        </w:rPr>
        <w:t>Enfant</w:t>
      </w:r>
      <w:r w:rsidR="00C7785D" w:rsidRPr="00F408E2">
        <w:rPr>
          <w:rFonts w:cs="Times New Roman"/>
        </w:rPr>
        <w:t xml:space="preserve"> </w:t>
      </w:r>
    </w:p>
    <w:p w14:paraId="22D254CE" w14:textId="7E5E1CD5" w:rsidR="00C7785D" w:rsidRPr="00F408E2" w:rsidRDefault="00C7785D" w:rsidP="004237A4">
      <w:pPr>
        <w:numPr>
          <w:ilvl w:val="1"/>
          <w:numId w:val="4"/>
        </w:numPr>
        <w:rPr>
          <w:rFonts w:cs="Times New Roman"/>
        </w:rPr>
      </w:pPr>
      <w:r w:rsidRPr="00F408E2">
        <w:rPr>
          <w:rFonts w:cs="Times New Roman"/>
        </w:rPr>
        <w:t xml:space="preserve">Sd de Lennox </w:t>
      </w:r>
      <w:r w:rsidR="00EC3244">
        <w:rPr>
          <w:rFonts w:cs="Times New Roman"/>
        </w:rPr>
        <w:t>–</w:t>
      </w:r>
      <w:r w:rsidR="00CD2F14" w:rsidRPr="00F408E2">
        <w:rPr>
          <w:rFonts w:cs="Times New Roman"/>
        </w:rPr>
        <w:t xml:space="preserve"> </w:t>
      </w:r>
      <w:r w:rsidRPr="00F408E2">
        <w:rPr>
          <w:rFonts w:cs="Times New Roman"/>
        </w:rPr>
        <w:t>Gastaut</w:t>
      </w:r>
    </w:p>
    <w:p w14:paraId="05C4BB89" w14:textId="24E6DC3E" w:rsidR="00C7785D" w:rsidRPr="00F408E2" w:rsidRDefault="00C7785D" w:rsidP="004237A4">
      <w:pPr>
        <w:numPr>
          <w:ilvl w:val="1"/>
          <w:numId w:val="4"/>
        </w:numPr>
        <w:rPr>
          <w:rFonts w:cs="Times New Roman"/>
        </w:rPr>
      </w:pPr>
      <w:r w:rsidRPr="00F408E2">
        <w:rPr>
          <w:rFonts w:cs="Times New Roman"/>
        </w:rPr>
        <w:t xml:space="preserve">Sd de Landeau </w:t>
      </w:r>
      <w:r w:rsidR="006D5B79" w:rsidRPr="00F408E2">
        <w:rPr>
          <w:rFonts w:cs="Times New Roman"/>
        </w:rPr>
        <w:t>–</w:t>
      </w:r>
      <w:r w:rsidRPr="00F408E2">
        <w:rPr>
          <w:rFonts w:cs="Times New Roman"/>
        </w:rPr>
        <w:t xml:space="preserve"> </w:t>
      </w:r>
      <w:r w:rsidR="006D5B79" w:rsidRPr="00F408E2">
        <w:rPr>
          <w:rFonts w:cs="Times New Roman"/>
        </w:rPr>
        <w:t xml:space="preserve">Kleffner </w:t>
      </w:r>
    </w:p>
    <w:p w14:paraId="460D7569" w14:textId="5C78D694" w:rsidR="006D5B79" w:rsidRPr="00F408E2" w:rsidRDefault="006D5B79" w:rsidP="004237A4">
      <w:pPr>
        <w:numPr>
          <w:ilvl w:val="1"/>
          <w:numId w:val="4"/>
        </w:numPr>
        <w:rPr>
          <w:rFonts w:cs="Times New Roman"/>
        </w:rPr>
      </w:pPr>
      <w:r w:rsidRPr="00F408E2">
        <w:rPr>
          <w:rFonts w:cs="Times New Roman"/>
        </w:rPr>
        <w:t xml:space="preserve">Épilepsie </w:t>
      </w:r>
      <w:r w:rsidR="00FA5F7E" w:rsidRPr="00F408E2">
        <w:rPr>
          <w:rFonts w:cs="Times New Roman"/>
        </w:rPr>
        <w:t>absence</w:t>
      </w:r>
      <w:r w:rsidRPr="00F408E2">
        <w:rPr>
          <w:rFonts w:cs="Times New Roman"/>
        </w:rPr>
        <w:t xml:space="preserve"> de l’enfant …</w:t>
      </w:r>
    </w:p>
    <w:p w14:paraId="4E37DA6B" w14:textId="2EE00843" w:rsidR="006D5B79" w:rsidRPr="00F408E2" w:rsidRDefault="006D5B79" w:rsidP="006D5B79">
      <w:pPr>
        <w:rPr>
          <w:rFonts w:cs="Times New Roman"/>
        </w:rPr>
      </w:pPr>
      <w:r w:rsidRPr="00F408E2">
        <w:rPr>
          <w:rFonts w:cs="Times New Roman"/>
        </w:rPr>
        <w:t xml:space="preserve">Adolescence et adulte </w:t>
      </w:r>
    </w:p>
    <w:p w14:paraId="7F988598" w14:textId="3DD1900D" w:rsidR="006D5B79" w:rsidRPr="00F408E2" w:rsidRDefault="006D5B79" w:rsidP="004237A4">
      <w:pPr>
        <w:numPr>
          <w:ilvl w:val="1"/>
          <w:numId w:val="4"/>
        </w:numPr>
        <w:rPr>
          <w:rFonts w:cs="Times New Roman"/>
        </w:rPr>
      </w:pPr>
      <w:r w:rsidRPr="00F408E2">
        <w:rPr>
          <w:rFonts w:cs="Times New Roman"/>
        </w:rPr>
        <w:t xml:space="preserve">Épilepsie absence de l’adolescent </w:t>
      </w:r>
    </w:p>
    <w:p w14:paraId="5356C9F7" w14:textId="1AEDFEBA" w:rsidR="006D5B79" w:rsidRPr="00F408E2" w:rsidRDefault="006D5B79" w:rsidP="004237A4">
      <w:pPr>
        <w:numPr>
          <w:ilvl w:val="1"/>
          <w:numId w:val="4"/>
        </w:numPr>
        <w:rPr>
          <w:rFonts w:cs="Times New Roman"/>
        </w:rPr>
      </w:pPr>
      <w:r w:rsidRPr="00F408E2">
        <w:rPr>
          <w:rFonts w:cs="Times New Roman"/>
        </w:rPr>
        <w:t xml:space="preserve">Épilepsie myoclonique </w:t>
      </w:r>
      <w:r w:rsidR="00FA5F7E" w:rsidRPr="00F408E2">
        <w:rPr>
          <w:rFonts w:cs="Times New Roman"/>
        </w:rPr>
        <w:t>juvénile</w:t>
      </w:r>
      <w:r w:rsidRPr="00F408E2">
        <w:rPr>
          <w:rFonts w:cs="Times New Roman"/>
        </w:rPr>
        <w:t xml:space="preserve"> …</w:t>
      </w:r>
    </w:p>
    <w:p w14:paraId="75CFAE5E" w14:textId="3D50B095" w:rsidR="00CD2F14" w:rsidRPr="00F408E2" w:rsidRDefault="00CD2F14" w:rsidP="00CD2F14">
      <w:pPr>
        <w:pStyle w:val="Titre2"/>
        <w:rPr>
          <w:rFonts w:cs="Times New Roman"/>
        </w:rPr>
      </w:pPr>
      <w:bookmarkStart w:id="55" w:name="_Toc196656450"/>
      <w:bookmarkStart w:id="56" w:name="_Toc196662257"/>
      <w:r w:rsidRPr="00F408E2">
        <w:rPr>
          <w:rFonts w:cs="Times New Roman"/>
        </w:rPr>
        <w:t>Formes clinque</w:t>
      </w:r>
      <w:r w:rsidR="00EC3244">
        <w:rPr>
          <w:rFonts w:cs="Times New Roman"/>
        </w:rPr>
        <w:t> </w:t>
      </w:r>
      <w:r w:rsidRPr="00F408E2">
        <w:rPr>
          <w:rFonts w:cs="Times New Roman"/>
        </w:rPr>
        <w:t>: selon l’étiologie</w:t>
      </w:r>
      <w:bookmarkEnd w:id="55"/>
      <w:bookmarkEnd w:id="56"/>
      <w:r w:rsidRPr="00F408E2">
        <w:rPr>
          <w:rFonts w:cs="Times New Roman"/>
        </w:rPr>
        <w:t xml:space="preserve"> </w:t>
      </w:r>
    </w:p>
    <w:p w14:paraId="3D6ADBDC" w14:textId="33DADCD2" w:rsidR="00CD2F14" w:rsidRPr="00F408E2" w:rsidRDefault="00CD2F14" w:rsidP="00CD2F14">
      <w:pPr>
        <w:rPr>
          <w:rFonts w:cs="Times New Roman"/>
        </w:rPr>
      </w:pPr>
      <w:r w:rsidRPr="00F408E2">
        <w:rPr>
          <w:rFonts w:cs="Times New Roman"/>
        </w:rPr>
        <w:t>Épilepsie avec une cause struc</w:t>
      </w:r>
      <w:r w:rsidR="00FA5F7E">
        <w:rPr>
          <w:rFonts w:cs="Times New Roman"/>
        </w:rPr>
        <w:t>tu</w:t>
      </w:r>
      <w:r w:rsidRPr="00F408E2">
        <w:rPr>
          <w:rFonts w:cs="Times New Roman"/>
        </w:rPr>
        <w:t>relle</w:t>
      </w:r>
      <w:r w:rsidR="00EC3244">
        <w:rPr>
          <w:rFonts w:cs="Times New Roman"/>
        </w:rPr>
        <w:t> </w:t>
      </w:r>
      <w:r w:rsidRPr="00F408E2">
        <w:rPr>
          <w:rFonts w:cs="Times New Roman"/>
        </w:rPr>
        <w:t xml:space="preserve">: métabolique </w:t>
      </w:r>
      <w:r w:rsidR="00D133C4" w:rsidRPr="00F408E2">
        <w:rPr>
          <w:rFonts w:cs="Times New Roman"/>
        </w:rPr>
        <w:t>(déficit enzymatique)</w:t>
      </w:r>
    </w:p>
    <w:p w14:paraId="6677B5EE" w14:textId="16D913C4" w:rsidR="00CD2F14" w:rsidRPr="00F408E2" w:rsidRDefault="00CD2F14" w:rsidP="004237A4">
      <w:pPr>
        <w:numPr>
          <w:ilvl w:val="1"/>
          <w:numId w:val="4"/>
        </w:numPr>
        <w:rPr>
          <w:rFonts w:cs="Times New Roman"/>
        </w:rPr>
      </w:pPr>
      <w:r w:rsidRPr="00F408E2">
        <w:rPr>
          <w:rFonts w:cs="Times New Roman"/>
        </w:rPr>
        <w:t>Ma</w:t>
      </w:r>
      <w:r w:rsidR="00CB5141" w:rsidRPr="00F408E2">
        <w:rPr>
          <w:rFonts w:cs="Times New Roman"/>
        </w:rPr>
        <w:t>l</w:t>
      </w:r>
      <w:r w:rsidRPr="00F408E2">
        <w:rPr>
          <w:rFonts w:cs="Times New Roman"/>
        </w:rPr>
        <w:t xml:space="preserve">formation développement </w:t>
      </w:r>
      <w:r w:rsidR="00FA5F7E" w:rsidRPr="00F408E2">
        <w:rPr>
          <w:rFonts w:cs="Times New Roman"/>
        </w:rPr>
        <w:t>corticales</w:t>
      </w:r>
      <w:r w:rsidRPr="00F408E2">
        <w:rPr>
          <w:rFonts w:cs="Times New Roman"/>
        </w:rPr>
        <w:t xml:space="preserve"> </w:t>
      </w:r>
    </w:p>
    <w:p w14:paraId="0DDA14A0" w14:textId="1AF7FF8D" w:rsidR="00CD2F14" w:rsidRPr="00F408E2" w:rsidRDefault="00CD2F14" w:rsidP="004237A4">
      <w:pPr>
        <w:numPr>
          <w:ilvl w:val="1"/>
          <w:numId w:val="4"/>
        </w:numPr>
        <w:rPr>
          <w:rFonts w:cs="Times New Roman"/>
        </w:rPr>
      </w:pPr>
      <w:r w:rsidRPr="00F408E2">
        <w:rPr>
          <w:rFonts w:cs="Times New Roman"/>
        </w:rPr>
        <w:t>Tu</w:t>
      </w:r>
      <w:r w:rsidR="00CB5141" w:rsidRPr="00F408E2">
        <w:rPr>
          <w:rFonts w:cs="Times New Roman"/>
        </w:rPr>
        <w:t>meur</w:t>
      </w:r>
      <w:r w:rsidR="003B345A" w:rsidRPr="00F408E2">
        <w:rPr>
          <w:rFonts w:cs="Times New Roman"/>
        </w:rPr>
        <w:t>,</w:t>
      </w:r>
      <w:r w:rsidRPr="00F408E2">
        <w:rPr>
          <w:rFonts w:cs="Times New Roman"/>
        </w:rPr>
        <w:t xml:space="preserve"> souffrance périnatales …</w:t>
      </w:r>
    </w:p>
    <w:p w14:paraId="6E9CCA76" w14:textId="48B39C36" w:rsidR="00CD2F14" w:rsidRPr="00F408E2" w:rsidRDefault="00E33E93" w:rsidP="00E33E93">
      <w:pPr>
        <w:rPr>
          <w:rFonts w:cs="Times New Roman"/>
        </w:rPr>
      </w:pPr>
      <w:r w:rsidRPr="00F408E2">
        <w:rPr>
          <w:rFonts w:cs="Times New Roman"/>
        </w:rPr>
        <w:t>Épilepsie génétique</w:t>
      </w:r>
      <w:r w:rsidR="00D72DE8" w:rsidRPr="00F408E2">
        <w:rPr>
          <w:rFonts w:cs="Times New Roman"/>
        </w:rPr>
        <w:t xml:space="preserve"> </w:t>
      </w:r>
    </w:p>
    <w:p w14:paraId="4283916A" w14:textId="25090331" w:rsidR="00E33E93" w:rsidRPr="00F408E2" w:rsidRDefault="00E33E93" w:rsidP="00E33E93">
      <w:pPr>
        <w:rPr>
          <w:rFonts w:cs="Times New Roman"/>
        </w:rPr>
      </w:pPr>
      <w:r w:rsidRPr="00F408E2">
        <w:rPr>
          <w:rFonts w:cs="Times New Roman"/>
        </w:rPr>
        <w:t>Épilepsie de cause inconnue</w:t>
      </w:r>
    </w:p>
    <w:p w14:paraId="739F8C1C" w14:textId="7D6C4BBA" w:rsidR="003225FF" w:rsidRPr="00F408E2" w:rsidRDefault="003225FF" w:rsidP="003225FF">
      <w:pPr>
        <w:pStyle w:val="Titre2"/>
        <w:rPr>
          <w:rFonts w:cs="Times New Roman"/>
        </w:rPr>
      </w:pPr>
      <w:bookmarkStart w:id="57" w:name="_Toc196656451"/>
      <w:bookmarkStart w:id="58" w:name="_Toc196662258"/>
      <w:r w:rsidRPr="00F408E2">
        <w:rPr>
          <w:rFonts w:cs="Times New Roman"/>
        </w:rPr>
        <w:t>Formes clinques</w:t>
      </w:r>
      <w:r w:rsidR="00EC3244">
        <w:rPr>
          <w:rFonts w:cs="Times New Roman"/>
        </w:rPr>
        <w:t> </w:t>
      </w:r>
      <w:r w:rsidRPr="00F408E2">
        <w:rPr>
          <w:rFonts w:cs="Times New Roman"/>
        </w:rPr>
        <w:t>: selon la gravite</w:t>
      </w:r>
      <w:bookmarkEnd w:id="57"/>
      <w:bookmarkEnd w:id="58"/>
      <w:r w:rsidRPr="00F408E2">
        <w:rPr>
          <w:rFonts w:cs="Times New Roman"/>
        </w:rPr>
        <w:t xml:space="preserve"> </w:t>
      </w:r>
    </w:p>
    <w:p w14:paraId="58E9DCEE" w14:textId="0DB88A2C" w:rsidR="003225FF" w:rsidRPr="00F408E2" w:rsidRDefault="003225FF" w:rsidP="003225FF">
      <w:pPr>
        <w:rPr>
          <w:rFonts w:cs="Times New Roman"/>
        </w:rPr>
      </w:pPr>
      <w:r w:rsidRPr="00F408E2">
        <w:rPr>
          <w:rFonts w:cs="Times New Roman"/>
        </w:rPr>
        <w:t xml:space="preserve">Etat de mal </w:t>
      </w:r>
      <w:r w:rsidR="00FA5F7E" w:rsidRPr="00F408E2">
        <w:rPr>
          <w:rFonts w:cs="Times New Roman"/>
        </w:rPr>
        <w:t>épileptique</w:t>
      </w:r>
      <w:r w:rsidRPr="00F408E2">
        <w:rPr>
          <w:rFonts w:cs="Times New Roman"/>
        </w:rPr>
        <w:t xml:space="preserve"> (EME</w:t>
      </w:r>
      <w:r w:rsidR="00CA5FA8" w:rsidRPr="00F408E2">
        <w:rPr>
          <w:rFonts w:cs="Times New Roman"/>
        </w:rPr>
        <w:t>)</w:t>
      </w:r>
      <w:r w:rsidR="00B47340" w:rsidRPr="00F408E2">
        <w:rPr>
          <w:rFonts w:cs="Times New Roman"/>
        </w:rPr>
        <w:t xml:space="preserve"> </w:t>
      </w:r>
      <w:r w:rsidRPr="00F408E2">
        <w:rPr>
          <w:rFonts w:cs="Times New Roman"/>
        </w:rPr>
        <w:t>avec symptôme moteurs prédomina</w:t>
      </w:r>
      <w:r w:rsidR="00FA5F7E">
        <w:rPr>
          <w:rFonts w:cs="Times New Roman"/>
        </w:rPr>
        <w:t>n</w:t>
      </w:r>
      <w:r w:rsidRPr="00F408E2">
        <w:rPr>
          <w:rFonts w:cs="Times New Roman"/>
        </w:rPr>
        <w:t xml:space="preserve">tes </w:t>
      </w:r>
    </w:p>
    <w:p w14:paraId="21D2A833" w14:textId="191A4A8D" w:rsidR="003225FF" w:rsidRPr="00F408E2" w:rsidRDefault="003225FF" w:rsidP="003225FF">
      <w:pPr>
        <w:rPr>
          <w:rFonts w:cs="Times New Roman"/>
        </w:rPr>
      </w:pPr>
      <w:r w:rsidRPr="00F408E2">
        <w:rPr>
          <w:rFonts w:cs="Times New Roman"/>
        </w:rPr>
        <w:t>EME</w:t>
      </w:r>
      <w:r w:rsidR="00B47340" w:rsidRPr="00F408E2">
        <w:rPr>
          <w:rFonts w:cs="Times New Roman"/>
        </w:rPr>
        <w:t xml:space="preserve"> </w:t>
      </w:r>
      <w:r w:rsidRPr="00F408E2">
        <w:rPr>
          <w:rFonts w:cs="Times New Roman"/>
        </w:rPr>
        <w:t xml:space="preserve">sans symptôme moteur </w:t>
      </w:r>
      <w:r w:rsidR="00FA5F7E" w:rsidRPr="00F408E2">
        <w:rPr>
          <w:rFonts w:cs="Times New Roman"/>
        </w:rPr>
        <w:t>prédominants</w:t>
      </w:r>
    </w:p>
    <w:tbl>
      <w:tblPr>
        <w:tblStyle w:val="Grilledutableau"/>
        <w:tblW w:w="0" w:type="auto"/>
        <w:tblLook w:val="04A0" w:firstRow="1" w:lastRow="0" w:firstColumn="1" w:lastColumn="0" w:noHBand="0" w:noVBand="1"/>
      </w:tblPr>
      <w:tblGrid>
        <w:gridCol w:w="2226"/>
        <w:gridCol w:w="2226"/>
        <w:gridCol w:w="2227"/>
      </w:tblGrid>
      <w:tr w:rsidR="005D5690" w:rsidRPr="00F408E2" w14:paraId="7BE6C20E" w14:textId="77777777" w:rsidTr="005D5690">
        <w:tc>
          <w:tcPr>
            <w:tcW w:w="2226" w:type="dxa"/>
          </w:tcPr>
          <w:p w14:paraId="0653C3A1" w14:textId="77777777" w:rsidR="005D5690" w:rsidRPr="00F408E2" w:rsidRDefault="005D5690" w:rsidP="005F0F39">
            <w:pPr>
              <w:numPr>
                <w:ilvl w:val="0"/>
                <w:numId w:val="0"/>
              </w:numPr>
              <w:jc w:val="center"/>
              <w:rPr>
                <w:rFonts w:cs="Times New Roman"/>
                <w:b/>
                <w:bCs/>
              </w:rPr>
            </w:pPr>
          </w:p>
        </w:tc>
        <w:tc>
          <w:tcPr>
            <w:tcW w:w="2226" w:type="dxa"/>
          </w:tcPr>
          <w:p w14:paraId="5684AC29" w14:textId="10822151" w:rsidR="005D5690" w:rsidRPr="00F408E2" w:rsidRDefault="005D5690" w:rsidP="005F0F39">
            <w:pPr>
              <w:numPr>
                <w:ilvl w:val="0"/>
                <w:numId w:val="0"/>
              </w:numPr>
              <w:jc w:val="center"/>
              <w:rPr>
                <w:rFonts w:cs="Times New Roman"/>
                <w:b/>
                <w:bCs/>
              </w:rPr>
            </w:pPr>
            <w:r w:rsidRPr="00F408E2">
              <w:rPr>
                <w:rFonts w:cs="Times New Roman"/>
                <w:b/>
                <w:bCs/>
              </w:rPr>
              <w:t>Difficulté diagnostique</w:t>
            </w:r>
          </w:p>
        </w:tc>
        <w:tc>
          <w:tcPr>
            <w:tcW w:w="2227" w:type="dxa"/>
          </w:tcPr>
          <w:p w14:paraId="3ACD9555" w14:textId="6C32945B" w:rsidR="005D5690" w:rsidRPr="00F408E2" w:rsidRDefault="00114F02" w:rsidP="005F0F39">
            <w:pPr>
              <w:numPr>
                <w:ilvl w:val="0"/>
                <w:numId w:val="0"/>
              </w:numPr>
              <w:jc w:val="center"/>
              <w:rPr>
                <w:rFonts w:cs="Times New Roman"/>
                <w:b/>
                <w:bCs/>
              </w:rPr>
            </w:pPr>
            <w:r w:rsidRPr="00F408E2">
              <w:rPr>
                <w:rFonts w:cs="Times New Roman"/>
                <w:b/>
                <w:bCs/>
              </w:rPr>
              <w:t>Gravité</w:t>
            </w:r>
          </w:p>
        </w:tc>
      </w:tr>
      <w:tr w:rsidR="00F96F80" w:rsidRPr="00F408E2" w14:paraId="414F6CD7" w14:textId="77777777" w:rsidTr="003119CE">
        <w:trPr>
          <w:trHeight w:val="216"/>
        </w:trPr>
        <w:tc>
          <w:tcPr>
            <w:tcW w:w="6679" w:type="dxa"/>
            <w:gridSpan w:val="3"/>
          </w:tcPr>
          <w:p w14:paraId="5501CE2D" w14:textId="7E3BFD1E" w:rsidR="00F96F80" w:rsidRPr="00F408E2" w:rsidRDefault="00F96F80" w:rsidP="005F0F39">
            <w:pPr>
              <w:numPr>
                <w:ilvl w:val="0"/>
                <w:numId w:val="0"/>
              </w:numPr>
              <w:jc w:val="center"/>
              <w:rPr>
                <w:rFonts w:cs="Times New Roman"/>
                <w:b/>
                <w:bCs/>
              </w:rPr>
            </w:pPr>
            <w:r w:rsidRPr="00F408E2">
              <w:rPr>
                <w:rFonts w:cs="Times New Roman"/>
                <w:b/>
                <w:bCs/>
              </w:rPr>
              <w:t xml:space="preserve">État de mal épileptique (EME) avec </w:t>
            </w:r>
            <w:r w:rsidR="00FA5F7E" w:rsidRPr="00F408E2">
              <w:rPr>
                <w:rFonts w:cs="Times New Roman"/>
                <w:b/>
                <w:bCs/>
              </w:rPr>
              <w:t>symptômes</w:t>
            </w:r>
            <w:r w:rsidRPr="00F408E2">
              <w:rPr>
                <w:rFonts w:cs="Times New Roman"/>
                <w:b/>
                <w:bCs/>
              </w:rPr>
              <w:t xml:space="preserve"> moteurs prédominants</w:t>
            </w:r>
          </w:p>
        </w:tc>
      </w:tr>
      <w:tr w:rsidR="005D5690" w:rsidRPr="00F408E2" w14:paraId="4E336F3E" w14:textId="77777777" w:rsidTr="005D5690">
        <w:tc>
          <w:tcPr>
            <w:tcW w:w="2226" w:type="dxa"/>
          </w:tcPr>
          <w:p w14:paraId="1F0F3B71" w14:textId="0C40F0EA" w:rsidR="005D5690" w:rsidRPr="00F408E2" w:rsidRDefault="00F96F80" w:rsidP="005D5690">
            <w:pPr>
              <w:numPr>
                <w:ilvl w:val="0"/>
                <w:numId w:val="0"/>
              </w:numPr>
              <w:rPr>
                <w:rFonts w:cs="Times New Roman"/>
              </w:rPr>
            </w:pPr>
            <w:r w:rsidRPr="00F408E2">
              <w:rPr>
                <w:rFonts w:cs="Times New Roman"/>
              </w:rPr>
              <w:lastRenderedPageBreak/>
              <w:t>Tonicoclonique généralisé</w:t>
            </w:r>
            <w:r w:rsidR="0019243B" w:rsidRPr="00F408E2">
              <w:rPr>
                <w:rFonts w:cs="Times New Roman"/>
              </w:rPr>
              <w:t xml:space="preserve"> (TCG) d’emblée</w:t>
            </w:r>
          </w:p>
        </w:tc>
        <w:tc>
          <w:tcPr>
            <w:tcW w:w="2226" w:type="dxa"/>
          </w:tcPr>
          <w:p w14:paraId="26680E88" w14:textId="771F0BF1" w:rsidR="005D5690" w:rsidRPr="00F408E2" w:rsidRDefault="0019243B" w:rsidP="005D5690">
            <w:pPr>
              <w:numPr>
                <w:ilvl w:val="0"/>
                <w:numId w:val="0"/>
              </w:numPr>
              <w:rPr>
                <w:rFonts w:cs="Times New Roman"/>
              </w:rPr>
            </w:pPr>
            <w:r w:rsidRPr="00F408E2">
              <w:rPr>
                <w:rFonts w:cs="Times New Roman"/>
              </w:rPr>
              <w:t>+/-</w:t>
            </w:r>
          </w:p>
        </w:tc>
        <w:tc>
          <w:tcPr>
            <w:tcW w:w="2227" w:type="dxa"/>
          </w:tcPr>
          <w:p w14:paraId="01023EE4" w14:textId="79C90508" w:rsidR="005D5690" w:rsidRPr="00F408E2" w:rsidRDefault="0019243B" w:rsidP="005D5690">
            <w:pPr>
              <w:numPr>
                <w:ilvl w:val="0"/>
                <w:numId w:val="0"/>
              </w:numPr>
              <w:rPr>
                <w:rFonts w:cs="Times New Roman"/>
              </w:rPr>
            </w:pPr>
            <w:r w:rsidRPr="00F408E2">
              <w:rPr>
                <w:rFonts w:cs="Times New Roman"/>
              </w:rPr>
              <w:t>+++</w:t>
            </w:r>
          </w:p>
        </w:tc>
      </w:tr>
      <w:tr w:rsidR="0019243B" w:rsidRPr="00F408E2" w14:paraId="5D2EC6F2" w14:textId="77777777" w:rsidTr="005D5690">
        <w:tc>
          <w:tcPr>
            <w:tcW w:w="2226" w:type="dxa"/>
          </w:tcPr>
          <w:p w14:paraId="2CFD81AC" w14:textId="6AD9F6D0" w:rsidR="0019243B" w:rsidRPr="00F408E2" w:rsidRDefault="003119CE" w:rsidP="005D5690">
            <w:pPr>
              <w:numPr>
                <w:ilvl w:val="0"/>
                <w:numId w:val="0"/>
              </w:numPr>
              <w:rPr>
                <w:rFonts w:cs="Times New Roman"/>
              </w:rPr>
            </w:pPr>
            <w:r w:rsidRPr="00F408E2">
              <w:rPr>
                <w:rFonts w:cs="Times New Roman"/>
              </w:rPr>
              <w:t>Focal moteur</w:t>
            </w:r>
            <w:r w:rsidR="00EC3244">
              <w:rPr>
                <w:rFonts w:cs="Times New Roman"/>
              </w:rPr>
              <w:t> </w:t>
            </w:r>
            <w:r w:rsidRPr="00F408E2">
              <w:rPr>
                <w:rFonts w:cs="Times New Roman"/>
              </w:rPr>
              <w:t xml:space="preserve">: </w:t>
            </w:r>
            <w:r w:rsidR="00A1277F" w:rsidRPr="00F408E2">
              <w:rPr>
                <w:rFonts w:cs="Times New Roman"/>
              </w:rPr>
              <w:t>EME partiel somato-moteur</w:t>
            </w:r>
            <w:r w:rsidR="005730DB" w:rsidRPr="00F408E2">
              <w:rPr>
                <w:rFonts w:cs="Times New Roman"/>
              </w:rPr>
              <w:t xml:space="preserve"> ou </w:t>
            </w:r>
            <w:r w:rsidR="00FA5F7E" w:rsidRPr="00F408E2">
              <w:rPr>
                <w:rFonts w:cs="Times New Roman"/>
              </w:rPr>
              <w:t>épilepsie</w:t>
            </w:r>
            <w:r w:rsidR="005730DB" w:rsidRPr="00F408E2">
              <w:rPr>
                <w:rFonts w:cs="Times New Roman"/>
              </w:rPr>
              <w:t xml:space="preserve"> continue</w:t>
            </w:r>
          </w:p>
        </w:tc>
        <w:tc>
          <w:tcPr>
            <w:tcW w:w="2226" w:type="dxa"/>
          </w:tcPr>
          <w:p w14:paraId="14645D2F" w14:textId="7164423F" w:rsidR="0019243B" w:rsidRPr="00F408E2" w:rsidRDefault="0019243B" w:rsidP="004237A4">
            <w:pPr>
              <w:pStyle w:val="Paragraphedeliste"/>
              <w:numPr>
                <w:ilvl w:val="0"/>
                <w:numId w:val="19"/>
              </w:numPr>
              <w:rPr>
                <w:rFonts w:cs="Times New Roman"/>
              </w:rPr>
            </w:pPr>
          </w:p>
        </w:tc>
        <w:tc>
          <w:tcPr>
            <w:tcW w:w="2227" w:type="dxa"/>
          </w:tcPr>
          <w:p w14:paraId="6957824E" w14:textId="5FC14677" w:rsidR="0019243B" w:rsidRPr="00F408E2" w:rsidRDefault="005730DB" w:rsidP="005D5690">
            <w:pPr>
              <w:numPr>
                <w:ilvl w:val="0"/>
                <w:numId w:val="0"/>
              </w:numPr>
              <w:rPr>
                <w:rFonts w:cs="Times New Roman"/>
              </w:rPr>
            </w:pPr>
            <w:r w:rsidRPr="00F408E2">
              <w:rPr>
                <w:rFonts w:cs="Times New Roman"/>
              </w:rPr>
              <w:t>-</w:t>
            </w:r>
          </w:p>
        </w:tc>
      </w:tr>
      <w:tr w:rsidR="005730DB" w:rsidRPr="00F408E2" w14:paraId="5A77F884" w14:textId="77777777" w:rsidTr="005D5690">
        <w:tc>
          <w:tcPr>
            <w:tcW w:w="2226" w:type="dxa"/>
          </w:tcPr>
          <w:p w14:paraId="1FD1B470" w14:textId="21A8106A" w:rsidR="005730DB" w:rsidRPr="00F408E2" w:rsidRDefault="005730DB" w:rsidP="005D5690">
            <w:pPr>
              <w:numPr>
                <w:ilvl w:val="0"/>
                <w:numId w:val="0"/>
              </w:numPr>
              <w:rPr>
                <w:rFonts w:cs="Times New Roman"/>
              </w:rPr>
            </w:pPr>
            <w:r w:rsidRPr="00F408E2">
              <w:rPr>
                <w:rFonts w:cs="Times New Roman"/>
              </w:rPr>
              <w:t xml:space="preserve">Tonicoclonique </w:t>
            </w:r>
            <w:r w:rsidR="009363B8" w:rsidRPr="00F408E2">
              <w:rPr>
                <w:rFonts w:cs="Times New Roman"/>
              </w:rPr>
              <w:t>secondairement généralisé</w:t>
            </w:r>
          </w:p>
        </w:tc>
        <w:tc>
          <w:tcPr>
            <w:tcW w:w="2226" w:type="dxa"/>
          </w:tcPr>
          <w:p w14:paraId="4B03F2E5" w14:textId="03BAB69F" w:rsidR="005730DB" w:rsidRPr="00F408E2" w:rsidRDefault="009363B8" w:rsidP="009363B8">
            <w:pPr>
              <w:numPr>
                <w:ilvl w:val="0"/>
                <w:numId w:val="0"/>
              </w:numPr>
              <w:ind w:left="567" w:hanging="283"/>
              <w:rPr>
                <w:rFonts w:cs="Times New Roman"/>
              </w:rPr>
            </w:pPr>
            <w:r w:rsidRPr="00F408E2">
              <w:rPr>
                <w:rFonts w:cs="Times New Roman"/>
              </w:rPr>
              <w:t>+/-</w:t>
            </w:r>
          </w:p>
        </w:tc>
        <w:tc>
          <w:tcPr>
            <w:tcW w:w="2227" w:type="dxa"/>
          </w:tcPr>
          <w:p w14:paraId="718A1C98" w14:textId="38D95BB1" w:rsidR="005730DB" w:rsidRPr="00F408E2" w:rsidRDefault="009363B8" w:rsidP="005D5690">
            <w:pPr>
              <w:numPr>
                <w:ilvl w:val="0"/>
                <w:numId w:val="0"/>
              </w:numPr>
              <w:rPr>
                <w:rFonts w:cs="Times New Roman"/>
              </w:rPr>
            </w:pPr>
            <w:r w:rsidRPr="00F408E2">
              <w:rPr>
                <w:rFonts w:cs="Times New Roman"/>
              </w:rPr>
              <w:t>+</w:t>
            </w:r>
            <w:r w:rsidR="005F3394" w:rsidRPr="00F408E2">
              <w:rPr>
                <w:rFonts w:cs="Times New Roman"/>
              </w:rPr>
              <w:t>++</w:t>
            </w:r>
          </w:p>
        </w:tc>
      </w:tr>
      <w:tr w:rsidR="009363B8" w:rsidRPr="00F408E2" w14:paraId="35E1BBD9" w14:textId="77777777" w:rsidTr="005D5690">
        <w:tc>
          <w:tcPr>
            <w:tcW w:w="2226" w:type="dxa"/>
          </w:tcPr>
          <w:p w14:paraId="7F1269BB" w14:textId="3C56E4C9" w:rsidR="009363B8" w:rsidRPr="00F408E2" w:rsidRDefault="00657B8E" w:rsidP="005D5690">
            <w:pPr>
              <w:numPr>
                <w:ilvl w:val="0"/>
                <w:numId w:val="0"/>
              </w:numPr>
              <w:rPr>
                <w:rFonts w:cs="Times New Roman"/>
              </w:rPr>
            </w:pPr>
            <w:r w:rsidRPr="00F408E2">
              <w:rPr>
                <w:rFonts w:cs="Times New Roman"/>
              </w:rPr>
              <w:t>Myoclonique avec ou sans coma</w:t>
            </w:r>
          </w:p>
        </w:tc>
        <w:tc>
          <w:tcPr>
            <w:tcW w:w="2226" w:type="dxa"/>
          </w:tcPr>
          <w:p w14:paraId="006F248C" w14:textId="42BB7372" w:rsidR="009363B8" w:rsidRPr="00F408E2" w:rsidRDefault="00657B8E" w:rsidP="009363B8">
            <w:pPr>
              <w:numPr>
                <w:ilvl w:val="0"/>
                <w:numId w:val="0"/>
              </w:numPr>
              <w:ind w:left="567" w:hanging="283"/>
              <w:rPr>
                <w:rFonts w:cs="Times New Roman"/>
              </w:rPr>
            </w:pPr>
            <w:r w:rsidRPr="00F408E2">
              <w:rPr>
                <w:rFonts w:cs="Times New Roman"/>
              </w:rPr>
              <w:t>+/-</w:t>
            </w:r>
          </w:p>
        </w:tc>
        <w:tc>
          <w:tcPr>
            <w:tcW w:w="2227" w:type="dxa"/>
          </w:tcPr>
          <w:p w14:paraId="42D9BAD8" w14:textId="2C48BD73" w:rsidR="009363B8" w:rsidRPr="00F408E2" w:rsidRDefault="00657B8E" w:rsidP="005D5690">
            <w:pPr>
              <w:numPr>
                <w:ilvl w:val="0"/>
                <w:numId w:val="0"/>
              </w:numPr>
              <w:rPr>
                <w:rFonts w:cs="Times New Roman"/>
              </w:rPr>
            </w:pPr>
            <w:r w:rsidRPr="00F408E2">
              <w:rPr>
                <w:rFonts w:cs="Times New Roman"/>
              </w:rPr>
              <w:t>-</w:t>
            </w:r>
          </w:p>
        </w:tc>
      </w:tr>
      <w:tr w:rsidR="00657B8E" w:rsidRPr="00F408E2" w14:paraId="25992A05" w14:textId="77777777" w:rsidTr="005D5690">
        <w:tc>
          <w:tcPr>
            <w:tcW w:w="2226" w:type="dxa"/>
          </w:tcPr>
          <w:p w14:paraId="05F8E410" w14:textId="1C2A6020" w:rsidR="00657B8E" w:rsidRPr="00F408E2" w:rsidRDefault="00FE6EE1" w:rsidP="005D5690">
            <w:pPr>
              <w:numPr>
                <w:ilvl w:val="0"/>
                <w:numId w:val="0"/>
              </w:numPr>
              <w:rPr>
                <w:rFonts w:cs="Times New Roman"/>
              </w:rPr>
            </w:pPr>
            <w:r w:rsidRPr="00F408E2">
              <w:rPr>
                <w:rFonts w:cs="Times New Roman"/>
              </w:rPr>
              <w:t>Tonique</w:t>
            </w:r>
          </w:p>
        </w:tc>
        <w:tc>
          <w:tcPr>
            <w:tcW w:w="2226" w:type="dxa"/>
          </w:tcPr>
          <w:p w14:paraId="3851EC18" w14:textId="7C8A6DA6" w:rsidR="00657B8E" w:rsidRPr="00F408E2" w:rsidRDefault="00FE6EE1" w:rsidP="009363B8">
            <w:pPr>
              <w:numPr>
                <w:ilvl w:val="0"/>
                <w:numId w:val="0"/>
              </w:numPr>
              <w:ind w:left="567" w:hanging="283"/>
              <w:rPr>
                <w:rFonts w:cs="Times New Roman"/>
              </w:rPr>
            </w:pPr>
            <w:r w:rsidRPr="00F408E2">
              <w:rPr>
                <w:rFonts w:cs="Times New Roman"/>
              </w:rPr>
              <w:t>+/-</w:t>
            </w:r>
          </w:p>
        </w:tc>
        <w:tc>
          <w:tcPr>
            <w:tcW w:w="2227" w:type="dxa"/>
          </w:tcPr>
          <w:p w14:paraId="39DB1A9F" w14:textId="659D862B" w:rsidR="00657B8E" w:rsidRPr="00F408E2" w:rsidRDefault="00FE6EE1" w:rsidP="005D5690">
            <w:pPr>
              <w:numPr>
                <w:ilvl w:val="0"/>
                <w:numId w:val="0"/>
              </w:numPr>
              <w:rPr>
                <w:rFonts w:cs="Times New Roman"/>
              </w:rPr>
            </w:pPr>
            <w:r w:rsidRPr="00F408E2">
              <w:rPr>
                <w:rFonts w:cs="Times New Roman"/>
              </w:rPr>
              <w:t>+</w:t>
            </w:r>
          </w:p>
        </w:tc>
      </w:tr>
      <w:tr w:rsidR="00113ACE" w:rsidRPr="00F408E2" w14:paraId="68B64B05" w14:textId="77777777" w:rsidTr="00E37D71">
        <w:tc>
          <w:tcPr>
            <w:tcW w:w="6679" w:type="dxa"/>
            <w:gridSpan w:val="3"/>
          </w:tcPr>
          <w:p w14:paraId="042A601F" w14:textId="1790D87C" w:rsidR="00113ACE" w:rsidRPr="00F408E2" w:rsidRDefault="00113ACE" w:rsidP="00113ACE">
            <w:pPr>
              <w:numPr>
                <w:ilvl w:val="0"/>
                <w:numId w:val="0"/>
              </w:numPr>
              <w:jc w:val="center"/>
              <w:rPr>
                <w:rFonts w:cs="Times New Roman"/>
                <w:b/>
                <w:bCs/>
              </w:rPr>
            </w:pPr>
            <w:r w:rsidRPr="00F408E2">
              <w:rPr>
                <w:rFonts w:cs="Times New Roman"/>
                <w:b/>
                <w:bCs/>
              </w:rPr>
              <w:t xml:space="preserve">EME sans symptômes moteur </w:t>
            </w:r>
            <w:r w:rsidR="00FA5F7E" w:rsidRPr="00F408E2">
              <w:rPr>
                <w:rFonts w:cs="Times New Roman"/>
                <w:b/>
                <w:bCs/>
              </w:rPr>
              <w:t>prédominants</w:t>
            </w:r>
          </w:p>
        </w:tc>
      </w:tr>
      <w:tr w:rsidR="005F3394" w:rsidRPr="00F408E2" w14:paraId="67E83037" w14:textId="77777777" w:rsidTr="005D5690">
        <w:tc>
          <w:tcPr>
            <w:tcW w:w="2226" w:type="dxa"/>
          </w:tcPr>
          <w:p w14:paraId="4C15A03A" w14:textId="3E0D7C94" w:rsidR="005F3394" w:rsidRPr="00F408E2" w:rsidRDefault="005F3394" w:rsidP="005D5690">
            <w:pPr>
              <w:numPr>
                <w:ilvl w:val="0"/>
                <w:numId w:val="0"/>
              </w:numPr>
              <w:rPr>
                <w:rFonts w:cs="Times New Roman"/>
              </w:rPr>
            </w:pPr>
            <w:r w:rsidRPr="00F408E2">
              <w:rPr>
                <w:rFonts w:cs="Times New Roman"/>
              </w:rPr>
              <w:t>Avec coma*</w:t>
            </w:r>
          </w:p>
        </w:tc>
        <w:tc>
          <w:tcPr>
            <w:tcW w:w="2226" w:type="dxa"/>
          </w:tcPr>
          <w:p w14:paraId="74B0A476" w14:textId="36FFD273" w:rsidR="005F3394" w:rsidRPr="00F408E2" w:rsidRDefault="005432E8" w:rsidP="009363B8">
            <w:pPr>
              <w:numPr>
                <w:ilvl w:val="0"/>
                <w:numId w:val="0"/>
              </w:numPr>
              <w:ind w:left="567" w:hanging="283"/>
              <w:rPr>
                <w:rFonts w:cs="Times New Roman"/>
              </w:rPr>
            </w:pPr>
            <w:r w:rsidRPr="00F408E2">
              <w:rPr>
                <w:rFonts w:cs="Times New Roman"/>
              </w:rPr>
              <w:t>+++</w:t>
            </w:r>
          </w:p>
        </w:tc>
        <w:tc>
          <w:tcPr>
            <w:tcW w:w="2227" w:type="dxa"/>
          </w:tcPr>
          <w:p w14:paraId="37A24970" w14:textId="70AEE0AA" w:rsidR="005F3394" w:rsidRPr="00F408E2" w:rsidRDefault="005432E8" w:rsidP="005D5690">
            <w:pPr>
              <w:numPr>
                <w:ilvl w:val="0"/>
                <w:numId w:val="0"/>
              </w:numPr>
              <w:rPr>
                <w:rFonts w:cs="Times New Roman"/>
              </w:rPr>
            </w:pPr>
            <w:r w:rsidRPr="00F408E2">
              <w:rPr>
                <w:rFonts w:cs="Times New Roman"/>
              </w:rPr>
              <w:t>+++</w:t>
            </w:r>
          </w:p>
        </w:tc>
      </w:tr>
      <w:tr w:rsidR="005432E8" w:rsidRPr="00F408E2" w14:paraId="6AA83411" w14:textId="77777777" w:rsidTr="005D5690">
        <w:tc>
          <w:tcPr>
            <w:tcW w:w="2226" w:type="dxa"/>
          </w:tcPr>
          <w:p w14:paraId="4ED65858" w14:textId="1DC61025" w:rsidR="005432E8" w:rsidRPr="00F408E2" w:rsidRDefault="005432E8" w:rsidP="005D5690">
            <w:pPr>
              <w:numPr>
                <w:ilvl w:val="0"/>
                <w:numId w:val="0"/>
              </w:numPr>
              <w:rPr>
                <w:rFonts w:cs="Times New Roman"/>
              </w:rPr>
            </w:pPr>
            <w:r w:rsidRPr="00F408E2">
              <w:rPr>
                <w:rFonts w:cs="Times New Roman"/>
              </w:rPr>
              <w:t>EME absence</w:t>
            </w:r>
          </w:p>
        </w:tc>
        <w:tc>
          <w:tcPr>
            <w:tcW w:w="2226" w:type="dxa"/>
          </w:tcPr>
          <w:p w14:paraId="1008148B" w14:textId="339019ED" w:rsidR="005432E8" w:rsidRPr="00F408E2" w:rsidRDefault="005432E8" w:rsidP="009363B8">
            <w:pPr>
              <w:numPr>
                <w:ilvl w:val="0"/>
                <w:numId w:val="0"/>
              </w:numPr>
              <w:ind w:left="567" w:hanging="283"/>
              <w:rPr>
                <w:rFonts w:cs="Times New Roman"/>
              </w:rPr>
            </w:pPr>
            <w:r w:rsidRPr="00F408E2">
              <w:rPr>
                <w:rFonts w:cs="Times New Roman"/>
              </w:rPr>
              <w:t>++</w:t>
            </w:r>
          </w:p>
        </w:tc>
        <w:tc>
          <w:tcPr>
            <w:tcW w:w="2227" w:type="dxa"/>
          </w:tcPr>
          <w:p w14:paraId="2108D38B" w14:textId="3A3F7902" w:rsidR="005432E8" w:rsidRPr="00F408E2" w:rsidRDefault="005432E8" w:rsidP="005D5690">
            <w:pPr>
              <w:numPr>
                <w:ilvl w:val="0"/>
                <w:numId w:val="0"/>
              </w:numPr>
              <w:rPr>
                <w:rFonts w:cs="Times New Roman"/>
              </w:rPr>
            </w:pPr>
            <w:r w:rsidRPr="00F408E2">
              <w:rPr>
                <w:rFonts w:cs="Times New Roman"/>
              </w:rPr>
              <w:t>-</w:t>
            </w:r>
          </w:p>
        </w:tc>
      </w:tr>
      <w:tr w:rsidR="005432E8" w:rsidRPr="00F408E2" w14:paraId="5D9261DD" w14:textId="77777777" w:rsidTr="005D5690">
        <w:tc>
          <w:tcPr>
            <w:tcW w:w="2226" w:type="dxa"/>
          </w:tcPr>
          <w:p w14:paraId="2443D987" w14:textId="60498207" w:rsidR="005432E8" w:rsidRPr="00F408E2" w:rsidRDefault="005432E8" w:rsidP="005D5690">
            <w:pPr>
              <w:numPr>
                <w:ilvl w:val="0"/>
                <w:numId w:val="0"/>
              </w:numPr>
              <w:rPr>
                <w:rFonts w:cs="Times New Roman"/>
              </w:rPr>
            </w:pPr>
            <w:r w:rsidRPr="00F408E2">
              <w:rPr>
                <w:rFonts w:cs="Times New Roman"/>
              </w:rPr>
              <w:t>EME focal sans confusion</w:t>
            </w:r>
          </w:p>
        </w:tc>
        <w:tc>
          <w:tcPr>
            <w:tcW w:w="2226" w:type="dxa"/>
          </w:tcPr>
          <w:p w14:paraId="59FCC89D" w14:textId="59600094" w:rsidR="005432E8" w:rsidRPr="00F408E2" w:rsidRDefault="00B96819" w:rsidP="009363B8">
            <w:pPr>
              <w:numPr>
                <w:ilvl w:val="0"/>
                <w:numId w:val="0"/>
              </w:numPr>
              <w:ind w:left="567" w:hanging="283"/>
              <w:rPr>
                <w:rFonts w:cs="Times New Roman"/>
              </w:rPr>
            </w:pPr>
            <w:r w:rsidRPr="00F408E2">
              <w:rPr>
                <w:rFonts w:cs="Times New Roman"/>
              </w:rPr>
              <w:t>+++</w:t>
            </w:r>
          </w:p>
        </w:tc>
        <w:tc>
          <w:tcPr>
            <w:tcW w:w="2227" w:type="dxa"/>
          </w:tcPr>
          <w:p w14:paraId="51A90E31" w14:textId="53032221" w:rsidR="005432E8" w:rsidRPr="00F408E2" w:rsidRDefault="00B96819" w:rsidP="005D5690">
            <w:pPr>
              <w:numPr>
                <w:ilvl w:val="0"/>
                <w:numId w:val="0"/>
              </w:numPr>
              <w:rPr>
                <w:rFonts w:cs="Times New Roman"/>
              </w:rPr>
            </w:pPr>
            <w:r w:rsidRPr="00F408E2">
              <w:rPr>
                <w:rFonts w:cs="Times New Roman"/>
              </w:rPr>
              <w:t>-</w:t>
            </w:r>
          </w:p>
        </w:tc>
      </w:tr>
      <w:tr w:rsidR="00B96819" w:rsidRPr="00F408E2" w14:paraId="72FC2ACA" w14:textId="77777777" w:rsidTr="005D5690">
        <w:tc>
          <w:tcPr>
            <w:tcW w:w="2226" w:type="dxa"/>
          </w:tcPr>
          <w:p w14:paraId="1126B1DE" w14:textId="45CA9AC6" w:rsidR="00B96819" w:rsidRPr="00F408E2" w:rsidRDefault="00B96819" w:rsidP="005D5690">
            <w:pPr>
              <w:numPr>
                <w:ilvl w:val="0"/>
                <w:numId w:val="0"/>
              </w:numPr>
              <w:rPr>
                <w:rFonts w:cs="Times New Roman"/>
              </w:rPr>
            </w:pPr>
            <w:r w:rsidRPr="00F408E2">
              <w:rPr>
                <w:rFonts w:cs="Times New Roman"/>
              </w:rPr>
              <w:t xml:space="preserve">EME focal à expression </w:t>
            </w:r>
            <w:r w:rsidR="00FA5F7E" w:rsidRPr="00F408E2">
              <w:rPr>
                <w:rFonts w:cs="Times New Roman"/>
              </w:rPr>
              <w:t>confusionnelle</w:t>
            </w:r>
          </w:p>
        </w:tc>
        <w:tc>
          <w:tcPr>
            <w:tcW w:w="2226" w:type="dxa"/>
          </w:tcPr>
          <w:p w14:paraId="14825875" w14:textId="2A466FB7" w:rsidR="00B96819" w:rsidRPr="00F408E2" w:rsidRDefault="00B96819" w:rsidP="009363B8">
            <w:pPr>
              <w:numPr>
                <w:ilvl w:val="0"/>
                <w:numId w:val="0"/>
              </w:numPr>
              <w:ind w:left="567" w:hanging="283"/>
              <w:rPr>
                <w:rFonts w:cs="Times New Roman"/>
              </w:rPr>
            </w:pPr>
            <w:r w:rsidRPr="00F408E2">
              <w:rPr>
                <w:rFonts w:cs="Times New Roman"/>
              </w:rPr>
              <w:t>+++</w:t>
            </w:r>
          </w:p>
        </w:tc>
        <w:tc>
          <w:tcPr>
            <w:tcW w:w="2227" w:type="dxa"/>
          </w:tcPr>
          <w:p w14:paraId="67884CEE" w14:textId="1C913E62" w:rsidR="00B96819" w:rsidRPr="00F408E2" w:rsidRDefault="00113ACE" w:rsidP="005D5690">
            <w:pPr>
              <w:numPr>
                <w:ilvl w:val="0"/>
                <w:numId w:val="0"/>
              </w:numPr>
              <w:rPr>
                <w:rFonts w:cs="Times New Roman"/>
              </w:rPr>
            </w:pPr>
            <w:r w:rsidRPr="00F408E2">
              <w:rPr>
                <w:rFonts w:cs="Times New Roman"/>
              </w:rPr>
              <w:t>++</w:t>
            </w:r>
          </w:p>
        </w:tc>
      </w:tr>
    </w:tbl>
    <w:p w14:paraId="68A0FA09" w14:textId="77777777" w:rsidR="00DA1FCD" w:rsidRPr="00F408E2" w:rsidRDefault="00DA1FCD" w:rsidP="005D5690">
      <w:pPr>
        <w:numPr>
          <w:ilvl w:val="0"/>
          <w:numId w:val="0"/>
        </w:numPr>
        <w:rPr>
          <w:rFonts w:cs="Times New Roman"/>
        </w:rPr>
      </w:pPr>
    </w:p>
    <w:p w14:paraId="3F14BBCD" w14:textId="0E0E7E87" w:rsidR="00CA5FA8" w:rsidRPr="00F408E2" w:rsidRDefault="00FA5F7E" w:rsidP="00CA5FA8">
      <w:pPr>
        <w:pStyle w:val="Titre1"/>
        <w:rPr>
          <w:rFonts w:cs="Times New Roman"/>
        </w:rPr>
      </w:pPr>
      <w:bookmarkStart w:id="59" w:name="_Toc196656452"/>
      <w:bookmarkStart w:id="60" w:name="_Toc196662259"/>
      <w:r w:rsidRPr="00F408E2">
        <w:rPr>
          <w:rFonts w:cs="Times New Roman"/>
        </w:rPr>
        <w:t>Diagnostic</w:t>
      </w:r>
      <w:r w:rsidR="00CA5FA8" w:rsidRPr="00F408E2">
        <w:rPr>
          <w:rFonts w:cs="Times New Roman"/>
        </w:rPr>
        <w:t xml:space="preserve"> différentiel</w:t>
      </w:r>
      <w:bookmarkEnd w:id="59"/>
      <w:bookmarkEnd w:id="60"/>
      <w:r w:rsidR="00CA5FA8" w:rsidRPr="00F408E2">
        <w:rPr>
          <w:rFonts w:cs="Times New Roman"/>
        </w:rPr>
        <w:t xml:space="preserve"> </w:t>
      </w:r>
    </w:p>
    <w:tbl>
      <w:tblPr>
        <w:tblStyle w:val="Grilledutableau"/>
        <w:tblW w:w="0" w:type="auto"/>
        <w:tblLook w:val="04A0" w:firstRow="1" w:lastRow="0" w:firstColumn="1" w:lastColumn="0" w:noHBand="0" w:noVBand="1"/>
      </w:tblPr>
      <w:tblGrid>
        <w:gridCol w:w="2226"/>
        <w:gridCol w:w="2226"/>
        <w:gridCol w:w="2227"/>
      </w:tblGrid>
      <w:tr w:rsidR="00CA5FA8" w:rsidRPr="00F408E2" w14:paraId="007B3668" w14:textId="77777777" w:rsidTr="00CA5FA8">
        <w:tc>
          <w:tcPr>
            <w:tcW w:w="2226" w:type="dxa"/>
          </w:tcPr>
          <w:p w14:paraId="58133D0E" w14:textId="1E00CD3F" w:rsidR="00CA5FA8" w:rsidRPr="00F408E2" w:rsidRDefault="00F12888" w:rsidP="00074F05">
            <w:pPr>
              <w:numPr>
                <w:ilvl w:val="0"/>
                <w:numId w:val="0"/>
              </w:numPr>
              <w:jc w:val="center"/>
              <w:rPr>
                <w:rFonts w:cs="Times New Roman"/>
                <w:b/>
                <w:bCs/>
              </w:rPr>
            </w:pPr>
            <w:r w:rsidRPr="00F408E2">
              <w:rPr>
                <w:rFonts w:cs="Times New Roman"/>
                <w:b/>
                <w:bCs/>
              </w:rPr>
              <w:t>Crises généralisées tonico</w:t>
            </w:r>
            <w:r w:rsidR="00074F05" w:rsidRPr="00F408E2">
              <w:rPr>
                <w:rFonts w:cs="Times New Roman"/>
                <w:b/>
                <w:bCs/>
              </w:rPr>
              <w:t>-</w:t>
            </w:r>
            <w:r w:rsidRPr="00F408E2">
              <w:rPr>
                <w:rFonts w:cs="Times New Roman"/>
                <w:b/>
                <w:bCs/>
              </w:rPr>
              <w:t>clonique</w:t>
            </w:r>
          </w:p>
        </w:tc>
        <w:tc>
          <w:tcPr>
            <w:tcW w:w="2226" w:type="dxa"/>
          </w:tcPr>
          <w:p w14:paraId="751A2A02" w14:textId="1FCE99C5" w:rsidR="00CA5FA8" w:rsidRPr="00F408E2" w:rsidRDefault="00F12888" w:rsidP="00074F05">
            <w:pPr>
              <w:numPr>
                <w:ilvl w:val="0"/>
                <w:numId w:val="0"/>
              </w:numPr>
              <w:jc w:val="center"/>
              <w:rPr>
                <w:rFonts w:cs="Times New Roman"/>
                <w:b/>
                <w:bCs/>
              </w:rPr>
            </w:pPr>
            <w:r w:rsidRPr="00F408E2">
              <w:rPr>
                <w:rFonts w:cs="Times New Roman"/>
                <w:b/>
                <w:bCs/>
              </w:rPr>
              <w:t>Crise focale sans altératio</w:t>
            </w:r>
            <w:r w:rsidR="00074F05" w:rsidRPr="00F408E2">
              <w:rPr>
                <w:rFonts w:cs="Times New Roman"/>
                <w:b/>
                <w:bCs/>
              </w:rPr>
              <w:t>n</w:t>
            </w:r>
            <w:r w:rsidRPr="00F408E2">
              <w:rPr>
                <w:rFonts w:cs="Times New Roman"/>
                <w:b/>
                <w:bCs/>
              </w:rPr>
              <w:t xml:space="preserve"> de la conscience</w:t>
            </w:r>
          </w:p>
        </w:tc>
        <w:tc>
          <w:tcPr>
            <w:tcW w:w="2227" w:type="dxa"/>
          </w:tcPr>
          <w:p w14:paraId="07CA8C76" w14:textId="18EEB730" w:rsidR="00CA5FA8" w:rsidRPr="00F408E2" w:rsidRDefault="00F12888" w:rsidP="00074F05">
            <w:pPr>
              <w:numPr>
                <w:ilvl w:val="0"/>
                <w:numId w:val="0"/>
              </w:numPr>
              <w:jc w:val="center"/>
              <w:rPr>
                <w:rFonts w:cs="Times New Roman"/>
                <w:b/>
                <w:bCs/>
              </w:rPr>
            </w:pPr>
            <w:r w:rsidRPr="00F408E2">
              <w:rPr>
                <w:rFonts w:cs="Times New Roman"/>
                <w:b/>
                <w:bCs/>
              </w:rPr>
              <w:t xml:space="preserve">Crise focale avec </w:t>
            </w:r>
            <w:r w:rsidR="00FA5F7E" w:rsidRPr="00F408E2">
              <w:rPr>
                <w:rFonts w:cs="Times New Roman"/>
                <w:b/>
                <w:bCs/>
              </w:rPr>
              <w:t>altération</w:t>
            </w:r>
            <w:r w:rsidRPr="00F408E2">
              <w:rPr>
                <w:rFonts w:cs="Times New Roman"/>
                <w:b/>
                <w:bCs/>
              </w:rPr>
              <w:t xml:space="preserve"> de la conscience</w:t>
            </w:r>
          </w:p>
        </w:tc>
      </w:tr>
      <w:tr w:rsidR="00CA5FA8" w:rsidRPr="00F408E2" w14:paraId="1527AB9E" w14:textId="77777777" w:rsidTr="00CA5FA8">
        <w:tc>
          <w:tcPr>
            <w:tcW w:w="2226" w:type="dxa"/>
          </w:tcPr>
          <w:p w14:paraId="11E2D55A" w14:textId="34F6EBFF" w:rsidR="00CA5FA8" w:rsidRPr="00F408E2" w:rsidRDefault="00F12888" w:rsidP="00CA5FA8">
            <w:pPr>
              <w:numPr>
                <w:ilvl w:val="0"/>
                <w:numId w:val="0"/>
              </w:numPr>
              <w:rPr>
                <w:rFonts w:cs="Times New Roman"/>
              </w:rPr>
            </w:pPr>
            <w:r w:rsidRPr="00F408E2">
              <w:rPr>
                <w:rFonts w:cs="Times New Roman"/>
              </w:rPr>
              <w:t xml:space="preserve">Syncope </w:t>
            </w:r>
          </w:p>
        </w:tc>
        <w:tc>
          <w:tcPr>
            <w:tcW w:w="2226" w:type="dxa"/>
          </w:tcPr>
          <w:p w14:paraId="461F9F8F" w14:textId="3EEC5872" w:rsidR="00CA5FA8" w:rsidRPr="00F408E2" w:rsidRDefault="00F12888" w:rsidP="00CA5FA8">
            <w:pPr>
              <w:numPr>
                <w:ilvl w:val="0"/>
                <w:numId w:val="0"/>
              </w:numPr>
              <w:rPr>
                <w:rFonts w:cs="Times New Roman"/>
              </w:rPr>
            </w:pPr>
            <w:r w:rsidRPr="00F408E2">
              <w:rPr>
                <w:rFonts w:cs="Times New Roman"/>
              </w:rPr>
              <w:t xml:space="preserve">Accident ischémique transitoire </w:t>
            </w:r>
          </w:p>
        </w:tc>
        <w:tc>
          <w:tcPr>
            <w:tcW w:w="2227" w:type="dxa"/>
          </w:tcPr>
          <w:p w14:paraId="46390954" w14:textId="6D747BCF" w:rsidR="00CA5FA8" w:rsidRPr="00F408E2" w:rsidRDefault="00F12888" w:rsidP="00CA5FA8">
            <w:pPr>
              <w:numPr>
                <w:ilvl w:val="0"/>
                <w:numId w:val="0"/>
              </w:numPr>
              <w:rPr>
                <w:rFonts w:cs="Times New Roman"/>
              </w:rPr>
            </w:pPr>
            <w:r w:rsidRPr="00F408E2">
              <w:rPr>
                <w:rFonts w:cs="Times New Roman"/>
              </w:rPr>
              <w:t xml:space="preserve">Accès de colère ou </w:t>
            </w:r>
            <w:r w:rsidR="00FA5F7E" w:rsidRPr="00F408E2">
              <w:rPr>
                <w:rFonts w:cs="Times New Roman"/>
              </w:rPr>
              <w:t>crise</w:t>
            </w:r>
            <w:r w:rsidRPr="00F408E2">
              <w:rPr>
                <w:rFonts w:cs="Times New Roman"/>
              </w:rPr>
              <w:t xml:space="preserve"> d’agitation </w:t>
            </w:r>
          </w:p>
        </w:tc>
      </w:tr>
      <w:tr w:rsidR="00CA5FA8" w:rsidRPr="00F408E2" w14:paraId="62E99D05" w14:textId="77777777" w:rsidTr="00CA5FA8">
        <w:tc>
          <w:tcPr>
            <w:tcW w:w="2226" w:type="dxa"/>
          </w:tcPr>
          <w:p w14:paraId="2DEF868B" w14:textId="5E5113E8" w:rsidR="00CA5FA8" w:rsidRPr="00F408E2" w:rsidRDefault="00F12888" w:rsidP="00CA5FA8">
            <w:pPr>
              <w:numPr>
                <w:ilvl w:val="0"/>
                <w:numId w:val="0"/>
              </w:numPr>
              <w:rPr>
                <w:rFonts w:cs="Times New Roman"/>
              </w:rPr>
            </w:pPr>
            <w:r w:rsidRPr="00F408E2">
              <w:rPr>
                <w:rFonts w:cs="Times New Roman"/>
              </w:rPr>
              <w:t xml:space="preserve">Crise psychogène </w:t>
            </w:r>
          </w:p>
        </w:tc>
        <w:tc>
          <w:tcPr>
            <w:tcW w:w="2226" w:type="dxa"/>
          </w:tcPr>
          <w:p w14:paraId="0BEF8ECD" w14:textId="77777777" w:rsidR="00CA5FA8" w:rsidRPr="00F408E2" w:rsidRDefault="00F12888" w:rsidP="00CA5FA8">
            <w:pPr>
              <w:numPr>
                <w:ilvl w:val="0"/>
                <w:numId w:val="0"/>
              </w:numPr>
              <w:rPr>
                <w:rFonts w:cs="Times New Roman"/>
              </w:rPr>
            </w:pPr>
            <w:r w:rsidRPr="00F408E2">
              <w:rPr>
                <w:rFonts w:cs="Times New Roman"/>
              </w:rPr>
              <w:t xml:space="preserve">Migraine avec aura </w:t>
            </w:r>
          </w:p>
          <w:p w14:paraId="1BDEF542" w14:textId="77777777" w:rsidR="000A018D" w:rsidRPr="00F408E2" w:rsidRDefault="000A018D" w:rsidP="00CA5FA8">
            <w:pPr>
              <w:numPr>
                <w:ilvl w:val="0"/>
                <w:numId w:val="0"/>
              </w:numPr>
              <w:rPr>
                <w:rFonts w:cs="Times New Roman"/>
              </w:rPr>
            </w:pPr>
          </w:p>
          <w:p w14:paraId="7CB7C5E4" w14:textId="77777777" w:rsidR="005449BF" w:rsidRPr="00F408E2" w:rsidRDefault="005449BF" w:rsidP="00CA5FA8">
            <w:pPr>
              <w:numPr>
                <w:ilvl w:val="0"/>
                <w:numId w:val="0"/>
              </w:numPr>
              <w:rPr>
                <w:rFonts w:cs="Times New Roman"/>
              </w:rPr>
            </w:pPr>
          </w:p>
          <w:p w14:paraId="20C19E8D" w14:textId="77777777" w:rsidR="005449BF" w:rsidRPr="00F408E2" w:rsidRDefault="005449BF" w:rsidP="00CA5FA8">
            <w:pPr>
              <w:numPr>
                <w:ilvl w:val="0"/>
                <w:numId w:val="0"/>
              </w:numPr>
              <w:rPr>
                <w:rFonts w:cs="Times New Roman"/>
              </w:rPr>
            </w:pPr>
          </w:p>
          <w:p w14:paraId="59095A89" w14:textId="6E31EC0F" w:rsidR="000A018D" w:rsidRPr="00F408E2" w:rsidRDefault="000A018D" w:rsidP="00CA5FA8">
            <w:pPr>
              <w:numPr>
                <w:ilvl w:val="0"/>
                <w:numId w:val="0"/>
              </w:numPr>
              <w:rPr>
                <w:rFonts w:cs="Times New Roman"/>
              </w:rPr>
            </w:pPr>
            <w:r w:rsidRPr="00F408E2">
              <w:rPr>
                <w:rFonts w:cs="Times New Roman"/>
              </w:rPr>
              <w:t>Crises d’angoisse et at</w:t>
            </w:r>
            <w:r w:rsidR="00B32C24" w:rsidRPr="00F408E2">
              <w:rPr>
                <w:rFonts w:cs="Times New Roman"/>
              </w:rPr>
              <w:t>ta</w:t>
            </w:r>
            <w:r w:rsidRPr="00F408E2">
              <w:rPr>
                <w:rFonts w:cs="Times New Roman"/>
              </w:rPr>
              <w:t>que de panique</w:t>
            </w:r>
          </w:p>
        </w:tc>
        <w:tc>
          <w:tcPr>
            <w:tcW w:w="2227" w:type="dxa"/>
          </w:tcPr>
          <w:p w14:paraId="78094A9A" w14:textId="62114E06" w:rsidR="00CA5FA8" w:rsidRPr="00F408E2" w:rsidRDefault="00F12888" w:rsidP="00CA5FA8">
            <w:pPr>
              <w:numPr>
                <w:ilvl w:val="0"/>
                <w:numId w:val="0"/>
              </w:numPr>
              <w:rPr>
                <w:rFonts w:cs="Times New Roman"/>
              </w:rPr>
            </w:pPr>
            <w:r w:rsidRPr="00F408E2">
              <w:rPr>
                <w:rFonts w:cs="Times New Roman"/>
              </w:rPr>
              <w:t>Par</w:t>
            </w:r>
            <w:r w:rsidR="00FA5F7E">
              <w:rPr>
                <w:rFonts w:cs="Times New Roman"/>
              </w:rPr>
              <w:t>a</w:t>
            </w:r>
            <w:r w:rsidRPr="00F408E2">
              <w:rPr>
                <w:rFonts w:cs="Times New Roman"/>
              </w:rPr>
              <w:t>somn</w:t>
            </w:r>
            <w:r w:rsidR="00B32C24" w:rsidRPr="00F408E2">
              <w:rPr>
                <w:rFonts w:cs="Times New Roman"/>
              </w:rPr>
              <w:t>i</w:t>
            </w:r>
            <w:r w:rsidRPr="00F408E2">
              <w:rPr>
                <w:rFonts w:cs="Times New Roman"/>
              </w:rPr>
              <w:t>es (somnambulisme</w:t>
            </w:r>
            <w:r w:rsidR="003B345A" w:rsidRPr="00F408E2">
              <w:rPr>
                <w:rFonts w:cs="Times New Roman"/>
              </w:rPr>
              <w:t>,</w:t>
            </w:r>
            <w:r w:rsidRPr="00F408E2">
              <w:rPr>
                <w:rFonts w:cs="Times New Roman"/>
              </w:rPr>
              <w:t xml:space="preserve"> </w:t>
            </w:r>
            <w:r w:rsidR="00FA5F7E" w:rsidRPr="00F408E2">
              <w:rPr>
                <w:rFonts w:cs="Times New Roman"/>
              </w:rPr>
              <w:t>terreurs</w:t>
            </w:r>
            <w:r w:rsidRPr="00F408E2">
              <w:rPr>
                <w:rFonts w:cs="Times New Roman"/>
              </w:rPr>
              <w:t xml:space="preserve"> </w:t>
            </w:r>
            <w:r w:rsidR="00FA5F7E" w:rsidRPr="00F408E2">
              <w:rPr>
                <w:rFonts w:cs="Times New Roman"/>
              </w:rPr>
              <w:t>nocturnes</w:t>
            </w:r>
            <w:r w:rsidRPr="00F408E2">
              <w:rPr>
                <w:rFonts w:cs="Times New Roman"/>
              </w:rPr>
              <w:t>)</w:t>
            </w:r>
          </w:p>
          <w:p w14:paraId="0C78F13F" w14:textId="77777777" w:rsidR="005449BF" w:rsidRPr="00F408E2" w:rsidRDefault="005449BF" w:rsidP="00CA5FA8">
            <w:pPr>
              <w:numPr>
                <w:ilvl w:val="0"/>
                <w:numId w:val="0"/>
              </w:numPr>
              <w:rPr>
                <w:rFonts w:cs="Times New Roman"/>
              </w:rPr>
            </w:pPr>
          </w:p>
          <w:p w14:paraId="56E32404" w14:textId="2D2755DE" w:rsidR="000A018D" w:rsidRPr="00F408E2" w:rsidRDefault="00FA5F7E" w:rsidP="00CA5FA8">
            <w:pPr>
              <w:numPr>
                <w:ilvl w:val="0"/>
                <w:numId w:val="0"/>
              </w:numPr>
              <w:rPr>
                <w:rFonts w:cs="Times New Roman"/>
              </w:rPr>
            </w:pPr>
            <w:r w:rsidRPr="00F408E2">
              <w:rPr>
                <w:rFonts w:cs="Times New Roman"/>
              </w:rPr>
              <w:t>Ictus</w:t>
            </w:r>
            <w:r w:rsidR="000A018D" w:rsidRPr="00F408E2">
              <w:rPr>
                <w:rFonts w:cs="Times New Roman"/>
              </w:rPr>
              <w:t xml:space="preserve"> amnésique</w:t>
            </w:r>
            <w:r w:rsidR="00C63B12" w:rsidRPr="00F408E2">
              <w:rPr>
                <w:rFonts w:cs="Times New Roman"/>
              </w:rPr>
              <w:t xml:space="preserve"> </w:t>
            </w:r>
            <w:r w:rsidR="009C0AEB" w:rsidRPr="00F408E2">
              <w:rPr>
                <w:rFonts w:cs="Times New Roman"/>
              </w:rPr>
              <w:t>(AVC dans l’</w:t>
            </w:r>
            <w:r w:rsidRPr="00F408E2">
              <w:rPr>
                <w:rFonts w:cs="Times New Roman"/>
              </w:rPr>
              <w:t>hippocampe</w:t>
            </w:r>
            <w:r w:rsidR="009C0AEB" w:rsidRPr="00F408E2">
              <w:rPr>
                <w:rFonts w:cs="Times New Roman"/>
              </w:rPr>
              <w:t>)</w:t>
            </w:r>
          </w:p>
        </w:tc>
      </w:tr>
    </w:tbl>
    <w:p w14:paraId="39E0C79B" w14:textId="0BF912A7" w:rsidR="00CA5FA8" w:rsidRPr="00F408E2" w:rsidRDefault="006C26DD" w:rsidP="006C26DD">
      <w:pPr>
        <w:pStyle w:val="Titre2"/>
        <w:rPr>
          <w:rFonts w:cs="Times New Roman"/>
        </w:rPr>
      </w:pPr>
      <w:bookmarkStart w:id="61" w:name="_Toc196656453"/>
      <w:bookmarkStart w:id="62" w:name="_Toc196662260"/>
      <w:r w:rsidRPr="00F408E2">
        <w:rPr>
          <w:rFonts w:cs="Times New Roman"/>
        </w:rPr>
        <w:t>Diagnostic étiologique</w:t>
      </w:r>
      <w:bookmarkEnd w:id="61"/>
      <w:bookmarkEnd w:id="62"/>
      <w:r w:rsidRPr="00F408E2">
        <w:rPr>
          <w:rFonts w:cs="Times New Roman"/>
        </w:rPr>
        <w:t xml:space="preserve"> </w:t>
      </w:r>
    </w:p>
    <w:p w14:paraId="49A640D1" w14:textId="62BC917F" w:rsidR="006C26DD" w:rsidRPr="00F408E2" w:rsidRDefault="006C26DD" w:rsidP="006C26DD">
      <w:pPr>
        <w:rPr>
          <w:rFonts w:cs="Times New Roman"/>
        </w:rPr>
      </w:pPr>
      <w:r w:rsidRPr="00F408E2">
        <w:rPr>
          <w:rFonts w:cs="Times New Roman"/>
        </w:rPr>
        <w:t>Enquête étiologique</w:t>
      </w:r>
      <w:r w:rsidR="00EC3244">
        <w:rPr>
          <w:rFonts w:cs="Times New Roman"/>
        </w:rPr>
        <w:t> </w:t>
      </w:r>
      <w:r w:rsidRPr="00F408E2">
        <w:rPr>
          <w:rFonts w:cs="Times New Roman"/>
        </w:rPr>
        <w:t xml:space="preserve">: </w:t>
      </w:r>
    </w:p>
    <w:p w14:paraId="743CBA33" w14:textId="20AED74F" w:rsidR="006C26DD" w:rsidRPr="00F408E2" w:rsidRDefault="00FA5F7E" w:rsidP="004237A4">
      <w:pPr>
        <w:numPr>
          <w:ilvl w:val="1"/>
          <w:numId w:val="4"/>
        </w:numPr>
        <w:rPr>
          <w:rFonts w:cs="Times New Roman"/>
        </w:rPr>
      </w:pPr>
      <w:r w:rsidRPr="00F408E2">
        <w:rPr>
          <w:rFonts w:cs="Times New Roman"/>
        </w:rPr>
        <w:t>Antécédent</w:t>
      </w:r>
      <w:r w:rsidR="00EC3244">
        <w:rPr>
          <w:rFonts w:cs="Times New Roman"/>
        </w:rPr>
        <w:t> </w:t>
      </w:r>
      <w:r w:rsidR="006C26DD" w:rsidRPr="00F408E2">
        <w:rPr>
          <w:rFonts w:cs="Times New Roman"/>
        </w:rPr>
        <w:t xml:space="preserve">: </w:t>
      </w:r>
      <w:r w:rsidRPr="00F408E2">
        <w:rPr>
          <w:rFonts w:cs="Times New Roman"/>
        </w:rPr>
        <w:t>traumatisme</w:t>
      </w:r>
      <w:r w:rsidR="006C26DD" w:rsidRPr="00F408E2">
        <w:rPr>
          <w:rFonts w:cs="Times New Roman"/>
        </w:rPr>
        <w:t xml:space="preserve"> et </w:t>
      </w:r>
      <w:r w:rsidRPr="00F408E2">
        <w:rPr>
          <w:rFonts w:cs="Times New Roman"/>
        </w:rPr>
        <w:t>infection</w:t>
      </w:r>
      <w:r w:rsidR="006C26DD" w:rsidRPr="00F408E2">
        <w:rPr>
          <w:rFonts w:cs="Times New Roman"/>
        </w:rPr>
        <w:t xml:space="preserve"> encéphalique périnataux</w:t>
      </w:r>
      <w:r w:rsidR="003B345A" w:rsidRPr="00F408E2">
        <w:rPr>
          <w:rFonts w:cs="Times New Roman"/>
        </w:rPr>
        <w:t>,</w:t>
      </w:r>
      <w:r w:rsidR="006C26DD" w:rsidRPr="00F408E2">
        <w:rPr>
          <w:rFonts w:cs="Times New Roman"/>
        </w:rPr>
        <w:t xml:space="preserve"> ictère néonat</w:t>
      </w:r>
      <w:r w:rsidR="0064155B" w:rsidRPr="00F408E2">
        <w:rPr>
          <w:rFonts w:cs="Times New Roman"/>
        </w:rPr>
        <w:t>a</w:t>
      </w:r>
      <w:r w:rsidR="006C26DD" w:rsidRPr="00F408E2">
        <w:rPr>
          <w:rFonts w:cs="Times New Roman"/>
        </w:rPr>
        <w:t>le</w:t>
      </w:r>
      <w:r w:rsidR="003B345A" w:rsidRPr="00F408E2">
        <w:rPr>
          <w:rFonts w:cs="Times New Roman"/>
        </w:rPr>
        <w:t>,</w:t>
      </w:r>
      <w:r w:rsidR="006C26DD" w:rsidRPr="00F408E2">
        <w:rPr>
          <w:rFonts w:cs="Times New Roman"/>
        </w:rPr>
        <w:t xml:space="preserve"> épil</w:t>
      </w:r>
      <w:r w:rsidR="00F913F6" w:rsidRPr="00F408E2">
        <w:rPr>
          <w:rFonts w:cs="Times New Roman"/>
        </w:rPr>
        <w:t>e</w:t>
      </w:r>
      <w:r w:rsidR="006C26DD" w:rsidRPr="00F408E2">
        <w:rPr>
          <w:rFonts w:cs="Times New Roman"/>
        </w:rPr>
        <w:t>psie familiale âge-dépendantes</w:t>
      </w:r>
      <w:r w:rsidR="003B345A" w:rsidRPr="00F408E2">
        <w:rPr>
          <w:rFonts w:cs="Times New Roman"/>
        </w:rPr>
        <w:t>,</w:t>
      </w:r>
      <w:r w:rsidR="006C26DD" w:rsidRPr="00F408E2">
        <w:rPr>
          <w:rFonts w:cs="Times New Roman"/>
        </w:rPr>
        <w:t xml:space="preserve"> accidente vois </w:t>
      </w:r>
      <w:r w:rsidRPr="00F408E2">
        <w:rPr>
          <w:rFonts w:cs="Times New Roman"/>
        </w:rPr>
        <w:t>publique</w:t>
      </w:r>
      <w:r w:rsidR="006C26DD" w:rsidRPr="00F408E2">
        <w:rPr>
          <w:rFonts w:cs="Times New Roman"/>
        </w:rPr>
        <w:t xml:space="preserve"> int</w:t>
      </w:r>
      <w:r w:rsidR="0064155B" w:rsidRPr="00F408E2">
        <w:rPr>
          <w:rFonts w:cs="Times New Roman"/>
        </w:rPr>
        <w:t>o</w:t>
      </w:r>
      <w:r w:rsidR="006C26DD" w:rsidRPr="00F408E2">
        <w:rPr>
          <w:rFonts w:cs="Times New Roman"/>
        </w:rPr>
        <w:t>xications</w:t>
      </w:r>
      <w:r w:rsidR="003B345A" w:rsidRPr="00F408E2">
        <w:rPr>
          <w:rFonts w:cs="Times New Roman"/>
        </w:rPr>
        <w:t>,</w:t>
      </w:r>
      <w:r w:rsidR="006C26DD" w:rsidRPr="00F408E2">
        <w:rPr>
          <w:rFonts w:cs="Times New Roman"/>
        </w:rPr>
        <w:t xml:space="preserve"> prise de </w:t>
      </w:r>
      <w:r w:rsidRPr="00F408E2">
        <w:rPr>
          <w:rFonts w:cs="Times New Roman"/>
        </w:rPr>
        <w:t>médicament</w:t>
      </w:r>
      <w:r w:rsidR="006C26DD" w:rsidRPr="00F408E2">
        <w:rPr>
          <w:rFonts w:cs="Times New Roman"/>
        </w:rPr>
        <w:t xml:space="preserve"> épi</w:t>
      </w:r>
      <w:r w:rsidR="007458EA" w:rsidRPr="00F408E2">
        <w:rPr>
          <w:rFonts w:cs="Times New Roman"/>
        </w:rPr>
        <w:t xml:space="preserve">leptogènes </w:t>
      </w:r>
    </w:p>
    <w:p w14:paraId="09D95FC0" w14:textId="410523CB" w:rsidR="007458EA" w:rsidRPr="00F408E2" w:rsidRDefault="007458EA" w:rsidP="004237A4">
      <w:pPr>
        <w:numPr>
          <w:ilvl w:val="1"/>
          <w:numId w:val="4"/>
        </w:numPr>
        <w:rPr>
          <w:rFonts w:cs="Times New Roman"/>
        </w:rPr>
      </w:pPr>
      <w:r w:rsidRPr="00F408E2">
        <w:rPr>
          <w:rFonts w:cs="Times New Roman"/>
        </w:rPr>
        <w:lastRenderedPageBreak/>
        <w:t>Mode de vie</w:t>
      </w:r>
      <w:r w:rsidR="00EC3244">
        <w:rPr>
          <w:rFonts w:cs="Times New Roman"/>
        </w:rPr>
        <w:t> </w:t>
      </w:r>
      <w:r w:rsidRPr="00F408E2">
        <w:rPr>
          <w:rFonts w:cs="Times New Roman"/>
        </w:rPr>
        <w:t>: alcoolisme</w:t>
      </w:r>
      <w:r w:rsidR="003B345A" w:rsidRPr="00F408E2">
        <w:rPr>
          <w:rFonts w:cs="Times New Roman"/>
        </w:rPr>
        <w:t>,</w:t>
      </w:r>
      <w:r w:rsidRPr="00F408E2">
        <w:rPr>
          <w:rFonts w:cs="Times New Roman"/>
        </w:rPr>
        <w:t xml:space="preserve"> vies ou</w:t>
      </w:r>
      <w:r w:rsidR="0064155B" w:rsidRPr="00F408E2">
        <w:rPr>
          <w:rFonts w:cs="Times New Roman"/>
        </w:rPr>
        <w:t xml:space="preserve"> travail</w:t>
      </w:r>
      <w:r w:rsidRPr="00F408E2">
        <w:rPr>
          <w:rFonts w:cs="Times New Roman"/>
        </w:rPr>
        <w:t xml:space="preserve"> nocturne </w:t>
      </w:r>
    </w:p>
    <w:p w14:paraId="5FD07967" w14:textId="594F6B4E" w:rsidR="007458EA" w:rsidRPr="00F408E2" w:rsidRDefault="007458EA" w:rsidP="007458EA">
      <w:pPr>
        <w:rPr>
          <w:rFonts w:cs="Times New Roman"/>
        </w:rPr>
      </w:pPr>
      <w:r w:rsidRPr="00F408E2">
        <w:rPr>
          <w:rFonts w:cs="Times New Roman"/>
        </w:rPr>
        <w:t>Investigation</w:t>
      </w:r>
      <w:r w:rsidR="00EC3244">
        <w:rPr>
          <w:rFonts w:cs="Times New Roman"/>
        </w:rPr>
        <w:t> </w:t>
      </w:r>
      <w:r w:rsidRPr="00F408E2">
        <w:rPr>
          <w:rFonts w:cs="Times New Roman"/>
        </w:rPr>
        <w:t xml:space="preserve">: IRM encéphalique avec IV / EEG </w:t>
      </w:r>
    </w:p>
    <w:tbl>
      <w:tblPr>
        <w:tblStyle w:val="Grilledutableau"/>
        <w:tblW w:w="6826" w:type="dxa"/>
        <w:tblLook w:val="04A0" w:firstRow="1" w:lastRow="0" w:firstColumn="1" w:lastColumn="0" w:noHBand="0" w:noVBand="1"/>
      </w:tblPr>
      <w:tblGrid>
        <w:gridCol w:w="3413"/>
        <w:gridCol w:w="3413"/>
      </w:tblGrid>
      <w:tr w:rsidR="00E90C61" w:rsidRPr="00FA5F7E" w14:paraId="05207E20" w14:textId="77777777" w:rsidTr="00E90C61">
        <w:trPr>
          <w:trHeight w:val="261"/>
        </w:trPr>
        <w:tc>
          <w:tcPr>
            <w:tcW w:w="3413" w:type="dxa"/>
          </w:tcPr>
          <w:p w14:paraId="5AD68528" w14:textId="5795EAC1" w:rsidR="00E90C61" w:rsidRPr="00FA5F7E" w:rsidRDefault="00111D95" w:rsidP="00FA5F7E">
            <w:pPr>
              <w:numPr>
                <w:ilvl w:val="0"/>
                <w:numId w:val="0"/>
              </w:numPr>
              <w:jc w:val="center"/>
              <w:rPr>
                <w:rFonts w:cs="Times New Roman"/>
                <w:b/>
              </w:rPr>
            </w:pPr>
            <w:r w:rsidRPr="00FA5F7E">
              <w:rPr>
                <w:rFonts w:cs="Times New Roman"/>
                <w:b/>
              </w:rPr>
              <w:t>Type d’épilepsie</w:t>
            </w:r>
          </w:p>
        </w:tc>
        <w:tc>
          <w:tcPr>
            <w:tcW w:w="3413" w:type="dxa"/>
          </w:tcPr>
          <w:p w14:paraId="72BF33EF" w14:textId="6DFD998F" w:rsidR="00E90C61" w:rsidRPr="00FA5F7E" w:rsidRDefault="00FA5F7E" w:rsidP="00FA5F7E">
            <w:pPr>
              <w:numPr>
                <w:ilvl w:val="0"/>
                <w:numId w:val="0"/>
              </w:numPr>
              <w:jc w:val="center"/>
              <w:rPr>
                <w:rFonts w:cs="Times New Roman"/>
                <w:b/>
              </w:rPr>
            </w:pPr>
            <w:r w:rsidRPr="00FA5F7E">
              <w:rPr>
                <w:rFonts w:cs="Times New Roman"/>
                <w:b/>
              </w:rPr>
              <w:t>Exemples</w:t>
            </w:r>
          </w:p>
        </w:tc>
      </w:tr>
      <w:tr w:rsidR="00E90C61" w:rsidRPr="00F408E2" w14:paraId="3584EFAC" w14:textId="77777777" w:rsidTr="00E90C61">
        <w:trPr>
          <w:trHeight w:val="261"/>
        </w:trPr>
        <w:tc>
          <w:tcPr>
            <w:tcW w:w="3413" w:type="dxa"/>
          </w:tcPr>
          <w:p w14:paraId="4A934EEB" w14:textId="2D32BC43" w:rsidR="00E90C61" w:rsidRPr="00F408E2" w:rsidRDefault="00111D95" w:rsidP="00E90C61">
            <w:pPr>
              <w:numPr>
                <w:ilvl w:val="0"/>
                <w:numId w:val="0"/>
              </w:numPr>
              <w:rPr>
                <w:rFonts w:cs="Times New Roman"/>
              </w:rPr>
            </w:pPr>
            <w:r w:rsidRPr="00F408E2">
              <w:rPr>
                <w:rFonts w:cs="Times New Roman"/>
                <w:b/>
                <w:bCs/>
              </w:rPr>
              <w:t>Génétique</w:t>
            </w:r>
            <w:r w:rsidR="00EC3244">
              <w:rPr>
                <w:rFonts w:cs="Times New Roman"/>
              </w:rPr>
              <w:t> </w:t>
            </w:r>
            <w:r w:rsidRPr="00F408E2">
              <w:rPr>
                <w:rFonts w:cs="Times New Roman"/>
              </w:rPr>
              <w:t>: anomalie génétique contribue directemen</w:t>
            </w:r>
            <w:r w:rsidR="00DF4E90" w:rsidRPr="00F408E2">
              <w:rPr>
                <w:rFonts w:cs="Times New Roman"/>
              </w:rPr>
              <w:t>t</w:t>
            </w:r>
            <w:r w:rsidRPr="00F408E2">
              <w:rPr>
                <w:rFonts w:cs="Times New Roman"/>
              </w:rPr>
              <w:t>) l’</w:t>
            </w:r>
            <w:r w:rsidR="00FA5F7E" w:rsidRPr="00F408E2">
              <w:rPr>
                <w:rFonts w:cs="Times New Roman"/>
              </w:rPr>
              <w:t>épilepsie</w:t>
            </w:r>
            <w:r w:rsidRPr="00F408E2">
              <w:rPr>
                <w:rFonts w:cs="Times New Roman"/>
              </w:rPr>
              <w:t xml:space="preserve"> et les CE sont pr</w:t>
            </w:r>
            <w:r w:rsidR="00DF4E90" w:rsidRPr="00F408E2">
              <w:rPr>
                <w:rFonts w:cs="Times New Roman"/>
              </w:rPr>
              <w:t>i</w:t>
            </w:r>
            <w:r w:rsidRPr="00F408E2">
              <w:rPr>
                <w:rFonts w:cs="Times New Roman"/>
              </w:rPr>
              <w:t xml:space="preserve">ncipales symptômes de l’affection </w:t>
            </w:r>
          </w:p>
        </w:tc>
        <w:tc>
          <w:tcPr>
            <w:tcW w:w="3413" w:type="dxa"/>
          </w:tcPr>
          <w:p w14:paraId="1047572E" w14:textId="4F96255E" w:rsidR="00E90C61" w:rsidRPr="00F408E2" w:rsidRDefault="00FA5F7E" w:rsidP="00E90C61">
            <w:pPr>
              <w:numPr>
                <w:ilvl w:val="0"/>
                <w:numId w:val="0"/>
              </w:numPr>
              <w:rPr>
                <w:rFonts w:cs="Times New Roman"/>
              </w:rPr>
            </w:pPr>
            <w:r>
              <w:rPr>
                <w:rFonts w:cs="Times New Roman"/>
              </w:rPr>
              <w:t>Can</w:t>
            </w:r>
            <w:r w:rsidR="00111D95" w:rsidRPr="00F408E2">
              <w:rPr>
                <w:rFonts w:cs="Times New Roman"/>
              </w:rPr>
              <w:t>alopathies</w:t>
            </w:r>
            <w:r w:rsidR="00F068F8" w:rsidRPr="00F408E2">
              <w:rPr>
                <w:rFonts w:cs="Times New Roman"/>
              </w:rPr>
              <w:t>,</w:t>
            </w:r>
            <w:r w:rsidR="00111D95" w:rsidRPr="00F408E2">
              <w:rPr>
                <w:rFonts w:cs="Times New Roman"/>
              </w:rPr>
              <w:t xml:space="preserve"> déficit en GLUT-1</w:t>
            </w:r>
          </w:p>
        </w:tc>
      </w:tr>
      <w:tr w:rsidR="00E90C61" w:rsidRPr="00F408E2" w14:paraId="0A5D5B78" w14:textId="77777777" w:rsidTr="00E90C61">
        <w:trPr>
          <w:trHeight w:val="261"/>
        </w:trPr>
        <w:tc>
          <w:tcPr>
            <w:tcW w:w="3413" w:type="dxa"/>
          </w:tcPr>
          <w:p w14:paraId="47EB6443" w14:textId="5075BCE7" w:rsidR="00E90C61" w:rsidRPr="00F408E2" w:rsidRDefault="00FA5F7E" w:rsidP="00E90C61">
            <w:pPr>
              <w:numPr>
                <w:ilvl w:val="0"/>
                <w:numId w:val="0"/>
              </w:numPr>
              <w:rPr>
                <w:rFonts w:cs="Times New Roman"/>
              </w:rPr>
            </w:pPr>
            <w:r w:rsidRPr="00F408E2">
              <w:rPr>
                <w:rFonts w:cs="Times New Roman"/>
                <w:b/>
                <w:bCs/>
              </w:rPr>
              <w:t>Structure</w:t>
            </w:r>
            <w:r w:rsidR="001550B6" w:rsidRPr="00F408E2">
              <w:rPr>
                <w:rFonts w:cs="Times New Roman"/>
              </w:rPr>
              <w:t xml:space="preserve"> </w:t>
            </w:r>
            <w:r w:rsidR="00EC3244">
              <w:rPr>
                <w:rFonts w:cs="Times New Roman"/>
              </w:rPr>
              <w:t>–</w:t>
            </w:r>
            <w:r w:rsidRPr="00F408E2">
              <w:rPr>
                <w:rFonts w:cs="Times New Roman"/>
                <w:b/>
                <w:bCs/>
              </w:rPr>
              <w:t>métabolique</w:t>
            </w:r>
            <w:r w:rsidR="00EC3244">
              <w:rPr>
                <w:rFonts w:cs="Times New Roman"/>
              </w:rPr>
              <w:t> </w:t>
            </w:r>
            <w:r w:rsidR="001550B6" w:rsidRPr="00F408E2">
              <w:rPr>
                <w:rFonts w:cs="Times New Roman"/>
              </w:rPr>
              <w:t xml:space="preserve">: en </w:t>
            </w:r>
            <w:r w:rsidRPr="00F408E2">
              <w:rPr>
                <w:rFonts w:cs="Times New Roman"/>
              </w:rPr>
              <w:t>relation</w:t>
            </w:r>
            <w:r w:rsidR="001550B6" w:rsidRPr="00F408E2">
              <w:rPr>
                <w:rFonts w:cs="Times New Roman"/>
              </w:rPr>
              <w:t xml:space="preserve"> avec une anomalie structurelle ou métabolique du cerveau </w:t>
            </w:r>
          </w:p>
        </w:tc>
        <w:tc>
          <w:tcPr>
            <w:tcW w:w="3413" w:type="dxa"/>
          </w:tcPr>
          <w:p w14:paraId="2C7242D2" w14:textId="4847209F" w:rsidR="00E90C61" w:rsidRPr="00F408E2" w:rsidRDefault="001550B6" w:rsidP="00E90C61">
            <w:pPr>
              <w:numPr>
                <w:ilvl w:val="0"/>
                <w:numId w:val="0"/>
              </w:numPr>
              <w:rPr>
                <w:rFonts w:cs="Times New Roman"/>
              </w:rPr>
            </w:pPr>
            <w:r w:rsidRPr="00F408E2">
              <w:rPr>
                <w:rFonts w:cs="Times New Roman"/>
              </w:rPr>
              <w:t>Sclérose tubreuse</w:t>
            </w:r>
            <w:r w:rsidR="003B345A" w:rsidRPr="00F408E2">
              <w:rPr>
                <w:rFonts w:cs="Times New Roman"/>
              </w:rPr>
              <w:t>,</w:t>
            </w:r>
            <w:r w:rsidRPr="00F408E2">
              <w:rPr>
                <w:rFonts w:cs="Times New Roman"/>
              </w:rPr>
              <w:t xml:space="preserve"> </w:t>
            </w:r>
            <w:r w:rsidR="00FA5F7E" w:rsidRPr="00F408E2">
              <w:rPr>
                <w:rFonts w:cs="Times New Roman"/>
              </w:rPr>
              <w:t>malformation</w:t>
            </w:r>
            <w:r w:rsidRPr="00F408E2">
              <w:rPr>
                <w:rFonts w:cs="Times New Roman"/>
              </w:rPr>
              <w:t xml:space="preserve"> cor</w:t>
            </w:r>
            <w:r w:rsidR="00FA5F7E">
              <w:rPr>
                <w:rFonts w:cs="Times New Roman"/>
              </w:rPr>
              <w:t>ti</w:t>
            </w:r>
            <w:r w:rsidRPr="00F408E2">
              <w:rPr>
                <w:rFonts w:cs="Times New Roman"/>
              </w:rPr>
              <w:t>cale …</w:t>
            </w:r>
          </w:p>
        </w:tc>
      </w:tr>
      <w:tr w:rsidR="001550B6" w:rsidRPr="00F408E2" w14:paraId="0807BEE8" w14:textId="77777777" w:rsidTr="00E90C61">
        <w:trPr>
          <w:trHeight w:val="261"/>
        </w:trPr>
        <w:tc>
          <w:tcPr>
            <w:tcW w:w="3413" w:type="dxa"/>
          </w:tcPr>
          <w:p w14:paraId="3D86377B" w14:textId="65E99D25" w:rsidR="001550B6" w:rsidRPr="00F408E2" w:rsidRDefault="001550B6" w:rsidP="00E90C61">
            <w:pPr>
              <w:numPr>
                <w:ilvl w:val="0"/>
                <w:numId w:val="0"/>
              </w:numPr>
              <w:rPr>
                <w:rFonts w:cs="Times New Roman"/>
              </w:rPr>
            </w:pPr>
            <w:r w:rsidRPr="00F408E2">
              <w:rPr>
                <w:rFonts w:cs="Times New Roman"/>
                <w:b/>
                <w:bCs/>
              </w:rPr>
              <w:t>Inconnue</w:t>
            </w:r>
            <w:r w:rsidR="00EC3244">
              <w:rPr>
                <w:rFonts w:cs="Times New Roman"/>
              </w:rPr>
              <w:t> </w:t>
            </w:r>
            <w:r w:rsidRPr="00F408E2">
              <w:rPr>
                <w:rFonts w:cs="Times New Roman"/>
              </w:rPr>
              <w:t>: la cause est inconnu</w:t>
            </w:r>
            <w:r w:rsidR="001A3E5E" w:rsidRPr="00F408E2">
              <w:rPr>
                <w:rFonts w:cs="Times New Roman"/>
              </w:rPr>
              <w:t>e</w:t>
            </w:r>
            <w:r w:rsidRPr="00F408E2">
              <w:rPr>
                <w:rFonts w:cs="Times New Roman"/>
              </w:rPr>
              <w:t xml:space="preserve"> et peu</w:t>
            </w:r>
            <w:r w:rsidR="001A3E5E" w:rsidRPr="00F408E2">
              <w:rPr>
                <w:rFonts w:cs="Times New Roman"/>
              </w:rPr>
              <w:t>t</w:t>
            </w:r>
            <w:r w:rsidRPr="00F408E2">
              <w:rPr>
                <w:rFonts w:cs="Times New Roman"/>
              </w:rPr>
              <w:t xml:space="preserve"> </w:t>
            </w:r>
            <w:r w:rsidR="001A3E5E" w:rsidRPr="00F408E2">
              <w:rPr>
                <w:rFonts w:cs="Times New Roman"/>
              </w:rPr>
              <w:t>ê</w:t>
            </w:r>
            <w:r w:rsidRPr="00F408E2">
              <w:rPr>
                <w:rFonts w:cs="Times New Roman"/>
              </w:rPr>
              <w:t xml:space="preserve">tre </w:t>
            </w:r>
            <w:r w:rsidR="00FA5F7E" w:rsidRPr="00F408E2">
              <w:rPr>
                <w:rFonts w:cs="Times New Roman"/>
              </w:rPr>
              <w:t>génétique</w:t>
            </w:r>
            <w:r w:rsidRPr="00F408E2">
              <w:rPr>
                <w:rFonts w:cs="Times New Roman"/>
              </w:rPr>
              <w:t xml:space="preserve"> / </w:t>
            </w:r>
            <w:r w:rsidR="00FA5F7E" w:rsidRPr="00F408E2">
              <w:rPr>
                <w:rFonts w:cs="Times New Roman"/>
              </w:rPr>
              <w:t>structurelle</w:t>
            </w:r>
            <w:r w:rsidRPr="00F408E2">
              <w:rPr>
                <w:rFonts w:cs="Times New Roman"/>
              </w:rPr>
              <w:t xml:space="preserve"> ou métabo</w:t>
            </w:r>
            <w:r w:rsidR="001A3E5E" w:rsidRPr="00F408E2">
              <w:rPr>
                <w:rFonts w:cs="Times New Roman"/>
              </w:rPr>
              <w:t>l</w:t>
            </w:r>
            <w:r w:rsidRPr="00F408E2">
              <w:rPr>
                <w:rFonts w:cs="Times New Roman"/>
              </w:rPr>
              <w:t>ique</w:t>
            </w:r>
          </w:p>
        </w:tc>
        <w:tc>
          <w:tcPr>
            <w:tcW w:w="3413" w:type="dxa"/>
          </w:tcPr>
          <w:p w14:paraId="610B429F" w14:textId="77777777" w:rsidR="001550B6" w:rsidRPr="00F408E2" w:rsidRDefault="001550B6" w:rsidP="00E90C61">
            <w:pPr>
              <w:numPr>
                <w:ilvl w:val="0"/>
                <w:numId w:val="0"/>
              </w:numPr>
              <w:rPr>
                <w:rFonts w:cs="Times New Roman"/>
              </w:rPr>
            </w:pPr>
          </w:p>
        </w:tc>
      </w:tr>
    </w:tbl>
    <w:p w14:paraId="2A2B8E17" w14:textId="31859B0C" w:rsidR="00E90C61" w:rsidRPr="00F408E2" w:rsidRDefault="00317485" w:rsidP="00317485">
      <w:pPr>
        <w:pStyle w:val="Titre1"/>
        <w:rPr>
          <w:rFonts w:cs="Times New Roman"/>
        </w:rPr>
      </w:pPr>
      <w:bookmarkStart w:id="63" w:name="_Toc196656454"/>
      <w:bookmarkStart w:id="64" w:name="_Toc196662261"/>
      <w:r w:rsidRPr="00F408E2">
        <w:rPr>
          <w:rFonts w:cs="Times New Roman"/>
        </w:rPr>
        <w:t>Principes de PEC</w:t>
      </w:r>
      <w:bookmarkEnd w:id="63"/>
      <w:bookmarkEnd w:id="64"/>
      <w:r w:rsidRPr="00F408E2">
        <w:rPr>
          <w:rFonts w:cs="Times New Roman"/>
        </w:rPr>
        <w:t xml:space="preserve"> </w:t>
      </w:r>
    </w:p>
    <w:p w14:paraId="469714BE" w14:textId="4C7B4D6E" w:rsidR="00317485" w:rsidRPr="00F408E2" w:rsidRDefault="006B636D" w:rsidP="00317485">
      <w:pPr>
        <w:rPr>
          <w:rFonts w:cs="Times New Roman"/>
        </w:rPr>
      </w:pPr>
      <w:r w:rsidRPr="00F408E2">
        <w:rPr>
          <w:rFonts w:cs="Times New Roman"/>
        </w:rPr>
        <w:t>2 situation</w:t>
      </w:r>
      <w:r w:rsidR="004B27E0" w:rsidRPr="00F408E2">
        <w:rPr>
          <w:rFonts w:cs="Times New Roman"/>
        </w:rPr>
        <w:t>s</w:t>
      </w:r>
      <w:r w:rsidRPr="00F408E2">
        <w:rPr>
          <w:rFonts w:cs="Times New Roman"/>
        </w:rPr>
        <w:t xml:space="preserve"> cli</w:t>
      </w:r>
      <w:r w:rsidR="009D2DFB" w:rsidRPr="00F408E2">
        <w:rPr>
          <w:rFonts w:cs="Times New Roman"/>
        </w:rPr>
        <w:t>nique</w:t>
      </w:r>
      <w:r w:rsidRPr="00F408E2">
        <w:rPr>
          <w:rFonts w:cs="Times New Roman"/>
        </w:rPr>
        <w:t>s</w:t>
      </w:r>
      <w:r w:rsidR="00EC3244">
        <w:rPr>
          <w:rFonts w:cs="Times New Roman"/>
        </w:rPr>
        <w:t> </w:t>
      </w:r>
      <w:r w:rsidR="009D2DFB" w:rsidRPr="00F408E2">
        <w:rPr>
          <w:rFonts w:cs="Times New Roman"/>
        </w:rPr>
        <w:t>:</w:t>
      </w:r>
      <w:r w:rsidRPr="00F408E2">
        <w:rPr>
          <w:rFonts w:cs="Times New Roman"/>
        </w:rPr>
        <w:t xml:space="preserve"> </w:t>
      </w:r>
    </w:p>
    <w:p w14:paraId="5FB040A0" w14:textId="137C14CC" w:rsidR="00317485" w:rsidRPr="00F408E2" w:rsidRDefault="006B636D" w:rsidP="004237A4">
      <w:pPr>
        <w:numPr>
          <w:ilvl w:val="1"/>
          <w:numId w:val="4"/>
        </w:numPr>
        <w:rPr>
          <w:rFonts w:cs="Times New Roman"/>
        </w:rPr>
      </w:pPr>
      <w:r w:rsidRPr="00F408E2">
        <w:rPr>
          <w:rFonts w:cs="Times New Roman"/>
        </w:rPr>
        <w:t xml:space="preserve">Pendant l </w:t>
      </w:r>
      <w:r w:rsidR="00FA5F7E" w:rsidRPr="00F408E2">
        <w:rPr>
          <w:rFonts w:cs="Times New Roman"/>
        </w:rPr>
        <w:t>crises</w:t>
      </w:r>
      <w:r w:rsidRPr="00F408E2">
        <w:rPr>
          <w:rFonts w:cs="Times New Roman"/>
        </w:rPr>
        <w:t xml:space="preserve"> épileptiques </w:t>
      </w:r>
    </w:p>
    <w:p w14:paraId="218B52A5" w14:textId="77BE865D" w:rsidR="00317485" w:rsidRPr="00F408E2" w:rsidRDefault="006B636D" w:rsidP="004237A4">
      <w:pPr>
        <w:numPr>
          <w:ilvl w:val="1"/>
          <w:numId w:val="4"/>
        </w:numPr>
        <w:rPr>
          <w:rFonts w:cs="Times New Roman"/>
        </w:rPr>
      </w:pPr>
      <w:r w:rsidRPr="00F408E2">
        <w:rPr>
          <w:rFonts w:cs="Times New Roman"/>
        </w:rPr>
        <w:t>Deva</w:t>
      </w:r>
      <w:r w:rsidR="003A5F61" w:rsidRPr="00F408E2">
        <w:rPr>
          <w:rFonts w:cs="Times New Roman"/>
        </w:rPr>
        <w:t>n</w:t>
      </w:r>
      <w:r w:rsidRPr="00F408E2">
        <w:rPr>
          <w:rFonts w:cs="Times New Roman"/>
        </w:rPr>
        <w:t>t une épilepsie</w:t>
      </w:r>
    </w:p>
    <w:p w14:paraId="0D189B25" w14:textId="1E67BC81" w:rsidR="00317485" w:rsidRPr="00F408E2" w:rsidRDefault="006B636D" w:rsidP="004237A4">
      <w:pPr>
        <w:numPr>
          <w:ilvl w:val="1"/>
          <w:numId w:val="4"/>
        </w:numPr>
        <w:rPr>
          <w:rFonts w:cs="Times New Roman"/>
        </w:rPr>
      </w:pPr>
      <w:r w:rsidRPr="00F408E2">
        <w:rPr>
          <w:rFonts w:cs="Times New Roman"/>
        </w:rPr>
        <w:t>Devant un état de mal épileptique</w:t>
      </w:r>
    </w:p>
    <w:p w14:paraId="3B2EF8FF" w14:textId="2A438792" w:rsidR="0040381D" w:rsidRPr="00F408E2" w:rsidRDefault="0040381D" w:rsidP="0040381D">
      <w:pPr>
        <w:pStyle w:val="Titre2"/>
        <w:rPr>
          <w:rFonts w:cs="Times New Roman"/>
        </w:rPr>
      </w:pPr>
      <w:bookmarkStart w:id="65" w:name="_Toc196656455"/>
      <w:bookmarkStart w:id="66" w:name="_Toc196662262"/>
      <w:r w:rsidRPr="00F408E2">
        <w:rPr>
          <w:rFonts w:cs="Times New Roman"/>
        </w:rPr>
        <w:t>Pendant la crise épileptique</w:t>
      </w:r>
      <w:bookmarkEnd w:id="65"/>
      <w:bookmarkEnd w:id="66"/>
      <w:r w:rsidRPr="00F408E2">
        <w:rPr>
          <w:rFonts w:cs="Times New Roman"/>
        </w:rPr>
        <w:t xml:space="preserve"> </w:t>
      </w:r>
    </w:p>
    <w:p w14:paraId="604643D9" w14:textId="3F376C6A" w:rsidR="0040381D" w:rsidRPr="00F408E2" w:rsidRDefault="0040381D" w:rsidP="0040381D">
      <w:pPr>
        <w:rPr>
          <w:rFonts w:cs="Times New Roman"/>
        </w:rPr>
      </w:pPr>
      <w:r w:rsidRPr="00F408E2">
        <w:rPr>
          <w:rFonts w:cs="Times New Roman"/>
        </w:rPr>
        <w:t xml:space="preserve">Arrêter la </w:t>
      </w:r>
      <w:r w:rsidR="00FA5F7E" w:rsidRPr="00F408E2">
        <w:rPr>
          <w:rFonts w:cs="Times New Roman"/>
        </w:rPr>
        <w:t>crise</w:t>
      </w:r>
      <w:r w:rsidRPr="00F408E2">
        <w:rPr>
          <w:rFonts w:cs="Times New Roman"/>
        </w:rPr>
        <w:t xml:space="preserve"> </w:t>
      </w:r>
    </w:p>
    <w:p w14:paraId="39A6F8B9" w14:textId="1D82F922" w:rsidR="0040381D" w:rsidRPr="00F408E2" w:rsidRDefault="0040381D" w:rsidP="004237A4">
      <w:pPr>
        <w:numPr>
          <w:ilvl w:val="1"/>
          <w:numId w:val="4"/>
        </w:numPr>
        <w:rPr>
          <w:rFonts w:cs="Times New Roman"/>
        </w:rPr>
      </w:pPr>
      <w:r w:rsidRPr="00F408E2">
        <w:rPr>
          <w:rFonts w:cs="Times New Roman"/>
        </w:rPr>
        <w:t xml:space="preserve">Diazépam </w:t>
      </w:r>
      <w:r w:rsidR="008A4E37" w:rsidRPr="00F408E2">
        <w:rPr>
          <w:rFonts w:cs="Times New Roman"/>
        </w:rPr>
        <w:t>injectable</w:t>
      </w:r>
      <w:r w:rsidRPr="00F408E2">
        <w:rPr>
          <w:rFonts w:cs="Times New Roman"/>
        </w:rPr>
        <w:t xml:space="preserve"> ou intra rectale </w:t>
      </w:r>
    </w:p>
    <w:p w14:paraId="06EB0630" w14:textId="73FC1910" w:rsidR="0040381D" w:rsidRPr="00F408E2" w:rsidRDefault="0040381D" w:rsidP="004237A4">
      <w:pPr>
        <w:numPr>
          <w:ilvl w:val="1"/>
          <w:numId w:val="4"/>
        </w:numPr>
        <w:rPr>
          <w:rFonts w:cs="Times New Roman"/>
        </w:rPr>
      </w:pPr>
      <w:r w:rsidRPr="00F408E2">
        <w:rPr>
          <w:rFonts w:cs="Times New Roman"/>
        </w:rPr>
        <w:t xml:space="preserve">Clonazépam injectable </w:t>
      </w:r>
    </w:p>
    <w:p w14:paraId="0B45C735" w14:textId="1B765F06" w:rsidR="0040381D" w:rsidRPr="00F408E2" w:rsidRDefault="0040381D" w:rsidP="0040381D">
      <w:pPr>
        <w:rPr>
          <w:rFonts w:cs="Times New Roman"/>
        </w:rPr>
      </w:pPr>
      <w:r w:rsidRPr="00F408E2">
        <w:rPr>
          <w:rFonts w:cs="Times New Roman"/>
        </w:rPr>
        <w:t>Eviter tou</w:t>
      </w:r>
      <w:r w:rsidR="003A5F61" w:rsidRPr="00F408E2">
        <w:rPr>
          <w:rFonts w:cs="Times New Roman"/>
        </w:rPr>
        <w:t>t</w:t>
      </w:r>
      <w:r w:rsidRPr="00F408E2">
        <w:rPr>
          <w:rFonts w:cs="Times New Roman"/>
        </w:rPr>
        <w:t xml:space="preserve">es complications </w:t>
      </w:r>
    </w:p>
    <w:p w14:paraId="2F8D88FE" w14:textId="27282AD2" w:rsidR="0040381D" w:rsidRPr="00F408E2" w:rsidRDefault="0040381D" w:rsidP="004237A4">
      <w:pPr>
        <w:numPr>
          <w:ilvl w:val="1"/>
          <w:numId w:val="4"/>
        </w:numPr>
        <w:rPr>
          <w:rFonts w:cs="Times New Roman"/>
        </w:rPr>
      </w:pPr>
      <w:r w:rsidRPr="00F408E2">
        <w:rPr>
          <w:rFonts w:cs="Times New Roman"/>
        </w:rPr>
        <w:t>Eviter traumat</w:t>
      </w:r>
      <w:r w:rsidR="00667C60" w:rsidRPr="00F408E2">
        <w:rPr>
          <w:rFonts w:cs="Times New Roman"/>
        </w:rPr>
        <w:t>isme</w:t>
      </w:r>
      <w:r w:rsidRPr="00F408E2">
        <w:rPr>
          <w:rFonts w:cs="Times New Roman"/>
        </w:rPr>
        <w:t xml:space="preserve"> et pneum</w:t>
      </w:r>
      <w:r w:rsidR="00667C60" w:rsidRPr="00F408E2">
        <w:rPr>
          <w:rFonts w:cs="Times New Roman"/>
        </w:rPr>
        <w:t>o</w:t>
      </w:r>
      <w:r w:rsidRPr="00F408E2">
        <w:rPr>
          <w:rFonts w:cs="Times New Roman"/>
        </w:rPr>
        <w:t xml:space="preserve">pathies d’inhalation </w:t>
      </w:r>
    </w:p>
    <w:p w14:paraId="31B0D33A" w14:textId="55CFFA22" w:rsidR="0040381D" w:rsidRPr="00F408E2" w:rsidRDefault="0040381D" w:rsidP="004237A4">
      <w:pPr>
        <w:numPr>
          <w:ilvl w:val="1"/>
          <w:numId w:val="4"/>
        </w:numPr>
        <w:rPr>
          <w:rFonts w:cs="Times New Roman"/>
        </w:rPr>
      </w:pPr>
      <w:r w:rsidRPr="00F408E2">
        <w:rPr>
          <w:rFonts w:cs="Times New Roman"/>
        </w:rPr>
        <w:t>Dépis</w:t>
      </w:r>
      <w:r w:rsidR="00B26759" w:rsidRPr="00F408E2">
        <w:rPr>
          <w:rFonts w:cs="Times New Roman"/>
        </w:rPr>
        <w:t>ter</w:t>
      </w:r>
      <w:r w:rsidRPr="00F408E2">
        <w:rPr>
          <w:rFonts w:cs="Times New Roman"/>
        </w:rPr>
        <w:t xml:space="preserve"> et traiter les céphalées</w:t>
      </w:r>
      <w:r w:rsidR="003B345A" w:rsidRPr="00F408E2">
        <w:rPr>
          <w:rFonts w:cs="Times New Roman"/>
        </w:rPr>
        <w:t>,</w:t>
      </w:r>
      <w:r w:rsidRPr="00F408E2">
        <w:rPr>
          <w:rFonts w:cs="Times New Roman"/>
        </w:rPr>
        <w:t xml:space="preserve"> myalgies</w:t>
      </w:r>
      <w:r w:rsidR="003B345A" w:rsidRPr="00F408E2">
        <w:rPr>
          <w:rFonts w:cs="Times New Roman"/>
        </w:rPr>
        <w:t>,</w:t>
      </w:r>
      <w:r w:rsidRPr="00F408E2">
        <w:rPr>
          <w:rFonts w:cs="Times New Roman"/>
        </w:rPr>
        <w:t xml:space="preserve"> déficit de plus de 48 heur</w:t>
      </w:r>
      <w:r w:rsidR="00463DBD" w:rsidRPr="00F408E2">
        <w:rPr>
          <w:rFonts w:cs="Times New Roman"/>
        </w:rPr>
        <w:t>e</w:t>
      </w:r>
      <w:r w:rsidRPr="00F408E2">
        <w:rPr>
          <w:rFonts w:cs="Times New Roman"/>
        </w:rPr>
        <w:t xml:space="preserve">s et syndrome de sevrage </w:t>
      </w:r>
      <w:r w:rsidR="00B26759" w:rsidRPr="00F408E2">
        <w:rPr>
          <w:rFonts w:cs="Times New Roman"/>
        </w:rPr>
        <w:t>postcritique</w:t>
      </w:r>
    </w:p>
    <w:p w14:paraId="4DBEEA7A" w14:textId="1EA783AC" w:rsidR="005970A5" w:rsidRPr="00F408E2" w:rsidRDefault="005970A5" w:rsidP="005970A5">
      <w:pPr>
        <w:pStyle w:val="Titre2"/>
        <w:rPr>
          <w:rFonts w:cs="Times New Roman"/>
        </w:rPr>
      </w:pPr>
      <w:bookmarkStart w:id="67" w:name="_Toc196656456"/>
      <w:bookmarkStart w:id="68" w:name="_Toc196662263"/>
      <w:r w:rsidRPr="00F408E2">
        <w:rPr>
          <w:rFonts w:cs="Times New Roman"/>
        </w:rPr>
        <w:t>Devant une épilepsie</w:t>
      </w:r>
      <w:bookmarkEnd w:id="67"/>
      <w:bookmarkEnd w:id="68"/>
      <w:r w:rsidRPr="00F408E2">
        <w:rPr>
          <w:rFonts w:cs="Times New Roman"/>
        </w:rPr>
        <w:t xml:space="preserve"> </w:t>
      </w:r>
    </w:p>
    <w:p w14:paraId="2A7DC699" w14:textId="590849E6" w:rsidR="005970A5" w:rsidRPr="00F408E2" w:rsidRDefault="005970A5" w:rsidP="005970A5">
      <w:pPr>
        <w:rPr>
          <w:rFonts w:cs="Times New Roman"/>
        </w:rPr>
      </w:pPr>
      <w:r w:rsidRPr="00F408E2">
        <w:rPr>
          <w:rFonts w:cs="Times New Roman"/>
        </w:rPr>
        <w:t>Faire bi</w:t>
      </w:r>
      <w:r w:rsidR="00313B95" w:rsidRPr="00F408E2">
        <w:rPr>
          <w:rFonts w:cs="Times New Roman"/>
        </w:rPr>
        <w:t xml:space="preserve">lan </w:t>
      </w:r>
      <w:r w:rsidRPr="00F408E2">
        <w:rPr>
          <w:rFonts w:cs="Times New Roman"/>
        </w:rPr>
        <w:t>de l’épilepsie</w:t>
      </w:r>
      <w:r w:rsidR="00EC3244">
        <w:rPr>
          <w:rFonts w:cs="Times New Roman"/>
        </w:rPr>
        <w:t> </w:t>
      </w:r>
      <w:r w:rsidRPr="00F408E2">
        <w:rPr>
          <w:rFonts w:cs="Times New Roman"/>
        </w:rPr>
        <w:t xml:space="preserve">: </w:t>
      </w:r>
      <w:r w:rsidR="00EE1338" w:rsidRPr="00F408E2">
        <w:rPr>
          <w:rFonts w:cs="Times New Roman"/>
        </w:rPr>
        <w:t>consultation</w:t>
      </w:r>
      <w:r w:rsidRPr="00F408E2">
        <w:rPr>
          <w:rFonts w:cs="Times New Roman"/>
        </w:rPr>
        <w:t xml:space="preserve"> </w:t>
      </w:r>
      <w:r w:rsidR="00EE1338" w:rsidRPr="00F408E2">
        <w:rPr>
          <w:rFonts w:cs="Times New Roman"/>
        </w:rPr>
        <w:t>neurologue</w:t>
      </w:r>
      <w:r w:rsidRPr="00F408E2">
        <w:rPr>
          <w:rFonts w:cs="Times New Roman"/>
        </w:rPr>
        <w:t xml:space="preserve"> / neuropédiatre </w:t>
      </w:r>
    </w:p>
    <w:p w14:paraId="184E7F75" w14:textId="57901893" w:rsidR="005970A5" w:rsidRPr="00F408E2" w:rsidRDefault="005970A5" w:rsidP="004237A4">
      <w:pPr>
        <w:numPr>
          <w:ilvl w:val="1"/>
          <w:numId w:val="4"/>
        </w:numPr>
        <w:rPr>
          <w:rFonts w:cs="Times New Roman"/>
        </w:rPr>
      </w:pPr>
      <w:r w:rsidRPr="00F408E2">
        <w:rPr>
          <w:rFonts w:cs="Times New Roman"/>
        </w:rPr>
        <w:t xml:space="preserve">Imagerie cérébrale (IRM encéphalique avec IV / TDM </w:t>
      </w:r>
      <w:r w:rsidR="00FA5F7E" w:rsidRPr="00F408E2">
        <w:rPr>
          <w:rFonts w:cs="Times New Roman"/>
        </w:rPr>
        <w:t>cérébrale</w:t>
      </w:r>
      <w:r w:rsidRPr="00F408E2">
        <w:rPr>
          <w:rFonts w:cs="Times New Roman"/>
        </w:rPr>
        <w:t xml:space="preserve"> avec IV)</w:t>
      </w:r>
    </w:p>
    <w:p w14:paraId="4E2D3FD9" w14:textId="224A9C03" w:rsidR="005970A5" w:rsidRPr="00F408E2" w:rsidRDefault="005970A5" w:rsidP="004237A4">
      <w:pPr>
        <w:numPr>
          <w:ilvl w:val="1"/>
          <w:numId w:val="4"/>
        </w:numPr>
        <w:rPr>
          <w:rFonts w:cs="Times New Roman"/>
        </w:rPr>
      </w:pPr>
      <w:r w:rsidRPr="00F408E2">
        <w:rPr>
          <w:rFonts w:cs="Times New Roman"/>
        </w:rPr>
        <w:t>EEG</w:t>
      </w:r>
      <w:r w:rsidR="00B47340" w:rsidRPr="00F408E2">
        <w:rPr>
          <w:rFonts w:cs="Times New Roman"/>
        </w:rPr>
        <w:t xml:space="preserve"> </w:t>
      </w:r>
      <w:r w:rsidRPr="00F408E2">
        <w:rPr>
          <w:rFonts w:cs="Times New Roman"/>
        </w:rPr>
        <w:t>et bilan biol</w:t>
      </w:r>
      <w:r w:rsidR="00E678B6" w:rsidRPr="00F408E2">
        <w:rPr>
          <w:rFonts w:cs="Times New Roman"/>
        </w:rPr>
        <w:t>o</w:t>
      </w:r>
      <w:r w:rsidRPr="00F408E2">
        <w:rPr>
          <w:rFonts w:cs="Times New Roman"/>
        </w:rPr>
        <w:t xml:space="preserve">gique </w:t>
      </w:r>
    </w:p>
    <w:p w14:paraId="749B5BC5" w14:textId="304D16D0" w:rsidR="005970A5" w:rsidRPr="00F408E2" w:rsidRDefault="005970A5" w:rsidP="005970A5">
      <w:pPr>
        <w:rPr>
          <w:rFonts w:cs="Times New Roman"/>
        </w:rPr>
      </w:pPr>
      <w:r w:rsidRPr="00F408E2">
        <w:rPr>
          <w:rFonts w:cs="Times New Roman"/>
        </w:rPr>
        <w:t>Établir une</w:t>
      </w:r>
      <w:r w:rsidR="00E7372E" w:rsidRPr="00F408E2">
        <w:rPr>
          <w:rFonts w:cs="Times New Roman"/>
        </w:rPr>
        <w:t xml:space="preserve"> PEC</w:t>
      </w:r>
      <w:r w:rsidRPr="00F408E2">
        <w:rPr>
          <w:rFonts w:cs="Times New Roman"/>
        </w:rPr>
        <w:t xml:space="preserve"> </w:t>
      </w:r>
      <w:r w:rsidR="00E7372E" w:rsidRPr="00F408E2">
        <w:rPr>
          <w:rFonts w:cs="Times New Roman"/>
        </w:rPr>
        <w:t xml:space="preserve">au </w:t>
      </w:r>
      <w:r w:rsidR="00FA5F7E" w:rsidRPr="00F408E2">
        <w:rPr>
          <w:rFonts w:cs="Times New Roman"/>
        </w:rPr>
        <w:t>long</w:t>
      </w:r>
      <w:r w:rsidR="00E7372E" w:rsidRPr="00F408E2">
        <w:rPr>
          <w:rFonts w:cs="Times New Roman"/>
        </w:rPr>
        <w:t xml:space="preserve"> cours </w:t>
      </w:r>
    </w:p>
    <w:p w14:paraId="318636EF" w14:textId="4309932D" w:rsidR="005970A5" w:rsidRPr="00F408E2" w:rsidRDefault="00E7372E" w:rsidP="004237A4">
      <w:pPr>
        <w:numPr>
          <w:ilvl w:val="1"/>
          <w:numId w:val="4"/>
        </w:numPr>
        <w:rPr>
          <w:rFonts w:cs="Times New Roman"/>
        </w:rPr>
      </w:pPr>
      <w:r w:rsidRPr="00F408E2">
        <w:rPr>
          <w:rFonts w:cs="Times New Roman"/>
        </w:rPr>
        <w:t xml:space="preserve">réduire les </w:t>
      </w:r>
      <w:r w:rsidR="00FA5F7E" w:rsidRPr="00F408E2">
        <w:rPr>
          <w:rFonts w:cs="Times New Roman"/>
        </w:rPr>
        <w:t>crises</w:t>
      </w:r>
      <w:r w:rsidRPr="00F408E2">
        <w:rPr>
          <w:rFonts w:cs="Times New Roman"/>
        </w:rPr>
        <w:t xml:space="preserve"> (intervalle</w:t>
      </w:r>
      <w:r w:rsidR="003B345A" w:rsidRPr="00F408E2">
        <w:rPr>
          <w:rFonts w:cs="Times New Roman"/>
        </w:rPr>
        <w:t>,</w:t>
      </w:r>
      <w:r w:rsidRPr="00F408E2">
        <w:rPr>
          <w:rFonts w:cs="Times New Roman"/>
        </w:rPr>
        <w:t xml:space="preserve"> durée et sévérité)</w:t>
      </w:r>
    </w:p>
    <w:p w14:paraId="7AD0CD57" w14:textId="7C6B8AD3" w:rsidR="005970A5" w:rsidRPr="00F408E2" w:rsidRDefault="00E7372E" w:rsidP="004237A4">
      <w:pPr>
        <w:numPr>
          <w:ilvl w:val="1"/>
          <w:numId w:val="4"/>
        </w:numPr>
        <w:rPr>
          <w:rFonts w:cs="Times New Roman"/>
        </w:rPr>
      </w:pPr>
      <w:r w:rsidRPr="00F408E2">
        <w:rPr>
          <w:rFonts w:cs="Times New Roman"/>
        </w:rPr>
        <w:t xml:space="preserve">adaptation du mode de vie </w:t>
      </w:r>
    </w:p>
    <w:p w14:paraId="07432594" w14:textId="51367ECF" w:rsidR="005970A5" w:rsidRPr="00F408E2" w:rsidRDefault="00FA5F7E" w:rsidP="004237A4">
      <w:pPr>
        <w:numPr>
          <w:ilvl w:val="1"/>
          <w:numId w:val="4"/>
        </w:numPr>
        <w:rPr>
          <w:rFonts w:cs="Times New Roman"/>
        </w:rPr>
      </w:pPr>
      <w:r w:rsidRPr="00F408E2">
        <w:rPr>
          <w:rFonts w:cs="Times New Roman"/>
        </w:rPr>
        <w:lastRenderedPageBreak/>
        <w:t>établir</w:t>
      </w:r>
      <w:r w:rsidR="00E7372E" w:rsidRPr="00F408E2">
        <w:rPr>
          <w:rFonts w:cs="Times New Roman"/>
        </w:rPr>
        <w:t xml:space="preserve"> le suiv</w:t>
      </w:r>
      <w:r w:rsidR="00E678B6" w:rsidRPr="00F408E2">
        <w:rPr>
          <w:rFonts w:cs="Times New Roman"/>
        </w:rPr>
        <w:t>i</w:t>
      </w:r>
      <w:r w:rsidR="00E7372E" w:rsidRPr="00F408E2">
        <w:rPr>
          <w:rFonts w:cs="Times New Roman"/>
        </w:rPr>
        <w:t xml:space="preserve"> thérapeutique</w:t>
      </w:r>
    </w:p>
    <w:p w14:paraId="2E6DAE9C" w14:textId="00A9D07C" w:rsidR="00F363C3" w:rsidRPr="00F408E2" w:rsidRDefault="00F363C3" w:rsidP="00F363C3">
      <w:pPr>
        <w:rPr>
          <w:rFonts w:cs="Times New Roman"/>
        </w:rPr>
      </w:pPr>
      <w:r w:rsidRPr="00F408E2">
        <w:rPr>
          <w:rFonts w:cs="Times New Roman"/>
        </w:rPr>
        <w:t>Lésion du cerveau</w:t>
      </w:r>
      <w:r w:rsidR="00EC3244">
        <w:rPr>
          <w:rFonts w:cs="Times New Roman"/>
        </w:rPr>
        <w:t> </w:t>
      </w:r>
      <w:r w:rsidRPr="00F408E2">
        <w:rPr>
          <w:rFonts w:cs="Times New Roman"/>
        </w:rPr>
        <w:t>: traitement à vie d’</w:t>
      </w:r>
      <w:r w:rsidR="00FA5F7E" w:rsidRPr="00F408E2">
        <w:rPr>
          <w:rFonts w:cs="Times New Roman"/>
        </w:rPr>
        <w:t>anti</w:t>
      </w:r>
      <w:r w:rsidR="00FA5F7E">
        <w:rPr>
          <w:rFonts w:cs="Times New Roman"/>
        </w:rPr>
        <w:t xml:space="preserve"> </w:t>
      </w:r>
      <w:r w:rsidR="00FA5F7E" w:rsidRPr="00F408E2">
        <w:rPr>
          <w:rFonts w:cs="Times New Roman"/>
        </w:rPr>
        <w:t>épilepsie</w:t>
      </w:r>
    </w:p>
    <w:p w14:paraId="049755F7" w14:textId="2D2C68B3" w:rsidR="00131AC9" w:rsidRPr="00F408E2" w:rsidRDefault="00131AC9" w:rsidP="00F363C3">
      <w:pPr>
        <w:rPr>
          <w:rFonts w:cs="Times New Roman"/>
        </w:rPr>
      </w:pPr>
      <w:r w:rsidRPr="00F408E2">
        <w:rPr>
          <w:rFonts w:cs="Times New Roman"/>
        </w:rPr>
        <w:t>Si guéri</w:t>
      </w:r>
      <w:r w:rsidR="00EC3244">
        <w:rPr>
          <w:rFonts w:cs="Times New Roman"/>
        </w:rPr>
        <w:t> </w:t>
      </w:r>
      <w:r w:rsidRPr="00F408E2">
        <w:rPr>
          <w:rFonts w:cs="Times New Roman"/>
        </w:rPr>
        <w:t xml:space="preserve">: </w:t>
      </w:r>
      <w:r w:rsidR="00FC7520" w:rsidRPr="00F408E2">
        <w:rPr>
          <w:rFonts w:cs="Times New Roman"/>
        </w:rPr>
        <w:t xml:space="preserve">épilepsie </w:t>
      </w:r>
      <w:r w:rsidRPr="00F408E2">
        <w:rPr>
          <w:rFonts w:cs="Times New Roman"/>
        </w:rPr>
        <w:t>résolu</w:t>
      </w:r>
    </w:p>
    <w:p w14:paraId="020FA5B3" w14:textId="6F97EC04" w:rsidR="00131AC9" w:rsidRPr="00F408E2" w:rsidRDefault="00131AC9" w:rsidP="00131AC9">
      <w:pPr>
        <w:pStyle w:val="Titre2"/>
        <w:rPr>
          <w:rFonts w:cs="Times New Roman"/>
        </w:rPr>
      </w:pPr>
      <w:bookmarkStart w:id="69" w:name="_Toc196656457"/>
      <w:bookmarkStart w:id="70" w:name="_Toc196662264"/>
      <w:r w:rsidRPr="00F408E2">
        <w:rPr>
          <w:rFonts w:cs="Times New Roman"/>
        </w:rPr>
        <w:t xml:space="preserve">Devant un état de male </w:t>
      </w:r>
      <w:r w:rsidR="00FA5F7E" w:rsidRPr="00F408E2">
        <w:rPr>
          <w:rFonts w:cs="Times New Roman"/>
        </w:rPr>
        <w:t>épileptiques</w:t>
      </w:r>
      <w:bookmarkEnd w:id="69"/>
      <w:bookmarkEnd w:id="70"/>
      <w:r w:rsidRPr="00F408E2">
        <w:rPr>
          <w:rFonts w:cs="Times New Roman"/>
        </w:rPr>
        <w:t xml:space="preserve"> </w:t>
      </w:r>
    </w:p>
    <w:p w14:paraId="2A781A75" w14:textId="6D6D44B4" w:rsidR="00131AC9" w:rsidRPr="00F408E2" w:rsidRDefault="00FA5F7E" w:rsidP="00131AC9">
      <w:pPr>
        <w:rPr>
          <w:rFonts w:cs="Times New Roman"/>
        </w:rPr>
      </w:pPr>
      <w:r w:rsidRPr="00F408E2">
        <w:rPr>
          <w:rFonts w:cs="Times New Roman"/>
        </w:rPr>
        <w:t>Hospitalisation</w:t>
      </w:r>
      <w:r w:rsidR="00131AC9" w:rsidRPr="00F408E2">
        <w:rPr>
          <w:rFonts w:cs="Times New Roman"/>
        </w:rPr>
        <w:t xml:space="preserve"> en urgence +++</w:t>
      </w:r>
    </w:p>
    <w:p w14:paraId="7C3F9080" w14:textId="3798106E" w:rsidR="00131AC9" w:rsidRPr="00F408E2" w:rsidRDefault="00131AC9" w:rsidP="004237A4">
      <w:pPr>
        <w:numPr>
          <w:ilvl w:val="1"/>
          <w:numId w:val="4"/>
        </w:numPr>
        <w:rPr>
          <w:rFonts w:cs="Times New Roman"/>
        </w:rPr>
      </w:pPr>
      <w:r w:rsidRPr="00F408E2">
        <w:rPr>
          <w:rFonts w:cs="Times New Roman"/>
        </w:rPr>
        <w:t>Traitem</w:t>
      </w:r>
      <w:r w:rsidR="00B13AFD" w:rsidRPr="00F408E2">
        <w:rPr>
          <w:rFonts w:cs="Times New Roman"/>
        </w:rPr>
        <w:t>ent</w:t>
      </w:r>
      <w:r w:rsidRPr="00F408E2">
        <w:rPr>
          <w:rFonts w:cs="Times New Roman"/>
        </w:rPr>
        <w:t xml:space="preserve"> d’</w:t>
      </w:r>
      <w:r w:rsidR="00FA5F7E" w:rsidRPr="00F408E2">
        <w:rPr>
          <w:rFonts w:cs="Times New Roman"/>
        </w:rPr>
        <w:t>anticonvulsivant</w:t>
      </w:r>
      <w:r w:rsidRPr="00F408E2">
        <w:rPr>
          <w:rFonts w:cs="Times New Roman"/>
        </w:rPr>
        <w:t xml:space="preserve"> d’action rapide (Diazepan</w:t>
      </w:r>
      <w:r w:rsidR="003B345A" w:rsidRPr="00F408E2">
        <w:rPr>
          <w:rFonts w:cs="Times New Roman"/>
        </w:rPr>
        <w:t>,</w:t>
      </w:r>
      <w:r w:rsidRPr="00F408E2">
        <w:rPr>
          <w:rFonts w:cs="Times New Roman"/>
        </w:rPr>
        <w:t xml:space="preserve"> chonazepam) + antico</w:t>
      </w:r>
      <w:r w:rsidR="00136F8E" w:rsidRPr="00F408E2">
        <w:rPr>
          <w:rFonts w:cs="Times New Roman"/>
        </w:rPr>
        <w:t>n</w:t>
      </w:r>
      <w:r w:rsidRPr="00F408E2">
        <w:rPr>
          <w:rFonts w:cs="Times New Roman"/>
        </w:rPr>
        <w:t>vulsants d’action prolongées (Fosphenytoine)</w:t>
      </w:r>
    </w:p>
    <w:p w14:paraId="20878492" w14:textId="71DEA9D7" w:rsidR="00131AC9" w:rsidRPr="00F408E2" w:rsidRDefault="00131AC9" w:rsidP="004237A4">
      <w:pPr>
        <w:numPr>
          <w:ilvl w:val="1"/>
          <w:numId w:val="4"/>
        </w:numPr>
        <w:rPr>
          <w:rFonts w:cs="Times New Roman"/>
        </w:rPr>
      </w:pPr>
      <w:r w:rsidRPr="00F408E2">
        <w:rPr>
          <w:rFonts w:cs="Times New Roman"/>
        </w:rPr>
        <w:t>Intubation éventu</w:t>
      </w:r>
      <w:r w:rsidR="003E602B" w:rsidRPr="00F408E2">
        <w:rPr>
          <w:rFonts w:cs="Times New Roman"/>
        </w:rPr>
        <w:t>e</w:t>
      </w:r>
      <w:r w:rsidRPr="00F408E2">
        <w:rPr>
          <w:rFonts w:cs="Times New Roman"/>
        </w:rPr>
        <w:t xml:space="preserve">lle </w:t>
      </w:r>
    </w:p>
    <w:p w14:paraId="2E57A83A" w14:textId="68846889" w:rsidR="00131AC9" w:rsidRPr="00F408E2" w:rsidRDefault="00131AC9" w:rsidP="004237A4">
      <w:pPr>
        <w:numPr>
          <w:ilvl w:val="1"/>
          <w:numId w:val="4"/>
        </w:numPr>
        <w:rPr>
          <w:rFonts w:cs="Times New Roman"/>
        </w:rPr>
      </w:pPr>
      <w:r w:rsidRPr="00F408E2">
        <w:rPr>
          <w:rFonts w:cs="Times New Roman"/>
        </w:rPr>
        <w:t>Rechercher et traiter le</w:t>
      </w:r>
      <w:r w:rsidR="003E602B" w:rsidRPr="00F408E2">
        <w:rPr>
          <w:rFonts w:cs="Times New Roman"/>
        </w:rPr>
        <w:t xml:space="preserve"> facteur</w:t>
      </w:r>
      <w:r w:rsidR="00FA5F7E">
        <w:rPr>
          <w:rFonts w:cs="Times New Roman"/>
        </w:rPr>
        <w:t xml:space="preserve"> étiologi</w:t>
      </w:r>
      <w:r w:rsidRPr="00F408E2">
        <w:rPr>
          <w:rFonts w:cs="Times New Roman"/>
        </w:rPr>
        <w:t xml:space="preserve">que principal </w:t>
      </w:r>
    </w:p>
    <w:p w14:paraId="4E24D3D3" w14:textId="42DFCBCF" w:rsidR="00131AC9" w:rsidRPr="00F408E2" w:rsidRDefault="00131AC9" w:rsidP="004237A4">
      <w:pPr>
        <w:numPr>
          <w:ilvl w:val="1"/>
          <w:numId w:val="4"/>
        </w:numPr>
        <w:rPr>
          <w:rFonts w:cs="Times New Roman"/>
        </w:rPr>
      </w:pPr>
      <w:r w:rsidRPr="00F408E2">
        <w:rPr>
          <w:rFonts w:cs="Times New Roman"/>
        </w:rPr>
        <w:t>Sevrage MAE</w:t>
      </w:r>
      <w:r w:rsidR="003B345A" w:rsidRPr="00F408E2">
        <w:rPr>
          <w:rFonts w:cs="Times New Roman"/>
        </w:rPr>
        <w:t>,</w:t>
      </w:r>
      <w:r w:rsidRPr="00F408E2">
        <w:rPr>
          <w:rFonts w:cs="Times New Roman"/>
        </w:rPr>
        <w:t xml:space="preserve"> privation de sommeil</w:t>
      </w:r>
      <w:r w:rsidR="003B345A" w:rsidRPr="00F408E2">
        <w:rPr>
          <w:rFonts w:cs="Times New Roman"/>
        </w:rPr>
        <w:t>,</w:t>
      </w:r>
      <w:r w:rsidRPr="00F408E2">
        <w:rPr>
          <w:rFonts w:cs="Times New Roman"/>
        </w:rPr>
        <w:t xml:space="preserve"> …</w:t>
      </w:r>
    </w:p>
    <w:p w14:paraId="3490CFC3" w14:textId="0CDE4356" w:rsidR="00131AC9" w:rsidRPr="00F408E2" w:rsidRDefault="00131AC9" w:rsidP="004237A4">
      <w:pPr>
        <w:numPr>
          <w:ilvl w:val="1"/>
          <w:numId w:val="4"/>
        </w:numPr>
        <w:rPr>
          <w:rFonts w:cs="Times New Roman"/>
        </w:rPr>
      </w:pPr>
      <w:r w:rsidRPr="00F408E2">
        <w:rPr>
          <w:rFonts w:cs="Times New Roman"/>
        </w:rPr>
        <w:t>Imageri</w:t>
      </w:r>
      <w:r w:rsidR="00136F8E" w:rsidRPr="00F408E2">
        <w:rPr>
          <w:rFonts w:cs="Times New Roman"/>
        </w:rPr>
        <w:t>e</w:t>
      </w:r>
      <w:r w:rsidRPr="00F408E2">
        <w:rPr>
          <w:rFonts w:cs="Times New Roman"/>
        </w:rPr>
        <w:t xml:space="preserve"> cérébrale</w:t>
      </w:r>
      <w:r w:rsidR="00F068F8" w:rsidRPr="00F408E2">
        <w:rPr>
          <w:rFonts w:cs="Times New Roman"/>
        </w:rPr>
        <w:t>,</w:t>
      </w:r>
      <w:r w:rsidRPr="00F408E2">
        <w:rPr>
          <w:rFonts w:cs="Times New Roman"/>
        </w:rPr>
        <w:t xml:space="preserve"> PL en cas de fièvre </w:t>
      </w:r>
      <w:r w:rsidR="004E33CD" w:rsidRPr="00F408E2">
        <w:rPr>
          <w:rFonts w:cs="Times New Roman"/>
        </w:rPr>
        <w:t>(encépahalite)</w:t>
      </w:r>
    </w:p>
    <w:p w14:paraId="12510FB9" w14:textId="7417775C" w:rsidR="00B13AFD" w:rsidRPr="00F408E2" w:rsidRDefault="00182C82" w:rsidP="00B13AFD">
      <w:pPr>
        <w:pStyle w:val="Sous-titre"/>
        <w:rPr>
          <w:rFonts w:ascii="Times New Roman" w:hAnsi="Times New Roman" w:cs="Times New Roman"/>
        </w:rPr>
      </w:pPr>
      <w:r w:rsidRPr="00F408E2">
        <w:rPr>
          <w:rFonts w:ascii="Times New Roman" w:hAnsi="Times New Roman" w:cs="Times New Roman"/>
        </w:rPr>
        <w:t xml:space="preserve">Conclusion </w:t>
      </w:r>
    </w:p>
    <w:p w14:paraId="2E62324B" w14:textId="0DB08EDE" w:rsidR="00182C82" w:rsidRPr="00F408E2" w:rsidRDefault="00182C82" w:rsidP="00182C82">
      <w:pPr>
        <w:rPr>
          <w:rFonts w:cs="Times New Roman"/>
        </w:rPr>
      </w:pPr>
      <w:r w:rsidRPr="00F408E2">
        <w:rPr>
          <w:rFonts w:cs="Times New Roman"/>
        </w:rPr>
        <w:t xml:space="preserve">Affection </w:t>
      </w:r>
      <w:r w:rsidR="00FA5F7E" w:rsidRPr="00F408E2">
        <w:rPr>
          <w:rFonts w:cs="Times New Roman"/>
        </w:rPr>
        <w:t>connue</w:t>
      </w:r>
      <w:r w:rsidR="00F068F8" w:rsidRPr="00F408E2">
        <w:rPr>
          <w:rFonts w:cs="Times New Roman"/>
        </w:rPr>
        <w:t>,</w:t>
      </w:r>
      <w:r w:rsidRPr="00F408E2">
        <w:rPr>
          <w:rFonts w:cs="Times New Roman"/>
        </w:rPr>
        <w:t xml:space="preserve"> </w:t>
      </w:r>
      <w:r w:rsidR="00FA5F7E" w:rsidRPr="00F408E2">
        <w:rPr>
          <w:rFonts w:cs="Times New Roman"/>
        </w:rPr>
        <w:t>traitement</w:t>
      </w:r>
      <w:r w:rsidRPr="00F408E2">
        <w:rPr>
          <w:rFonts w:cs="Times New Roman"/>
        </w:rPr>
        <w:t xml:space="preserve"> efficace</w:t>
      </w:r>
      <w:r w:rsidR="003B345A" w:rsidRPr="00F408E2">
        <w:rPr>
          <w:rFonts w:cs="Times New Roman"/>
        </w:rPr>
        <w:t>,</w:t>
      </w:r>
      <w:r w:rsidR="00FA5F7E">
        <w:rPr>
          <w:rFonts w:cs="Times New Roman"/>
        </w:rPr>
        <w:t xml:space="preserve"> le plus tôt</w:t>
      </w:r>
      <w:r w:rsidRPr="00F408E2">
        <w:rPr>
          <w:rFonts w:cs="Times New Roman"/>
        </w:rPr>
        <w:t xml:space="preserve"> </w:t>
      </w:r>
      <w:r w:rsidR="00FA5F7E" w:rsidRPr="00F408E2">
        <w:rPr>
          <w:rFonts w:cs="Times New Roman"/>
        </w:rPr>
        <w:t>possible</w:t>
      </w:r>
      <w:r w:rsidRPr="00F408E2">
        <w:rPr>
          <w:rFonts w:cs="Times New Roman"/>
        </w:rPr>
        <w:t xml:space="preserve"> </w:t>
      </w:r>
    </w:p>
    <w:p w14:paraId="57DD4141" w14:textId="34175225" w:rsidR="00182C82" w:rsidRPr="00F408E2" w:rsidRDefault="00182C82" w:rsidP="00182C82">
      <w:pPr>
        <w:rPr>
          <w:rFonts w:cs="Times New Roman"/>
        </w:rPr>
      </w:pPr>
      <w:r w:rsidRPr="00F408E2">
        <w:rPr>
          <w:rFonts w:cs="Times New Roman"/>
        </w:rPr>
        <w:t>Prises en charge</w:t>
      </w:r>
      <w:r w:rsidR="00EC3244">
        <w:rPr>
          <w:rFonts w:cs="Times New Roman"/>
        </w:rPr>
        <w:t> </w:t>
      </w:r>
      <w:r w:rsidRPr="00F408E2">
        <w:rPr>
          <w:rFonts w:cs="Times New Roman"/>
        </w:rPr>
        <w:t xml:space="preserve">: </w:t>
      </w:r>
    </w:p>
    <w:p w14:paraId="7F271856" w14:textId="482C5FC9" w:rsidR="00182C82" w:rsidRPr="00F408E2" w:rsidRDefault="00182C82" w:rsidP="004237A4">
      <w:pPr>
        <w:numPr>
          <w:ilvl w:val="1"/>
          <w:numId w:val="4"/>
        </w:numPr>
        <w:rPr>
          <w:rFonts w:cs="Times New Roman"/>
        </w:rPr>
      </w:pPr>
      <w:r w:rsidRPr="00F408E2">
        <w:rPr>
          <w:rFonts w:cs="Times New Roman"/>
        </w:rPr>
        <w:t>Basés sur une vie saine et réguli</w:t>
      </w:r>
      <w:r w:rsidR="006345AE" w:rsidRPr="00F408E2">
        <w:rPr>
          <w:rFonts w:cs="Times New Roman"/>
        </w:rPr>
        <w:t>è</w:t>
      </w:r>
      <w:r w:rsidRPr="00F408E2">
        <w:rPr>
          <w:rFonts w:cs="Times New Roman"/>
        </w:rPr>
        <w:t>r</w:t>
      </w:r>
      <w:r w:rsidR="006345AE" w:rsidRPr="00F408E2">
        <w:rPr>
          <w:rFonts w:cs="Times New Roman"/>
        </w:rPr>
        <w:t>e</w:t>
      </w:r>
      <w:r w:rsidRPr="00F408E2">
        <w:rPr>
          <w:rFonts w:cs="Times New Roman"/>
        </w:rPr>
        <w:t xml:space="preserve"> et la poses </w:t>
      </w:r>
      <w:r w:rsidR="00FA5F7E" w:rsidRPr="00F408E2">
        <w:rPr>
          <w:rFonts w:cs="Times New Roman"/>
        </w:rPr>
        <w:t>régulière</w:t>
      </w:r>
      <w:r w:rsidRPr="00F408E2">
        <w:rPr>
          <w:rFonts w:cs="Times New Roman"/>
        </w:rPr>
        <w:t xml:space="preserve"> et </w:t>
      </w:r>
      <w:r w:rsidR="00FA5F7E" w:rsidRPr="00F408E2">
        <w:rPr>
          <w:rFonts w:cs="Times New Roman"/>
        </w:rPr>
        <w:t>prolongée</w:t>
      </w:r>
      <w:r w:rsidRPr="00F408E2">
        <w:rPr>
          <w:rFonts w:cs="Times New Roman"/>
        </w:rPr>
        <w:t xml:space="preserve"> voire à vie du </w:t>
      </w:r>
      <w:r w:rsidR="00FA5F7E" w:rsidRPr="00F408E2">
        <w:rPr>
          <w:rFonts w:cs="Times New Roman"/>
        </w:rPr>
        <w:t>traitement</w:t>
      </w:r>
      <w:r w:rsidRPr="00F408E2">
        <w:rPr>
          <w:rFonts w:cs="Times New Roman"/>
        </w:rPr>
        <w:t xml:space="preserve"> </w:t>
      </w:r>
      <w:r w:rsidR="00484DD2" w:rsidRPr="00F408E2">
        <w:rPr>
          <w:rFonts w:cs="Times New Roman"/>
        </w:rPr>
        <w:t xml:space="preserve">AE </w:t>
      </w:r>
    </w:p>
    <w:p w14:paraId="5E7569CA" w14:textId="7E16B81A" w:rsidR="00484DD2" w:rsidRPr="00F408E2" w:rsidRDefault="00484DD2" w:rsidP="004237A4">
      <w:pPr>
        <w:numPr>
          <w:ilvl w:val="1"/>
          <w:numId w:val="4"/>
        </w:numPr>
        <w:rPr>
          <w:rFonts w:cs="Times New Roman"/>
        </w:rPr>
      </w:pPr>
      <w:r w:rsidRPr="00F408E2">
        <w:rPr>
          <w:rFonts w:cs="Times New Roman"/>
        </w:rPr>
        <w:t xml:space="preserve">À adapter en </w:t>
      </w:r>
      <w:r w:rsidR="00FA5F7E" w:rsidRPr="00F408E2">
        <w:rPr>
          <w:rFonts w:cs="Times New Roman"/>
        </w:rPr>
        <w:t>fonction</w:t>
      </w:r>
      <w:r w:rsidR="00FA5F7E">
        <w:rPr>
          <w:rFonts w:cs="Times New Roman"/>
        </w:rPr>
        <w:t xml:space="preserve"> de la forme clini</w:t>
      </w:r>
      <w:r w:rsidRPr="00F408E2">
        <w:rPr>
          <w:rFonts w:cs="Times New Roman"/>
        </w:rPr>
        <w:t>q</w:t>
      </w:r>
      <w:r w:rsidR="00FA5F7E">
        <w:rPr>
          <w:rFonts w:cs="Times New Roman"/>
        </w:rPr>
        <w:t>u</w:t>
      </w:r>
      <w:r w:rsidRPr="00F408E2">
        <w:rPr>
          <w:rFonts w:cs="Times New Roman"/>
        </w:rPr>
        <w:t xml:space="preserve">e et de la sévérité </w:t>
      </w:r>
    </w:p>
    <w:p w14:paraId="64B2DCE2" w14:textId="0F148603" w:rsidR="00484DD2" w:rsidRPr="00F408E2" w:rsidRDefault="00FA5F7E" w:rsidP="004237A4">
      <w:pPr>
        <w:numPr>
          <w:ilvl w:val="2"/>
          <w:numId w:val="4"/>
        </w:numPr>
        <w:rPr>
          <w:rFonts w:cs="Times New Roman"/>
        </w:rPr>
      </w:pPr>
      <w:r>
        <w:rPr>
          <w:rFonts w:cs="Times New Roman"/>
        </w:rPr>
        <w:t>crises épileptique (symptô</w:t>
      </w:r>
      <w:r w:rsidR="00484DD2" w:rsidRPr="00F408E2">
        <w:rPr>
          <w:rFonts w:cs="Times New Roman"/>
        </w:rPr>
        <w:t>mes)</w:t>
      </w:r>
    </w:p>
    <w:p w14:paraId="2C309DA5" w14:textId="5E22079C" w:rsidR="00484DD2" w:rsidRPr="00F408E2" w:rsidRDefault="00FA5F7E" w:rsidP="004237A4">
      <w:pPr>
        <w:numPr>
          <w:ilvl w:val="2"/>
          <w:numId w:val="4"/>
        </w:numPr>
        <w:rPr>
          <w:rFonts w:cs="Times New Roman"/>
        </w:rPr>
      </w:pPr>
      <w:r w:rsidRPr="00F408E2">
        <w:rPr>
          <w:rFonts w:cs="Times New Roman"/>
        </w:rPr>
        <w:t>Epilepsies</w:t>
      </w:r>
      <w:r w:rsidR="002A6163" w:rsidRPr="00F408E2">
        <w:rPr>
          <w:rFonts w:cs="Times New Roman"/>
        </w:rPr>
        <w:t xml:space="preserve"> (maladie)</w:t>
      </w:r>
    </w:p>
    <w:p w14:paraId="661073D8" w14:textId="721E8EC5" w:rsidR="002A6163" w:rsidRPr="00F408E2" w:rsidRDefault="00FA5F7E" w:rsidP="004237A4">
      <w:pPr>
        <w:numPr>
          <w:ilvl w:val="2"/>
          <w:numId w:val="4"/>
        </w:numPr>
        <w:rPr>
          <w:rFonts w:cs="Times New Roman"/>
        </w:rPr>
      </w:pPr>
      <w:r w:rsidRPr="00F408E2">
        <w:rPr>
          <w:rFonts w:cs="Times New Roman"/>
        </w:rPr>
        <w:t>État</w:t>
      </w:r>
      <w:r w:rsidR="002A6163" w:rsidRPr="00F408E2">
        <w:rPr>
          <w:rFonts w:cs="Times New Roman"/>
        </w:rPr>
        <w:t xml:space="preserve"> de mal </w:t>
      </w:r>
      <w:r w:rsidRPr="00F408E2">
        <w:rPr>
          <w:rFonts w:cs="Times New Roman"/>
        </w:rPr>
        <w:t>épileptique</w:t>
      </w:r>
      <w:r w:rsidR="002A6163" w:rsidRPr="00F408E2">
        <w:rPr>
          <w:rFonts w:cs="Times New Roman"/>
        </w:rPr>
        <w:t xml:space="preserve"> (urgences vitale absolue) +++</w:t>
      </w:r>
    </w:p>
    <w:p w14:paraId="199F7C66" w14:textId="3870D7B2" w:rsidR="007739C8" w:rsidRPr="00F408E2" w:rsidRDefault="008E2AF1" w:rsidP="008E2AF1">
      <w:pPr>
        <w:pStyle w:val="Titre1"/>
        <w:rPr>
          <w:rFonts w:cs="Times New Roman"/>
        </w:rPr>
      </w:pPr>
      <w:bookmarkStart w:id="71" w:name="_Toc196656458"/>
      <w:bookmarkStart w:id="72" w:name="_Toc196662265"/>
      <w:r w:rsidRPr="00F408E2">
        <w:rPr>
          <w:rFonts w:cs="Times New Roman"/>
        </w:rPr>
        <w:t xml:space="preserve">Démarche </w:t>
      </w:r>
      <w:r w:rsidR="00FA5F7E" w:rsidRPr="00F408E2">
        <w:rPr>
          <w:rFonts w:cs="Times New Roman"/>
        </w:rPr>
        <w:t>diagnostic</w:t>
      </w:r>
      <w:bookmarkEnd w:id="71"/>
      <w:bookmarkEnd w:id="72"/>
      <w:r w:rsidRPr="00F408E2">
        <w:rPr>
          <w:rFonts w:cs="Times New Roman"/>
        </w:rPr>
        <w:t xml:space="preserve"> </w:t>
      </w:r>
    </w:p>
    <w:p w14:paraId="35EA6934" w14:textId="778AFFAA" w:rsidR="008E2AF1" w:rsidRPr="00F408E2" w:rsidRDefault="008E2AF1" w:rsidP="008E2AF1">
      <w:pPr>
        <w:rPr>
          <w:rFonts w:cs="Times New Roman"/>
          <w:highlight w:val="lightGray"/>
        </w:rPr>
      </w:pPr>
      <w:r w:rsidRPr="00F408E2">
        <w:rPr>
          <w:rFonts w:cs="Times New Roman"/>
          <w:highlight w:val="lightGray"/>
        </w:rPr>
        <w:t xml:space="preserve">Elément </w:t>
      </w:r>
      <w:r w:rsidR="00FA5F7E" w:rsidRPr="00F408E2">
        <w:rPr>
          <w:rFonts w:cs="Times New Roman"/>
          <w:highlight w:val="lightGray"/>
        </w:rPr>
        <w:t>clinque</w:t>
      </w:r>
      <w:r w:rsidR="00EC3244">
        <w:rPr>
          <w:rFonts w:cs="Times New Roman"/>
          <w:highlight w:val="lightGray"/>
        </w:rPr>
        <w:t> </w:t>
      </w:r>
      <w:r w:rsidRPr="00F408E2">
        <w:rPr>
          <w:rFonts w:cs="Times New Roman"/>
          <w:highlight w:val="lightGray"/>
        </w:rPr>
        <w:t xml:space="preserve">: </w:t>
      </w:r>
      <w:r w:rsidR="00FA5F7E" w:rsidRPr="00F408E2">
        <w:rPr>
          <w:rFonts w:cs="Times New Roman"/>
          <w:highlight w:val="lightGray"/>
        </w:rPr>
        <w:t>affirmer</w:t>
      </w:r>
      <w:r w:rsidRPr="00F408E2">
        <w:rPr>
          <w:rFonts w:cs="Times New Roman"/>
          <w:highlight w:val="lightGray"/>
        </w:rPr>
        <w:t xml:space="preserve"> la </w:t>
      </w:r>
      <w:r w:rsidR="00FA5F7E" w:rsidRPr="00F408E2">
        <w:rPr>
          <w:rFonts w:cs="Times New Roman"/>
          <w:highlight w:val="lightGray"/>
        </w:rPr>
        <w:t>crise</w:t>
      </w:r>
      <w:r w:rsidRPr="00F408E2">
        <w:rPr>
          <w:rFonts w:cs="Times New Roman"/>
          <w:highlight w:val="lightGray"/>
        </w:rPr>
        <w:t xml:space="preserve"> </w:t>
      </w:r>
      <w:r w:rsidR="00FA5F7E" w:rsidRPr="00F408E2">
        <w:rPr>
          <w:rFonts w:cs="Times New Roman"/>
          <w:highlight w:val="lightGray"/>
        </w:rPr>
        <w:t>épileptique</w:t>
      </w:r>
      <w:r w:rsidRPr="00F408E2">
        <w:rPr>
          <w:rFonts w:cs="Times New Roman"/>
          <w:highlight w:val="lightGray"/>
        </w:rPr>
        <w:t xml:space="preserve"> </w:t>
      </w:r>
      <w:r w:rsidR="00023801" w:rsidRPr="00F408E2">
        <w:rPr>
          <w:rFonts w:cs="Times New Roman"/>
          <w:highlight w:val="lightGray"/>
        </w:rPr>
        <w:t>(QE POSSIBLE)</w:t>
      </w:r>
    </w:p>
    <w:tbl>
      <w:tblPr>
        <w:tblStyle w:val="Grilledutableau"/>
        <w:tblW w:w="0" w:type="auto"/>
        <w:tblLook w:val="04A0" w:firstRow="1" w:lastRow="0" w:firstColumn="1" w:lastColumn="0" w:noHBand="0" w:noVBand="1"/>
      </w:tblPr>
      <w:tblGrid>
        <w:gridCol w:w="2226"/>
        <w:gridCol w:w="2226"/>
        <w:gridCol w:w="2227"/>
      </w:tblGrid>
      <w:tr w:rsidR="00E00860" w:rsidRPr="00F408E2" w14:paraId="608194FF" w14:textId="77777777" w:rsidTr="00E00860">
        <w:tc>
          <w:tcPr>
            <w:tcW w:w="2226" w:type="dxa"/>
          </w:tcPr>
          <w:p w14:paraId="6D202000" w14:textId="06E5DD1B" w:rsidR="00E00860" w:rsidRPr="00F408E2" w:rsidRDefault="00E00860" w:rsidP="00181678">
            <w:pPr>
              <w:numPr>
                <w:ilvl w:val="0"/>
                <w:numId w:val="0"/>
              </w:numPr>
              <w:jc w:val="center"/>
              <w:rPr>
                <w:rFonts w:cs="Times New Roman"/>
                <w:b/>
                <w:bCs/>
              </w:rPr>
            </w:pPr>
            <w:r w:rsidRPr="00F408E2">
              <w:rPr>
                <w:rFonts w:cs="Times New Roman"/>
                <w:b/>
                <w:bCs/>
              </w:rPr>
              <w:t>Anamnèse</w:t>
            </w:r>
          </w:p>
        </w:tc>
        <w:tc>
          <w:tcPr>
            <w:tcW w:w="2226" w:type="dxa"/>
          </w:tcPr>
          <w:p w14:paraId="047887EE" w14:textId="7FAA65D1" w:rsidR="00E00860" w:rsidRPr="00F408E2" w:rsidRDefault="00181678" w:rsidP="00181678">
            <w:pPr>
              <w:numPr>
                <w:ilvl w:val="0"/>
                <w:numId w:val="0"/>
              </w:numPr>
              <w:jc w:val="center"/>
              <w:rPr>
                <w:rFonts w:cs="Times New Roman"/>
                <w:b/>
                <w:bCs/>
              </w:rPr>
            </w:pPr>
            <w:r w:rsidRPr="00F408E2">
              <w:rPr>
                <w:rFonts w:cs="Times New Roman"/>
                <w:b/>
                <w:bCs/>
              </w:rPr>
              <w:t>Antécédent</w:t>
            </w:r>
          </w:p>
        </w:tc>
        <w:tc>
          <w:tcPr>
            <w:tcW w:w="2227" w:type="dxa"/>
          </w:tcPr>
          <w:p w14:paraId="1F03668B" w14:textId="4A25A52E" w:rsidR="00E00860" w:rsidRPr="00F408E2" w:rsidRDefault="00E00860" w:rsidP="00181678">
            <w:pPr>
              <w:numPr>
                <w:ilvl w:val="0"/>
                <w:numId w:val="0"/>
              </w:numPr>
              <w:jc w:val="center"/>
              <w:rPr>
                <w:rFonts w:cs="Times New Roman"/>
                <w:b/>
                <w:bCs/>
              </w:rPr>
            </w:pPr>
            <w:r w:rsidRPr="00F408E2">
              <w:rPr>
                <w:rFonts w:cs="Times New Roman"/>
                <w:b/>
                <w:bCs/>
              </w:rPr>
              <w:t>Examen clinque</w:t>
            </w:r>
          </w:p>
        </w:tc>
      </w:tr>
      <w:tr w:rsidR="00E00860" w:rsidRPr="00F408E2" w14:paraId="4AEBFE43" w14:textId="77777777" w:rsidTr="00E00860">
        <w:tc>
          <w:tcPr>
            <w:tcW w:w="2226" w:type="dxa"/>
          </w:tcPr>
          <w:p w14:paraId="650B9AAF" w14:textId="6A9ACEB2" w:rsidR="00E00860" w:rsidRPr="00F408E2" w:rsidRDefault="00FA5F7E" w:rsidP="004237A4">
            <w:pPr>
              <w:pStyle w:val="Paragraphedeliste"/>
              <w:numPr>
                <w:ilvl w:val="0"/>
                <w:numId w:val="9"/>
              </w:numPr>
              <w:rPr>
                <w:rFonts w:cs="Times New Roman"/>
              </w:rPr>
            </w:pPr>
            <w:r w:rsidRPr="00F408E2">
              <w:rPr>
                <w:rFonts w:cs="Times New Roman"/>
              </w:rPr>
              <w:t>Caractériser</w:t>
            </w:r>
            <w:r w:rsidR="00E00860" w:rsidRPr="00F408E2">
              <w:rPr>
                <w:rFonts w:cs="Times New Roman"/>
              </w:rPr>
              <w:t xml:space="preserve"> la </w:t>
            </w:r>
            <w:r w:rsidRPr="00F408E2">
              <w:rPr>
                <w:rFonts w:cs="Times New Roman"/>
              </w:rPr>
              <w:t>crise</w:t>
            </w:r>
            <w:r w:rsidR="00E00860" w:rsidRPr="00F408E2">
              <w:rPr>
                <w:rFonts w:cs="Times New Roman"/>
              </w:rPr>
              <w:t xml:space="preserve"> </w:t>
            </w:r>
            <w:r w:rsidRPr="00F408E2">
              <w:rPr>
                <w:rFonts w:cs="Times New Roman"/>
              </w:rPr>
              <w:t>épileptique</w:t>
            </w:r>
            <w:r w:rsidR="00EC3244">
              <w:rPr>
                <w:rFonts w:cs="Times New Roman"/>
              </w:rPr>
              <w:t> </w:t>
            </w:r>
            <w:r w:rsidR="00E00860" w:rsidRPr="00F408E2">
              <w:rPr>
                <w:rFonts w:cs="Times New Roman"/>
              </w:rPr>
              <w:t xml:space="preserve">: </w:t>
            </w:r>
            <w:r w:rsidR="00807C0E" w:rsidRPr="00F408E2">
              <w:rPr>
                <w:rFonts w:cs="Times New Roman"/>
              </w:rPr>
              <w:t>quand</w:t>
            </w:r>
            <w:r w:rsidR="003B345A" w:rsidRPr="00F408E2">
              <w:rPr>
                <w:rFonts w:cs="Times New Roman"/>
              </w:rPr>
              <w:t>,</w:t>
            </w:r>
            <w:r w:rsidR="00807C0E" w:rsidRPr="00F408E2">
              <w:rPr>
                <w:rFonts w:cs="Times New Roman"/>
              </w:rPr>
              <w:t xml:space="preserve"> type</w:t>
            </w:r>
            <w:r w:rsidR="00F068F8" w:rsidRPr="00F408E2">
              <w:rPr>
                <w:rFonts w:cs="Times New Roman"/>
              </w:rPr>
              <w:t>,</w:t>
            </w:r>
            <w:r w:rsidR="00807C0E" w:rsidRPr="00F408E2">
              <w:rPr>
                <w:rFonts w:cs="Times New Roman"/>
              </w:rPr>
              <w:t xml:space="preserve"> duré</w:t>
            </w:r>
            <w:r w:rsidR="00F068F8" w:rsidRPr="00F408E2">
              <w:rPr>
                <w:rFonts w:cs="Times New Roman"/>
              </w:rPr>
              <w:t>,</w:t>
            </w:r>
            <w:r>
              <w:rPr>
                <w:rFonts w:cs="Times New Roman"/>
              </w:rPr>
              <w:t xml:space="preserve"> répétit</w:t>
            </w:r>
            <w:r w:rsidR="00807C0E" w:rsidRPr="00F408E2">
              <w:rPr>
                <w:rFonts w:cs="Times New Roman"/>
              </w:rPr>
              <w:t>i</w:t>
            </w:r>
            <w:r>
              <w:rPr>
                <w:rFonts w:cs="Times New Roman"/>
              </w:rPr>
              <w:t>o</w:t>
            </w:r>
            <w:r w:rsidR="00807C0E" w:rsidRPr="00F408E2">
              <w:rPr>
                <w:rFonts w:cs="Times New Roman"/>
              </w:rPr>
              <w:t>n</w:t>
            </w:r>
          </w:p>
          <w:p w14:paraId="10436A00" w14:textId="782B346E" w:rsidR="00807C0E" w:rsidRPr="00F408E2" w:rsidRDefault="00FA5F7E" w:rsidP="004237A4">
            <w:pPr>
              <w:pStyle w:val="Paragraphedeliste"/>
              <w:numPr>
                <w:ilvl w:val="0"/>
                <w:numId w:val="9"/>
              </w:numPr>
              <w:rPr>
                <w:rFonts w:cs="Times New Roman"/>
              </w:rPr>
            </w:pPr>
            <w:r w:rsidRPr="00F408E2">
              <w:rPr>
                <w:rFonts w:cs="Times New Roman"/>
              </w:rPr>
              <w:t>Déjà</w:t>
            </w:r>
            <w:r w:rsidR="00807C0E" w:rsidRPr="00F408E2">
              <w:rPr>
                <w:rFonts w:cs="Times New Roman"/>
              </w:rPr>
              <w:t xml:space="preserve"> vu</w:t>
            </w:r>
            <w:r w:rsidR="00F068F8" w:rsidRPr="00F408E2">
              <w:rPr>
                <w:rFonts w:cs="Times New Roman"/>
              </w:rPr>
              <w:t>,</w:t>
            </w:r>
            <w:r w:rsidR="00807C0E" w:rsidRPr="00F408E2">
              <w:rPr>
                <w:rFonts w:cs="Times New Roman"/>
              </w:rPr>
              <w:t xml:space="preserve"> déjà vécu</w:t>
            </w:r>
          </w:p>
          <w:p w14:paraId="663DE4CF" w14:textId="0AEF79C4" w:rsidR="00807C0E" w:rsidRPr="00F408E2" w:rsidRDefault="00FA5F7E" w:rsidP="004237A4">
            <w:pPr>
              <w:pStyle w:val="Paragraphedeliste"/>
              <w:numPr>
                <w:ilvl w:val="0"/>
                <w:numId w:val="9"/>
              </w:numPr>
              <w:rPr>
                <w:rFonts w:cs="Times New Roman"/>
              </w:rPr>
            </w:pPr>
            <w:r w:rsidRPr="00F408E2">
              <w:rPr>
                <w:rFonts w:cs="Times New Roman"/>
              </w:rPr>
              <w:t>Contexte</w:t>
            </w:r>
            <w:r w:rsidR="00EC3244">
              <w:rPr>
                <w:rFonts w:cs="Times New Roman"/>
              </w:rPr>
              <w:t> </w:t>
            </w:r>
            <w:r w:rsidR="00807C0E" w:rsidRPr="00F408E2">
              <w:rPr>
                <w:rFonts w:cs="Times New Roman"/>
              </w:rPr>
              <w:t>: TCE</w:t>
            </w:r>
            <w:r w:rsidR="003B345A" w:rsidRPr="00F408E2">
              <w:rPr>
                <w:rFonts w:cs="Times New Roman"/>
              </w:rPr>
              <w:t>,</w:t>
            </w:r>
            <w:r w:rsidR="00807C0E" w:rsidRPr="00F408E2">
              <w:rPr>
                <w:rFonts w:cs="Times New Roman"/>
              </w:rPr>
              <w:t xml:space="preserve"> fièvre</w:t>
            </w:r>
            <w:r w:rsidR="003B345A" w:rsidRPr="00F408E2">
              <w:rPr>
                <w:rFonts w:cs="Times New Roman"/>
              </w:rPr>
              <w:t>,</w:t>
            </w:r>
            <w:r w:rsidR="00807C0E" w:rsidRPr="00F408E2">
              <w:rPr>
                <w:rFonts w:cs="Times New Roman"/>
              </w:rPr>
              <w:t xml:space="preserve"> IF</w:t>
            </w:r>
            <w:r w:rsidR="003B345A" w:rsidRPr="00F408E2">
              <w:rPr>
                <w:rFonts w:cs="Times New Roman"/>
              </w:rPr>
              <w:t>,</w:t>
            </w:r>
            <w:r w:rsidR="00807C0E" w:rsidRPr="00F408E2">
              <w:rPr>
                <w:rFonts w:cs="Times New Roman"/>
              </w:rPr>
              <w:t xml:space="preserve"> </w:t>
            </w:r>
            <w:r w:rsidRPr="00F408E2">
              <w:rPr>
                <w:rFonts w:cs="Times New Roman"/>
              </w:rPr>
              <w:t>épileptique</w:t>
            </w:r>
            <w:r w:rsidR="00807C0E" w:rsidRPr="00F408E2">
              <w:rPr>
                <w:rFonts w:cs="Times New Roman"/>
              </w:rPr>
              <w:t xml:space="preserve"> connue</w:t>
            </w:r>
          </w:p>
        </w:tc>
        <w:tc>
          <w:tcPr>
            <w:tcW w:w="2226" w:type="dxa"/>
          </w:tcPr>
          <w:p w14:paraId="09109467" w14:textId="50F2FBE3" w:rsidR="00E00860" w:rsidRPr="00F408E2" w:rsidRDefault="00807C0E" w:rsidP="004237A4">
            <w:pPr>
              <w:pStyle w:val="Paragraphedeliste"/>
              <w:numPr>
                <w:ilvl w:val="0"/>
                <w:numId w:val="8"/>
              </w:numPr>
              <w:rPr>
                <w:rFonts w:cs="Times New Roman"/>
              </w:rPr>
            </w:pPr>
            <w:r w:rsidRPr="00F408E2">
              <w:rPr>
                <w:rFonts w:cs="Times New Roman"/>
              </w:rPr>
              <w:t xml:space="preserve">Traumatisme et </w:t>
            </w:r>
            <w:r w:rsidR="00FA5F7E" w:rsidRPr="00F408E2">
              <w:rPr>
                <w:rFonts w:cs="Times New Roman"/>
              </w:rPr>
              <w:t>infections</w:t>
            </w:r>
            <w:r w:rsidRPr="00F408E2">
              <w:rPr>
                <w:rFonts w:cs="Times New Roman"/>
              </w:rPr>
              <w:t xml:space="preserve"> </w:t>
            </w:r>
            <w:r w:rsidR="00FA5F7E" w:rsidRPr="00F408E2">
              <w:rPr>
                <w:rFonts w:cs="Times New Roman"/>
              </w:rPr>
              <w:t>encéphaliques</w:t>
            </w:r>
            <w:r w:rsidRPr="00F408E2">
              <w:rPr>
                <w:rFonts w:cs="Times New Roman"/>
              </w:rPr>
              <w:t xml:space="preserve"> périnataux </w:t>
            </w:r>
          </w:p>
          <w:p w14:paraId="6C24695D" w14:textId="193FA651" w:rsidR="00807C0E" w:rsidRPr="00F408E2" w:rsidRDefault="00807C0E" w:rsidP="004237A4">
            <w:pPr>
              <w:pStyle w:val="Paragraphedeliste"/>
              <w:numPr>
                <w:ilvl w:val="0"/>
                <w:numId w:val="8"/>
              </w:numPr>
              <w:rPr>
                <w:rFonts w:cs="Times New Roman"/>
              </w:rPr>
            </w:pPr>
            <w:r w:rsidRPr="00F408E2">
              <w:rPr>
                <w:rFonts w:cs="Times New Roman"/>
              </w:rPr>
              <w:t>Ictères néona</w:t>
            </w:r>
            <w:r w:rsidR="00FA5F7E">
              <w:rPr>
                <w:rFonts w:cs="Times New Roman"/>
              </w:rPr>
              <w:t>ta</w:t>
            </w:r>
            <w:r w:rsidRPr="00F408E2">
              <w:rPr>
                <w:rFonts w:cs="Times New Roman"/>
              </w:rPr>
              <w:t xml:space="preserve">le </w:t>
            </w:r>
          </w:p>
          <w:p w14:paraId="7EFCAD0B" w14:textId="36A2A924" w:rsidR="00807C0E" w:rsidRPr="00F408E2" w:rsidRDefault="00FA5F7E" w:rsidP="004237A4">
            <w:pPr>
              <w:pStyle w:val="Paragraphedeliste"/>
              <w:numPr>
                <w:ilvl w:val="0"/>
                <w:numId w:val="8"/>
              </w:numPr>
              <w:rPr>
                <w:rFonts w:cs="Times New Roman"/>
              </w:rPr>
            </w:pPr>
            <w:r w:rsidRPr="00F408E2">
              <w:rPr>
                <w:rFonts w:cs="Times New Roman"/>
              </w:rPr>
              <w:t>Epilepsies</w:t>
            </w:r>
            <w:r w:rsidR="00807C0E" w:rsidRPr="00F408E2">
              <w:rPr>
                <w:rFonts w:cs="Times New Roman"/>
              </w:rPr>
              <w:t xml:space="preserve"> âge-</w:t>
            </w:r>
            <w:r w:rsidRPr="00F408E2">
              <w:rPr>
                <w:rFonts w:cs="Times New Roman"/>
              </w:rPr>
              <w:t>dépendantes</w:t>
            </w:r>
          </w:p>
          <w:p w14:paraId="38D6C736" w14:textId="48F597B2" w:rsidR="00807C0E" w:rsidRPr="00F408E2" w:rsidRDefault="00807C0E" w:rsidP="004237A4">
            <w:pPr>
              <w:pStyle w:val="Paragraphedeliste"/>
              <w:numPr>
                <w:ilvl w:val="0"/>
                <w:numId w:val="8"/>
              </w:numPr>
              <w:rPr>
                <w:rFonts w:cs="Times New Roman"/>
              </w:rPr>
            </w:pPr>
            <w:r w:rsidRPr="00F408E2">
              <w:rPr>
                <w:rFonts w:cs="Times New Roman"/>
              </w:rPr>
              <w:t>Intoxication (OH</w:t>
            </w:r>
            <w:r w:rsidR="003B345A" w:rsidRPr="00F408E2">
              <w:rPr>
                <w:rFonts w:cs="Times New Roman"/>
              </w:rPr>
              <w:t>,</w:t>
            </w:r>
            <w:r w:rsidRPr="00F408E2">
              <w:rPr>
                <w:rFonts w:cs="Times New Roman"/>
              </w:rPr>
              <w:t xml:space="preserve"> …)</w:t>
            </w:r>
          </w:p>
          <w:p w14:paraId="6F7FC1CC" w14:textId="1758B321" w:rsidR="00807C0E" w:rsidRPr="00F408E2" w:rsidRDefault="007815BF" w:rsidP="004237A4">
            <w:pPr>
              <w:pStyle w:val="Paragraphedeliste"/>
              <w:numPr>
                <w:ilvl w:val="0"/>
                <w:numId w:val="8"/>
              </w:numPr>
              <w:rPr>
                <w:rFonts w:cs="Times New Roman"/>
              </w:rPr>
            </w:pPr>
            <w:r w:rsidRPr="00F408E2">
              <w:rPr>
                <w:rFonts w:cs="Times New Roman"/>
              </w:rPr>
              <w:t>médicaments épileptogènes</w:t>
            </w:r>
            <w:r w:rsidR="00807C0E" w:rsidRPr="00F408E2">
              <w:rPr>
                <w:rFonts w:cs="Times New Roman"/>
              </w:rPr>
              <w:t xml:space="preserve"> </w:t>
            </w:r>
          </w:p>
        </w:tc>
        <w:tc>
          <w:tcPr>
            <w:tcW w:w="2227" w:type="dxa"/>
          </w:tcPr>
          <w:p w14:paraId="6B092FA9" w14:textId="5748B792" w:rsidR="00E00860" w:rsidRPr="00F408E2" w:rsidRDefault="00FA5F7E" w:rsidP="004237A4">
            <w:pPr>
              <w:pStyle w:val="Paragraphedeliste"/>
              <w:numPr>
                <w:ilvl w:val="0"/>
                <w:numId w:val="10"/>
              </w:numPr>
              <w:rPr>
                <w:rFonts w:cs="Times New Roman"/>
              </w:rPr>
            </w:pPr>
            <w:r w:rsidRPr="00F408E2">
              <w:rPr>
                <w:rFonts w:cs="Times New Roman"/>
              </w:rPr>
              <w:t>Morsures</w:t>
            </w:r>
            <w:r w:rsidR="00807C0E" w:rsidRPr="00F408E2">
              <w:rPr>
                <w:rFonts w:cs="Times New Roman"/>
              </w:rPr>
              <w:t xml:space="preserve"> latérale langue </w:t>
            </w:r>
          </w:p>
          <w:p w14:paraId="66F4FDA3" w14:textId="77777777" w:rsidR="00807C0E" w:rsidRPr="00F408E2" w:rsidRDefault="00807C0E" w:rsidP="004237A4">
            <w:pPr>
              <w:pStyle w:val="Paragraphedeliste"/>
              <w:numPr>
                <w:ilvl w:val="0"/>
                <w:numId w:val="10"/>
              </w:numPr>
              <w:rPr>
                <w:rFonts w:cs="Times New Roman"/>
              </w:rPr>
            </w:pPr>
            <w:r w:rsidRPr="00F408E2">
              <w:rPr>
                <w:rFonts w:cs="Times New Roman"/>
              </w:rPr>
              <w:t xml:space="preserve">Confusion prolongées </w:t>
            </w:r>
          </w:p>
          <w:p w14:paraId="6CE51F9C" w14:textId="7EAEDCBF" w:rsidR="00807C0E" w:rsidRPr="00F408E2" w:rsidRDefault="00807C0E" w:rsidP="004237A4">
            <w:pPr>
              <w:pStyle w:val="Paragraphedeliste"/>
              <w:numPr>
                <w:ilvl w:val="0"/>
                <w:numId w:val="10"/>
              </w:numPr>
              <w:rPr>
                <w:rFonts w:cs="Times New Roman"/>
              </w:rPr>
            </w:pPr>
            <w:r w:rsidRPr="00F408E2">
              <w:rPr>
                <w:rFonts w:cs="Times New Roman"/>
              </w:rPr>
              <w:t xml:space="preserve">posture </w:t>
            </w:r>
            <w:r w:rsidR="00FA5F7E" w:rsidRPr="00F408E2">
              <w:rPr>
                <w:rFonts w:cs="Times New Roman"/>
              </w:rPr>
              <w:t>inhabituelle</w:t>
            </w:r>
            <w:r w:rsidRPr="00F408E2">
              <w:rPr>
                <w:rFonts w:cs="Times New Roman"/>
              </w:rPr>
              <w:t xml:space="preserve"> avec </w:t>
            </w:r>
            <w:r w:rsidR="00FA5F7E" w:rsidRPr="00F408E2">
              <w:rPr>
                <w:rFonts w:cs="Times New Roman"/>
              </w:rPr>
              <w:t>hypertonie</w:t>
            </w:r>
            <w:r w:rsidRPr="00F408E2">
              <w:rPr>
                <w:rFonts w:cs="Times New Roman"/>
              </w:rPr>
              <w:t xml:space="preserve"> </w:t>
            </w:r>
          </w:p>
          <w:p w14:paraId="133A9ED5" w14:textId="16264606" w:rsidR="00807C0E" w:rsidRPr="00F408E2" w:rsidRDefault="00807C0E" w:rsidP="004237A4">
            <w:pPr>
              <w:pStyle w:val="Paragraphedeliste"/>
              <w:numPr>
                <w:ilvl w:val="0"/>
                <w:numId w:val="10"/>
              </w:numPr>
              <w:rPr>
                <w:rFonts w:cs="Times New Roman"/>
              </w:rPr>
            </w:pPr>
            <w:r w:rsidRPr="00F408E2">
              <w:rPr>
                <w:rFonts w:cs="Times New Roman"/>
              </w:rPr>
              <w:t>Score STESS (EME)</w:t>
            </w:r>
          </w:p>
        </w:tc>
      </w:tr>
    </w:tbl>
    <w:p w14:paraId="4142BA9C" w14:textId="77777777" w:rsidR="008E2AF1" w:rsidRPr="00F408E2" w:rsidRDefault="008E2AF1" w:rsidP="008E2AF1">
      <w:pPr>
        <w:numPr>
          <w:ilvl w:val="0"/>
          <w:numId w:val="0"/>
        </w:numPr>
        <w:rPr>
          <w:rFonts w:cs="Times New Roman"/>
        </w:rPr>
      </w:pPr>
    </w:p>
    <w:p w14:paraId="26335008" w14:textId="607C5B22" w:rsidR="007370DF" w:rsidRPr="00F408E2" w:rsidRDefault="00FA5F7E" w:rsidP="007370DF">
      <w:pPr>
        <w:rPr>
          <w:rFonts w:cs="Times New Roman"/>
        </w:rPr>
      </w:pPr>
      <w:r>
        <w:rPr>
          <w:rFonts w:cs="Times New Roman"/>
        </w:rPr>
        <w:t>Examen paraclinique</w:t>
      </w:r>
      <w:r w:rsidR="00EC3244">
        <w:rPr>
          <w:rFonts w:cs="Times New Roman"/>
        </w:rPr>
        <w:t> </w:t>
      </w:r>
      <w:r w:rsidR="00AC7B4D" w:rsidRPr="00F408E2">
        <w:rPr>
          <w:rFonts w:cs="Times New Roman"/>
        </w:rPr>
        <w:t xml:space="preserve">: éliminer </w:t>
      </w:r>
      <w:r w:rsidRPr="00F408E2">
        <w:rPr>
          <w:rFonts w:cs="Times New Roman"/>
        </w:rPr>
        <w:t>crises</w:t>
      </w:r>
      <w:r w:rsidR="00AC7B4D" w:rsidRPr="00F408E2">
        <w:rPr>
          <w:rFonts w:cs="Times New Roman"/>
        </w:rPr>
        <w:t xml:space="preserve"> provoquées (aigués)</w:t>
      </w:r>
    </w:p>
    <w:tbl>
      <w:tblPr>
        <w:tblStyle w:val="Grilledutableau"/>
        <w:tblW w:w="0" w:type="auto"/>
        <w:tblLook w:val="04A0" w:firstRow="1" w:lastRow="0" w:firstColumn="1" w:lastColumn="0" w:noHBand="0" w:noVBand="1"/>
      </w:tblPr>
      <w:tblGrid>
        <w:gridCol w:w="2226"/>
        <w:gridCol w:w="2226"/>
        <w:gridCol w:w="2227"/>
      </w:tblGrid>
      <w:tr w:rsidR="00AC7B4D" w:rsidRPr="00F408E2" w14:paraId="7C3A73D1" w14:textId="77777777" w:rsidTr="00AC7B4D">
        <w:tc>
          <w:tcPr>
            <w:tcW w:w="2226" w:type="dxa"/>
          </w:tcPr>
          <w:p w14:paraId="3FC0BF60" w14:textId="5B58769D" w:rsidR="00AC7B4D" w:rsidRPr="00F408E2" w:rsidRDefault="00AC7B4D" w:rsidP="00AC7B4D">
            <w:pPr>
              <w:numPr>
                <w:ilvl w:val="0"/>
                <w:numId w:val="0"/>
              </w:numPr>
              <w:rPr>
                <w:rFonts w:cs="Times New Roman"/>
              </w:rPr>
            </w:pPr>
            <w:r w:rsidRPr="00F408E2">
              <w:rPr>
                <w:rFonts w:cs="Times New Roman"/>
              </w:rPr>
              <w:t xml:space="preserve">Morphologie </w:t>
            </w:r>
          </w:p>
        </w:tc>
        <w:tc>
          <w:tcPr>
            <w:tcW w:w="2226" w:type="dxa"/>
          </w:tcPr>
          <w:p w14:paraId="607A97FF" w14:textId="04B86D6F" w:rsidR="00AC7B4D" w:rsidRPr="00F408E2" w:rsidRDefault="00AC7B4D" w:rsidP="00AC7B4D">
            <w:pPr>
              <w:numPr>
                <w:ilvl w:val="0"/>
                <w:numId w:val="0"/>
              </w:numPr>
              <w:rPr>
                <w:rFonts w:cs="Times New Roman"/>
              </w:rPr>
            </w:pPr>
            <w:r w:rsidRPr="00F408E2">
              <w:rPr>
                <w:rFonts w:cs="Times New Roman"/>
              </w:rPr>
              <w:t xml:space="preserve">Fonctionnel </w:t>
            </w:r>
          </w:p>
        </w:tc>
        <w:tc>
          <w:tcPr>
            <w:tcW w:w="2227" w:type="dxa"/>
          </w:tcPr>
          <w:p w14:paraId="5A25EE79" w14:textId="429A93EF" w:rsidR="00AC7B4D" w:rsidRPr="00F408E2" w:rsidRDefault="00AC7B4D" w:rsidP="00AC7B4D">
            <w:pPr>
              <w:numPr>
                <w:ilvl w:val="0"/>
                <w:numId w:val="0"/>
              </w:numPr>
              <w:rPr>
                <w:rFonts w:cs="Times New Roman"/>
              </w:rPr>
            </w:pPr>
            <w:r w:rsidRPr="00F408E2">
              <w:rPr>
                <w:rFonts w:cs="Times New Roman"/>
              </w:rPr>
              <w:t xml:space="preserve">Biologie </w:t>
            </w:r>
          </w:p>
        </w:tc>
      </w:tr>
      <w:tr w:rsidR="00AC7B4D" w:rsidRPr="00F408E2" w14:paraId="70916B18" w14:textId="77777777" w:rsidTr="00AC7B4D">
        <w:tc>
          <w:tcPr>
            <w:tcW w:w="2226" w:type="dxa"/>
          </w:tcPr>
          <w:p w14:paraId="0A721667" w14:textId="1243105C" w:rsidR="00AC7B4D" w:rsidRPr="00F408E2" w:rsidRDefault="00AC7B4D" w:rsidP="00AC7B4D">
            <w:pPr>
              <w:numPr>
                <w:ilvl w:val="0"/>
                <w:numId w:val="0"/>
              </w:numPr>
              <w:rPr>
                <w:rFonts w:cs="Times New Roman"/>
              </w:rPr>
            </w:pPr>
            <w:r w:rsidRPr="00F408E2">
              <w:rPr>
                <w:rFonts w:cs="Times New Roman"/>
              </w:rPr>
              <w:t>Cérébrale</w:t>
            </w:r>
            <w:r w:rsidR="00EC3244">
              <w:rPr>
                <w:rFonts w:cs="Times New Roman"/>
              </w:rPr>
              <w:t> </w:t>
            </w:r>
            <w:r w:rsidRPr="00F408E2">
              <w:rPr>
                <w:rFonts w:cs="Times New Roman"/>
              </w:rPr>
              <w:t xml:space="preserve">: </w:t>
            </w:r>
          </w:p>
          <w:p w14:paraId="1389C491" w14:textId="0AA7C995" w:rsidR="006B0B23" w:rsidRPr="00F408E2" w:rsidRDefault="006B0B23" w:rsidP="004237A4">
            <w:pPr>
              <w:pStyle w:val="Paragraphedeliste"/>
              <w:numPr>
                <w:ilvl w:val="0"/>
                <w:numId w:val="7"/>
              </w:numPr>
              <w:rPr>
                <w:rFonts w:cs="Times New Roman"/>
              </w:rPr>
            </w:pPr>
            <w:r w:rsidRPr="00F408E2">
              <w:rPr>
                <w:rFonts w:cs="Times New Roman"/>
              </w:rPr>
              <w:t xml:space="preserve">TDM </w:t>
            </w:r>
            <w:r w:rsidR="00FA5F7E" w:rsidRPr="00F408E2">
              <w:rPr>
                <w:rFonts w:cs="Times New Roman"/>
              </w:rPr>
              <w:t>cérébrale</w:t>
            </w:r>
            <w:r w:rsidRPr="00F408E2">
              <w:rPr>
                <w:rFonts w:cs="Times New Roman"/>
              </w:rPr>
              <w:t xml:space="preserve"> s avec IV </w:t>
            </w:r>
          </w:p>
          <w:p w14:paraId="05D67266" w14:textId="2677D1FF" w:rsidR="006B0B23" w:rsidRPr="00F408E2" w:rsidRDefault="006B0B23" w:rsidP="004237A4">
            <w:pPr>
              <w:pStyle w:val="Paragraphedeliste"/>
              <w:numPr>
                <w:ilvl w:val="0"/>
                <w:numId w:val="7"/>
              </w:numPr>
              <w:rPr>
                <w:rFonts w:cs="Times New Roman"/>
              </w:rPr>
            </w:pPr>
            <w:r w:rsidRPr="00F408E2">
              <w:rPr>
                <w:rFonts w:cs="Times New Roman"/>
              </w:rPr>
              <w:t xml:space="preserve">IRM </w:t>
            </w:r>
            <w:r w:rsidR="00FA5F7E" w:rsidRPr="00F408E2">
              <w:rPr>
                <w:rFonts w:cs="Times New Roman"/>
              </w:rPr>
              <w:t>encéphalique</w:t>
            </w:r>
            <w:r w:rsidR="00FA5F7E">
              <w:rPr>
                <w:rFonts w:cs="Times New Roman"/>
              </w:rPr>
              <w:t xml:space="preserve"> a</w:t>
            </w:r>
            <w:r w:rsidRPr="00F408E2">
              <w:rPr>
                <w:rFonts w:cs="Times New Roman"/>
              </w:rPr>
              <w:t>vec IV</w:t>
            </w:r>
          </w:p>
          <w:p w14:paraId="697A0D4A" w14:textId="5B9FC846" w:rsidR="00AC7B4D" w:rsidRPr="00F408E2" w:rsidRDefault="00AC7B4D" w:rsidP="00AC7B4D">
            <w:pPr>
              <w:numPr>
                <w:ilvl w:val="0"/>
                <w:numId w:val="0"/>
              </w:numPr>
              <w:rPr>
                <w:rFonts w:cs="Times New Roman"/>
              </w:rPr>
            </w:pPr>
          </w:p>
        </w:tc>
        <w:tc>
          <w:tcPr>
            <w:tcW w:w="2226" w:type="dxa"/>
          </w:tcPr>
          <w:p w14:paraId="1A2538FA" w14:textId="77777777" w:rsidR="00AC7B4D" w:rsidRPr="00F408E2" w:rsidRDefault="006B0B23" w:rsidP="00AC7B4D">
            <w:pPr>
              <w:numPr>
                <w:ilvl w:val="0"/>
                <w:numId w:val="0"/>
              </w:numPr>
              <w:rPr>
                <w:rFonts w:cs="Times New Roman"/>
              </w:rPr>
            </w:pPr>
            <w:r w:rsidRPr="00F408E2">
              <w:rPr>
                <w:rFonts w:cs="Times New Roman"/>
              </w:rPr>
              <w:t xml:space="preserve">EEG en urgence si </w:t>
            </w:r>
          </w:p>
          <w:p w14:paraId="13C5AEB0" w14:textId="2A7677DE" w:rsidR="006B0B23" w:rsidRPr="00F408E2" w:rsidRDefault="00FA5F7E" w:rsidP="004237A4">
            <w:pPr>
              <w:pStyle w:val="Paragraphedeliste"/>
              <w:numPr>
                <w:ilvl w:val="0"/>
                <w:numId w:val="5"/>
              </w:numPr>
              <w:rPr>
                <w:rFonts w:cs="Times New Roman"/>
              </w:rPr>
            </w:pPr>
            <w:r w:rsidRPr="00F408E2">
              <w:rPr>
                <w:rFonts w:cs="Times New Roman"/>
              </w:rPr>
              <w:t>Répétition</w:t>
            </w:r>
            <w:r w:rsidR="006B0B23" w:rsidRPr="00F408E2">
              <w:rPr>
                <w:rFonts w:cs="Times New Roman"/>
              </w:rPr>
              <w:t xml:space="preserve"> </w:t>
            </w:r>
            <w:r w:rsidRPr="00F408E2">
              <w:rPr>
                <w:rFonts w:cs="Times New Roman"/>
              </w:rPr>
              <w:t>crises</w:t>
            </w:r>
            <w:r w:rsidR="006B0B23" w:rsidRPr="00F408E2">
              <w:rPr>
                <w:rFonts w:cs="Times New Roman"/>
              </w:rPr>
              <w:t xml:space="preserve"> </w:t>
            </w:r>
          </w:p>
          <w:p w14:paraId="2037F431" w14:textId="2B67CB1F" w:rsidR="006B0B23" w:rsidRPr="00F408E2" w:rsidRDefault="006B0B23" w:rsidP="004237A4">
            <w:pPr>
              <w:pStyle w:val="Paragraphedeliste"/>
              <w:numPr>
                <w:ilvl w:val="0"/>
                <w:numId w:val="5"/>
              </w:numPr>
              <w:rPr>
                <w:rFonts w:cs="Times New Roman"/>
              </w:rPr>
            </w:pPr>
            <w:r w:rsidRPr="00F408E2">
              <w:rPr>
                <w:rFonts w:cs="Times New Roman"/>
              </w:rPr>
              <w:t xml:space="preserve">Confusion mentale </w:t>
            </w:r>
            <w:r w:rsidR="00FA5F7E" w:rsidRPr="00F408E2">
              <w:rPr>
                <w:rFonts w:cs="Times New Roman"/>
              </w:rPr>
              <w:t>persistante</w:t>
            </w:r>
            <w:r w:rsidRPr="00F408E2">
              <w:rPr>
                <w:rFonts w:cs="Times New Roman"/>
              </w:rPr>
              <w:t xml:space="preserve"> </w:t>
            </w:r>
          </w:p>
          <w:p w14:paraId="7C059202" w14:textId="2EF772EB" w:rsidR="006B0B23" w:rsidRPr="00F408E2" w:rsidRDefault="00FA5F7E" w:rsidP="004237A4">
            <w:pPr>
              <w:pStyle w:val="Paragraphedeliste"/>
              <w:numPr>
                <w:ilvl w:val="0"/>
                <w:numId w:val="5"/>
              </w:numPr>
              <w:rPr>
                <w:rFonts w:cs="Times New Roman"/>
              </w:rPr>
            </w:pPr>
            <w:r w:rsidRPr="00F408E2">
              <w:rPr>
                <w:rFonts w:cs="Times New Roman"/>
              </w:rPr>
              <w:t>Déficit</w:t>
            </w:r>
            <w:r w:rsidR="006B0B23" w:rsidRPr="00F408E2">
              <w:rPr>
                <w:rFonts w:cs="Times New Roman"/>
              </w:rPr>
              <w:t xml:space="preserve"> poste critique </w:t>
            </w:r>
          </w:p>
          <w:p w14:paraId="3958CCCE" w14:textId="7E913ED5" w:rsidR="006B0B23" w:rsidRPr="00F408E2" w:rsidRDefault="00FA5F7E" w:rsidP="004237A4">
            <w:pPr>
              <w:pStyle w:val="Paragraphedeliste"/>
              <w:numPr>
                <w:ilvl w:val="0"/>
                <w:numId w:val="5"/>
              </w:numPr>
              <w:rPr>
                <w:rFonts w:cs="Times New Roman"/>
              </w:rPr>
            </w:pPr>
            <w:r>
              <w:rPr>
                <w:rFonts w:cs="Times New Roman"/>
              </w:rPr>
              <w:t>crise</w:t>
            </w:r>
            <w:r w:rsidR="006B0B23" w:rsidRPr="00F408E2">
              <w:rPr>
                <w:rFonts w:cs="Times New Roman"/>
              </w:rPr>
              <w:t xml:space="preserve"> </w:t>
            </w:r>
            <w:r w:rsidRPr="00F408E2">
              <w:rPr>
                <w:rFonts w:cs="Times New Roman"/>
              </w:rPr>
              <w:t>focale</w:t>
            </w:r>
            <w:r w:rsidR="006B0B23" w:rsidRPr="00F408E2">
              <w:rPr>
                <w:rFonts w:cs="Times New Roman"/>
              </w:rPr>
              <w:t xml:space="preserve"> </w:t>
            </w:r>
          </w:p>
          <w:p w14:paraId="0A5CAD2C" w14:textId="21C160CD" w:rsidR="006B0B23" w:rsidRPr="00F408E2" w:rsidRDefault="006B0B23" w:rsidP="004237A4">
            <w:pPr>
              <w:pStyle w:val="Paragraphedeliste"/>
              <w:numPr>
                <w:ilvl w:val="0"/>
                <w:numId w:val="5"/>
              </w:numPr>
              <w:rPr>
                <w:rFonts w:cs="Times New Roman"/>
              </w:rPr>
            </w:pPr>
            <w:r w:rsidRPr="00F408E2">
              <w:rPr>
                <w:rFonts w:cs="Times New Roman"/>
              </w:rPr>
              <w:t>Étiologie toxique</w:t>
            </w:r>
          </w:p>
        </w:tc>
        <w:tc>
          <w:tcPr>
            <w:tcW w:w="2227" w:type="dxa"/>
          </w:tcPr>
          <w:p w14:paraId="5D08C549" w14:textId="77777777" w:rsidR="00AC7B4D" w:rsidRPr="00F408E2" w:rsidRDefault="006B0B23" w:rsidP="004237A4">
            <w:pPr>
              <w:pStyle w:val="Paragraphedeliste"/>
              <w:numPr>
                <w:ilvl w:val="0"/>
                <w:numId w:val="6"/>
              </w:numPr>
              <w:rPr>
                <w:rFonts w:cs="Times New Roman"/>
              </w:rPr>
            </w:pPr>
            <w:r w:rsidRPr="00F408E2">
              <w:rPr>
                <w:rFonts w:cs="Times New Roman"/>
              </w:rPr>
              <w:t>Glycémie capillaire</w:t>
            </w:r>
          </w:p>
          <w:p w14:paraId="65621E45" w14:textId="182D095C" w:rsidR="006B0B23" w:rsidRPr="00F408E2" w:rsidRDefault="006B0B23" w:rsidP="004237A4">
            <w:pPr>
              <w:pStyle w:val="Paragraphedeliste"/>
              <w:numPr>
                <w:ilvl w:val="0"/>
                <w:numId w:val="6"/>
              </w:numPr>
              <w:rPr>
                <w:rFonts w:cs="Times New Roman"/>
              </w:rPr>
            </w:pPr>
            <w:r w:rsidRPr="00F408E2">
              <w:rPr>
                <w:rFonts w:cs="Times New Roman"/>
              </w:rPr>
              <w:t>Béta HCG / GE/ FM</w:t>
            </w:r>
            <w:r w:rsidR="003B345A" w:rsidRPr="00F408E2">
              <w:rPr>
                <w:rFonts w:cs="Times New Roman"/>
              </w:rPr>
              <w:t>,</w:t>
            </w:r>
            <w:r w:rsidRPr="00F408E2">
              <w:rPr>
                <w:rFonts w:cs="Times New Roman"/>
              </w:rPr>
              <w:t xml:space="preserve"> </w:t>
            </w:r>
            <w:r w:rsidR="008521E8" w:rsidRPr="00F408E2">
              <w:rPr>
                <w:rFonts w:cs="Times New Roman"/>
              </w:rPr>
              <w:t xml:space="preserve">TDR </w:t>
            </w:r>
          </w:p>
          <w:p w14:paraId="4D18CA7C" w14:textId="5FDCCA45" w:rsidR="008521E8" w:rsidRPr="00F408E2" w:rsidRDefault="00FA5F7E" w:rsidP="004237A4">
            <w:pPr>
              <w:pStyle w:val="Paragraphedeliste"/>
              <w:numPr>
                <w:ilvl w:val="0"/>
                <w:numId w:val="6"/>
              </w:numPr>
              <w:rPr>
                <w:rFonts w:cs="Times New Roman"/>
              </w:rPr>
            </w:pPr>
            <w:r w:rsidRPr="00F408E2">
              <w:rPr>
                <w:rFonts w:cs="Times New Roman"/>
              </w:rPr>
              <w:t>Alcoolémie</w:t>
            </w:r>
            <w:r w:rsidR="008521E8" w:rsidRPr="00F408E2">
              <w:rPr>
                <w:rFonts w:cs="Times New Roman"/>
              </w:rPr>
              <w:t xml:space="preserve"> </w:t>
            </w:r>
          </w:p>
          <w:p w14:paraId="6AC2B39C" w14:textId="7043910C" w:rsidR="008521E8" w:rsidRPr="00F408E2" w:rsidRDefault="008521E8" w:rsidP="004237A4">
            <w:pPr>
              <w:pStyle w:val="Paragraphedeliste"/>
              <w:numPr>
                <w:ilvl w:val="0"/>
                <w:numId w:val="6"/>
              </w:numPr>
              <w:rPr>
                <w:rFonts w:cs="Times New Roman"/>
              </w:rPr>
            </w:pPr>
            <w:r w:rsidRPr="00F408E2">
              <w:rPr>
                <w:rFonts w:cs="Times New Roman"/>
              </w:rPr>
              <w:t>Dosage MAE</w:t>
            </w:r>
            <w:r w:rsidR="00F068F8" w:rsidRPr="00F408E2">
              <w:rPr>
                <w:rFonts w:cs="Times New Roman"/>
              </w:rPr>
              <w:t>,</w:t>
            </w:r>
            <w:r w:rsidRPr="00F408E2">
              <w:rPr>
                <w:rFonts w:cs="Times New Roman"/>
              </w:rPr>
              <w:t xml:space="preserve"> toxique </w:t>
            </w:r>
          </w:p>
          <w:p w14:paraId="573D0BDC" w14:textId="026B2FC7" w:rsidR="008521E8" w:rsidRPr="00F408E2" w:rsidRDefault="008521E8" w:rsidP="004237A4">
            <w:pPr>
              <w:pStyle w:val="Paragraphedeliste"/>
              <w:numPr>
                <w:ilvl w:val="0"/>
                <w:numId w:val="6"/>
              </w:numPr>
              <w:rPr>
                <w:rFonts w:cs="Times New Roman"/>
              </w:rPr>
            </w:pPr>
            <w:r w:rsidRPr="00F408E2">
              <w:rPr>
                <w:rFonts w:cs="Times New Roman"/>
              </w:rPr>
              <w:t xml:space="preserve">Bilan </w:t>
            </w:r>
            <w:r w:rsidR="00FA5F7E" w:rsidRPr="00F408E2">
              <w:rPr>
                <w:rFonts w:cs="Times New Roman"/>
              </w:rPr>
              <w:t>rénale</w:t>
            </w:r>
            <w:r w:rsidR="003B345A" w:rsidRPr="00F408E2">
              <w:rPr>
                <w:rFonts w:cs="Times New Roman"/>
              </w:rPr>
              <w:t>,</w:t>
            </w:r>
            <w:r w:rsidRPr="00F408E2">
              <w:rPr>
                <w:rFonts w:cs="Times New Roman"/>
              </w:rPr>
              <w:t xml:space="preserve"> hépatique </w:t>
            </w:r>
          </w:p>
          <w:p w14:paraId="38D90D0E" w14:textId="34489468" w:rsidR="008521E8" w:rsidRPr="00F408E2" w:rsidRDefault="008521E8" w:rsidP="004237A4">
            <w:pPr>
              <w:pStyle w:val="Paragraphedeliste"/>
              <w:numPr>
                <w:ilvl w:val="0"/>
                <w:numId w:val="6"/>
              </w:numPr>
              <w:rPr>
                <w:rFonts w:cs="Times New Roman"/>
              </w:rPr>
            </w:pPr>
            <w:r w:rsidRPr="00F408E2">
              <w:rPr>
                <w:rFonts w:cs="Times New Roman"/>
              </w:rPr>
              <w:t>Inflammation (hémoc</w:t>
            </w:r>
            <w:r w:rsidR="00FA5F7E">
              <w:rPr>
                <w:rFonts w:cs="Times New Roman"/>
              </w:rPr>
              <w:t>ulture</w:t>
            </w:r>
            <w:r w:rsidRPr="00F408E2">
              <w:rPr>
                <w:rFonts w:cs="Times New Roman"/>
              </w:rPr>
              <w:t xml:space="preserve"> +++)</w:t>
            </w:r>
          </w:p>
          <w:p w14:paraId="206C29EF" w14:textId="37814063" w:rsidR="008521E8" w:rsidRPr="00F408E2" w:rsidRDefault="008521E8" w:rsidP="004237A4">
            <w:pPr>
              <w:pStyle w:val="Paragraphedeliste"/>
              <w:numPr>
                <w:ilvl w:val="0"/>
                <w:numId w:val="6"/>
              </w:numPr>
              <w:rPr>
                <w:rFonts w:cs="Times New Roman"/>
              </w:rPr>
            </w:pPr>
            <w:r w:rsidRPr="00F408E2">
              <w:rPr>
                <w:rFonts w:cs="Times New Roman"/>
              </w:rPr>
              <w:t>PL (après imagerie)</w:t>
            </w:r>
          </w:p>
        </w:tc>
      </w:tr>
    </w:tbl>
    <w:p w14:paraId="1398D61E" w14:textId="144865C5" w:rsidR="00AC7B4D" w:rsidRPr="00F408E2" w:rsidRDefault="00A22B80" w:rsidP="00E01951">
      <w:pPr>
        <w:rPr>
          <w:rFonts w:cs="Times New Roman"/>
        </w:rPr>
      </w:pPr>
      <w:r w:rsidRPr="00F408E2">
        <w:rPr>
          <w:rFonts w:cs="Times New Roman"/>
        </w:rPr>
        <w:t>Type d’épilepsie</w:t>
      </w:r>
    </w:p>
    <w:p w14:paraId="7AAA9DFD" w14:textId="3FAE60B8" w:rsidR="00A22B80" w:rsidRPr="00F408E2" w:rsidRDefault="00C44050" w:rsidP="004237A4">
      <w:pPr>
        <w:numPr>
          <w:ilvl w:val="1"/>
          <w:numId w:val="4"/>
        </w:numPr>
        <w:rPr>
          <w:rFonts w:cs="Times New Roman"/>
        </w:rPr>
      </w:pPr>
      <w:r w:rsidRPr="00F408E2">
        <w:rPr>
          <w:rFonts w:cs="Times New Roman"/>
        </w:rPr>
        <w:t>Épilepsie d’absence </w:t>
      </w:r>
    </w:p>
    <w:p w14:paraId="56821D6B" w14:textId="458B9E30" w:rsidR="00C44050" w:rsidRPr="00F408E2" w:rsidRDefault="00054E66" w:rsidP="004237A4">
      <w:pPr>
        <w:numPr>
          <w:ilvl w:val="1"/>
          <w:numId w:val="4"/>
        </w:numPr>
        <w:rPr>
          <w:rFonts w:cs="Times New Roman"/>
        </w:rPr>
      </w:pPr>
      <w:r w:rsidRPr="00F408E2">
        <w:rPr>
          <w:rFonts w:cs="Times New Roman"/>
        </w:rPr>
        <w:t>Epilepsie</w:t>
      </w:r>
      <w:r w:rsidR="005C1C7D" w:rsidRPr="00F408E2">
        <w:rPr>
          <w:rFonts w:cs="Times New Roman"/>
        </w:rPr>
        <w:t xml:space="preserve"> crise </w:t>
      </w:r>
      <w:r w:rsidR="00FA5F7E" w:rsidRPr="00F408E2">
        <w:rPr>
          <w:rFonts w:cs="Times New Roman"/>
        </w:rPr>
        <w:t>myoclonique</w:t>
      </w:r>
      <w:r w:rsidRPr="00F408E2">
        <w:rPr>
          <w:rFonts w:cs="Times New Roman"/>
        </w:rPr>
        <w:t xml:space="preserve"> </w:t>
      </w:r>
    </w:p>
    <w:p w14:paraId="04152BB5" w14:textId="4C15B5CA" w:rsidR="00054E66" w:rsidRPr="00F408E2" w:rsidRDefault="00A24A6F" w:rsidP="004237A4">
      <w:pPr>
        <w:numPr>
          <w:ilvl w:val="1"/>
          <w:numId w:val="4"/>
        </w:numPr>
        <w:rPr>
          <w:rFonts w:cs="Times New Roman"/>
        </w:rPr>
      </w:pPr>
      <w:r w:rsidRPr="00F408E2">
        <w:rPr>
          <w:rFonts w:cs="Times New Roman"/>
        </w:rPr>
        <w:t>Épilepsie crise tonique</w:t>
      </w:r>
      <w:r w:rsidR="00393699" w:rsidRPr="00F408E2">
        <w:rPr>
          <w:rFonts w:cs="Times New Roman"/>
        </w:rPr>
        <w:t xml:space="preserve"> </w:t>
      </w:r>
    </w:p>
    <w:p w14:paraId="2A3CF91A" w14:textId="72BC2B1B" w:rsidR="00A24A6F" w:rsidRPr="00F408E2" w:rsidRDefault="00393699" w:rsidP="004237A4">
      <w:pPr>
        <w:numPr>
          <w:ilvl w:val="1"/>
          <w:numId w:val="4"/>
        </w:numPr>
        <w:rPr>
          <w:rFonts w:cs="Times New Roman"/>
        </w:rPr>
      </w:pPr>
      <w:r w:rsidRPr="00F408E2">
        <w:rPr>
          <w:rFonts w:cs="Times New Roman"/>
        </w:rPr>
        <w:t>E</w:t>
      </w:r>
      <w:r w:rsidR="00A24A6F" w:rsidRPr="00F408E2">
        <w:rPr>
          <w:rFonts w:cs="Times New Roman"/>
        </w:rPr>
        <w:t>pilepsie</w:t>
      </w:r>
      <w:r w:rsidR="00774607" w:rsidRPr="00F408E2">
        <w:rPr>
          <w:rFonts w:cs="Times New Roman"/>
        </w:rPr>
        <w:t xml:space="preserve"> atonique (différencier avec syncope)</w:t>
      </w:r>
    </w:p>
    <w:p w14:paraId="2FC373D8" w14:textId="7312A1EB" w:rsidR="00D513ED" w:rsidRPr="00F408E2" w:rsidRDefault="00393699" w:rsidP="004237A4">
      <w:pPr>
        <w:numPr>
          <w:ilvl w:val="1"/>
          <w:numId w:val="4"/>
        </w:numPr>
        <w:rPr>
          <w:rFonts w:cs="Times New Roman"/>
        </w:rPr>
      </w:pPr>
      <w:r w:rsidRPr="00F408E2">
        <w:rPr>
          <w:rFonts w:cs="Times New Roman"/>
        </w:rPr>
        <w:t xml:space="preserve">Épilepsie </w:t>
      </w:r>
      <w:r w:rsidR="00C709CE" w:rsidRPr="00F408E2">
        <w:rPr>
          <w:rFonts w:cs="Times New Roman"/>
        </w:rPr>
        <w:t>tonico-clonique</w:t>
      </w:r>
    </w:p>
    <w:p w14:paraId="2CDAA331" w14:textId="77777777" w:rsidR="00D513ED" w:rsidRPr="00F408E2" w:rsidRDefault="00D513ED">
      <w:pPr>
        <w:numPr>
          <w:ilvl w:val="0"/>
          <w:numId w:val="0"/>
        </w:numPr>
        <w:spacing w:after="200"/>
        <w:rPr>
          <w:rFonts w:cs="Times New Roman"/>
        </w:rPr>
      </w:pPr>
      <w:r w:rsidRPr="00F408E2">
        <w:rPr>
          <w:rFonts w:cs="Times New Roman"/>
        </w:rPr>
        <w:br w:type="page"/>
      </w:r>
    </w:p>
    <w:p w14:paraId="7F90DA46" w14:textId="120FE710" w:rsidR="00393699" w:rsidRPr="00F408E2" w:rsidRDefault="008F6E52" w:rsidP="00D513ED">
      <w:pPr>
        <w:pStyle w:val="Titre"/>
        <w:rPr>
          <w:rFonts w:cs="Times New Roman"/>
        </w:rPr>
      </w:pPr>
      <w:r w:rsidRPr="00F408E2">
        <w:rPr>
          <w:rFonts w:cs="Times New Roman"/>
        </w:rPr>
        <w:lastRenderedPageBreak/>
        <w:t xml:space="preserve">Céphalées </w:t>
      </w:r>
    </w:p>
    <w:p w14:paraId="724E7CAE" w14:textId="7A1B8FE9" w:rsidR="008F6E52" w:rsidRPr="00F408E2" w:rsidRDefault="008F6E52" w:rsidP="008F6E52">
      <w:pPr>
        <w:rPr>
          <w:rFonts w:cs="Times New Roman"/>
        </w:rPr>
      </w:pPr>
      <w:r w:rsidRPr="00F408E2">
        <w:rPr>
          <w:rFonts w:cs="Times New Roman"/>
        </w:rPr>
        <w:t xml:space="preserve">Douleur de la région </w:t>
      </w:r>
      <w:r w:rsidR="00FA5F7E" w:rsidRPr="00F408E2">
        <w:rPr>
          <w:rFonts w:cs="Times New Roman"/>
        </w:rPr>
        <w:t>céphalique</w:t>
      </w:r>
    </w:p>
    <w:p w14:paraId="54E99EAE" w14:textId="027354FA" w:rsidR="008F6E52" w:rsidRPr="00F408E2" w:rsidRDefault="00FA5F7E" w:rsidP="001A110B">
      <w:pPr>
        <w:pStyle w:val="Sous-titre"/>
        <w:rPr>
          <w:rFonts w:ascii="Times New Roman" w:hAnsi="Times New Roman" w:cs="Times New Roman"/>
        </w:rPr>
      </w:pPr>
      <w:r w:rsidRPr="00F408E2">
        <w:rPr>
          <w:rFonts w:ascii="Times New Roman" w:hAnsi="Times New Roman" w:cs="Times New Roman"/>
        </w:rPr>
        <w:t>Introduction</w:t>
      </w:r>
      <w:r w:rsidR="001A110B" w:rsidRPr="00F408E2">
        <w:rPr>
          <w:rFonts w:ascii="Times New Roman" w:hAnsi="Times New Roman" w:cs="Times New Roman"/>
        </w:rPr>
        <w:t xml:space="preserve"> </w:t>
      </w:r>
    </w:p>
    <w:p w14:paraId="05CABEF2" w14:textId="2E32335C" w:rsidR="001A110B" w:rsidRPr="00F408E2" w:rsidRDefault="00FA5F7E" w:rsidP="001A110B">
      <w:pPr>
        <w:rPr>
          <w:rFonts w:cs="Times New Roman"/>
        </w:rPr>
      </w:pPr>
      <w:r w:rsidRPr="00F408E2">
        <w:rPr>
          <w:rFonts w:cs="Times New Roman"/>
        </w:rPr>
        <w:t>Définition</w:t>
      </w:r>
      <w:r w:rsidR="001A110B" w:rsidRPr="00F408E2">
        <w:rPr>
          <w:rFonts w:cs="Times New Roman"/>
        </w:rPr>
        <w:t xml:space="preserve"> </w:t>
      </w:r>
    </w:p>
    <w:p w14:paraId="222B3533" w14:textId="3BA6DD8B" w:rsidR="001A110B" w:rsidRPr="00F408E2" w:rsidRDefault="00FA5F7E" w:rsidP="004237A4">
      <w:pPr>
        <w:numPr>
          <w:ilvl w:val="1"/>
          <w:numId w:val="4"/>
        </w:numPr>
        <w:rPr>
          <w:rFonts w:cs="Times New Roman"/>
        </w:rPr>
      </w:pPr>
      <w:r>
        <w:rPr>
          <w:rFonts w:cs="Times New Roman"/>
        </w:rPr>
        <w:t xml:space="preserve">Douleur de l’extrémité </w:t>
      </w:r>
      <w:r w:rsidR="001A110B" w:rsidRPr="00F408E2">
        <w:rPr>
          <w:rFonts w:cs="Times New Roman"/>
        </w:rPr>
        <w:t xml:space="preserve">céphalique du corps </w:t>
      </w:r>
    </w:p>
    <w:p w14:paraId="4D9821CC" w14:textId="3819E1A1" w:rsidR="001A110B" w:rsidRPr="00F408E2" w:rsidRDefault="00FA5F7E" w:rsidP="004237A4">
      <w:pPr>
        <w:numPr>
          <w:ilvl w:val="1"/>
          <w:numId w:val="4"/>
        </w:numPr>
        <w:rPr>
          <w:rFonts w:cs="Times New Roman"/>
        </w:rPr>
      </w:pPr>
      <w:r w:rsidRPr="00F408E2">
        <w:rPr>
          <w:rFonts w:cs="Times New Roman"/>
        </w:rPr>
        <w:t>Symptôme</w:t>
      </w:r>
      <w:r w:rsidR="001A110B" w:rsidRPr="00F408E2">
        <w:rPr>
          <w:rFonts w:cs="Times New Roman"/>
        </w:rPr>
        <w:t xml:space="preserve"> </w:t>
      </w:r>
      <w:r w:rsidRPr="00F408E2">
        <w:rPr>
          <w:rFonts w:cs="Times New Roman"/>
        </w:rPr>
        <w:t>subjectif</w:t>
      </w:r>
      <w:r w:rsidR="001A110B" w:rsidRPr="00F408E2">
        <w:rPr>
          <w:rFonts w:cs="Times New Roman"/>
        </w:rPr>
        <w:t xml:space="preserve"> +++</w:t>
      </w:r>
    </w:p>
    <w:p w14:paraId="702AC8C5" w14:textId="428907F9" w:rsidR="001A110B" w:rsidRPr="00F408E2" w:rsidRDefault="001A110B" w:rsidP="001A110B">
      <w:pPr>
        <w:rPr>
          <w:rFonts w:cs="Times New Roman"/>
        </w:rPr>
      </w:pPr>
      <w:r w:rsidRPr="00F408E2">
        <w:rPr>
          <w:rFonts w:cs="Times New Roman"/>
        </w:rPr>
        <w:t xml:space="preserve">Intérêt </w:t>
      </w:r>
    </w:p>
    <w:p w14:paraId="0E5AA147" w14:textId="032FFC33" w:rsidR="001A110B" w:rsidRPr="00F408E2" w:rsidRDefault="001A110B" w:rsidP="004237A4">
      <w:pPr>
        <w:numPr>
          <w:ilvl w:val="1"/>
          <w:numId w:val="4"/>
        </w:numPr>
        <w:rPr>
          <w:rFonts w:cs="Times New Roman"/>
        </w:rPr>
      </w:pPr>
      <w:r w:rsidRPr="00F408E2">
        <w:rPr>
          <w:rFonts w:cs="Times New Roman"/>
        </w:rPr>
        <w:t xml:space="preserve">Motif </w:t>
      </w:r>
      <w:r w:rsidR="00261C50" w:rsidRPr="00F408E2">
        <w:rPr>
          <w:rFonts w:cs="Times New Roman"/>
        </w:rPr>
        <w:t xml:space="preserve">fréquent de consultation </w:t>
      </w:r>
    </w:p>
    <w:p w14:paraId="4D275A85" w14:textId="302E3288" w:rsidR="001A110B" w:rsidRPr="00F408E2" w:rsidRDefault="001A110B" w:rsidP="004237A4">
      <w:pPr>
        <w:numPr>
          <w:ilvl w:val="1"/>
          <w:numId w:val="4"/>
        </w:numPr>
        <w:rPr>
          <w:rFonts w:cs="Times New Roman"/>
        </w:rPr>
      </w:pPr>
      <w:r w:rsidRPr="00F408E2">
        <w:rPr>
          <w:rFonts w:cs="Times New Roman"/>
        </w:rPr>
        <w:t>E</w:t>
      </w:r>
      <w:r w:rsidR="002A47AC" w:rsidRPr="00F408E2">
        <w:rPr>
          <w:rFonts w:cs="Times New Roman"/>
        </w:rPr>
        <w:t xml:space="preserve">tiologie </w:t>
      </w:r>
      <w:r w:rsidRPr="00F408E2">
        <w:rPr>
          <w:rFonts w:cs="Times New Roman"/>
        </w:rPr>
        <w:t>mult</w:t>
      </w:r>
      <w:r w:rsidR="006E16D6" w:rsidRPr="00F408E2">
        <w:rPr>
          <w:rFonts w:cs="Times New Roman"/>
        </w:rPr>
        <w:t>i</w:t>
      </w:r>
      <w:r w:rsidRPr="00F408E2">
        <w:rPr>
          <w:rFonts w:cs="Times New Roman"/>
        </w:rPr>
        <w:t xml:space="preserve">ples </w:t>
      </w:r>
    </w:p>
    <w:p w14:paraId="3E268855" w14:textId="2F3D1C3B" w:rsidR="001A110B" w:rsidRPr="00F408E2" w:rsidRDefault="001A110B" w:rsidP="004237A4">
      <w:pPr>
        <w:numPr>
          <w:ilvl w:val="1"/>
          <w:numId w:val="4"/>
        </w:numPr>
        <w:rPr>
          <w:rFonts w:cs="Times New Roman"/>
        </w:rPr>
      </w:pPr>
      <w:r w:rsidRPr="00F408E2">
        <w:rPr>
          <w:rFonts w:cs="Times New Roman"/>
        </w:rPr>
        <w:t>Pathologie grave</w:t>
      </w:r>
      <w:r w:rsidR="00EC3244">
        <w:rPr>
          <w:rFonts w:cs="Times New Roman"/>
        </w:rPr>
        <w:t> </w:t>
      </w:r>
      <w:r w:rsidR="006E16D6" w:rsidRPr="00F408E2">
        <w:rPr>
          <w:rFonts w:cs="Times New Roman"/>
        </w:rPr>
        <w:t>:</w:t>
      </w:r>
      <w:r w:rsidRPr="00F408E2">
        <w:rPr>
          <w:rFonts w:cs="Times New Roman"/>
        </w:rPr>
        <w:t xml:space="preserve"> affectio</w:t>
      </w:r>
      <w:r w:rsidR="006E16D6" w:rsidRPr="00F408E2">
        <w:rPr>
          <w:rFonts w:cs="Times New Roman"/>
        </w:rPr>
        <w:t>n</w:t>
      </w:r>
      <w:r w:rsidRPr="00F408E2">
        <w:rPr>
          <w:rFonts w:cs="Times New Roman"/>
        </w:rPr>
        <w:t xml:space="preserve"> </w:t>
      </w:r>
      <w:r w:rsidR="00FA5F7E" w:rsidRPr="00F408E2">
        <w:rPr>
          <w:rFonts w:cs="Times New Roman"/>
        </w:rPr>
        <w:t>vasculaire</w:t>
      </w:r>
      <w:r w:rsidRPr="00F408E2">
        <w:rPr>
          <w:rFonts w:cs="Times New Roman"/>
        </w:rPr>
        <w:t xml:space="preserve"> crânienne/ cervicale … </w:t>
      </w:r>
    </w:p>
    <w:p w14:paraId="280BC335" w14:textId="4286BC5F" w:rsidR="007F6497" w:rsidRPr="00F408E2" w:rsidRDefault="00FA5F7E" w:rsidP="007F6497">
      <w:pPr>
        <w:rPr>
          <w:rFonts w:cs="Times New Roman"/>
        </w:rPr>
      </w:pPr>
      <w:r w:rsidRPr="00F408E2">
        <w:rPr>
          <w:rFonts w:cs="Times New Roman"/>
        </w:rPr>
        <w:t>Anamnèse</w:t>
      </w:r>
      <w:r w:rsidR="00EC3244">
        <w:rPr>
          <w:rFonts w:cs="Times New Roman"/>
        </w:rPr>
        <w:t> </w:t>
      </w:r>
      <w:r w:rsidR="00AD77B1" w:rsidRPr="00F408E2">
        <w:rPr>
          <w:rFonts w:cs="Times New Roman"/>
        </w:rPr>
        <w:t>:</w:t>
      </w:r>
    </w:p>
    <w:p w14:paraId="018C0CAC" w14:textId="6F1BE746" w:rsidR="007F6497" w:rsidRPr="00F408E2" w:rsidRDefault="007F6497" w:rsidP="004237A4">
      <w:pPr>
        <w:numPr>
          <w:ilvl w:val="1"/>
          <w:numId w:val="4"/>
        </w:numPr>
        <w:rPr>
          <w:rFonts w:cs="Times New Roman"/>
        </w:rPr>
      </w:pPr>
      <w:r w:rsidRPr="00F408E2">
        <w:rPr>
          <w:rFonts w:cs="Times New Roman"/>
        </w:rPr>
        <w:t>Depuis quand avez-vous ce mal de tête</w:t>
      </w:r>
      <w:r w:rsidR="00EC3244">
        <w:rPr>
          <w:rFonts w:cs="Times New Roman"/>
        </w:rPr>
        <w:t> </w:t>
      </w:r>
      <w:r w:rsidRPr="00F408E2">
        <w:rPr>
          <w:rFonts w:cs="Times New Roman"/>
        </w:rPr>
        <w:t xml:space="preserve">? (brutale / </w:t>
      </w:r>
      <w:r w:rsidR="00FA5F7E" w:rsidRPr="00F408E2">
        <w:rPr>
          <w:rFonts w:cs="Times New Roman"/>
        </w:rPr>
        <w:t>progressive)</w:t>
      </w:r>
    </w:p>
    <w:p w14:paraId="1C7CE3DA" w14:textId="1CBD970D" w:rsidR="007F6497" w:rsidRPr="00F408E2" w:rsidRDefault="00FA5F7E" w:rsidP="004237A4">
      <w:pPr>
        <w:numPr>
          <w:ilvl w:val="1"/>
          <w:numId w:val="4"/>
        </w:numPr>
        <w:rPr>
          <w:rFonts w:cs="Times New Roman"/>
        </w:rPr>
      </w:pPr>
      <w:r w:rsidRPr="00F408E2">
        <w:rPr>
          <w:rFonts w:cs="Times New Roman"/>
        </w:rPr>
        <w:t>Avez-</w:t>
      </w:r>
      <w:r w:rsidR="007F6497" w:rsidRPr="00F408E2">
        <w:rPr>
          <w:rFonts w:cs="Times New Roman"/>
        </w:rPr>
        <w:t xml:space="preserve">vous déjà eu ce </w:t>
      </w:r>
      <w:r w:rsidRPr="00F408E2">
        <w:rPr>
          <w:rFonts w:cs="Times New Roman"/>
        </w:rPr>
        <w:t>type</w:t>
      </w:r>
      <w:r w:rsidR="007F6497" w:rsidRPr="00F408E2">
        <w:rPr>
          <w:rFonts w:cs="Times New Roman"/>
        </w:rPr>
        <w:t xml:space="preserve"> de </w:t>
      </w:r>
      <w:r w:rsidRPr="00F408E2">
        <w:rPr>
          <w:rFonts w:cs="Times New Roman"/>
        </w:rPr>
        <w:t>mal</w:t>
      </w:r>
      <w:r w:rsidR="007F6497" w:rsidRPr="00F408E2">
        <w:rPr>
          <w:rFonts w:cs="Times New Roman"/>
        </w:rPr>
        <w:t xml:space="preserve"> de tête</w:t>
      </w:r>
      <w:r w:rsidR="00EC3244">
        <w:rPr>
          <w:rFonts w:cs="Times New Roman"/>
        </w:rPr>
        <w:t> </w:t>
      </w:r>
      <w:r w:rsidR="007F6497" w:rsidRPr="00F408E2">
        <w:rPr>
          <w:rFonts w:cs="Times New Roman"/>
        </w:rPr>
        <w:t>? (</w:t>
      </w:r>
      <w:r w:rsidRPr="00F408E2">
        <w:rPr>
          <w:rFonts w:cs="Times New Roman"/>
        </w:rPr>
        <w:t>Cas</w:t>
      </w:r>
      <w:r w:rsidR="007F6497" w:rsidRPr="00F408E2">
        <w:rPr>
          <w:rFonts w:cs="Times New Roman"/>
        </w:rPr>
        <w:t xml:space="preserve"> </w:t>
      </w:r>
      <w:r w:rsidRPr="00F408E2">
        <w:rPr>
          <w:rFonts w:cs="Times New Roman"/>
        </w:rPr>
        <w:t>similaire</w:t>
      </w:r>
      <w:r w:rsidR="007F6497" w:rsidRPr="00F408E2">
        <w:rPr>
          <w:rFonts w:cs="Times New Roman"/>
        </w:rPr>
        <w:t xml:space="preserve"> </w:t>
      </w:r>
      <w:r w:rsidRPr="00F408E2">
        <w:rPr>
          <w:rFonts w:cs="Times New Roman"/>
        </w:rPr>
        <w:t>antérieur)</w:t>
      </w:r>
    </w:p>
    <w:p w14:paraId="0B78EE80" w14:textId="4E027777" w:rsidR="007F6497" w:rsidRPr="00F408E2" w:rsidRDefault="007F6497" w:rsidP="004237A4">
      <w:pPr>
        <w:numPr>
          <w:ilvl w:val="1"/>
          <w:numId w:val="4"/>
        </w:numPr>
        <w:rPr>
          <w:rFonts w:cs="Times New Roman"/>
        </w:rPr>
      </w:pPr>
      <w:r w:rsidRPr="00F408E2">
        <w:rPr>
          <w:rFonts w:cs="Times New Roman"/>
        </w:rPr>
        <w:sym w:font="Wingdings" w:char="F0E8"/>
      </w:r>
      <w:r w:rsidRPr="00F408E2">
        <w:rPr>
          <w:rFonts w:cs="Times New Roman"/>
        </w:rPr>
        <w:t xml:space="preserve"> profil clin</w:t>
      </w:r>
      <w:r w:rsidR="0026511A" w:rsidRPr="00F408E2">
        <w:rPr>
          <w:rFonts w:cs="Times New Roman"/>
        </w:rPr>
        <w:t>i</w:t>
      </w:r>
      <w:r w:rsidRPr="00F408E2">
        <w:rPr>
          <w:rFonts w:cs="Times New Roman"/>
        </w:rPr>
        <w:t>que</w:t>
      </w:r>
      <w:r w:rsidR="00EC3244">
        <w:rPr>
          <w:rFonts w:cs="Times New Roman"/>
        </w:rPr>
        <w:t> </w:t>
      </w:r>
      <w:r w:rsidRPr="00F408E2">
        <w:rPr>
          <w:rFonts w:cs="Times New Roman"/>
        </w:rPr>
        <w:t xml:space="preserve">: </w:t>
      </w:r>
    </w:p>
    <w:p w14:paraId="0C5B305D" w14:textId="24295B33" w:rsidR="007F6497" w:rsidRPr="00F408E2" w:rsidRDefault="007F6497" w:rsidP="004237A4">
      <w:pPr>
        <w:numPr>
          <w:ilvl w:val="2"/>
          <w:numId w:val="4"/>
        </w:numPr>
        <w:rPr>
          <w:rFonts w:cs="Times New Roman"/>
        </w:rPr>
      </w:pPr>
      <w:r w:rsidRPr="00F408E2">
        <w:rPr>
          <w:rFonts w:cs="Times New Roman"/>
        </w:rPr>
        <w:t>Céphalée pa</w:t>
      </w:r>
      <w:r w:rsidR="00FA5F7E">
        <w:rPr>
          <w:rFonts w:cs="Times New Roman"/>
        </w:rPr>
        <w:t>roxys</w:t>
      </w:r>
      <w:r w:rsidRPr="00F408E2">
        <w:rPr>
          <w:rFonts w:cs="Times New Roman"/>
        </w:rPr>
        <w:t xml:space="preserve">tique </w:t>
      </w:r>
    </w:p>
    <w:p w14:paraId="7E2D39D5" w14:textId="1717C7B4" w:rsidR="007F6497" w:rsidRPr="00F408E2" w:rsidRDefault="007F6497" w:rsidP="004237A4">
      <w:pPr>
        <w:numPr>
          <w:ilvl w:val="2"/>
          <w:numId w:val="4"/>
        </w:numPr>
        <w:rPr>
          <w:rFonts w:cs="Times New Roman"/>
        </w:rPr>
      </w:pPr>
      <w:r w:rsidRPr="00F408E2">
        <w:rPr>
          <w:rFonts w:cs="Times New Roman"/>
        </w:rPr>
        <w:t>Cép</w:t>
      </w:r>
      <w:r w:rsidR="0026511A" w:rsidRPr="00F408E2">
        <w:rPr>
          <w:rFonts w:cs="Times New Roman"/>
        </w:rPr>
        <w:t>h</w:t>
      </w:r>
      <w:r w:rsidRPr="00F408E2">
        <w:rPr>
          <w:rFonts w:cs="Times New Roman"/>
        </w:rPr>
        <w:t>alée continue</w:t>
      </w:r>
    </w:p>
    <w:p w14:paraId="0C65BFE5" w14:textId="2BDCFBF2" w:rsidR="00AD77B1" w:rsidRPr="00F408E2" w:rsidRDefault="00AD77B1" w:rsidP="004237A4">
      <w:pPr>
        <w:pStyle w:val="Titre1"/>
        <w:numPr>
          <w:ilvl w:val="0"/>
          <w:numId w:val="13"/>
        </w:numPr>
        <w:rPr>
          <w:rFonts w:cs="Times New Roman"/>
        </w:rPr>
      </w:pPr>
      <w:bookmarkStart w:id="73" w:name="_Toc196656459"/>
      <w:bookmarkStart w:id="74" w:name="_Toc196662266"/>
      <w:r w:rsidRPr="00F408E2">
        <w:rPr>
          <w:rFonts w:cs="Times New Roman"/>
        </w:rPr>
        <w:t>Démarche diagnostique</w:t>
      </w:r>
      <w:bookmarkEnd w:id="73"/>
      <w:bookmarkEnd w:id="74"/>
      <w:r w:rsidRPr="00F408E2">
        <w:rPr>
          <w:rFonts w:cs="Times New Roman"/>
        </w:rPr>
        <w:t xml:space="preserve"> </w:t>
      </w:r>
    </w:p>
    <w:p w14:paraId="2A14B94E" w14:textId="7DB6F9F2" w:rsidR="00AD77B1" w:rsidRPr="00F408E2" w:rsidRDefault="00AD77B1" w:rsidP="00AD77B1">
      <w:pPr>
        <w:pStyle w:val="Titre2"/>
        <w:rPr>
          <w:rFonts w:cs="Times New Roman"/>
        </w:rPr>
      </w:pPr>
      <w:bookmarkStart w:id="75" w:name="_Toc196656460"/>
      <w:bookmarkStart w:id="76" w:name="_Toc196662267"/>
      <w:r w:rsidRPr="00F408E2">
        <w:rPr>
          <w:rFonts w:cs="Times New Roman"/>
        </w:rPr>
        <w:t>Examen physique</w:t>
      </w:r>
      <w:bookmarkEnd w:id="75"/>
      <w:bookmarkEnd w:id="76"/>
      <w:r w:rsidRPr="00F408E2">
        <w:rPr>
          <w:rFonts w:cs="Times New Roman"/>
        </w:rPr>
        <w:t xml:space="preserve"> </w:t>
      </w:r>
    </w:p>
    <w:p w14:paraId="5D094B98" w14:textId="610A42E7" w:rsidR="00AD77B1" w:rsidRPr="00F408E2" w:rsidRDefault="00FA5F7E" w:rsidP="00AD77B1">
      <w:pPr>
        <w:rPr>
          <w:rFonts w:cs="Times New Roman"/>
        </w:rPr>
      </w:pPr>
      <w:r w:rsidRPr="00F408E2">
        <w:rPr>
          <w:rFonts w:cs="Times New Roman"/>
        </w:rPr>
        <w:t>Singe</w:t>
      </w:r>
      <w:r>
        <w:rPr>
          <w:rFonts w:cs="Times New Roman"/>
        </w:rPr>
        <w:t>s</w:t>
      </w:r>
      <w:r w:rsidR="00AD77B1" w:rsidRPr="00F408E2">
        <w:rPr>
          <w:rFonts w:cs="Times New Roman"/>
        </w:rPr>
        <w:t xml:space="preserve"> </w:t>
      </w:r>
      <w:r w:rsidRPr="00F408E2">
        <w:rPr>
          <w:rFonts w:cs="Times New Roman"/>
        </w:rPr>
        <w:t>généraux</w:t>
      </w:r>
      <w:r w:rsidR="00EC3244">
        <w:rPr>
          <w:rFonts w:cs="Times New Roman"/>
        </w:rPr>
        <w:t> </w:t>
      </w:r>
      <w:r w:rsidR="00AD77B1" w:rsidRPr="00F408E2">
        <w:rPr>
          <w:rFonts w:cs="Times New Roman"/>
        </w:rPr>
        <w:t>:</w:t>
      </w:r>
    </w:p>
    <w:p w14:paraId="20F3F7E3" w14:textId="46CBE503" w:rsidR="00AD77B1" w:rsidRPr="00F408E2" w:rsidRDefault="00AD77B1" w:rsidP="004237A4">
      <w:pPr>
        <w:numPr>
          <w:ilvl w:val="1"/>
          <w:numId w:val="4"/>
        </w:numPr>
        <w:rPr>
          <w:rFonts w:cs="Times New Roman"/>
        </w:rPr>
      </w:pPr>
      <w:r w:rsidRPr="00F408E2">
        <w:rPr>
          <w:rFonts w:cs="Times New Roman"/>
        </w:rPr>
        <w:t>Prises de</w:t>
      </w:r>
      <w:r w:rsidR="00A2508E" w:rsidRPr="00F408E2">
        <w:rPr>
          <w:rFonts w:cs="Times New Roman"/>
        </w:rPr>
        <w:t xml:space="preserve"> </w:t>
      </w:r>
      <w:r w:rsidRPr="00F408E2">
        <w:rPr>
          <w:rFonts w:cs="Times New Roman"/>
        </w:rPr>
        <w:t>la tensio</w:t>
      </w:r>
      <w:r w:rsidR="00A2508E" w:rsidRPr="00F408E2">
        <w:rPr>
          <w:rFonts w:cs="Times New Roman"/>
        </w:rPr>
        <w:t>n</w:t>
      </w:r>
      <w:r w:rsidRPr="00F408E2">
        <w:rPr>
          <w:rFonts w:cs="Times New Roman"/>
        </w:rPr>
        <w:t xml:space="preserve"> artérielle bilatérale </w:t>
      </w:r>
    </w:p>
    <w:p w14:paraId="5B77CABE" w14:textId="0CA8654F" w:rsidR="00AD77B1" w:rsidRPr="00F408E2" w:rsidRDefault="00FA5F7E" w:rsidP="004237A4">
      <w:pPr>
        <w:numPr>
          <w:ilvl w:val="1"/>
          <w:numId w:val="4"/>
        </w:numPr>
        <w:rPr>
          <w:rFonts w:cs="Times New Roman"/>
        </w:rPr>
      </w:pPr>
      <w:r w:rsidRPr="00F408E2">
        <w:rPr>
          <w:rFonts w:cs="Times New Roman"/>
        </w:rPr>
        <w:t>Température</w:t>
      </w:r>
      <w:r w:rsidR="00AD77B1" w:rsidRPr="00F408E2">
        <w:rPr>
          <w:rFonts w:cs="Times New Roman"/>
        </w:rPr>
        <w:t xml:space="preserve"> (fièvre</w:t>
      </w:r>
      <w:r w:rsidR="00EC3244">
        <w:rPr>
          <w:rFonts w:cs="Times New Roman"/>
        </w:rPr>
        <w:t> </w:t>
      </w:r>
      <w:r w:rsidR="00AD77B1" w:rsidRPr="00F408E2">
        <w:rPr>
          <w:rFonts w:cs="Times New Roman"/>
        </w:rPr>
        <w:t>?)</w:t>
      </w:r>
    </w:p>
    <w:p w14:paraId="1615A668" w14:textId="388C3921" w:rsidR="00AD77B1" w:rsidRPr="00F408E2" w:rsidRDefault="00AD77B1" w:rsidP="00AD77B1">
      <w:pPr>
        <w:rPr>
          <w:rFonts w:cs="Times New Roman"/>
        </w:rPr>
      </w:pPr>
      <w:r w:rsidRPr="00F408E2">
        <w:rPr>
          <w:rFonts w:cs="Times New Roman"/>
        </w:rPr>
        <w:t xml:space="preserve">Singes </w:t>
      </w:r>
      <w:r w:rsidR="003F0087" w:rsidRPr="00F408E2">
        <w:rPr>
          <w:rFonts w:cs="Times New Roman"/>
        </w:rPr>
        <w:t>physiques</w:t>
      </w:r>
      <w:r w:rsidR="00EC3244">
        <w:rPr>
          <w:rFonts w:cs="Times New Roman"/>
        </w:rPr>
        <w:t> </w:t>
      </w:r>
      <w:r w:rsidRPr="00F408E2">
        <w:rPr>
          <w:rFonts w:cs="Times New Roman"/>
        </w:rPr>
        <w:t xml:space="preserve">: </w:t>
      </w:r>
      <w:r w:rsidR="003F0087" w:rsidRPr="00F408E2">
        <w:rPr>
          <w:rFonts w:cs="Times New Roman"/>
        </w:rPr>
        <w:t>céphalées</w:t>
      </w:r>
      <w:r w:rsidRPr="00F408E2">
        <w:rPr>
          <w:rFonts w:cs="Times New Roman"/>
        </w:rPr>
        <w:t xml:space="preserve"> </w:t>
      </w:r>
    </w:p>
    <w:p w14:paraId="19C87110" w14:textId="640478E0" w:rsidR="00AD77B1" w:rsidRPr="00F408E2" w:rsidRDefault="00FA5F7E" w:rsidP="004237A4">
      <w:pPr>
        <w:numPr>
          <w:ilvl w:val="1"/>
          <w:numId w:val="4"/>
        </w:numPr>
        <w:rPr>
          <w:rFonts w:cs="Times New Roman"/>
        </w:rPr>
      </w:pPr>
      <w:r w:rsidRPr="00F408E2">
        <w:rPr>
          <w:rFonts w:cs="Times New Roman"/>
        </w:rPr>
        <w:t>Rechercher</w:t>
      </w:r>
      <w:r w:rsidR="00AD77B1" w:rsidRPr="00F408E2">
        <w:rPr>
          <w:rFonts w:cs="Times New Roman"/>
        </w:rPr>
        <w:t xml:space="preserve"> singe de </w:t>
      </w:r>
      <w:r w:rsidRPr="00F408E2">
        <w:rPr>
          <w:rFonts w:cs="Times New Roman"/>
        </w:rPr>
        <w:t>focalisation</w:t>
      </w:r>
      <w:r w:rsidR="00AD77B1" w:rsidRPr="00F408E2">
        <w:rPr>
          <w:rFonts w:cs="Times New Roman"/>
        </w:rPr>
        <w:t xml:space="preserve"> / </w:t>
      </w:r>
      <w:r w:rsidRPr="00F408E2">
        <w:rPr>
          <w:rFonts w:cs="Times New Roman"/>
        </w:rPr>
        <w:t>palpation</w:t>
      </w:r>
      <w:r w:rsidR="00AD77B1" w:rsidRPr="00F408E2">
        <w:rPr>
          <w:rFonts w:cs="Times New Roman"/>
        </w:rPr>
        <w:t xml:space="preserve"> artères temporales </w:t>
      </w:r>
    </w:p>
    <w:p w14:paraId="5680FA1D" w14:textId="2CD96A51" w:rsidR="00AD77B1" w:rsidRPr="00F408E2" w:rsidRDefault="00897B42" w:rsidP="004237A4">
      <w:pPr>
        <w:numPr>
          <w:ilvl w:val="1"/>
          <w:numId w:val="4"/>
        </w:numPr>
        <w:rPr>
          <w:rFonts w:cs="Times New Roman"/>
        </w:rPr>
      </w:pPr>
      <w:r w:rsidRPr="00F408E2">
        <w:rPr>
          <w:rFonts w:cs="Times New Roman"/>
        </w:rPr>
        <w:t>Rechercher</w:t>
      </w:r>
      <w:r w:rsidR="00AD77B1" w:rsidRPr="00F408E2">
        <w:rPr>
          <w:rFonts w:cs="Times New Roman"/>
        </w:rPr>
        <w:t xml:space="preserve"> sd mén</w:t>
      </w:r>
      <w:r w:rsidR="007A15DF" w:rsidRPr="00F408E2">
        <w:rPr>
          <w:rFonts w:cs="Times New Roman"/>
        </w:rPr>
        <w:t>i</w:t>
      </w:r>
      <w:r w:rsidR="00AD77B1" w:rsidRPr="00F408E2">
        <w:rPr>
          <w:rFonts w:cs="Times New Roman"/>
        </w:rPr>
        <w:t>ngé (K</w:t>
      </w:r>
      <w:r w:rsidR="0041707D" w:rsidRPr="00F408E2">
        <w:rPr>
          <w:rFonts w:cs="Times New Roman"/>
        </w:rPr>
        <w:t>ernig</w:t>
      </w:r>
      <w:r w:rsidR="00AD77B1" w:rsidRPr="00F408E2">
        <w:rPr>
          <w:rFonts w:cs="Times New Roman"/>
        </w:rPr>
        <w:t xml:space="preserve">/ </w:t>
      </w:r>
      <w:r w:rsidR="00FA5F7E" w:rsidRPr="00F408E2">
        <w:rPr>
          <w:rFonts w:cs="Times New Roman"/>
        </w:rPr>
        <w:t>Brezinski</w:t>
      </w:r>
      <w:r w:rsidR="0041707D" w:rsidRPr="00F408E2">
        <w:rPr>
          <w:rFonts w:cs="Times New Roman"/>
        </w:rPr>
        <w:t>)</w:t>
      </w:r>
    </w:p>
    <w:p w14:paraId="7CBE043C" w14:textId="51016E86" w:rsidR="00AD77B1" w:rsidRPr="00F408E2" w:rsidRDefault="00897B42" w:rsidP="004237A4">
      <w:pPr>
        <w:numPr>
          <w:ilvl w:val="1"/>
          <w:numId w:val="4"/>
        </w:numPr>
        <w:rPr>
          <w:rFonts w:cs="Times New Roman"/>
        </w:rPr>
      </w:pPr>
      <w:r>
        <w:rPr>
          <w:rFonts w:cs="Times New Roman"/>
        </w:rPr>
        <w:t>HTIC</w:t>
      </w:r>
      <w:r w:rsidR="0041707D" w:rsidRPr="00F408E2">
        <w:rPr>
          <w:rFonts w:cs="Times New Roman"/>
        </w:rPr>
        <w:t xml:space="preserve"> (acuité visuelle</w:t>
      </w:r>
      <w:r w:rsidR="003B345A" w:rsidRPr="00F408E2">
        <w:rPr>
          <w:rFonts w:cs="Times New Roman"/>
        </w:rPr>
        <w:t>,</w:t>
      </w:r>
      <w:r w:rsidR="0041707D" w:rsidRPr="00F408E2">
        <w:rPr>
          <w:rFonts w:cs="Times New Roman"/>
        </w:rPr>
        <w:t xml:space="preserve"> champ visuel</w:t>
      </w:r>
      <w:r w:rsidR="00F068F8" w:rsidRPr="00F408E2">
        <w:rPr>
          <w:rFonts w:cs="Times New Roman"/>
        </w:rPr>
        <w:t>,</w:t>
      </w:r>
      <w:r>
        <w:rPr>
          <w:rFonts w:cs="Times New Roman"/>
        </w:rPr>
        <w:t xml:space="preserve"> fond d’œi</w:t>
      </w:r>
      <w:r w:rsidR="007A15DF" w:rsidRPr="00F408E2">
        <w:rPr>
          <w:rFonts w:cs="Times New Roman"/>
        </w:rPr>
        <w:t>l</w:t>
      </w:r>
      <w:r w:rsidR="0041707D" w:rsidRPr="00F408E2">
        <w:rPr>
          <w:rFonts w:cs="Times New Roman"/>
        </w:rPr>
        <w:t xml:space="preserve"> et pupille)</w:t>
      </w:r>
    </w:p>
    <w:p w14:paraId="209EE507" w14:textId="052756E5" w:rsidR="00347BFA" w:rsidRPr="00F408E2" w:rsidRDefault="00A00AB4" w:rsidP="00347BFA">
      <w:pPr>
        <w:pStyle w:val="Titre2"/>
        <w:rPr>
          <w:rFonts w:cs="Times New Roman"/>
        </w:rPr>
      </w:pPr>
      <w:bookmarkStart w:id="77" w:name="_Toc196656461"/>
      <w:bookmarkStart w:id="78" w:name="_Toc196662268"/>
      <w:r w:rsidRPr="00F408E2">
        <w:rPr>
          <w:rFonts w:cs="Times New Roman"/>
        </w:rPr>
        <w:t>Examen paraclinique</w:t>
      </w:r>
      <w:r w:rsidR="00EC3244">
        <w:rPr>
          <w:rFonts w:cs="Times New Roman"/>
        </w:rPr>
        <w:t> </w:t>
      </w:r>
      <w:r w:rsidR="00347BFA" w:rsidRPr="00F408E2">
        <w:rPr>
          <w:rFonts w:cs="Times New Roman"/>
        </w:rPr>
        <w:t>:</w:t>
      </w:r>
      <w:bookmarkEnd w:id="77"/>
      <w:bookmarkEnd w:id="78"/>
    </w:p>
    <w:tbl>
      <w:tblPr>
        <w:tblStyle w:val="Grilledutableau"/>
        <w:tblW w:w="6746" w:type="dxa"/>
        <w:tblLook w:val="04A0" w:firstRow="1" w:lastRow="0" w:firstColumn="1" w:lastColumn="0" w:noHBand="0" w:noVBand="1"/>
      </w:tblPr>
      <w:tblGrid>
        <w:gridCol w:w="3373"/>
        <w:gridCol w:w="3373"/>
      </w:tblGrid>
      <w:tr w:rsidR="00347BFA" w:rsidRPr="00897B42" w14:paraId="23B5FD33" w14:textId="77777777" w:rsidTr="00347BFA">
        <w:trPr>
          <w:trHeight w:val="237"/>
        </w:trPr>
        <w:tc>
          <w:tcPr>
            <w:tcW w:w="3373" w:type="dxa"/>
          </w:tcPr>
          <w:p w14:paraId="6E412259" w14:textId="2BD05F0C" w:rsidR="00347BFA" w:rsidRPr="00897B42" w:rsidRDefault="00347BFA" w:rsidP="00897B42">
            <w:pPr>
              <w:numPr>
                <w:ilvl w:val="0"/>
                <w:numId w:val="0"/>
              </w:numPr>
              <w:jc w:val="center"/>
              <w:rPr>
                <w:rFonts w:cs="Times New Roman"/>
                <w:b/>
              </w:rPr>
            </w:pPr>
            <w:r w:rsidRPr="00897B42">
              <w:rPr>
                <w:rFonts w:cs="Times New Roman"/>
                <w:b/>
              </w:rPr>
              <w:t>Morphologie</w:t>
            </w:r>
          </w:p>
        </w:tc>
        <w:tc>
          <w:tcPr>
            <w:tcW w:w="3373" w:type="dxa"/>
          </w:tcPr>
          <w:p w14:paraId="53CFA19F" w14:textId="28DD7E97" w:rsidR="00347BFA" w:rsidRPr="00897B42" w:rsidRDefault="00347BFA" w:rsidP="00897B42">
            <w:pPr>
              <w:numPr>
                <w:ilvl w:val="0"/>
                <w:numId w:val="0"/>
              </w:numPr>
              <w:jc w:val="center"/>
              <w:rPr>
                <w:rFonts w:cs="Times New Roman"/>
                <w:b/>
              </w:rPr>
            </w:pPr>
            <w:r w:rsidRPr="00897B42">
              <w:rPr>
                <w:rFonts w:cs="Times New Roman"/>
                <w:b/>
              </w:rPr>
              <w:t>Biologie</w:t>
            </w:r>
          </w:p>
        </w:tc>
      </w:tr>
      <w:tr w:rsidR="00347BFA" w:rsidRPr="00F408E2" w14:paraId="509636E3" w14:textId="77777777" w:rsidTr="00347BFA">
        <w:trPr>
          <w:trHeight w:val="237"/>
        </w:trPr>
        <w:tc>
          <w:tcPr>
            <w:tcW w:w="3373" w:type="dxa"/>
          </w:tcPr>
          <w:p w14:paraId="564B7435" w14:textId="6DCB67DA" w:rsidR="00347BFA" w:rsidRPr="00F408E2" w:rsidRDefault="00E227BC" w:rsidP="00347BFA">
            <w:pPr>
              <w:numPr>
                <w:ilvl w:val="0"/>
                <w:numId w:val="0"/>
              </w:numPr>
              <w:rPr>
                <w:rFonts w:cs="Times New Roman"/>
              </w:rPr>
            </w:pPr>
            <w:r w:rsidRPr="00F408E2">
              <w:rPr>
                <w:rFonts w:cs="Times New Roman"/>
              </w:rPr>
              <w:t>TDM</w:t>
            </w:r>
            <w:r w:rsidR="006A2993" w:rsidRPr="00F408E2">
              <w:rPr>
                <w:rFonts w:cs="Times New Roman"/>
              </w:rPr>
              <w:t xml:space="preserve"> céréb</w:t>
            </w:r>
            <w:r w:rsidRPr="00F408E2">
              <w:rPr>
                <w:rFonts w:cs="Times New Roman"/>
              </w:rPr>
              <w:t xml:space="preserve">rale </w:t>
            </w:r>
            <w:r w:rsidR="006A2993" w:rsidRPr="00F408E2">
              <w:rPr>
                <w:rFonts w:cs="Times New Roman"/>
              </w:rPr>
              <w:t xml:space="preserve">sans </w:t>
            </w:r>
            <w:r w:rsidRPr="00F408E2">
              <w:rPr>
                <w:rFonts w:cs="Times New Roman"/>
              </w:rPr>
              <w:t>IV</w:t>
            </w:r>
            <w:r w:rsidR="006A2993" w:rsidRPr="00F408E2">
              <w:rPr>
                <w:rFonts w:cs="Times New Roman"/>
              </w:rPr>
              <w:t xml:space="preserve"> </w:t>
            </w:r>
          </w:p>
          <w:p w14:paraId="17BF5DEE" w14:textId="0F04A133" w:rsidR="005E79C5" w:rsidRPr="00F408E2" w:rsidRDefault="006A2993" w:rsidP="00347BFA">
            <w:pPr>
              <w:numPr>
                <w:ilvl w:val="0"/>
                <w:numId w:val="0"/>
              </w:numPr>
              <w:rPr>
                <w:rFonts w:cs="Times New Roman"/>
              </w:rPr>
            </w:pPr>
            <w:r w:rsidRPr="00F408E2">
              <w:rPr>
                <w:rFonts w:cs="Times New Roman"/>
              </w:rPr>
              <w:t xml:space="preserve">hyperdensité / dilatation </w:t>
            </w:r>
            <w:r w:rsidR="00E227BC" w:rsidRPr="00F408E2">
              <w:rPr>
                <w:rFonts w:cs="Times New Roman"/>
              </w:rPr>
              <w:t>ventriculaire</w:t>
            </w:r>
            <w:r w:rsidRPr="00F408E2">
              <w:rPr>
                <w:rFonts w:cs="Times New Roman"/>
              </w:rPr>
              <w:t xml:space="preserve"> </w:t>
            </w:r>
            <w:r w:rsidR="00E227BC" w:rsidRPr="00F408E2">
              <w:rPr>
                <w:rFonts w:cs="Times New Roman"/>
              </w:rPr>
              <w:t>processus</w:t>
            </w:r>
            <w:r w:rsidRPr="00F408E2">
              <w:rPr>
                <w:rFonts w:cs="Times New Roman"/>
              </w:rPr>
              <w:t xml:space="preserve"> expansif</w:t>
            </w:r>
          </w:p>
        </w:tc>
        <w:tc>
          <w:tcPr>
            <w:tcW w:w="3373" w:type="dxa"/>
          </w:tcPr>
          <w:p w14:paraId="2383231E" w14:textId="4696FE85" w:rsidR="00347BFA" w:rsidRPr="00F408E2" w:rsidRDefault="006A2993" w:rsidP="00347BFA">
            <w:pPr>
              <w:numPr>
                <w:ilvl w:val="0"/>
                <w:numId w:val="0"/>
              </w:numPr>
              <w:rPr>
                <w:rFonts w:cs="Times New Roman"/>
              </w:rPr>
            </w:pPr>
            <w:r w:rsidRPr="00F408E2">
              <w:rPr>
                <w:rFonts w:cs="Times New Roman"/>
              </w:rPr>
              <w:t xml:space="preserve">ponction </w:t>
            </w:r>
            <w:r w:rsidR="00E227BC" w:rsidRPr="00F408E2">
              <w:rPr>
                <w:rFonts w:cs="Times New Roman"/>
              </w:rPr>
              <w:t>lombaire</w:t>
            </w:r>
            <w:r w:rsidRPr="00F408E2">
              <w:rPr>
                <w:rFonts w:cs="Times New Roman"/>
              </w:rPr>
              <w:t xml:space="preserve"> et examen </w:t>
            </w:r>
            <w:r w:rsidR="00E227BC" w:rsidRPr="00F408E2">
              <w:rPr>
                <w:rFonts w:cs="Times New Roman"/>
              </w:rPr>
              <w:t>LCS</w:t>
            </w:r>
            <w:r w:rsidRPr="00F408E2">
              <w:rPr>
                <w:rFonts w:cs="Times New Roman"/>
              </w:rPr>
              <w:t xml:space="preserve"> +++</w:t>
            </w:r>
          </w:p>
        </w:tc>
      </w:tr>
      <w:tr w:rsidR="00347BFA" w:rsidRPr="00F408E2" w14:paraId="28D28DCF" w14:textId="77777777" w:rsidTr="00347BFA">
        <w:trPr>
          <w:trHeight w:val="237"/>
        </w:trPr>
        <w:tc>
          <w:tcPr>
            <w:tcW w:w="3373" w:type="dxa"/>
          </w:tcPr>
          <w:p w14:paraId="2DC483F3" w14:textId="43A3076B" w:rsidR="00347BFA" w:rsidRPr="00F408E2" w:rsidRDefault="005E79C5" w:rsidP="00347BFA">
            <w:pPr>
              <w:numPr>
                <w:ilvl w:val="0"/>
                <w:numId w:val="0"/>
              </w:numPr>
              <w:rPr>
                <w:rFonts w:cs="Times New Roman"/>
              </w:rPr>
            </w:pPr>
            <w:r w:rsidRPr="00F408E2">
              <w:rPr>
                <w:rFonts w:cs="Times New Roman"/>
              </w:rPr>
              <w:t>IRM</w:t>
            </w:r>
            <w:r w:rsidR="00B47340" w:rsidRPr="00F408E2">
              <w:rPr>
                <w:rFonts w:cs="Times New Roman"/>
              </w:rPr>
              <w:t xml:space="preserve"> </w:t>
            </w:r>
            <w:r w:rsidRPr="00F408E2">
              <w:rPr>
                <w:rFonts w:cs="Times New Roman"/>
              </w:rPr>
              <w:t>encéphalique (examen de choix)</w:t>
            </w:r>
          </w:p>
        </w:tc>
        <w:tc>
          <w:tcPr>
            <w:tcW w:w="3373" w:type="dxa"/>
          </w:tcPr>
          <w:p w14:paraId="6706C0D1" w14:textId="206C1B47" w:rsidR="00347BFA" w:rsidRPr="00F408E2" w:rsidRDefault="005E79C5" w:rsidP="00347BFA">
            <w:pPr>
              <w:numPr>
                <w:ilvl w:val="0"/>
                <w:numId w:val="0"/>
              </w:numPr>
              <w:rPr>
                <w:rFonts w:cs="Times New Roman"/>
              </w:rPr>
            </w:pPr>
            <w:r w:rsidRPr="00F408E2">
              <w:rPr>
                <w:rFonts w:cs="Times New Roman"/>
              </w:rPr>
              <w:t>CRP</w:t>
            </w:r>
          </w:p>
        </w:tc>
      </w:tr>
    </w:tbl>
    <w:p w14:paraId="0C3A42BF" w14:textId="579CCEAB" w:rsidR="00347BFA" w:rsidRPr="00F408E2" w:rsidRDefault="00F77BE5" w:rsidP="00F77BE5">
      <w:pPr>
        <w:pStyle w:val="Titre1"/>
        <w:rPr>
          <w:rFonts w:cs="Times New Roman"/>
        </w:rPr>
      </w:pPr>
      <w:bookmarkStart w:id="79" w:name="_Toc196656462"/>
      <w:bookmarkStart w:id="80" w:name="_Toc196662269"/>
      <w:r w:rsidRPr="00F408E2">
        <w:rPr>
          <w:rFonts w:cs="Times New Roman"/>
        </w:rPr>
        <w:lastRenderedPageBreak/>
        <w:t>Classification</w:t>
      </w:r>
      <w:bookmarkEnd w:id="79"/>
      <w:bookmarkEnd w:id="80"/>
      <w:r w:rsidRPr="00F408E2">
        <w:rPr>
          <w:rFonts w:cs="Times New Roman"/>
        </w:rPr>
        <w:t xml:space="preserve"> </w:t>
      </w:r>
    </w:p>
    <w:tbl>
      <w:tblPr>
        <w:tblStyle w:val="Grilledutableau"/>
        <w:tblW w:w="6684" w:type="dxa"/>
        <w:tblLook w:val="04A0" w:firstRow="1" w:lastRow="0" w:firstColumn="1" w:lastColumn="0" w:noHBand="0" w:noVBand="1"/>
      </w:tblPr>
      <w:tblGrid>
        <w:gridCol w:w="3342"/>
        <w:gridCol w:w="3342"/>
      </w:tblGrid>
      <w:tr w:rsidR="00F77BE5" w:rsidRPr="00F408E2" w14:paraId="4DC37F6F" w14:textId="77777777" w:rsidTr="00F77BE5">
        <w:trPr>
          <w:trHeight w:val="253"/>
        </w:trPr>
        <w:tc>
          <w:tcPr>
            <w:tcW w:w="3342" w:type="dxa"/>
          </w:tcPr>
          <w:p w14:paraId="68E11823" w14:textId="4133B6DA" w:rsidR="00F77BE5" w:rsidRPr="00F408E2" w:rsidRDefault="00F12AED" w:rsidP="00DC1637">
            <w:pPr>
              <w:numPr>
                <w:ilvl w:val="0"/>
                <w:numId w:val="0"/>
              </w:numPr>
              <w:jc w:val="center"/>
              <w:rPr>
                <w:rFonts w:cs="Times New Roman"/>
                <w:b/>
                <w:bCs/>
              </w:rPr>
            </w:pPr>
            <w:r w:rsidRPr="00F408E2">
              <w:rPr>
                <w:rFonts w:cs="Times New Roman"/>
                <w:b/>
                <w:bCs/>
              </w:rPr>
              <w:t>Céphalée p</w:t>
            </w:r>
            <w:r w:rsidR="00DC1637" w:rsidRPr="00F408E2">
              <w:rPr>
                <w:rFonts w:cs="Times New Roman"/>
                <w:b/>
                <w:bCs/>
              </w:rPr>
              <w:t xml:space="preserve">rimaire </w:t>
            </w:r>
          </w:p>
        </w:tc>
        <w:tc>
          <w:tcPr>
            <w:tcW w:w="3342" w:type="dxa"/>
          </w:tcPr>
          <w:p w14:paraId="1E67D80D" w14:textId="62568415" w:rsidR="00F77BE5" w:rsidRPr="00F408E2" w:rsidRDefault="00DC1637" w:rsidP="00DC1637">
            <w:pPr>
              <w:numPr>
                <w:ilvl w:val="0"/>
                <w:numId w:val="0"/>
              </w:numPr>
              <w:jc w:val="center"/>
              <w:rPr>
                <w:rFonts w:cs="Times New Roman"/>
                <w:b/>
                <w:bCs/>
              </w:rPr>
            </w:pPr>
            <w:r w:rsidRPr="00F408E2">
              <w:rPr>
                <w:rFonts w:cs="Times New Roman"/>
                <w:b/>
                <w:bCs/>
              </w:rPr>
              <w:t>Céphalée</w:t>
            </w:r>
            <w:r w:rsidR="00F12AED" w:rsidRPr="00F408E2">
              <w:rPr>
                <w:rFonts w:cs="Times New Roman"/>
                <w:b/>
                <w:bCs/>
              </w:rPr>
              <w:t xml:space="preserve"> </w:t>
            </w:r>
            <w:r w:rsidRPr="00F408E2">
              <w:rPr>
                <w:rFonts w:cs="Times New Roman"/>
                <w:b/>
                <w:bCs/>
              </w:rPr>
              <w:t>secondaires</w:t>
            </w:r>
          </w:p>
        </w:tc>
      </w:tr>
      <w:tr w:rsidR="00F77BE5" w:rsidRPr="00F408E2" w14:paraId="134AD590" w14:textId="77777777" w:rsidTr="00F77BE5">
        <w:trPr>
          <w:trHeight w:val="253"/>
        </w:trPr>
        <w:tc>
          <w:tcPr>
            <w:tcW w:w="3342" w:type="dxa"/>
          </w:tcPr>
          <w:p w14:paraId="5A2AD59C" w14:textId="1F8A20D1" w:rsidR="00F77BE5" w:rsidRPr="00F408E2" w:rsidRDefault="00897B42" w:rsidP="00F77BE5">
            <w:pPr>
              <w:numPr>
                <w:ilvl w:val="0"/>
                <w:numId w:val="0"/>
              </w:numPr>
              <w:rPr>
                <w:rFonts w:cs="Times New Roman"/>
              </w:rPr>
            </w:pPr>
            <w:r w:rsidRPr="00F408E2">
              <w:rPr>
                <w:rFonts w:cs="Times New Roman"/>
              </w:rPr>
              <w:t>Fréquentes</w:t>
            </w:r>
            <w:r w:rsidR="00F12AED" w:rsidRPr="00F408E2">
              <w:rPr>
                <w:rFonts w:cs="Times New Roman"/>
              </w:rPr>
              <w:t xml:space="preserve"> +++</w:t>
            </w:r>
          </w:p>
          <w:p w14:paraId="63D9E306" w14:textId="41F81F71" w:rsidR="00F12AED" w:rsidRPr="00F408E2" w:rsidRDefault="00F12AED" w:rsidP="00F77BE5">
            <w:pPr>
              <w:numPr>
                <w:ilvl w:val="0"/>
                <w:numId w:val="0"/>
              </w:numPr>
              <w:rPr>
                <w:rFonts w:cs="Times New Roman"/>
              </w:rPr>
            </w:pPr>
            <w:r w:rsidRPr="00F408E2">
              <w:rPr>
                <w:rFonts w:cs="Times New Roman"/>
              </w:rPr>
              <w:t>Paroxyst</w:t>
            </w:r>
            <w:r w:rsidR="00026C9D" w:rsidRPr="00F408E2">
              <w:rPr>
                <w:rFonts w:cs="Times New Roman"/>
              </w:rPr>
              <w:t>ique</w:t>
            </w:r>
            <w:r w:rsidRPr="00F408E2">
              <w:rPr>
                <w:rFonts w:cs="Times New Roman"/>
              </w:rPr>
              <w:t xml:space="preserve"> / </w:t>
            </w:r>
            <w:r w:rsidR="005B36A3" w:rsidRPr="00F408E2">
              <w:rPr>
                <w:rFonts w:cs="Times New Roman"/>
              </w:rPr>
              <w:t>permanents</w:t>
            </w:r>
            <w:r w:rsidRPr="00F408E2">
              <w:rPr>
                <w:rFonts w:cs="Times New Roman"/>
              </w:rPr>
              <w:t xml:space="preserve"> </w:t>
            </w:r>
          </w:p>
          <w:p w14:paraId="24D49043" w14:textId="3E8C741B" w:rsidR="00F12AED" w:rsidRPr="00F408E2" w:rsidRDefault="00897B42" w:rsidP="00F77BE5">
            <w:pPr>
              <w:numPr>
                <w:ilvl w:val="0"/>
                <w:numId w:val="0"/>
              </w:numPr>
              <w:rPr>
                <w:rFonts w:cs="Times New Roman"/>
              </w:rPr>
            </w:pPr>
            <w:r w:rsidRPr="00F408E2">
              <w:rPr>
                <w:rFonts w:cs="Times New Roman"/>
              </w:rPr>
              <w:t>Chronique</w:t>
            </w:r>
            <w:r w:rsidR="00F12AED" w:rsidRPr="00F408E2">
              <w:rPr>
                <w:rFonts w:cs="Times New Roman"/>
              </w:rPr>
              <w:t xml:space="preserve"> / </w:t>
            </w:r>
            <w:r w:rsidR="009F6948" w:rsidRPr="00F408E2">
              <w:rPr>
                <w:rFonts w:cs="Times New Roman"/>
              </w:rPr>
              <w:t xml:space="preserve">activation </w:t>
            </w:r>
            <w:r w:rsidRPr="00F408E2">
              <w:rPr>
                <w:rFonts w:cs="Times New Roman"/>
              </w:rPr>
              <w:t>nociceptifs</w:t>
            </w:r>
            <w:r w:rsidR="009F6948" w:rsidRPr="00F408E2">
              <w:rPr>
                <w:rFonts w:cs="Times New Roman"/>
              </w:rPr>
              <w:t xml:space="preserve"> </w:t>
            </w:r>
          </w:p>
          <w:p w14:paraId="4C7D4D4A" w14:textId="34B23D20" w:rsidR="00F12AED" w:rsidRPr="00F408E2" w:rsidRDefault="009F6948" w:rsidP="00F77BE5">
            <w:pPr>
              <w:numPr>
                <w:ilvl w:val="0"/>
                <w:numId w:val="0"/>
              </w:numPr>
              <w:rPr>
                <w:rFonts w:cs="Times New Roman"/>
              </w:rPr>
            </w:pPr>
            <w:r w:rsidRPr="00F408E2">
              <w:rPr>
                <w:rFonts w:cs="Times New Roman"/>
              </w:rPr>
              <w:t xml:space="preserve">absence de </w:t>
            </w:r>
            <w:r w:rsidR="00897B42" w:rsidRPr="00F408E2">
              <w:rPr>
                <w:rFonts w:cs="Times New Roman"/>
              </w:rPr>
              <w:t>lésion</w:t>
            </w:r>
            <w:r w:rsidRPr="00F408E2">
              <w:rPr>
                <w:rFonts w:cs="Times New Roman"/>
              </w:rPr>
              <w:t xml:space="preserve"> sous </w:t>
            </w:r>
            <w:r w:rsidR="00EC3244">
              <w:rPr>
                <w:rFonts w:cs="Times New Roman"/>
              </w:rPr>
              <w:t>–</w:t>
            </w:r>
            <w:r w:rsidRPr="00F408E2">
              <w:rPr>
                <w:rFonts w:cs="Times New Roman"/>
              </w:rPr>
              <w:t xml:space="preserve">jacente </w:t>
            </w:r>
          </w:p>
          <w:p w14:paraId="2C795FF3" w14:textId="7EB05EB6" w:rsidR="00F12AED" w:rsidRPr="00F408E2" w:rsidRDefault="009F6948" w:rsidP="00F77BE5">
            <w:pPr>
              <w:numPr>
                <w:ilvl w:val="0"/>
                <w:numId w:val="0"/>
              </w:numPr>
              <w:rPr>
                <w:rFonts w:cs="Times New Roman"/>
              </w:rPr>
            </w:pPr>
            <w:r w:rsidRPr="00F408E2">
              <w:rPr>
                <w:rFonts w:cs="Times New Roman"/>
              </w:rPr>
              <w:t xml:space="preserve">diagnostic clinque / critères stricts </w:t>
            </w:r>
          </w:p>
          <w:p w14:paraId="5A8AD885" w14:textId="5D4E78B0" w:rsidR="00F12AED" w:rsidRPr="00F408E2" w:rsidRDefault="00897B42" w:rsidP="00F77BE5">
            <w:pPr>
              <w:numPr>
                <w:ilvl w:val="0"/>
                <w:numId w:val="0"/>
              </w:numPr>
              <w:rPr>
                <w:rFonts w:cs="Times New Roman"/>
              </w:rPr>
            </w:pPr>
            <w:r w:rsidRPr="00F408E2">
              <w:rPr>
                <w:rFonts w:cs="Times New Roman"/>
              </w:rPr>
              <w:t>examen</w:t>
            </w:r>
            <w:r w:rsidR="009F6948" w:rsidRPr="00F408E2">
              <w:rPr>
                <w:rFonts w:cs="Times New Roman"/>
              </w:rPr>
              <w:t xml:space="preserve"> </w:t>
            </w:r>
            <w:r w:rsidRPr="00F408E2">
              <w:rPr>
                <w:rFonts w:cs="Times New Roman"/>
              </w:rPr>
              <w:t>physique</w:t>
            </w:r>
            <w:r w:rsidR="009F6948" w:rsidRPr="00F408E2">
              <w:rPr>
                <w:rFonts w:cs="Times New Roman"/>
              </w:rPr>
              <w:t xml:space="preserve"> normale </w:t>
            </w:r>
          </w:p>
          <w:p w14:paraId="6A6D1D14" w14:textId="7563A2D3" w:rsidR="00F12AED" w:rsidRPr="00F408E2" w:rsidRDefault="00897B42" w:rsidP="00F77BE5">
            <w:pPr>
              <w:numPr>
                <w:ilvl w:val="0"/>
                <w:numId w:val="0"/>
              </w:numPr>
              <w:rPr>
                <w:rFonts w:cs="Times New Roman"/>
              </w:rPr>
            </w:pPr>
            <w:r>
              <w:rPr>
                <w:rFonts w:cs="Times New Roman"/>
              </w:rPr>
              <w:t>Examen paraclinique</w:t>
            </w:r>
            <w:r w:rsidR="00F12AED" w:rsidRPr="00F408E2">
              <w:rPr>
                <w:rFonts w:cs="Times New Roman"/>
              </w:rPr>
              <w:t xml:space="preserve"> </w:t>
            </w:r>
            <w:r>
              <w:rPr>
                <w:rFonts w:cs="Times New Roman"/>
              </w:rPr>
              <w:t>unitile</w:t>
            </w:r>
            <w:r w:rsidR="001F009B" w:rsidRPr="00F408E2">
              <w:rPr>
                <w:rFonts w:cs="Times New Roman"/>
              </w:rPr>
              <w:t xml:space="preserve"> / normau</w:t>
            </w:r>
            <w:r w:rsidR="006C19FA" w:rsidRPr="00F408E2">
              <w:rPr>
                <w:rFonts w:cs="Times New Roman"/>
              </w:rPr>
              <w:t>x</w:t>
            </w:r>
          </w:p>
          <w:p w14:paraId="5FFC92A6" w14:textId="081D4951" w:rsidR="001F009B" w:rsidRPr="00F408E2" w:rsidRDefault="00897B42" w:rsidP="00F77BE5">
            <w:pPr>
              <w:numPr>
                <w:ilvl w:val="0"/>
                <w:numId w:val="0"/>
              </w:numPr>
              <w:rPr>
                <w:rFonts w:cs="Times New Roman"/>
              </w:rPr>
            </w:pPr>
            <w:r w:rsidRPr="00F408E2">
              <w:rPr>
                <w:rFonts w:cs="Times New Roman"/>
              </w:rPr>
              <w:t>Traitement</w:t>
            </w:r>
            <w:r w:rsidR="001F009B" w:rsidRPr="00F408E2">
              <w:rPr>
                <w:rFonts w:cs="Times New Roman"/>
              </w:rPr>
              <w:t xml:space="preserve"> </w:t>
            </w:r>
            <w:r w:rsidRPr="00F408E2">
              <w:rPr>
                <w:rFonts w:cs="Times New Roman"/>
              </w:rPr>
              <w:t>spécifiques</w:t>
            </w:r>
            <w:r w:rsidR="001F009B" w:rsidRPr="00F408E2">
              <w:rPr>
                <w:rFonts w:cs="Times New Roman"/>
              </w:rPr>
              <w:t xml:space="preserve"> à</w:t>
            </w:r>
            <w:r w:rsidR="006C19FA" w:rsidRPr="00F408E2">
              <w:rPr>
                <w:rFonts w:cs="Times New Roman"/>
              </w:rPr>
              <w:t xml:space="preserve"> chaque</w:t>
            </w:r>
            <w:r w:rsidR="001F009B" w:rsidRPr="00F408E2">
              <w:rPr>
                <w:rFonts w:cs="Times New Roman"/>
              </w:rPr>
              <w:t xml:space="preserve"> type </w:t>
            </w:r>
          </w:p>
        </w:tc>
        <w:tc>
          <w:tcPr>
            <w:tcW w:w="3342" w:type="dxa"/>
          </w:tcPr>
          <w:p w14:paraId="270CE8D7" w14:textId="63E61759" w:rsidR="00F77BE5" w:rsidRPr="00F408E2" w:rsidRDefault="008D0922" w:rsidP="00F77BE5">
            <w:pPr>
              <w:numPr>
                <w:ilvl w:val="0"/>
                <w:numId w:val="0"/>
              </w:numPr>
              <w:rPr>
                <w:rFonts w:cs="Times New Roman"/>
              </w:rPr>
            </w:pPr>
            <w:r w:rsidRPr="00F408E2">
              <w:rPr>
                <w:rFonts w:cs="Times New Roman"/>
              </w:rPr>
              <w:t>Urgence vital absolu</w:t>
            </w:r>
            <w:r w:rsidR="001F009B" w:rsidRPr="00F408E2">
              <w:rPr>
                <w:rFonts w:cs="Times New Roman"/>
              </w:rPr>
              <w:t xml:space="preserve"> +++</w:t>
            </w:r>
          </w:p>
          <w:p w14:paraId="6D002EC7" w14:textId="520DE14B" w:rsidR="001F009B" w:rsidRPr="00F408E2" w:rsidRDefault="008561F9" w:rsidP="00F77BE5">
            <w:pPr>
              <w:numPr>
                <w:ilvl w:val="0"/>
                <w:numId w:val="0"/>
              </w:numPr>
              <w:rPr>
                <w:rFonts w:cs="Times New Roman"/>
              </w:rPr>
            </w:pPr>
            <w:r w:rsidRPr="00F408E2">
              <w:rPr>
                <w:rFonts w:cs="Times New Roman"/>
              </w:rPr>
              <w:t>Céphalée</w:t>
            </w:r>
            <w:r w:rsidR="001F009B" w:rsidRPr="00F408E2">
              <w:rPr>
                <w:rFonts w:cs="Times New Roman"/>
              </w:rPr>
              <w:t xml:space="preserve"> </w:t>
            </w:r>
            <w:r w:rsidRPr="00F408E2">
              <w:rPr>
                <w:rFonts w:cs="Times New Roman"/>
              </w:rPr>
              <w:t>récent</w:t>
            </w:r>
            <w:r w:rsidR="001F009B" w:rsidRPr="00F408E2">
              <w:rPr>
                <w:rFonts w:cs="Times New Roman"/>
              </w:rPr>
              <w:t xml:space="preserve">/ </w:t>
            </w:r>
            <w:r w:rsidR="008D0922" w:rsidRPr="00F408E2">
              <w:rPr>
                <w:rFonts w:cs="Times New Roman"/>
              </w:rPr>
              <w:t>inhabituelle</w:t>
            </w:r>
            <w:r w:rsidR="001F009B" w:rsidRPr="00F408E2">
              <w:rPr>
                <w:rFonts w:cs="Times New Roman"/>
              </w:rPr>
              <w:t xml:space="preserve"> </w:t>
            </w:r>
          </w:p>
          <w:p w14:paraId="27A4EEBA" w14:textId="1B051E74" w:rsidR="001F009B" w:rsidRPr="00F408E2" w:rsidRDefault="00897B42" w:rsidP="00F77BE5">
            <w:pPr>
              <w:numPr>
                <w:ilvl w:val="0"/>
                <w:numId w:val="0"/>
              </w:numPr>
              <w:rPr>
                <w:rFonts w:cs="Times New Roman"/>
              </w:rPr>
            </w:pPr>
            <w:r w:rsidRPr="00F408E2">
              <w:rPr>
                <w:rFonts w:cs="Times New Roman"/>
              </w:rPr>
              <w:t>Lésion</w:t>
            </w:r>
            <w:r w:rsidR="001F009B" w:rsidRPr="00F408E2">
              <w:rPr>
                <w:rFonts w:cs="Times New Roman"/>
              </w:rPr>
              <w:t xml:space="preserve"> </w:t>
            </w:r>
            <w:r w:rsidRPr="00F408E2">
              <w:rPr>
                <w:rFonts w:cs="Times New Roman"/>
              </w:rPr>
              <w:t>sous-jacente</w:t>
            </w:r>
            <w:r w:rsidR="001F009B" w:rsidRPr="00F408E2">
              <w:rPr>
                <w:rFonts w:cs="Times New Roman"/>
              </w:rPr>
              <w:t xml:space="preserve"> locale / </w:t>
            </w:r>
            <w:r w:rsidRPr="00F408E2">
              <w:rPr>
                <w:rFonts w:cs="Times New Roman"/>
              </w:rPr>
              <w:t>générale</w:t>
            </w:r>
            <w:r w:rsidR="001F009B" w:rsidRPr="00F408E2">
              <w:rPr>
                <w:rFonts w:cs="Times New Roman"/>
              </w:rPr>
              <w:t xml:space="preserve"> </w:t>
            </w:r>
          </w:p>
          <w:p w14:paraId="11A30D11" w14:textId="0F42A77F" w:rsidR="001F009B" w:rsidRPr="00F408E2" w:rsidRDefault="001F009B" w:rsidP="00F77BE5">
            <w:pPr>
              <w:numPr>
                <w:ilvl w:val="0"/>
                <w:numId w:val="0"/>
              </w:numPr>
              <w:rPr>
                <w:rFonts w:cs="Times New Roman"/>
              </w:rPr>
            </w:pPr>
            <w:r w:rsidRPr="00F408E2">
              <w:rPr>
                <w:rFonts w:cs="Times New Roman"/>
              </w:rPr>
              <w:t>Anomale de l’</w:t>
            </w:r>
            <w:r w:rsidR="00897B42" w:rsidRPr="00F408E2">
              <w:rPr>
                <w:rFonts w:cs="Times New Roman"/>
              </w:rPr>
              <w:t>examen</w:t>
            </w:r>
            <w:r w:rsidRPr="00F408E2">
              <w:rPr>
                <w:rFonts w:cs="Times New Roman"/>
              </w:rPr>
              <w:t xml:space="preserve"> cli</w:t>
            </w:r>
            <w:r w:rsidR="00897B42">
              <w:rPr>
                <w:rFonts w:cs="Times New Roman"/>
              </w:rPr>
              <w:t>ni</w:t>
            </w:r>
            <w:r w:rsidRPr="00F408E2">
              <w:rPr>
                <w:rFonts w:cs="Times New Roman"/>
              </w:rPr>
              <w:t xml:space="preserve">que </w:t>
            </w:r>
          </w:p>
          <w:p w14:paraId="4A0338B1" w14:textId="77777777" w:rsidR="001F009B" w:rsidRPr="00F408E2" w:rsidRDefault="001F009B" w:rsidP="00F77BE5">
            <w:pPr>
              <w:numPr>
                <w:ilvl w:val="0"/>
                <w:numId w:val="0"/>
              </w:numPr>
              <w:rPr>
                <w:rFonts w:cs="Times New Roman"/>
              </w:rPr>
            </w:pPr>
            <w:r w:rsidRPr="00F408E2">
              <w:rPr>
                <w:rFonts w:cs="Times New Roman"/>
              </w:rPr>
              <w:t xml:space="preserve">Sd méningé / HTIC </w:t>
            </w:r>
          </w:p>
          <w:p w14:paraId="11E91B38" w14:textId="30524AD3" w:rsidR="001F009B" w:rsidRPr="00F408E2" w:rsidRDefault="00897B42" w:rsidP="00F77BE5">
            <w:pPr>
              <w:numPr>
                <w:ilvl w:val="0"/>
                <w:numId w:val="0"/>
              </w:numPr>
              <w:rPr>
                <w:rFonts w:cs="Times New Roman"/>
              </w:rPr>
            </w:pPr>
            <w:r>
              <w:rPr>
                <w:rFonts w:cs="Times New Roman"/>
              </w:rPr>
              <w:t>Examen paraclinique</w:t>
            </w:r>
            <w:r w:rsidR="00B47340" w:rsidRPr="00F408E2">
              <w:rPr>
                <w:rFonts w:cs="Times New Roman"/>
              </w:rPr>
              <w:t xml:space="preserve"> </w:t>
            </w:r>
            <w:r w:rsidR="001F009B" w:rsidRPr="00F408E2">
              <w:rPr>
                <w:rFonts w:cs="Times New Roman"/>
              </w:rPr>
              <w:t>s</w:t>
            </w:r>
            <w:r w:rsidR="00C47310" w:rsidRPr="00F408E2">
              <w:rPr>
                <w:rFonts w:cs="Times New Roman"/>
              </w:rPr>
              <w:t>y</w:t>
            </w:r>
            <w:r w:rsidR="001F009B" w:rsidRPr="00F408E2">
              <w:rPr>
                <w:rFonts w:cs="Times New Roman"/>
              </w:rPr>
              <w:t>stématique +++</w:t>
            </w:r>
          </w:p>
          <w:p w14:paraId="7792D586" w14:textId="331A5A89" w:rsidR="001F009B" w:rsidRPr="00F408E2" w:rsidRDefault="006C19FA" w:rsidP="00F77BE5">
            <w:pPr>
              <w:numPr>
                <w:ilvl w:val="0"/>
                <w:numId w:val="0"/>
              </w:numPr>
              <w:rPr>
                <w:rFonts w:cs="Times New Roman"/>
              </w:rPr>
            </w:pPr>
            <w:r w:rsidRPr="00F408E2">
              <w:rPr>
                <w:rFonts w:cs="Times New Roman"/>
              </w:rPr>
              <w:t>Hospitalisation +++</w:t>
            </w:r>
          </w:p>
        </w:tc>
      </w:tr>
    </w:tbl>
    <w:p w14:paraId="6DABC9AB" w14:textId="77777777" w:rsidR="00F77BE5" w:rsidRPr="00F408E2" w:rsidRDefault="00F77BE5" w:rsidP="00F77BE5">
      <w:pPr>
        <w:numPr>
          <w:ilvl w:val="0"/>
          <w:numId w:val="0"/>
        </w:numPr>
        <w:rPr>
          <w:rFonts w:cs="Times New Roman"/>
        </w:rPr>
      </w:pPr>
    </w:p>
    <w:p w14:paraId="1745D70A" w14:textId="057425C6" w:rsidR="009F6948" w:rsidRPr="00F408E2" w:rsidRDefault="00897B42" w:rsidP="009F6948">
      <w:pPr>
        <w:rPr>
          <w:rFonts w:cs="Times New Roman"/>
        </w:rPr>
      </w:pPr>
      <w:r w:rsidRPr="00F408E2">
        <w:rPr>
          <w:rFonts w:cs="Times New Roman"/>
        </w:rPr>
        <w:t>Céphalée</w:t>
      </w:r>
      <w:r w:rsidR="009F6948" w:rsidRPr="00F408E2">
        <w:rPr>
          <w:rFonts w:cs="Times New Roman"/>
        </w:rPr>
        <w:t xml:space="preserve"> </w:t>
      </w:r>
      <w:r w:rsidRPr="00F408E2">
        <w:rPr>
          <w:rFonts w:cs="Times New Roman"/>
        </w:rPr>
        <w:t>primaire</w:t>
      </w:r>
      <w:r w:rsidR="00EC3244">
        <w:rPr>
          <w:rFonts w:cs="Times New Roman"/>
        </w:rPr>
        <w:t> </w:t>
      </w:r>
      <w:r w:rsidR="009F6948" w:rsidRPr="00F408E2">
        <w:rPr>
          <w:rFonts w:cs="Times New Roman"/>
        </w:rPr>
        <w:t xml:space="preserve">: étiologie </w:t>
      </w:r>
    </w:p>
    <w:tbl>
      <w:tblPr>
        <w:tblStyle w:val="Grilledutableau"/>
        <w:tblW w:w="0" w:type="auto"/>
        <w:tblLook w:val="04A0" w:firstRow="1" w:lastRow="0" w:firstColumn="1" w:lastColumn="0" w:noHBand="0" w:noVBand="1"/>
      </w:tblPr>
      <w:tblGrid>
        <w:gridCol w:w="3331"/>
        <w:gridCol w:w="3331"/>
      </w:tblGrid>
      <w:tr w:rsidR="006E5A80" w:rsidRPr="00F408E2" w14:paraId="267E2F69" w14:textId="77777777" w:rsidTr="006E5A80">
        <w:trPr>
          <w:trHeight w:val="238"/>
        </w:trPr>
        <w:tc>
          <w:tcPr>
            <w:tcW w:w="3331" w:type="dxa"/>
          </w:tcPr>
          <w:p w14:paraId="2069F8D6" w14:textId="4C79A8C5" w:rsidR="006E5A80" w:rsidRPr="00F408E2" w:rsidRDefault="006E5A80" w:rsidP="00C72912">
            <w:pPr>
              <w:numPr>
                <w:ilvl w:val="0"/>
                <w:numId w:val="0"/>
              </w:numPr>
              <w:jc w:val="center"/>
              <w:rPr>
                <w:rFonts w:cs="Times New Roman"/>
                <w:b/>
                <w:bCs/>
              </w:rPr>
            </w:pPr>
            <w:r w:rsidRPr="00F408E2">
              <w:rPr>
                <w:rFonts w:cs="Times New Roman"/>
                <w:b/>
                <w:bCs/>
              </w:rPr>
              <w:t xml:space="preserve">Profil </w:t>
            </w:r>
            <w:r w:rsidR="00897B42" w:rsidRPr="00F408E2">
              <w:rPr>
                <w:rFonts w:cs="Times New Roman"/>
                <w:b/>
                <w:bCs/>
              </w:rPr>
              <w:t>clin</w:t>
            </w:r>
            <w:r w:rsidR="00897B42">
              <w:rPr>
                <w:rFonts w:cs="Times New Roman"/>
                <w:b/>
                <w:bCs/>
              </w:rPr>
              <w:t>i</w:t>
            </w:r>
            <w:r w:rsidR="00897B42" w:rsidRPr="00F408E2">
              <w:rPr>
                <w:rFonts w:cs="Times New Roman"/>
                <w:b/>
                <w:bCs/>
              </w:rPr>
              <w:t>que</w:t>
            </w:r>
          </w:p>
        </w:tc>
        <w:tc>
          <w:tcPr>
            <w:tcW w:w="3331" w:type="dxa"/>
          </w:tcPr>
          <w:p w14:paraId="1C7BE71C" w14:textId="105E0A8A" w:rsidR="006E5A80" w:rsidRPr="00F408E2" w:rsidRDefault="006E5A80" w:rsidP="00C72912">
            <w:pPr>
              <w:numPr>
                <w:ilvl w:val="0"/>
                <w:numId w:val="0"/>
              </w:numPr>
              <w:jc w:val="center"/>
              <w:rPr>
                <w:rFonts w:cs="Times New Roman"/>
                <w:b/>
                <w:bCs/>
              </w:rPr>
            </w:pPr>
            <w:r w:rsidRPr="00F408E2">
              <w:rPr>
                <w:rFonts w:cs="Times New Roman"/>
                <w:b/>
                <w:bCs/>
              </w:rPr>
              <w:t>Etiologie</w:t>
            </w:r>
          </w:p>
        </w:tc>
      </w:tr>
      <w:tr w:rsidR="006E5A80" w:rsidRPr="00F408E2" w14:paraId="1C74371B" w14:textId="77777777" w:rsidTr="006E5A80">
        <w:trPr>
          <w:trHeight w:val="238"/>
        </w:trPr>
        <w:tc>
          <w:tcPr>
            <w:tcW w:w="3331" w:type="dxa"/>
          </w:tcPr>
          <w:p w14:paraId="3C2EB49D" w14:textId="539CF161" w:rsidR="006E5A80" w:rsidRPr="00F408E2" w:rsidRDefault="00897B42" w:rsidP="009F6948">
            <w:pPr>
              <w:numPr>
                <w:ilvl w:val="0"/>
                <w:numId w:val="0"/>
              </w:numPr>
              <w:rPr>
                <w:rFonts w:cs="Times New Roman"/>
              </w:rPr>
            </w:pPr>
            <w:r w:rsidRPr="00F408E2">
              <w:rPr>
                <w:rFonts w:cs="Times New Roman"/>
              </w:rPr>
              <w:t>Céphalée</w:t>
            </w:r>
            <w:r w:rsidR="00CE2507" w:rsidRPr="00F408E2">
              <w:rPr>
                <w:rFonts w:cs="Times New Roman"/>
              </w:rPr>
              <w:t xml:space="preserve"> </w:t>
            </w:r>
            <w:r w:rsidRPr="00F408E2">
              <w:rPr>
                <w:rFonts w:cs="Times New Roman"/>
              </w:rPr>
              <w:t>paroxystique</w:t>
            </w:r>
            <w:r w:rsidR="00CE2507" w:rsidRPr="00F408E2">
              <w:rPr>
                <w:rFonts w:cs="Times New Roman"/>
              </w:rPr>
              <w:t xml:space="preserve"> </w:t>
            </w:r>
          </w:p>
          <w:p w14:paraId="51EDA875" w14:textId="5C4C167C" w:rsidR="00CE2507" w:rsidRPr="00F408E2" w:rsidRDefault="00897B42" w:rsidP="009F6948">
            <w:pPr>
              <w:numPr>
                <w:ilvl w:val="0"/>
                <w:numId w:val="0"/>
              </w:numPr>
              <w:rPr>
                <w:rFonts w:cs="Times New Roman"/>
              </w:rPr>
            </w:pPr>
            <w:r w:rsidRPr="00F408E2">
              <w:rPr>
                <w:rFonts w:cs="Times New Roman"/>
              </w:rPr>
              <w:t>Progressive</w:t>
            </w:r>
            <w:r w:rsidR="00CE2507" w:rsidRPr="00F408E2">
              <w:rPr>
                <w:rFonts w:cs="Times New Roman"/>
              </w:rPr>
              <w:t xml:space="preserve"> / </w:t>
            </w:r>
            <w:r w:rsidRPr="00F408E2">
              <w:rPr>
                <w:rFonts w:cs="Times New Roman"/>
              </w:rPr>
              <w:t>régressive</w:t>
            </w:r>
            <w:r w:rsidR="00CE2507" w:rsidRPr="00F408E2">
              <w:rPr>
                <w:rFonts w:cs="Times New Roman"/>
              </w:rPr>
              <w:t xml:space="preserve"> / </w:t>
            </w:r>
            <w:r w:rsidRPr="00F408E2">
              <w:rPr>
                <w:rFonts w:cs="Times New Roman"/>
              </w:rPr>
              <w:t>examen</w:t>
            </w:r>
            <w:r w:rsidR="00CE2507" w:rsidRPr="00F408E2">
              <w:rPr>
                <w:rFonts w:cs="Times New Roman"/>
              </w:rPr>
              <w:t xml:space="preserve"> normal </w:t>
            </w:r>
          </w:p>
        </w:tc>
        <w:tc>
          <w:tcPr>
            <w:tcW w:w="3331" w:type="dxa"/>
          </w:tcPr>
          <w:p w14:paraId="25647E20" w14:textId="77777777" w:rsidR="006E5A80" w:rsidRPr="00F408E2" w:rsidRDefault="006E5A80" w:rsidP="009F6948">
            <w:pPr>
              <w:numPr>
                <w:ilvl w:val="0"/>
                <w:numId w:val="0"/>
              </w:numPr>
              <w:rPr>
                <w:rFonts w:cs="Times New Roman"/>
              </w:rPr>
            </w:pPr>
          </w:p>
        </w:tc>
      </w:tr>
    </w:tbl>
    <w:p w14:paraId="79F46CA8" w14:textId="77777777" w:rsidR="009F6948" w:rsidRPr="00F408E2" w:rsidRDefault="009F6948" w:rsidP="009F6948">
      <w:pPr>
        <w:numPr>
          <w:ilvl w:val="0"/>
          <w:numId w:val="0"/>
        </w:numPr>
        <w:rPr>
          <w:rFonts w:cs="Times New Roman"/>
        </w:rPr>
      </w:pPr>
    </w:p>
    <w:p w14:paraId="21741262" w14:textId="7CF203B4" w:rsidR="00512D4A" w:rsidRPr="00F408E2" w:rsidRDefault="00512D4A">
      <w:pPr>
        <w:numPr>
          <w:ilvl w:val="0"/>
          <w:numId w:val="0"/>
        </w:numPr>
        <w:spacing w:after="200"/>
        <w:rPr>
          <w:rFonts w:cs="Times New Roman"/>
        </w:rPr>
      </w:pPr>
      <w:r w:rsidRPr="00F408E2">
        <w:rPr>
          <w:rFonts w:cs="Times New Roman"/>
        </w:rPr>
        <w:br w:type="page"/>
      </w:r>
    </w:p>
    <w:p w14:paraId="6B8502E1" w14:textId="4CB6D0B0" w:rsidR="00512D4A" w:rsidRPr="00F408E2" w:rsidRDefault="00512D4A" w:rsidP="00512D4A">
      <w:pPr>
        <w:pStyle w:val="Titre"/>
        <w:rPr>
          <w:rFonts w:cs="Times New Roman"/>
        </w:rPr>
      </w:pPr>
      <w:r w:rsidRPr="00F408E2">
        <w:rPr>
          <w:rFonts w:cs="Times New Roman"/>
        </w:rPr>
        <w:lastRenderedPageBreak/>
        <w:t>Migraine</w:t>
      </w:r>
    </w:p>
    <w:p w14:paraId="2FC59446" w14:textId="59920B5C" w:rsidR="00512D4A" w:rsidRPr="00F408E2" w:rsidRDefault="0031520A" w:rsidP="0031520A">
      <w:pPr>
        <w:pStyle w:val="Sous-titre"/>
        <w:rPr>
          <w:rFonts w:ascii="Times New Roman" w:hAnsi="Times New Roman" w:cs="Times New Roman"/>
        </w:rPr>
      </w:pPr>
      <w:r w:rsidRPr="00F408E2">
        <w:rPr>
          <w:rFonts w:ascii="Times New Roman" w:hAnsi="Times New Roman" w:cs="Times New Roman"/>
        </w:rPr>
        <w:t xml:space="preserve">Introduction </w:t>
      </w:r>
    </w:p>
    <w:p w14:paraId="45FE70A3" w14:textId="58A717C1" w:rsidR="0031520A" w:rsidRPr="00F408E2" w:rsidRDefault="00897B42" w:rsidP="0031520A">
      <w:pPr>
        <w:rPr>
          <w:rFonts w:cs="Times New Roman"/>
        </w:rPr>
      </w:pPr>
      <w:r w:rsidRPr="00F408E2">
        <w:rPr>
          <w:rFonts w:cs="Times New Roman"/>
        </w:rPr>
        <w:t>Définition</w:t>
      </w:r>
      <w:r w:rsidR="0031520A" w:rsidRPr="00F408E2">
        <w:rPr>
          <w:rFonts w:cs="Times New Roman"/>
        </w:rPr>
        <w:t xml:space="preserve"> </w:t>
      </w:r>
    </w:p>
    <w:p w14:paraId="748C4477" w14:textId="14BD0FC6" w:rsidR="0031520A" w:rsidRPr="00F408E2" w:rsidRDefault="00897B42" w:rsidP="004237A4">
      <w:pPr>
        <w:numPr>
          <w:ilvl w:val="1"/>
          <w:numId w:val="4"/>
        </w:numPr>
        <w:rPr>
          <w:rFonts w:cs="Times New Roman"/>
        </w:rPr>
      </w:pPr>
      <w:r w:rsidRPr="00F408E2">
        <w:rPr>
          <w:rFonts w:cs="Times New Roman"/>
        </w:rPr>
        <w:t>Céphalée</w:t>
      </w:r>
      <w:r w:rsidR="0031520A" w:rsidRPr="00F408E2">
        <w:rPr>
          <w:rFonts w:cs="Times New Roman"/>
        </w:rPr>
        <w:t xml:space="preserve"> </w:t>
      </w:r>
      <w:r w:rsidRPr="00F408E2">
        <w:rPr>
          <w:rFonts w:cs="Times New Roman"/>
        </w:rPr>
        <w:t>primaire</w:t>
      </w:r>
      <w:r w:rsidR="0031520A" w:rsidRPr="00F408E2">
        <w:rPr>
          <w:rFonts w:cs="Times New Roman"/>
        </w:rPr>
        <w:t xml:space="preserve"> (</w:t>
      </w:r>
      <w:r w:rsidRPr="00F408E2">
        <w:rPr>
          <w:rFonts w:cs="Times New Roman"/>
        </w:rPr>
        <w:t>chronique)</w:t>
      </w:r>
    </w:p>
    <w:p w14:paraId="10B8ABB8" w14:textId="35186192" w:rsidR="0031520A" w:rsidRPr="00F408E2" w:rsidRDefault="00784E8B" w:rsidP="004237A4">
      <w:pPr>
        <w:numPr>
          <w:ilvl w:val="1"/>
          <w:numId w:val="4"/>
        </w:numPr>
        <w:rPr>
          <w:rFonts w:cs="Times New Roman"/>
        </w:rPr>
      </w:pPr>
      <w:r>
        <w:rPr>
          <w:rFonts w:cs="Times New Roman"/>
        </w:rPr>
        <w:t>Accès intermittente</w:t>
      </w:r>
      <w:r w:rsidR="0031520A" w:rsidRPr="00F408E2">
        <w:rPr>
          <w:rFonts w:cs="Times New Roman"/>
        </w:rPr>
        <w:t xml:space="preserve"> </w:t>
      </w:r>
      <w:r w:rsidR="00897B42" w:rsidRPr="00F408E2">
        <w:rPr>
          <w:rFonts w:cs="Times New Roman"/>
        </w:rPr>
        <w:t>séparée</w:t>
      </w:r>
      <w:r w:rsidR="0031520A" w:rsidRPr="00F408E2">
        <w:rPr>
          <w:rFonts w:cs="Times New Roman"/>
        </w:rPr>
        <w:t xml:space="preserve"> par </w:t>
      </w:r>
      <w:r w:rsidR="00897B42" w:rsidRPr="00F408E2">
        <w:rPr>
          <w:rFonts w:cs="Times New Roman"/>
        </w:rPr>
        <w:t>intervalle</w:t>
      </w:r>
      <w:r w:rsidR="0031520A" w:rsidRPr="00F408E2">
        <w:rPr>
          <w:rFonts w:cs="Times New Roman"/>
        </w:rPr>
        <w:t xml:space="preserve"> libres </w:t>
      </w:r>
    </w:p>
    <w:p w14:paraId="7B0816A9" w14:textId="65BB3BD9" w:rsidR="0031520A" w:rsidRPr="00F408E2" w:rsidRDefault="0031520A" w:rsidP="0031520A">
      <w:pPr>
        <w:rPr>
          <w:rFonts w:cs="Times New Roman"/>
        </w:rPr>
      </w:pPr>
      <w:r w:rsidRPr="00F408E2">
        <w:rPr>
          <w:rFonts w:cs="Times New Roman"/>
        </w:rPr>
        <w:t>Intérêts</w:t>
      </w:r>
      <w:r w:rsidR="00EC3244">
        <w:rPr>
          <w:rFonts w:cs="Times New Roman"/>
        </w:rPr>
        <w:t> </w:t>
      </w:r>
      <w:r w:rsidRPr="00F408E2">
        <w:rPr>
          <w:rFonts w:cs="Times New Roman"/>
        </w:rPr>
        <w:t xml:space="preserve">: </w:t>
      </w:r>
    </w:p>
    <w:p w14:paraId="23CD5C0D" w14:textId="59D4E6BC" w:rsidR="0031520A" w:rsidRPr="00F408E2" w:rsidRDefault="0031520A" w:rsidP="004237A4">
      <w:pPr>
        <w:numPr>
          <w:ilvl w:val="1"/>
          <w:numId w:val="4"/>
        </w:numPr>
        <w:rPr>
          <w:rFonts w:cs="Times New Roman"/>
        </w:rPr>
      </w:pPr>
      <w:r w:rsidRPr="00F408E2">
        <w:rPr>
          <w:rFonts w:cs="Times New Roman"/>
        </w:rPr>
        <w:t>Plus fré</w:t>
      </w:r>
      <w:r w:rsidR="00F078EE" w:rsidRPr="00F408E2">
        <w:rPr>
          <w:rFonts w:cs="Times New Roman"/>
        </w:rPr>
        <w:t>quente</w:t>
      </w:r>
      <w:r w:rsidRPr="00F408E2">
        <w:rPr>
          <w:rFonts w:cs="Times New Roman"/>
        </w:rPr>
        <w:t xml:space="preserve"> femme</w:t>
      </w:r>
      <w:r w:rsidR="003B345A" w:rsidRPr="00F408E2">
        <w:rPr>
          <w:rFonts w:cs="Times New Roman"/>
        </w:rPr>
        <w:t>,</w:t>
      </w:r>
      <w:r w:rsidRPr="00F408E2">
        <w:rPr>
          <w:rFonts w:cs="Times New Roman"/>
        </w:rPr>
        <w:t xml:space="preserve"> 10 – 15% </w:t>
      </w:r>
      <w:r w:rsidR="00C72912" w:rsidRPr="00F408E2">
        <w:rPr>
          <w:rFonts w:cs="Times New Roman"/>
        </w:rPr>
        <w:t>population</w:t>
      </w:r>
      <w:r w:rsidRPr="00F408E2">
        <w:rPr>
          <w:rFonts w:cs="Times New Roman"/>
        </w:rPr>
        <w:t xml:space="preserve"> 5 </w:t>
      </w:r>
      <w:r w:rsidR="00EC3244">
        <w:rPr>
          <w:rFonts w:cs="Times New Roman"/>
        </w:rPr>
        <w:t>–</w:t>
      </w:r>
      <w:r w:rsidRPr="00F408E2">
        <w:rPr>
          <w:rFonts w:cs="Times New Roman"/>
        </w:rPr>
        <w:t xml:space="preserve"> 10 % enfant s </w:t>
      </w:r>
    </w:p>
    <w:p w14:paraId="72949433" w14:textId="281E3F5B" w:rsidR="0031520A" w:rsidRPr="00F408E2" w:rsidRDefault="002E02F5" w:rsidP="004237A4">
      <w:pPr>
        <w:numPr>
          <w:ilvl w:val="1"/>
          <w:numId w:val="4"/>
        </w:numPr>
        <w:rPr>
          <w:rFonts w:cs="Times New Roman"/>
        </w:rPr>
      </w:pPr>
      <w:r w:rsidRPr="00F408E2">
        <w:rPr>
          <w:rFonts w:cs="Times New Roman"/>
        </w:rPr>
        <w:t>H</w:t>
      </w:r>
      <w:r w:rsidR="00F078EE" w:rsidRPr="00F408E2">
        <w:rPr>
          <w:rFonts w:cs="Times New Roman"/>
        </w:rPr>
        <w:t>a</w:t>
      </w:r>
      <w:r w:rsidR="0031520A" w:rsidRPr="00F408E2">
        <w:rPr>
          <w:rFonts w:cs="Times New Roman"/>
        </w:rPr>
        <w:t>ndicapante</w:t>
      </w:r>
    </w:p>
    <w:p w14:paraId="739730CD" w14:textId="64296277" w:rsidR="002E02F5" w:rsidRPr="00F408E2" w:rsidRDefault="00784E8B" w:rsidP="002E02F5">
      <w:pPr>
        <w:rPr>
          <w:rFonts w:cs="Times New Roman"/>
        </w:rPr>
      </w:pPr>
      <w:r>
        <w:rPr>
          <w:rFonts w:cs="Times New Roman"/>
        </w:rPr>
        <w:t>Physiopathologie</w:t>
      </w:r>
      <w:r w:rsidR="00EC3244">
        <w:rPr>
          <w:rFonts w:cs="Times New Roman"/>
        </w:rPr>
        <w:t> </w:t>
      </w:r>
      <w:r w:rsidR="002E02F5" w:rsidRPr="00F408E2">
        <w:rPr>
          <w:rFonts w:cs="Times New Roman"/>
        </w:rPr>
        <w:t xml:space="preserve">: crises </w:t>
      </w:r>
      <w:r w:rsidRPr="00F408E2">
        <w:rPr>
          <w:rFonts w:cs="Times New Roman"/>
        </w:rPr>
        <w:t>migraineuses</w:t>
      </w:r>
      <w:r w:rsidR="002E02F5" w:rsidRPr="00F408E2">
        <w:rPr>
          <w:rFonts w:cs="Times New Roman"/>
        </w:rPr>
        <w:t xml:space="preserve"> </w:t>
      </w:r>
    </w:p>
    <w:p w14:paraId="53691160" w14:textId="2665F370" w:rsidR="002E02F5" w:rsidRPr="00F408E2" w:rsidRDefault="002E02F5" w:rsidP="004237A4">
      <w:pPr>
        <w:numPr>
          <w:ilvl w:val="1"/>
          <w:numId w:val="4"/>
        </w:numPr>
        <w:rPr>
          <w:rFonts w:cs="Times New Roman"/>
        </w:rPr>
      </w:pPr>
      <w:r w:rsidRPr="00F408E2">
        <w:rPr>
          <w:rFonts w:cs="Times New Roman"/>
        </w:rPr>
        <w:t>Hyperexcitation</w:t>
      </w:r>
      <w:r w:rsidR="00784E8B">
        <w:rPr>
          <w:rFonts w:cs="Times New Roman"/>
        </w:rPr>
        <w:t xml:space="preserve"> ne</w:t>
      </w:r>
      <w:r w:rsidRPr="00F408E2">
        <w:rPr>
          <w:rFonts w:cs="Times New Roman"/>
        </w:rPr>
        <w:t>u</w:t>
      </w:r>
      <w:r w:rsidR="00784E8B">
        <w:rPr>
          <w:rFonts w:cs="Times New Roman"/>
        </w:rPr>
        <w:t>ro</w:t>
      </w:r>
      <w:r w:rsidRPr="00F408E2">
        <w:rPr>
          <w:rFonts w:cs="Times New Roman"/>
        </w:rPr>
        <w:t>nales du s</w:t>
      </w:r>
      <w:r w:rsidR="00B2093D" w:rsidRPr="00F408E2">
        <w:rPr>
          <w:rFonts w:cs="Times New Roman"/>
        </w:rPr>
        <w:t>y</w:t>
      </w:r>
      <w:r w:rsidR="00784E8B">
        <w:rPr>
          <w:rFonts w:cs="Times New Roman"/>
        </w:rPr>
        <w:t>stème trigémino-va</w:t>
      </w:r>
      <w:r w:rsidRPr="00F408E2">
        <w:rPr>
          <w:rFonts w:cs="Times New Roman"/>
        </w:rPr>
        <w:t>sculrie (V1)</w:t>
      </w:r>
      <w:r w:rsidR="00B2093D" w:rsidRPr="00F408E2">
        <w:rPr>
          <w:rFonts w:cs="Times New Roman"/>
        </w:rPr>
        <w:t xml:space="preserve"> (stress</w:t>
      </w:r>
      <w:r w:rsidR="003B345A" w:rsidRPr="00F408E2">
        <w:rPr>
          <w:rFonts w:cs="Times New Roman"/>
        </w:rPr>
        <w:t>,</w:t>
      </w:r>
      <w:r w:rsidR="00B2093D" w:rsidRPr="00F408E2">
        <w:rPr>
          <w:rFonts w:cs="Times New Roman"/>
        </w:rPr>
        <w:t xml:space="preserve"> faim)</w:t>
      </w:r>
    </w:p>
    <w:p w14:paraId="60A7C5BA" w14:textId="2A44AD0E" w:rsidR="002E02F5" w:rsidRPr="00F408E2" w:rsidRDefault="002E02F5" w:rsidP="004237A4">
      <w:pPr>
        <w:numPr>
          <w:ilvl w:val="2"/>
          <w:numId w:val="4"/>
        </w:numPr>
        <w:rPr>
          <w:rFonts w:cs="Times New Roman"/>
        </w:rPr>
      </w:pPr>
      <w:r w:rsidRPr="00F408E2">
        <w:rPr>
          <w:rFonts w:cs="Times New Roman"/>
        </w:rPr>
        <w:sym w:font="Wingdings" w:char="F0E8"/>
      </w:r>
      <w:r w:rsidRPr="00F408E2">
        <w:rPr>
          <w:rFonts w:cs="Times New Roman"/>
        </w:rPr>
        <w:t xml:space="preserve"> </w:t>
      </w:r>
      <w:r w:rsidR="00784E8B" w:rsidRPr="00F408E2">
        <w:rPr>
          <w:rFonts w:cs="Times New Roman"/>
        </w:rPr>
        <w:t>dysfonction</w:t>
      </w:r>
      <w:r w:rsidRPr="00F408E2">
        <w:rPr>
          <w:rFonts w:cs="Times New Roman"/>
        </w:rPr>
        <w:t xml:space="preserve"> séroni</w:t>
      </w:r>
      <w:r w:rsidR="00260405" w:rsidRPr="00F408E2">
        <w:rPr>
          <w:rFonts w:cs="Times New Roman"/>
        </w:rPr>
        <w:t xml:space="preserve">nérgique </w:t>
      </w:r>
    </w:p>
    <w:p w14:paraId="0ED10AD2" w14:textId="5BB39D6F" w:rsidR="00260405" w:rsidRPr="00F408E2" w:rsidRDefault="00260405" w:rsidP="004237A4">
      <w:pPr>
        <w:numPr>
          <w:ilvl w:val="2"/>
          <w:numId w:val="4"/>
        </w:numPr>
        <w:rPr>
          <w:rFonts w:cs="Times New Roman"/>
        </w:rPr>
      </w:pPr>
      <w:r w:rsidRPr="00F408E2">
        <w:rPr>
          <w:rFonts w:cs="Times New Roman"/>
        </w:rPr>
        <w:sym w:font="Wingdings" w:char="F0E8"/>
      </w:r>
      <w:r w:rsidRPr="00F408E2">
        <w:rPr>
          <w:rFonts w:cs="Times New Roman"/>
        </w:rPr>
        <w:t xml:space="preserve"> vasodila</w:t>
      </w:r>
      <w:r w:rsidR="00784E8B">
        <w:rPr>
          <w:rFonts w:cs="Times New Roman"/>
        </w:rPr>
        <w:t>ta</w:t>
      </w:r>
      <w:r w:rsidRPr="00F408E2">
        <w:rPr>
          <w:rFonts w:cs="Times New Roman"/>
        </w:rPr>
        <w:t xml:space="preserve">tion </w:t>
      </w:r>
    </w:p>
    <w:p w14:paraId="7E23F97B" w14:textId="7F899204" w:rsidR="00260405" w:rsidRPr="00F408E2" w:rsidRDefault="00784E8B" w:rsidP="004237A4">
      <w:pPr>
        <w:numPr>
          <w:ilvl w:val="2"/>
          <w:numId w:val="4"/>
        </w:numPr>
        <w:rPr>
          <w:rFonts w:cs="Times New Roman"/>
        </w:rPr>
      </w:pPr>
      <w:r w:rsidRPr="00F408E2">
        <w:rPr>
          <w:rFonts w:cs="Times New Roman"/>
        </w:rPr>
        <w:t>Inflammation</w:t>
      </w:r>
      <w:r w:rsidR="00260405" w:rsidRPr="00F408E2">
        <w:rPr>
          <w:rFonts w:cs="Times New Roman"/>
        </w:rPr>
        <w:t xml:space="preserve"> péri-vascul</w:t>
      </w:r>
      <w:r>
        <w:rPr>
          <w:rFonts w:cs="Times New Roman"/>
        </w:rPr>
        <w:t>ai</w:t>
      </w:r>
      <w:r w:rsidR="00260405" w:rsidRPr="00F408E2">
        <w:rPr>
          <w:rFonts w:cs="Times New Roman"/>
        </w:rPr>
        <w:t xml:space="preserve">re aseptique </w:t>
      </w:r>
    </w:p>
    <w:p w14:paraId="780125D1" w14:textId="0D9A11C5" w:rsidR="00260405" w:rsidRPr="00F408E2" w:rsidRDefault="00784E8B" w:rsidP="004237A4">
      <w:pPr>
        <w:numPr>
          <w:ilvl w:val="1"/>
          <w:numId w:val="4"/>
        </w:numPr>
        <w:rPr>
          <w:rFonts w:cs="Times New Roman"/>
        </w:rPr>
      </w:pPr>
      <w:r>
        <w:rPr>
          <w:rFonts w:cs="Times New Roman"/>
        </w:rPr>
        <w:t>Hyperexcitabil</w:t>
      </w:r>
      <w:r w:rsidR="00260405" w:rsidRPr="00F408E2">
        <w:rPr>
          <w:rFonts w:cs="Times New Roman"/>
        </w:rPr>
        <w:t>ité neuronale (</w:t>
      </w:r>
      <w:r w:rsidRPr="00F408E2">
        <w:rPr>
          <w:rFonts w:cs="Times New Roman"/>
        </w:rPr>
        <w:t>génétique</w:t>
      </w:r>
      <w:r w:rsidR="00260405" w:rsidRPr="00F408E2">
        <w:rPr>
          <w:rFonts w:cs="Times New Roman"/>
        </w:rPr>
        <w:t xml:space="preserve"> / environnementale)</w:t>
      </w:r>
    </w:p>
    <w:p w14:paraId="16FA0C14" w14:textId="5609668D" w:rsidR="007D1FA0" w:rsidRPr="00F408E2" w:rsidRDefault="007D1FA0" w:rsidP="004237A4">
      <w:pPr>
        <w:numPr>
          <w:ilvl w:val="1"/>
          <w:numId w:val="4"/>
        </w:numPr>
        <w:rPr>
          <w:rFonts w:cs="Times New Roman"/>
        </w:rPr>
      </w:pPr>
      <w:r w:rsidRPr="00F408E2">
        <w:rPr>
          <w:rFonts w:cs="Times New Roman"/>
        </w:rPr>
        <w:t xml:space="preserve">Aura </w:t>
      </w:r>
      <w:r w:rsidR="00784E8B" w:rsidRPr="00F408E2">
        <w:rPr>
          <w:rFonts w:cs="Times New Roman"/>
        </w:rPr>
        <w:t>migraineuse</w:t>
      </w:r>
      <w:r w:rsidR="00EC3244">
        <w:rPr>
          <w:rFonts w:cs="Times New Roman"/>
        </w:rPr>
        <w:t> </w:t>
      </w:r>
      <w:r w:rsidRPr="00F408E2">
        <w:rPr>
          <w:rFonts w:cs="Times New Roman"/>
        </w:rPr>
        <w:t>:</w:t>
      </w:r>
    </w:p>
    <w:p w14:paraId="23AFF15E" w14:textId="0FD4B0A8" w:rsidR="007D1FA0" w:rsidRPr="00F408E2" w:rsidRDefault="007D1FA0" w:rsidP="004237A4">
      <w:pPr>
        <w:numPr>
          <w:ilvl w:val="2"/>
          <w:numId w:val="4"/>
        </w:numPr>
        <w:rPr>
          <w:rFonts w:cs="Times New Roman"/>
        </w:rPr>
      </w:pPr>
      <w:r w:rsidRPr="00F408E2">
        <w:rPr>
          <w:rFonts w:cs="Times New Roman"/>
        </w:rPr>
        <w:t xml:space="preserve">Stimulation </w:t>
      </w:r>
      <w:r w:rsidRPr="00F408E2">
        <w:rPr>
          <w:rFonts w:cs="Times New Roman"/>
        </w:rPr>
        <w:sym w:font="Wingdings" w:char="F0E8"/>
      </w:r>
      <w:r w:rsidRPr="00F408E2">
        <w:rPr>
          <w:rFonts w:cs="Times New Roman"/>
        </w:rPr>
        <w:t xml:space="preserve"> br</w:t>
      </w:r>
      <w:r w:rsidR="00196808">
        <w:rPr>
          <w:rFonts w:cs="Times New Roman"/>
        </w:rPr>
        <w:t>ève dépolarisation neurona</w:t>
      </w:r>
      <w:r w:rsidR="00666467" w:rsidRPr="00F408E2">
        <w:rPr>
          <w:rFonts w:cs="Times New Roman"/>
        </w:rPr>
        <w:t xml:space="preserve">le </w:t>
      </w:r>
      <w:r w:rsidR="00196808" w:rsidRPr="00F408E2">
        <w:rPr>
          <w:rFonts w:cs="Times New Roman"/>
        </w:rPr>
        <w:t>entraînant</w:t>
      </w:r>
      <w:r w:rsidR="00666467" w:rsidRPr="00F408E2">
        <w:rPr>
          <w:rFonts w:cs="Times New Roman"/>
        </w:rPr>
        <w:t xml:space="preserve"> </w:t>
      </w:r>
      <w:r w:rsidR="00196808" w:rsidRPr="00F408E2">
        <w:rPr>
          <w:rFonts w:cs="Times New Roman"/>
        </w:rPr>
        <w:t>une</w:t>
      </w:r>
      <w:r w:rsidR="00196808">
        <w:rPr>
          <w:rFonts w:cs="Times New Roman"/>
        </w:rPr>
        <w:t xml:space="preserve"> hyperé</w:t>
      </w:r>
      <w:r w:rsidR="00666467" w:rsidRPr="00F408E2">
        <w:rPr>
          <w:rFonts w:cs="Times New Roman"/>
        </w:rPr>
        <w:t>fusion locale suivi d’une inactivation</w:t>
      </w:r>
      <w:r w:rsidR="00196808">
        <w:rPr>
          <w:rFonts w:cs="Times New Roman"/>
        </w:rPr>
        <w:t xml:space="preserve"> neuronale </w:t>
      </w:r>
      <w:r w:rsidR="00666467" w:rsidRPr="00F408E2">
        <w:rPr>
          <w:rFonts w:cs="Times New Roman"/>
        </w:rPr>
        <w:t xml:space="preserve">durale + baisse </w:t>
      </w:r>
      <w:r w:rsidR="00196808" w:rsidRPr="00F408E2">
        <w:rPr>
          <w:rFonts w:cs="Times New Roman"/>
        </w:rPr>
        <w:t>débit</w:t>
      </w:r>
      <w:r w:rsidR="00666467" w:rsidRPr="00F408E2">
        <w:rPr>
          <w:rFonts w:cs="Times New Roman"/>
        </w:rPr>
        <w:t xml:space="preserve"> sanguin locale de 20 à 30 % = dépression </w:t>
      </w:r>
      <w:r w:rsidR="00196808" w:rsidRPr="00F408E2">
        <w:rPr>
          <w:rFonts w:cs="Times New Roman"/>
        </w:rPr>
        <w:t>corticale</w:t>
      </w:r>
      <w:r w:rsidR="00666467" w:rsidRPr="00F408E2">
        <w:rPr>
          <w:rFonts w:cs="Times New Roman"/>
        </w:rPr>
        <w:t xml:space="preserve"> </w:t>
      </w:r>
    </w:p>
    <w:p w14:paraId="6DEBB3CC" w14:textId="1890467A" w:rsidR="00666467" w:rsidRPr="00F408E2" w:rsidRDefault="00666467" w:rsidP="004237A4">
      <w:pPr>
        <w:numPr>
          <w:ilvl w:val="2"/>
          <w:numId w:val="4"/>
        </w:numPr>
        <w:rPr>
          <w:rFonts w:cs="Times New Roman"/>
        </w:rPr>
      </w:pPr>
      <w:r w:rsidRPr="00F408E2">
        <w:rPr>
          <w:rFonts w:cs="Times New Roman"/>
        </w:rPr>
        <w:t>Cor</w:t>
      </w:r>
      <w:r w:rsidR="00D90760" w:rsidRPr="00F408E2">
        <w:rPr>
          <w:rFonts w:cs="Times New Roman"/>
        </w:rPr>
        <w:t>t</w:t>
      </w:r>
      <w:r w:rsidRPr="00F408E2">
        <w:rPr>
          <w:rFonts w:cs="Times New Roman"/>
        </w:rPr>
        <w:t xml:space="preserve">ex </w:t>
      </w:r>
      <w:r w:rsidR="00196808" w:rsidRPr="00F408E2">
        <w:rPr>
          <w:rFonts w:cs="Times New Roman"/>
        </w:rPr>
        <w:t>occipitale</w:t>
      </w:r>
      <w:r w:rsidRPr="00F408E2">
        <w:rPr>
          <w:rFonts w:cs="Times New Roman"/>
        </w:rPr>
        <w:t xml:space="preserve"> (visuel) / pariétale (</w:t>
      </w:r>
      <w:r w:rsidR="00196808" w:rsidRPr="00F408E2">
        <w:rPr>
          <w:rFonts w:cs="Times New Roman"/>
        </w:rPr>
        <w:t>sensitive</w:t>
      </w:r>
      <w:r w:rsidRPr="00F408E2">
        <w:rPr>
          <w:rFonts w:cs="Times New Roman"/>
        </w:rPr>
        <w:t>) / temporale (aphasie)</w:t>
      </w:r>
    </w:p>
    <w:p w14:paraId="6B7D075B" w14:textId="77777777" w:rsidR="00D90760" w:rsidRPr="00F408E2" w:rsidRDefault="00D90760" w:rsidP="004237A4">
      <w:pPr>
        <w:numPr>
          <w:ilvl w:val="2"/>
          <w:numId w:val="4"/>
        </w:numPr>
        <w:rPr>
          <w:rFonts w:cs="Times New Roman"/>
        </w:rPr>
      </w:pPr>
    </w:p>
    <w:p w14:paraId="3041BAD5" w14:textId="1A7DAF4C" w:rsidR="00F67259" w:rsidRPr="00F408E2" w:rsidRDefault="00784E6F" w:rsidP="00F67259">
      <w:pPr>
        <w:rPr>
          <w:rFonts w:cs="Times New Roman"/>
        </w:rPr>
      </w:pPr>
      <w:r w:rsidRPr="00F408E2">
        <w:rPr>
          <w:rFonts w:cs="Times New Roman"/>
        </w:rPr>
        <w:t>****</w:t>
      </w:r>
      <w:r w:rsidR="00F67259" w:rsidRPr="00F408E2">
        <w:rPr>
          <w:rFonts w:cs="Times New Roman"/>
        </w:rPr>
        <w:t>Migraine</w:t>
      </w:r>
      <w:r w:rsidR="00EC3244">
        <w:rPr>
          <w:rFonts w:cs="Times New Roman"/>
        </w:rPr>
        <w:t> </w:t>
      </w:r>
      <w:r w:rsidR="00F67259" w:rsidRPr="00F408E2">
        <w:rPr>
          <w:rFonts w:cs="Times New Roman"/>
        </w:rPr>
        <w:t>: neurotransmetteur = sérotonine</w:t>
      </w:r>
      <w:r w:rsidR="00C838D3" w:rsidRPr="00F408E2">
        <w:rPr>
          <w:rFonts w:cs="Times New Roman"/>
        </w:rPr>
        <w:t xml:space="preserve"> (Gaba et glutamate pour épilepsie)</w:t>
      </w:r>
      <w:r w:rsidRPr="00F408E2">
        <w:rPr>
          <w:rFonts w:cs="Times New Roman"/>
        </w:rPr>
        <w:t>****</w:t>
      </w:r>
    </w:p>
    <w:p w14:paraId="01C38DD5" w14:textId="019E07A4" w:rsidR="00E41420" w:rsidRPr="00F408E2" w:rsidRDefault="00E41420" w:rsidP="004237A4">
      <w:pPr>
        <w:pStyle w:val="Titre1"/>
        <w:numPr>
          <w:ilvl w:val="0"/>
          <w:numId w:val="14"/>
        </w:numPr>
        <w:rPr>
          <w:rFonts w:cs="Times New Roman"/>
        </w:rPr>
      </w:pPr>
      <w:bookmarkStart w:id="81" w:name="_Toc196656463"/>
      <w:bookmarkStart w:id="82" w:name="_Toc196662270"/>
      <w:r w:rsidRPr="00F408E2">
        <w:rPr>
          <w:rFonts w:cs="Times New Roman"/>
        </w:rPr>
        <w:t>Si</w:t>
      </w:r>
      <w:r w:rsidR="004C3879" w:rsidRPr="00F408E2">
        <w:rPr>
          <w:rFonts w:cs="Times New Roman"/>
        </w:rPr>
        <w:t>gn</w:t>
      </w:r>
      <w:r w:rsidRPr="00F408E2">
        <w:rPr>
          <w:rFonts w:cs="Times New Roman"/>
        </w:rPr>
        <w:t>es</w:t>
      </w:r>
      <w:bookmarkEnd w:id="81"/>
      <w:bookmarkEnd w:id="82"/>
      <w:r w:rsidRPr="00F408E2">
        <w:rPr>
          <w:rFonts w:cs="Times New Roman"/>
        </w:rPr>
        <w:t xml:space="preserve"> </w:t>
      </w:r>
    </w:p>
    <w:p w14:paraId="3C0362EC" w14:textId="2E49DD99" w:rsidR="00E41420" w:rsidRPr="00F408E2" w:rsidRDefault="00E41420" w:rsidP="00E41420">
      <w:pPr>
        <w:pStyle w:val="Titre2"/>
        <w:numPr>
          <w:ilvl w:val="0"/>
          <w:numId w:val="0"/>
        </w:numPr>
        <w:rPr>
          <w:rFonts w:cs="Times New Roman"/>
        </w:rPr>
      </w:pPr>
      <w:bookmarkStart w:id="83" w:name="_Toc196656464"/>
      <w:bookmarkStart w:id="84" w:name="_Toc196662271"/>
      <w:r w:rsidRPr="00F408E2">
        <w:rPr>
          <w:rFonts w:cs="Times New Roman"/>
        </w:rPr>
        <w:t>TDD</w:t>
      </w:r>
      <w:r w:rsidR="00EC3244">
        <w:rPr>
          <w:rFonts w:cs="Times New Roman"/>
        </w:rPr>
        <w:t> </w:t>
      </w:r>
      <w:r w:rsidRPr="00F408E2">
        <w:rPr>
          <w:rFonts w:cs="Times New Roman"/>
        </w:rPr>
        <w:t xml:space="preserve">: </w:t>
      </w:r>
      <w:r w:rsidR="00196808" w:rsidRPr="00F408E2">
        <w:rPr>
          <w:rFonts w:cs="Times New Roman"/>
        </w:rPr>
        <w:t>migraines</w:t>
      </w:r>
      <w:r w:rsidRPr="00F408E2">
        <w:rPr>
          <w:rFonts w:cs="Times New Roman"/>
        </w:rPr>
        <w:t xml:space="preserve"> commune </w:t>
      </w:r>
      <w:r w:rsidR="00196808" w:rsidRPr="00F408E2">
        <w:rPr>
          <w:rFonts w:cs="Times New Roman"/>
        </w:rPr>
        <w:t>simple</w:t>
      </w:r>
      <w:r w:rsidRPr="00F408E2">
        <w:rPr>
          <w:rFonts w:cs="Times New Roman"/>
        </w:rPr>
        <w:t xml:space="preserve"> sans aura (80 – 90%)</w:t>
      </w:r>
      <w:bookmarkEnd w:id="83"/>
      <w:bookmarkEnd w:id="84"/>
    </w:p>
    <w:p w14:paraId="462C6796" w14:textId="059AC147" w:rsidR="00E41420" w:rsidRPr="00F408E2" w:rsidRDefault="00E41420" w:rsidP="00E41420">
      <w:pPr>
        <w:rPr>
          <w:rFonts w:cs="Times New Roman"/>
        </w:rPr>
      </w:pPr>
      <w:r w:rsidRPr="00F408E2">
        <w:rPr>
          <w:rFonts w:cs="Times New Roman"/>
        </w:rPr>
        <w:t xml:space="preserve">Singe </w:t>
      </w:r>
      <w:r w:rsidR="00196808" w:rsidRPr="00F408E2">
        <w:rPr>
          <w:rFonts w:cs="Times New Roman"/>
        </w:rPr>
        <w:t>fonctionnelle</w:t>
      </w:r>
      <w:r w:rsidR="00EC3244">
        <w:rPr>
          <w:rFonts w:cs="Times New Roman"/>
        </w:rPr>
        <w:t> </w:t>
      </w:r>
      <w:r w:rsidRPr="00F408E2">
        <w:rPr>
          <w:rFonts w:cs="Times New Roman"/>
        </w:rPr>
        <w:t xml:space="preserve">: </w:t>
      </w:r>
      <w:r w:rsidR="00196808" w:rsidRPr="00F408E2">
        <w:rPr>
          <w:rFonts w:cs="Times New Roman"/>
        </w:rPr>
        <w:t>douleur</w:t>
      </w:r>
      <w:r w:rsidRPr="00F408E2">
        <w:rPr>
          <w:rFonts w:cs="Times New Roman"/>
        </w:rPr>
        <w:t xml:space="preserve"> ++</w:t>
      </w:r>
    </w:p>
    <w:p w14:paraId="27D79E92" w14:textId="106BC1E1" w:rsidR="00E41420" w:rsidRPr="00F408E2" w:rsidRDefault="00E41420" w:rsidP="004237A4">
      <w:pPr>
        <w:numPr>
          <w:ilvl w:val="1"/>
          <w:numId w:val="4"/>
        </w:numPr>
        <w:rPr>
          <w:rFonts w:cs="Times New Roman"/>
        </w:rPr>
      </w:pPr>
      <w:r w:rsidRPr="00F408E2">
        <w:rPr>
          <w:rFonts w:cs="Times New Roman"/>
        </w:rPr>
        <w:t>Progressive en 2 – 4 he</w:t>
      </w:r>
      <w:r w:rsidR="0029728E" w:rsidRPr="00F408E2">
        <w:rPr>
          <w:rFonts w:cs="Times New Roman"/>
        </w:rPr>
        <w:t>ure</w:t>
      </w:r>
      <w:r w:rsidRPr="00F408E2">
        <w:rPr>
          <w:rFonts w:cs="Times New Roman"/>
        </w:rPr>
        <w:t>s</w:t>
      </w:r>
      <w:r w:rsidR="00F068F8" w:rsidRPr="00F408E2">
        <w:rPr>
          <w:rFonts w:cs="Times New Roman"/>
        </w:rPr>
        <w:t>,</w:t>
      </w:r>
      <w:r w:rsidRPr="00F408E2">
        <w:rPr>
          <w:rFonts w:cs="Times New Roman"/>
        </w:rPr>
        <w:t xml:space="preserve"> </w:t>
      </w:r>
      <w:r w:rsidR="00D80B47" w:rsidRPr="00F408E2">
        <w:rPr>
          <w:rFonts w:cs="Times New Roman"/>
        </w:rPr>
        <w:t>pulsatile</w:t>
      </w:r>
      <w:r w:rsidR="003B345A" w:rsidRPr="00F408E2">
        <w:rPr>
          <w:rFonts w:cs="Times New Roman"/>
        </w:rPr>
        <w:t>,</w:t>
      </w:r>
      <w:r w:rsidRPr="00F408E2">
        <w:rPr>
          <w:rFonts w:cs="Times New Roman"/>
        </w:rPr>
        <w:t xml:space="preserve"> unilatéral fro</w:t>
      </w:r>
      <w:r w:rsidR="00935411" w:rsidRPr="00F408E2">
        <w:rPr>
          <w:rFonts w:cs="Times New Roman"/>
        </w:rPr>
        <w:t>n</w:t>
      </w:r>
      <w:r w:rsidRPr="00F408E2">
        <w:rPr>
          <w:rFonts w:cs="Times New Roman"/>
        </w:rPr>
        <w:t xml:space="preserve">to-(temporale avec </w:t>
      </w:r>
      <w:r w:rsidR="00D80B47" w:rsidRPr="00F408E2">
        <w:rPr>
          <w:rFonts w:cs="Times New Roman"/>
        </w:rPr>
        <w:t>irradiation postérieur</w:t>
      </w:r>
      <w:r w:rsidR="00F068F8" w:rsidRPr="00F408E2">
        <w:rPr>
          <w:rFonts w:cs="Times New Roman"/>
        </w:rPr>
        <w:t>,</w:t>
      </w:r>
      <w:r w:rsidRPr="00F408E2">
        <w:rPr>
          <w:rFonts w:cs="Times New Roman"/>
        </w:rPr>
        <w:t xml:space="preserve"> EVA</w:t>
      </w:r>
      <w:r w:rsidR="00B47340" w:rsidRPr="00F408E2">
        <w:rPr>
          <w:rFonts w:cs="Times New Roman"/>
        </w:rPr>
        <w:t xml:space="preserve"> </w:t>
      </w:r>
      <w:r w:rsidRPr="00F408E2">
        <w:rPr>
          <w:rFonts w:cs="Times New Roman"/>
        </w:rPr>
        <w:t>7- 8 / 10</w:t>
      </w:r>
      <w:r w:rsidR="00F068F8" w:rsidRPr="00F408E2">
        <w:rPr>
          <w:rFonts w:cs="Times New Roman"/>
        </w:rPr>
        <w:t>,</w:t>
      </w:r>
      <w:r w:rsidRPr="00F408E2">
        <w:rPr>
          <w:rFonts w:cs="Times New Roman"/>
        </w:rPr>
        <w:t xml:space="preserve"> tout </w:t>
      </w:r>
      <w:r w:rsidR="00196808" w:rsidRPr="00F408E2">
        <w:rPr>
          <w:rFonts w:cs="Times New Roman"/>
        </w:rPr>
        <w:t>moment</w:t>
      </w:r>
      <w:r w:rsidRPr="00F408E2">
        <w:rPr>
          <w:rFonts w:cs="Times New Roman"/>
        </w:rPr>
        <w:t xml:space="preserve"> ou 2</w:t>
      </w:r>
      <w:r w:rsidRPr="00F408E2">
        <w:rPr>
          <w:rFonts w:cs="Times New Roman"/>
          <w:vertAlign w:val="superscript"/>
        </w:rPr>
        <w:t>ème</w:t>
      </w:r>
      <w:r w:rsidRPr="00F408E2">
        <w:rPr>
          <w:rFonts w:cs="Times New Roman"/>
        </w:rPr>
        <w:t xml:space="preserve"> </w:t>
      </w:r>
      <w:r w:rsidR="00196808" w:rsidRPr="00F408E2">
        <w:rPr>
          <w:rFonts w:cs="Times New Roman"/>
        </w:rPr>
        <w:t>moitié</w:t>
      </w:r>
      <w:r w:rsidRPr="00F408E2">
        <w:rPr>
          <w:rFonts w:cs="Times New Roman"/>
        </w:rPr>
        <w:t xml:space="preserve"> nuit</w:t>
      </w:r>
      <w:r w:rsidR="00196808">
        <w:rPr>
          <w:rFonts w:cs="Times New Roman"/>
        </w:rPr>
        <w:t xml:space="preserve">, </w:t>
      </w:r>
      <w:r w:rsidRPr="00F408E2">
        <w:rPr>
          <w:rFonts w:cs="Times New Roman"/>
        </w:rPr>
        <w:t>durée</w:t>
      </w:r>
      <w:r w:rsidR="00F068F8" w:rsidRPr="00F408E2">
        <w:rPr>
          <w:rFonts w:cs="Times New Roman"/>
        </w:rPr>
        <w:t>,</w:t>
      </w:r>
      <w:r w:rsidRPr="00F408E2">
        <w:rPr>
          <w:rFonts w:cs="Times New Roman"/>
        </w:rPr>
        <w:t xml:space="preserve"> de</w:t>
      </w:r>
      <w:r w:rsidR="00B47340" w:rsidRPr="00F408E2">
        <w:rPr>
          <w:rFonts w:cs="Times New Roman"/>
        </w:rPr>
        <w:t xml:space="preserve"> </w:t>
      </w:r>
      <w:r w:rsidRPr="00F408E2">
        <w:rPr>
          <w:rFonts w:cs="Times New Roman"/>
        </w:rPr>
        <w:t>4</w:t>
      </w:r>
      <w:r w:rsidR="00B47340" w:rsidRPr="00F408E2">
        <w:rPr>
          <w:rFonts w:cs="Times New Roman"/>
        </w:rPr>
        <w:t xml:space="preserve"> </w:t>
      </w:r>
      <w:r w:rsidR="00EC3244">
        <w:rPr>
          <w:rFonts w:cs="Times New Roman"/>
        </w:rPr>
        <w:t>–</w:t>
      </w:r>
      <w:r w:rsidRPr="00F408E2">
        <w:rPr>
          <w:rFonts w:cs="Times New Roman"/>
        </w:rPr>
        <w:t xml:space="preserve"> 7</w:t>
      </w:r>
      <w:r w:rsidR="00C71500" w:rsidRPr="00F408E2">
        <w:rPr>
          <w:rFonts w:cs="Times New Roman"/>
        </w:rPr>
        <w:t>2jh</w:t>
      </w:r>
      <w:r w:rsidR="00F068F8" w:rsidRPr="00F408E2">
        <w:rPr>
          <w:rFonts w:cs="Times New Roman"/>
        </w:rPr>
        <w:t>,</w:t>
      </w:r>
      <w:r w:rsidR="00C71500" w:rsidRPr="00F408E2">
        <w:rPr>
          <w:rFonts w:cs="Times New Roman"/>
        </w:rPr>
        <w:t xml:space="preserve"> </w:t>
      </w:r>
      <w:r w:rsidR="00196808" w:rsidRPr="00F408E2">
        <w:rPr>
          <w:rFonts w:cs="Times New Roman"/>
        </w:rPr>
        <w:t>exacerbée</w:t>
      </w:r>
      <w:r w:rsidR="00C71500" w:rsidRPr="00F408E2">
        <w:rPr>
          <w:rFonts w:cs="Times New Roman"/>
        </w:rPr>
        <w:t xml:space="preserve"> </w:t>
      </w:r>
      <w:r w:rsidR="00196808" w:rsidRPr="00F408E2">
        <w:rPr>
          <w:rFonts w:cs="Times New Roman"/>
        </w:rPr>
        <w:t>mouvement</w:t>
      </w:r>
      <w:r w:rsidR="00C71500" w:rsidRPr="00F408E2">
        <w:rPr>
          <w:rFonts w:cs="Times New Roman"/>
        </w:rPr>
        <w:t xml:space="preserve"> / efforts</w:t>
      </w:r>
      <w:r w:rsidR="00F068F8" w:rsidRPr="00F408E2">
        <w:rPr>
          <w:rFonts w:cs="Times New Roman"/>
        </w:rPr>
        <w:t>,</w:t>
      </w:r>
      <w:r w:rsidR="00C71500" w:rsidRPr="00F408E2">
        <w:rPr>
          <w:rFonts w:cs="Times New Roman"/>
        </w:rPr>
        <w:t xml:space="preserve"> soulagées repos et sommeil </w:t>
      </w:r>
    </w:p>
    <w:p w14:paraId="12B6B95B" w14:textId="4FB7B9FB" w:rsidR="00C71500" w:rsidRPr="00F408E2" w:rsidRDefault="002E3F8C" w:rsidP="004237A4">
      <w:pPr>
        <w:numPr>
          <w:ilvl w:val="1"/>
          <w:numId w:val="4"/>
        </w:numPr>
        <w:rPr>
          <w:rFonts w:cs="Times New Roman"/>
        </w:rPr>
      </w:pPr>
      <w:r w:rsidRPr="00F408E2">
        <w:rPr>
          <w:rFonts w:cs="Times New Roman"/>
        </w:rPr>
        <w:t xml:space="preserve">Facteur </w:t>
      </w:r>
      <w:r w:rsidR="00C71500" w:rsidRPr="00F408E2">
        <w:rPr>
          <w:rFonts w:cs="Times New Roman"/>
        </w:rPr>
        <w:t>fa</w:t>
      </w:r>
      <w:r w:rsidRPr="00F408E2">
        <w:rPr>
          <w:rFonts w:cs="Times New Roman"/>
        </w:rPr>
        <w:t>vo</w:t>
      </w:r>
      <w:r w:rsidR="00C71500" w:rsidRPr="00F408E2">
        <w:rPr>
          <w:rFonts w:cs="Times New Roman"/>
        </w:rPr>
        <w:t>risant</w:t>
      </w:r>
      <w:r w:rsidR="00EC3244">
        <w:rPr>
          <w:rFonts w:cs="Times New Roman"/>
        </w:rPr>
        <w:t> </w:t>
      </w:r>
      <w:r w:rsidR="00C71500" w:rsidRPr="00F408E2">
        <w:rPr>
          <w:rFonts w:cs="Times New Roman"/>
        </w:rPr>
        <w:t>: aliments (chocolat)</w:t>
      </w:r>
      <w:r w:rsidR="003B345A" w:rsidRPr="00F408E2">
        <w:rPr>
          <w:rFonts w:cs="Times New Roman"/>
        </w:rPr>
        <w:t>,</w:t>
      </w:r>
      <w:r w:rsidR="00C71500" w:rsidRPr="00F408E2">
        <w:rPr>
          <w:rFonts w:cs="Times New Roman"/>
        </w:rPr>
        <w:t xml:space="preserve"> menstruation</w:t>
      </w:r>
      <w:r w:rsidR="003B345A" w:rsidRPr="00F408E2">
        <w:rPr>
          <w:rFonts w:cs="Times New Roman"/>
        </w:rPr>
        <w:t>,</w:t>
      </w:r>
      <w:r w:rsidR="00C71500" w:rsidRPr="00F408E2">
        <w:rPr>
          <w:rFonts w:cs="Times New Roman"/>
        </w:rPr>
        <w:t xml:space="preserve"> stress</w:t>
      </w:r>
      <w:r w:rsidR="00F068F8" w:rsidRPr="00F408E2">
        <w:rPr>
          <w:rFonts w:cs="Times New Roman"/>
        </w:rPr>
        <w:t>,</w:t>
      </w:r>
      <w:r w:rsidR="00C71500" w:rsidRPr="00F408E2">
        <w:rPr>
          <w:rFonts w:cs="Times New Roman"/>
        </w:rPr>
        <w:t xml:space="preserve"> déten</w:t>
      </w:r>
      <w:r w:rsidRPr="00F408E2">
        <w:rPr>
          <w:rFonts w:cs="Times New Roman"/>
        </w:rPr>
        <w:t>te</w:t>
      </w:r>
      <w:r w:rsidR="00C71500" w:rsidRPr="00F408E2">
        <w:rPr>
          <w:rFonts w:cs="Times New Roman"/>
        </w:rPr>
        <w:t xml:space="preserve"> soudai</w:t>
      </w:r>
      <w:r w:rsidRPr="00F408E2">
        <w:rPr>
          <w:rFonts w:cs="Times New Roman"/>
        </w:rPr>
        <w:t>ne</w:t>
      </w:r>
      <w:r w:rsidR="00F068F8" w:rsidRPr="00F408E2">
        <w:rPr>
          <w:rFonts w:cs="Times New Roman"/>
        </w:rPr>
        <w:t>,</w:t>
      </w:r>
      <w:r w:rsidR="00C71500" w:rsidRPr="00F408E2">
        <w:rPr>
          <w:rFonts w:cs="Times New Roman"/>
        </w:rPr>
        <w:t xml:space="preserve"> sommeil prolo</w:t>
      </w:r>
      <w:r w:rsidRPr="00F408E2">
        <w:rPr>
          <w:rFonts w:cs="Times New Roman"/>
        </w:rPr>
        <w:t>n</w:t>
      </w:r>
      <w:r w:rsidR="00C71500" w:rsidRPr="00F408E2">
        <w:rPr>
          <w:rFonts w:cs="Times New Roman"/>
        </w:rPr>
        <w:t>gée</w:t>
      </w:r>
      <w:r w:rsidR="003B345A" w:rsidRPr="00F408E2">
        <w:rPr>
          <w:rFonts w:cs="Times New Roman"/>
        </w:rPr>
        <w:t>,</w:t>
      </w:r>
      <w:r w:rsidR="00C71500" w:rsidRPr="00F408E2">
        <w:rPr>
          <w:rFonts w:cs="Times New Roman"/>
        </w:rPr>
        <w:t xml:space="preserve"> faim</w:t>
      </w:r>
      <w:r w:rsidR="00F068F8" w:rsidRPr="00F408E2">
        <w:rPr>
          <w:rFonts w:cs="Times New Roman"/>
        </w:rPr>
        <w:t>,</w:t>
      </w:r>
      <w:r w:rsidR="00C71500" w:rsidRPr="00F408E2">
        <w:rPr>
          <w:rFonts w:cs="Times New Roman"/>
        </w:rPr>
        <w:t xml:space="preserve"> lumière …</w:t>
      </w:r>
    </w:p>
    <w:p w14:paraId="5F1A4B84" w14:textId="3B6F3906" w:rsidR="00C26ABF" w:rsidRPr="00F408E2" w:rsidRDefault="00205AF5" w:rsidP="004237A4">
      <w:pPr>
        <w:numPr>
          <w:ilvl w:val="1"/>
          <w:numId w:val="4"/>
        </w:numPr>
        <w:rPr>
          <w:rFonts w:cs="Times New Roman"/>
        </w:rPr>
      </w:pPr>
      <w:r w:rsidRPr="00F408E2">
        <w:rPr>
          <w:rFonts w:cs="Times New Roman"/>
        </w:rPr>
        <w:t>Accompagnés</w:t>
      </w:r>
      <w:r w:rsidR="00EC3244">
        <w:rPr>
          <w:rFonts w:cs="Times New Roman"/>
        </w:rPr>
        <w:t> </w:t>
      </w:r>
      <w:r w:rsidRPr="00F408E2">
        <w:rPr>
          <w:rFonts w:cs="Times New Roman"/>
        </w:rPr>
        <w:t xml:space="preserve">: </w:t>
      </w:r>
    </w:p>
    <w:p w14:paraId="22766882" w14:textId="62D72A4D" w:rsidR="00205AF5" w:rsidRPr="00F408E2" w:rsidRDefault="00205AF5" w:rsidP="004237A4">
      <w:pPr>
        <w:numPr>
          <w:ilvl w:val="2"/>
          <w:numId w:val="4"/>
        </w:numPr>
        <w:rPr>
          <w:rFonts w:cs="Times New Roman"/>
        </w:rPr>
      </w:pPr>
      <w:r w:rsidRPr="00F408E2">
        <w:rPr>
          <w:rFonts w:cs="Times New Roman"/>
        </w:rPr>
        <w:lastRenderedPageBreak/>
        <w:t>Prodrome</w:t>
      </w:r>
      <w:r w:rsidR="00EC3244">
        <w:rPr>
          <w:rFonts w:cs="Times New Roman"/>
        </w:rPr>
        <w:t> </w:t>
      </w:r>
      <w:r w:rsidRPr="00F408E2">
        <w:rPr>
          <w:rFonts w:cs="Times New Roman"/>
        </w:rPr>
        <w:t xml:space="preserve">: </w:t>
      </w:r>
      <w:r w:rsidR="00196808" w:rsidRPr="00F408E2">
        <w:rPr>
          <w:rFonts w:cs="Times New Roman"/>
        </w:rPr>
        <w:t>irritabilité</w:t>
      </w:r>
      <w:r w:rsidR="00F068F8" w:rsidRPr="00F408E2">
        <w:rPr>
          <w:rFonts w:cs="Times New Roman"/>
        </w:rPr>
        <w:t>,</w:t>
      </w:r>
      <w:r w:rsidRPr="00F408E2">
        <w:rPr>
          <w:rFonts w:cs="Times New Roman"/>
        </w:rPr>
        <w:t xml:space="preserve"> </w:t>
      </w:r>
      <w:r w:rsidR="00196808" w:rsidRPr="00F408E2">
        <w:rPr>
          <w:rFonts w:cs="Times New Roman"/>
        </w:rPr>
        <w:t>asthénie</w:t>
      </w:r>
      <w:r w:rsidR="00F068F8" w:rsidRPr="00F408E2">
        <w:rPr>
          <w:rFonts w:cs="Times New Roman"/>
        </w:rPr>
        <w:t>,</w:t>
      </w:r>
      <w:r w:rsidRPr="00F408E2">
        <w:rPr>
          <w:rFonts w:cs="Times New Roman"/>
        </w:rPr>
        <w:t xml:space="preserve"> </w:t>
      </w:r>
      <w:r w:rsidR="00196808" w:rsidRPr="00F408E2">
        <w:rPr>
          <w:rFonts w:cs="Times New Roman"/>
        </w:rPr>
        <w:t>somnolence</w:t>
      </w:r>
      <w:r w:rsidR="00196808">
        <w:rPr>
          <w:rFonts w:cs="Times New Roman"/>
        </w:rPr>
        <w:t>,</w:t>
      </w:r>
      <w:r w:rsidRPr="00F408E2">
        <w:rPr>
          <w:rFonts w:cs="Times New Roman"/>
        </w:rPr>
        <w:t xml:space="preserve"> </w:t>
      </w:r>
      <w:r w:rsidR="00196808" w:rsidRPr="00F408E2">
        <w:rPr>
          <w:rFonts w:cs="Times New Roman"/>
        </w:rPr>
        <w:t>bâillement</w:t>
      </w:r>
      <w:r w:rsidR="00EC3244">
        <w:rPr>
          <w:rFonts w:cs="Times New Roman"/>
        </w:rPr>
        <w:t> </w:t>
      </w:r>
      <w:r w:rsidRPr="00F408E2">
        <w:rPr>
          <w:rFonts w:cs="Times New Roman"/>
        </w:rPr>
        <w:t>;</w:t>
      </w:r>
      <w:r w:rsidR="003B345A" w:rsidRPr="00F408E2">
        <w:rPr>
          <w:rFonts w:cs="Times New Roman"/>
        </w:rPr>
        <w:t>,</w:t>
      </w:r>
      <w:r w:rsidRPr="00F408E2">
        <w:rPr>
          <w:rFonts w:cs="Times New Roman"/>
        </w:rPr>
        <w:t>…</w:t>
      </w:r>
    </w:p>
    <w:p w14:paraId="3EC531E3" w14:textId="43574AA4" w:rsidR="00205AF5" w:rsidRPr="00F408E2" w:rsidRDefault="00205AF5" w:rsidP="004237A4">
      <w:pPr>
        <w:numPr>
          <w:ilvl w:val="2"/>
          <w:numId w:val="4"/>
        </w:numPr>
        <w:rPr>
          <w:rFonts w:cs="Times New Roman"/>
        </w:rPr>
      </w:pPr>
      <w:r w:rsidRPr="00F408E2">
        <w:rPr>
          <w:rFonts w:cs="Times New Roman"/>
        </w:rPr>
        <w:t>Nausée /</w:t>
      </w:r>
      <w:r w:rsidR="005960B5" w:rsidRPr="00F408E2">
        <w:rPr>
          <w:rFonts w:cs="Times New Roman"/>
        </w:rPr>
        <w:t xml:space="preserve"> vomissement</w:t>
      </w:r>
      <w:r w:rsidR="00F068F8" w:rsidRPr="00F408E2">
        <w:rPr>
          <w:rFonts w:cs="Times New Roman"/>
        </w:rPr>
        <w:t>,</w:t>
      </w:r>
      <w:r w:rsidRPr="00F408E2">
        <w:rPr>
          <w:rFonts w:cs="Times New Roman"/>
        </w:rPr>
        <w:t xml:space="preserve"> photo-phonoph</w:t>
      </w:r>
      <w:r w:rsidR="005960B5" w:rsidRPr="00F408E2">
        <w:rPr>
          <w:rFonts w:cs="Times New Roman"/>
        </w:rPr>
        <w:t>o</w:t>
      </w:r>
      <w:r w:rsidRPr="00F408E2">
        <w:rPr>
          <w:rFonts w:cs="Times New Roman"/>
        </w:rPr>
        <w:t xml:space="preserve">bie </w:t>
      </w:r>
    </w:p>
    <w:p w14:paraId="079091FB" w14:textId="5DFF1EF9" w:rsidR="00205AF5" w:rsidRPr="00F408E2" w:rsidRDefault="00205AF5" w:rsidP="004237A4">
      <w:pPr>
        <w:numPr>
          <w:ilvl w:val="1"/>
          <w:numId w:val="4"/>
        </w:numPr>
        <w:rPr>
          <w:rFonts w:cs="Times New Roman"/>
        </w:rPr>
      </w:pPr>
      <w:r w:rsidRPr="00F408E2">
        <w:rPr>
          <w:rFonts w:cs="Times New Roman"/>
        </w:rPr>
        <w:t>Comportement</w:t>
      </w:r>
      <w:r w:rsidR="00EC3244">
        <w:rPr>
          <w:rFonts w:cs="Times New Roman"/>
        </w:rPr>
        <w:t> </w:t>
      </w:r>
      <w:r w:rsidRPr="00F408E2">
        <w:rPr>
          <w:rFonts w:cs="Times New Roman"/>
        </w:rPr>
        <w:t>: se retire pièce cal</w:t>
      </w:r>
      <w:r w:rsidR="005960B5" w:rsidRPr="00F408E2">
        <w:rPr>
          <w:rFonts w:cs="Times New Roman"/>
        </w:rPr>
        <w:t>me</w:t>
      </w:r>
      <w:r w:rsidRPr="00F408E2">
        <w:rPr>
          <w:rFonts w:cs="Times New Roman"/>
        </w:rPr>
        <w:t xml:space="preserve"> et semi-obscure</w:t>
      </w:r>
    </w:p>
    <w:p w14:paraId="722C2783" w14:textId="78CDF096" w:rsidR="000A1C46" w:rsidRPr="00F408E2" w:rsidRDefault="000A1C46" w:rsidP="000A1C46">
      <w:pPr>
        <w:rPr>
          <w:rFonts w:cs="Times New Roman"/>
        </w:rPr>
      </w:pPr>
      <w:r w:rsidRPr="00F408E2">
        <w:rPr>
          <w:rFonts w:cs="Times New Roman"/>
        </w:rPr>
        <w:t>Signes généraux</w:t>
      </w:r>
      <w:r w:rsidR="00EC3244">
        <w:rPr>
          <w:rFonts w:cs="Times New Roman"/>
        </w:rPr>
        <w:t> </w:t>
      </w:r>
      <w:r w:rsidRPr="00F408E2">
        <w:rPr>
          <w:rFonts w:cs="Times New Roman"/>
        </w:rPr>
        <w:t xml:space="preserve">: </w:t>
      </w:r>
    </w:p>
    <w:p w14:paraId="4B524109" w14:textId="7AACA704" w:rsidR="000A1C46" w:rsidRPr="00F408E2" w:rsidRDefault="00A708A4" w:rsidP="004237A4">
      <w:pPr>
        <w:numPr>
          <w:ilvl w:val="1"/>
          <w:numId w:val="4"/>
        </w:numPr>
        <w:rPr>
          <w:rFonts w:cs="Times New Roman"/>
        </w:rPr>
      </w:pPr>
      <w:r>
        <w:rPr>
          <w:rFonts w:cs="Times New Roman"/>
        </w:rPr>
        <w:t>Irrité</w:t>
      </w:r>
      <w:r w:rsidR="00F068F8" w:rsidRPr="00F408E2">
        <w:rPr>
          <w:rFonts w:cs="Times New Roman"/>
        </w:rPr>
        <w:t>,</w:t>
      </w:r>
      <w:r>
        <w:rPr>
          <w:rFonts w:cs="Times New Roman"/>
        </w:rPr>
        <w:t xml:space="preserve"> lu</w:t>
      </w:r>
      <w:r w:rsidR="00196808">
        <w:rPr>
          <w:rFonts w:cs="Times New Roman"/>
        </w:rPr>
        <w:t>tte de dou</w:t>
      </w:r>
      <w:r w:rsidR="000A1C46" w:rsidRPr="00F408E2">
        <w:rPr>
          <w:rFonts w:cs="Times New Roman"/>
        </w:rPr>
        <w:t>leur</w:t>
      </w:r>
      <w:r w:rsidR="00F068F8" w:rsidRPr="00F408E2">
        <w:rPr>
          <w:rFonts w:cs="Times New Roman"/>
        </w:rPr>
        <w:t>,</w:t>
      </w:r>
      <w:r w:rsidR="000A1C46" w:rsidRPr="00F408E2">
        <w:rPr>
          <w:rFonts w:cs="Times New Roman"/>
        </w:rPr>
        <w:t xml:space="preserve"> serre la tête foui</w:t>
      </w:r>
      <w:r w:rsidR="00196808">
        <w:rPr>
          <w:rFonts w:cs="Times New Roman"/>
        </w:rPr>
        <w:t>l</w:t>
      </w:r>
      <w:r w:rsidR="000A1C46" w:rsidRPr="00F408E2">
        <w:rPr>
          <w:rFonts w:cs="Times New Roman"/>
        </w:rPr>
        <w:t xml:space="preserve">lard </w:t>
      </w:r>
    </w:p>
    <w:p w14:paraId="59A11643" w14:textId="2DE30D9A" w:rsidR="000A1C46" w:rsidRPr="00F408E2" w:rsidRDefault="00A708A4" w:rsidP="004237A4">
      <w:pPr>
        <w:numPr>
          <w:ilvl w:val="1"/>
          <w:numId w:val="4"/>
        </w:numPr>
        <w:rPr>
          <w:rFonts w:cs="Times New Roman"/>
        </w:rPr>
      </w:pPr>
      <w:r w:rsidRPr="00F408E2">
        <w:rPr>
          <w:rFonts w:cs="Times New Roman"/>
        </w:rPr>
        <w:t>Paramètre</w:t>
      </w:r>
      <w:r w:rsidR="000A1C46" w:rsidRPr="00F408E2">
        <w:rPr>
          <w:rFonts w:cs="Times New Roman"/>
        </w:rPr>
        <w:t xml:space="preserve"> vitaux</w:t>
      </w:r>
      <w:r w:rsidR="00EC3244">
        <w:rPr>
          <w:rFonts w:cs="Times New Roman"/>
        </w:rPr>
        <w:t> </w:t>
      </w:r>
      <w:r w:rsidR="000A1C46" w:rsidRPr="00F408E2">
        <w:rPr>
          <w:rFonts w:cs="Times New Roman"/>
        </w:rPr>
        <w:t>: T° (</w:t>
      </w:r>
      <w:r w:rsidR="00196808" w:rsidRPr="00F408E2">
        <w:rPr>
          <w:rFonts w:cs="Times New Roman"/>
        </w:rPr>
        <w:t>fièvre</w:t>
      </w:r>
      <w:r w:rsidR="000A1C46" w:rsidRPr="00F408E2">
        <w:rPr>
          <w:rFonts w:cs="Times New Roman"/>
        </w:rPr>
        <w:t>)</w:t>
      </w:r>
      <w:r w:rsidR="00F068F8" w:rsidRPr="00F408E2">
        <w:rPr>
          <w:rFonts w:cs="Times New Roman"/>
        </w:rPr>
        <w:t>,</w:t>
      </w:r>
      <w:r w:rsidR="000A1C46" w:rsidRPr="00F408E2">
        <w:rPr>
          <w:rFonts w:cs="Times New Roman"/>
        </w:rPr>
        <w:t xml:space="preserve"> TA</w:t>
      </w:r>
      <w:r w:rsidR="00F068F8" w:rsidRPr="00F408E2">
        <w:rPr>
          <w:rFonts w:cs="Times New Roman"/>
        </w:rPr>
        <w:t>,</w:t>
      </w:r>
      <w:r w:rsidR="000A1C46" w:rsidRPr="00F408E2">
        <w:rPr>
          <w:rFonts w:cs="Times New Roman"/>
        </w:rPr>
        <w:t xml:space="preserve"> Glasgow</w:t>
      </w:r>
    </w:p>
    <w:p w14:paraId="1C04F4F7" w14:textId="27FF1649" w:rsidR="00FF159D" w:rsidRPr="00F408E2" w:rsidRDefault="00FF159D" w:rsidP="00FF159D">
      <w:pPr>
        <w:rPr>
          <w:rFonts w:cs="Times New Roman"/>
        </w:rPr>
      </w:pPr>
      <w:r w:rsidRPr="00F408E2">
        <w:rPr>
          <w:rFonts w:cs="Times New Roman"/>
        </w:rPr>
        <w:t>Signes physiques</w:t>
      </w:r>
      <w:r w:rsidR="00EC3244">
        <w:rPr>
          <w:rFonts w:cs="Times New Roman"/>
        </w:rPr>
        <w:t> </w:t>
      </w:r>
      <w:r w:rsidR="00905DA2" w:rsidRPr="00F408E2">
        <w:rPr>
          <w:rFonts w:cs="Times New Roman"/>
        </w:rPr>
        <w:t>: examen</w:t>
      </w:r>
      <w:r w:rsidR="003B345A" w:rsidRPr="00F408E2">
        <w:rPr>
          <w:rFonts w:cs="Times New Roman"/>
        </w:rPr>
        <w:t>,</w:t>
      </w:r>
      <w:r w:rsidR="00905DA2" w:rsidRPr="00F408E2">
        <w:rPr>
          <w:rFonts w:cs="Times New Roman"/>
        </w:rPr>
        <w:t xml:space="preserve"> devant céphalées </w:t>
      </w:r>
    </w:p>
    <w:p w14:paraId="30426675" w14:textId="01C2A950" w:rsidR="00905DA2" w:rsidRPr="00F408E2" w:rsidRDefault="00905DA2" w:rsidP="004237A4">
      <w:pPr>
        <w:numPr>
          <w:ilvl w:val="1"/>
          <w:numId w:val="4"/>
        </w:numPr>
        <w:rPr>
          <w:rFonts w:cs="Times New Roman"/>
        </w:rPr>
      </w:pPr>
      <w:r w:rsidRPr="00F408E2">
        <w:rPr>
          <w:rFonts w:cs="Times New Roman"/>
        </w:rPr>
        <w:t xml:space="preserve">Sans anomale cutanés </w:t>
      </w:r>
    </w:p>
    <w:p w14:paraId="4E3C70A4" w14:textId="68E96B0B" w:rsidR="00905DA2" w:rsidRPr="00F408E2" w:rsidRDefault="00A708A4" w:rsidP="004237A4">
      <w:pPr>
        <w:numPr>
          <w:ilvl w:val="1"/>
          <w:numId w:val="4"/>
        </w:numPr>
        <w:rPr>
          <w:rFonts w:cs="Times New Roman"/>
        </w:rPr>
      </w:pPr>
      <w:r>
        <w:rPr>
          <w:rFonts w:cs="Times New Roman"/>
        </w:rPr>
        <w:t>Point sinusiens indolore</w:t>
      </w:r>
      <w:r w:rsidR="00F068F8" w:rsidRPr="00F408E2">
        <w:rPr>
          <w:rFonts w:cs="Times New Roman"/>
        </w:rPr>
        <w:t>,</w:t>
      </w:r>
      <w:r>
        <w:rPr>
          <w:rFonts w:cs="Times New Roman"/>
        </w:rPr>
        <w:t xml:space="preserve"> pour</w:t>
      </w:r>
      <w:r w:rsidR="00905DA2" w:rsidRPr="00F408E2">
        <w:rPr>
          <w:rFonts w:cs="Times New Roman"/>
        </w:rPr>
        <w:t xml:space="preserve"> temp</w:t>
      </w:r>
      <w:r>
        <w:rPr>
          <w:rFonts w:cs="Times New Roman"/>
        </w:rPr>
        <w:t>o</w:t>
      </w:r>
      <w:r w:rsidR="00905DA2" w:rsidRPr="00F408E2">
        <w:rPr>
          <w:rFonts w:cs="Times New Roman"/>
        </w:rPr>
        <w:t>raux présents</w:t>
      </w:r>
      <w:r w:rsidR="00F068F8" w:rsidRPr="00F408E2">
        <w:rPr>
          <w:rFonts w:cs="Times New Roman"/>
        </w:rPr>
        <w:t>,</w:t>
      </w:r>
      <w:r w:rsidR="00905DA2" w:rsidRPr="00F408E2">
        <w:rPr>
          <w:rFonts w:cs="Times New Roman"/>
        </w:rPr>
        <w:t xml:space="preserve"> symétrique </w:t>
      </w:r>
    </w:p>
    <w:p w14:paraId="502BAB3E" w14:textId="67DAE2A3" w:rsidR="00905DA2" w:rsidRPr="00F408E2" w:rsidRDefault="00A708A4" w:rsidP="004237A4">
      <w:pPr>
        <w:numPr>
          <w:ilvl w:val="1"/>
          <w:numId w:val="4"/>
        </w:numPr>
        <w:rPr>
          <w:rFonts w:cs="Times New Roman"/>
        </w:rPr>
      </w:pPr>
      <w:r>
        <w:rPr>
          <w:rFonts w:cs="Times New Roman"/>
        </w:rPr>
        <w:t xml:space="preserve">Pas </w:t>
      </w:r>
      <w:r w:rsidR="00905DA2" w:rsidRPr="00F408E2">
        <w:rPr>
          <w:rFonts w:cs="Times New Roman"/>
        </w:rPr>
        <w:t>d’</w:t>
      </w:r>
      <w:r w:rsidRPr="00F408E2">
        <w:rPr>
          <w:rFonts w:cs="Times New Roman"/>
        </w:rPr>
        <w:t>hypertonie</w:t>
      </w:r>
      <w:r w:rsidR="00905DA2" w:rsidRPr="00F408E2">
        <w:rPr>
          <w:rFonts w:cs="Times New Roman"/>
        </w:rPr>
        <w:t xml:space="preserve"> </w:t>
      </w:r>
      <w:r w:rsidRPr="00F408E2">
        <w:rPr>
          <w:rFonts w:cs="Times New Roman"/>
        </w:rPr>
        <w:t>oculaire</w:t>
      </w:r>
      <w:r w:rsidR="00905DA2" w:rsidRPr="00F408E2">
        <w:rPr>
          <w:rFonts w:cs="Times New Roman"/>
        </w:rPr>
        <w:t xml:space="preserve"> (</w:t>
      </w:r>
      <w:r w:rsidRPr="00F408E2">
        <w:rPr>
          <w:rFonts w:cs="Times New Roman"/>
        </w:rPr>
        <w:t>palpation</w:t>
      </w:r>
      <w:r w:rsidR="00905DA2" w:rsidRPr="00F408E2">
        <w:rPr>
          <w:rFonts w:cs="Times New Roman"/>
        </w:rPr>
        <w:t xml:space="preserve"> bi digitale </w:t>
      </w:r>
    </w:p>
    <w:p w14:paraId="1B0DED89" w14:textId="35C289EC" w:rsidR="00905DA2" w:rsidRPr="00F408E2" w:rsidRDefault="00A708A4" w:rsidP="004237A4">
      <w:pPr>
        <w:numPr>
          <w:ilvl w:val="1"/>
          <w:numId w:val="4"/>
        </w:numPr>
        <w:rPr>
          <w:rFonts w:cs="Times New Roman"/>
        </w:rPr>
      </w:pPr>
      <w:r>
        <w:rPr>
          <w:rFonts w:cs="Times New Roman"/>
        </w:rPr>
        <w:t>Pas</w:t>
      </w:r>
      <w:r w:rsidR="00905DA2" w:rsidRPr="00F408E2">
        <w:rPr>
          <w:rFonts w:cs="Times New Roman"/>
        </w:rPr>
        <w:t xml:space="preserve"> de </w:t>
      </w:r>
      <w:r w:rsidRPr="00F408E2">
        <w:rPr>
          <w:rFonts w:cs="Times New Roman"/>
        </w:rPr>
        <w:t>souffle</w:t>
      </w:r>
      <w:r w:rsidR="00905DA2" w:rsidRPr="00F408E2">
        <w:rPr>
          <w:rFonts w:cs="Times New Roman"/>
        </w:rPr>
        <w:t xml:space="preserve"> caro</w:t>
      </w:r>
      <w:r>
        <w:rPr>
          <w:rFonts w:cs="Times New Roman"/>
        </w:rPr>
        <w:t>ti</w:t>
      </w:r>
      <w:r w:rsidR="00905DA2" w:rsidRPr="00F408E2">
        <w:rPr>
          <w:rFonts w:cs="Times New Roman"/>
        </w:rPr>
        <w:t>dienne</w:t>
      </w:r>
      <w:r w:rsidR="00F068F8" w:rsidRPr="00F408E2">
        <w:rPr>
          <w:rFonts w:cs="Times New Roman"/>
        </w:rPr>
        <w:t>,</w:t>
      </w:r>
      <w:r>
        <w:rPr>
          <w:rFonts w:cs="Times New Roman"/>
        </w:rPr>
        <w:t xml:space="preserve"> ni</w:t>
      </w:r>
      <w:r w:rsidR="00905DA2" w:rsidRPr="00F408E2">
        <w:rPr>
          <w:rFonts w:cs="Times New Roman"/>
        </w:rPr>
        <w:t xml:space="preserve"> </w:t>
      </w:r>
      <w:r w:rsidRPr="00F408E2">
        <w:rPr>
          <w:rFonts w:cs="Times New Roman"/>
        </w:rPr>
        <w:t>temporale</w:t>
      </w:r>
      <w:r w:rsidR="00905DA2" w:rsidRPr="00F408E2">
        <w:rPr>
          <w:rFonts w:cs="Times New Roman"/>
        </w:rPr>
        <w:t xml:space="preserve"> que pariétale </w:t>
      </w:r>
    </w:p>
    <w:p w14:paraId="64B7E94D" w14:textId="1F4CC294" w:rsidR="00905DA2" w:rsidRPr="00F408E2" w:rsidRDefault="00905DA2" w:rsidP="00905DA2">
      <w:pPr>
        <w:rPr>
          <w:rFonts w:cs="Times New Roman"/>
        </w:rPr>
      </w:pPr>
      <w:r w:rsidRPr="00F408E2">
        <w:rPr>
          <w:rFonts w:cs="Times New Roman"/>
        </w:rPr>
        <w:t>Examen neu</w:t>
      </w:r>
      <w:r w:rsidR="00B60149" w:rsidRPr="00F408E2">
        <w:rPr>
          <w:rFonts w:cs="Times New Roman"/>
        </w:rPr>
        <w:t>r</w:t>
      </w:r>
      <w:r w:rsidRPr="00F408E2">
        <w:rPr>
          <w:rFonts w:cs="Times New Roman"/>
        </w:rPr>
        <w:t>o</w:t>
      </w:r>
      <w:r w:rsidR="00A708A4">
        <w:rPr>
          <w:rFonts w:cs="Times New Roman"/>
        </w:rPr>
        <w:t>lo</w:t>
      </w:r>
      <w:r w:rsidRPr="00F408E2">
        <w:rPr>
          <w:rFonts w:cs="Times New Roman"/>
        </w:rPr>
        <w:t>gique</w:t>
      </w:r>
      <w:r w:rsidR="00EC3244">
        <w:rPr>
          <w:rFonts w:cs="Times New Roman"/>
        </w:rPr>
        <w:t> </w:t>
      </w:r>
      <w:r w:rsidRPr="00F408E2">
        <w:rPr>
          <w:rFonts w:cs="Times New Roman"/>
        </w:rPr>
        <w:t xml:space="preserve">: sans </w:t>
      </w:r>
      <w:r w:rsidR="00A708A4" w:rsidRPr="00F408E2">
        <w:rPr>
          <w:rFonts w:cs="Times New Roman"/>
        </w:rPr>
        <w:t>anomalie</w:t>
      </w:r>
      <w:r w:rsidRPr="00F408E2">
        <w:rPr>
          <w:rFonts w:cs="Times New Roman"/>
        </w:rPr>
        <w:t xml:space="preserve"> no</w:t>
      </w:r>
      <w:r w:rsidR="00B60149" w:rsidRPr="00F408E2">
        <w:rPr>
          <w:rFonts w:cs="Times New Roman"/>
        </w:rPr>
        <w:t>tab</w:t>
      </w:r>
      <w:r w:rsidRPr="00F408E2">
        <w:rPr>
          <w:rFonts w:cs="Times New Roman"/>
        </w:rPr>
        <w:t>le (pas de DSM</w:t>
      </w:r>
      <w:r w:rsidR="00B60149" w:rsidRPr="00F408E2">
        <w:rPr>
          <w:rFonts w:cs="Times New Roman"/>
        </w:rPr>
        <w:t xml:space="preserve"> (déficit </w:t>
      </w:r>
      <w:r w:rsidR="00A708A4" w:rsidRPr="00F408E2">
        <w:rPr>
          <w:rFonts w:cs="Times New Roman"/>
        </w:rPr>
        <w:t>sensitivomoteur</w:t>
      </w:r>
      <w:r w:rsidR="00B60149" w:rsidRPr="00F408E2">
        <w:rPr>
          <w:rFonts w:cs="Times New Roman"/>
        </w:rPr>
        <w:t>)</w:t>
      </w:r>
      <w:r w:rsidRPr="00F408E2">
        <w:rPr>
          <w:rFonts w:cs="Times New Roman"/>
        </w:rPr>
        <w:t>)</w:t>
      </w:r>
    </w:p>
    <w:p w14:paraId="0F4F52F9" w14:textId="177E191E" w:rsidR="00CB63B1" w:rsidRPr="00F408E2" w:rsidRDefault="00CB63B1" w:rsidP="00905DA2">
      <w:pPr>
        <w:rPr>
          <w:rFonts w:cs="Times New Roman"/>
        </w:rPr>
      </w:pPr>
      <w:r w:rsidRPr="00F408E2">
        <w:rPr>
          <w:rFonts w:cs="Times New Roman"/>
        </w:rPr>
        <w:t xml:space="preserve">Examen </w:t>
      </w:r>
      <w:r w:rsidR="00A708A4" w:rsidRPr="00F408E2">
        <w:rPr>
          <w:rFonts w:cs="Times New Roman"/>
        </w:rPr>
        <w:t>paraclinique</w:t>
      </w:r>
      <w:r w:rsidRPr="00F408E2">
        <w:rPr>
          <w:rFonts w:cs="Times New Roman"/>
        </w:rPr>
        <w:t xml:space="preserve"> </w:t>
      </w:r>
    </w:p>
    <w:p w14:paraId="531E8D92" w14:textId="1A562238" w:rsidR="00CB63B1" w:rsidRPr="00F408E2" w:rsidRDefault="00CB63B1" w:rsidP="004237A4">
      <w:pPr>
        <w:numPr>
          <w:ilvl w:val="1"/>
          <w:numId w:val="4"/>
        </w:numPr>
        <w:rPr>
          <w:rFonts w:cs="Times New Roman"/>
        </w:rPr>
      </w:pPr>
      <w:r w:rsidRPr="00F408E2">
        <w:rPr>
          <w:rFonts w:cs="Times New Roman"/>
        </w:rPr>
        <w:t xml:space="preserve">IRM </w:t>
      </w:r>
      <w:r w:rsidR="00A708A4" w:rsidRPr="00F408E2">
        <w:rPr>
          <w:rFonts w:cs="Times New Roman"/>
        </w:rPr>
        <w:t>encéphalique</w:t>
      </w:r>
      <w:r w:rsidRPr="00F408E2">
        <w:rPr>
          <w:rFonts w:cs="Times New Roman"/>
        </w:rPr>
        <w:t xml:space="preserve"> </w:t>
      </w:r>
    </w:p>
    <w:p w14:paraId="3D82E9DB" w14:textId="34509730" w:rsidR="00CB63B1" w:rsidRPr="00F408E2" w:rsidRDefault="00CB63B1" w:rsidP="004237A4">
      <w:pPr>
        <w:numPr>
          <w:ilvl w:val="2"/>
          <w:numId w:val="4"/>
        </w:numPr>
        <w:rPr>
          <w:rFonts w:cs="Times New Roman"/>
        </w:rPr>
      </w:pPr>
      <w:r w:rsidRPr="00F408E2">
        <w:rPr>
          <w:rFonts w:cs="Times New Roman"/>
        </w:rPr>
        <w:t xml:space="preserve">Normale </w:t>
      </w:r>
    </w:p>
    <w:p w14:paraId="2486FD34" w14:textId="5DC1D67A" w:rsidR="00CB63B1" w:rsidRPr="00F408E2" w:rsidRDefault="00A708A4" w:rsidP="004237A4">
      <w:pPr>
        <w:numPr>
          <w:ilvl w:val="2"/>
          <w:numId w:val="4"/>
        </w:numPr>
        <w:rPr>
          <w:rFonts w:cs="Times New Roman"/>
        </w:rPr>
      </w:pPr>
      <w:r w:rsidRPr="00F408E2">
        <w:rPr>
          <w:rFonts w:cs="Times New Roman"/>
        </w:rPr>
        <w:t>Hyper signaux</w:t>
      </w:r>
      <w:r w:rsidR="00CB63B1" w:rsidRPr="00F408E2">
        <w:rPr>
          <w:rFonts w:cs="Times New Roman"/>
        </w:rPr>
        <w:t xml:space="preserve"> non spécifique su</w:t>
      </w:r>
      <w:r w:rsidR="00DE3C38" w:rsidRPr="00F408E2">
        <w:rPr>
          <w:rFonts w:cs="Times New Roman"/>
        </w:rPr>
        <w:t>bstance</w:t>
      </w:r>
      <w:r w:rsidR="00CB63B1" w:rsidRPr="00F408E2">
        <w:rPr>
          <w:rFonts w:cs="Times New Roman"/>
        </w:rPr>
        <w:t xml:space="preserve"> blanc</w:t>
      </w:r>
      <w:r w:rsidR="00DE3C38" w:rsidRPr="00F408E2">
        <w:rPr>
          <w:rFonts w:cs="Times New Roman"/>
        </w:rPr>
        <w:t>h</w:t>
      </w:r>
      <w:r w:rsidR="00CB63B1" w:rsidRPr="00F408E2">
        <w:rPr>
          <w:rFonts w:cs="Times New Roman"/>
        </w:rPr>
        <w:t>e (aura)</w:t>
      </w:r>
    </w:p>
    <w:p w14:paraId="090A4EA7" w14:textId="1891D8C7" w:rsidR="00026DF2" w:rsidRPr="00F408E2" w:rsidRDefault="00026DF2" w:rsidP="00026DF2">
      <w:pPr>
        <w:pStyle w:val="Titre2"/>
        <w:rPr>
          <w:rFonts w:cs="Times New Roman"/>
        </w:rPr>
      </w:pPr>
      <w:bookmarkStart w:id="85" w:name="_Toc196656465"/>
      <w:bookmarkStart w:id="86" w:name="_Toc196662272"/>
      <w:r w:rsidRPr="00F408E2">
        <w:rPr>
          <w:rFonts w:cs="Times New Roman"/>
        </w:rPr>
        <w:t>Forme clinique</w:t>
      </w:r>
      <w:r w:rsidR="006E093D" w:rsidRPr="00F408E2">
        <w:rPr>
          <w:rFonts w:cs="Times New Roman"/>
        </w:rPr>
        <w:t>s</w:t>
      </w:r>
      <w:bookmarkEnd w:id="85"/>
      <w:bookmarkEnd w:id="86"/>
    </w:p>
    <w:p w14:paraId="6A2F8AE6" w14:textId="23DC53D9" w:rsidR="006E093D" w:rsidRPr="00F408E2" w:rsidRDefault="006E093D" w:rsidP="006E093D">
      <w:pPr>
        <w:rPr>
          <w:rFonts w:cs="Times New Roman"/>
        </w:rPr>
      </w:pPr>
      <w:r w:rsidRPr="00F408E2">
        <w:rPr>
          <w:rFonts w:cs="Times New Roman"/>
        </w:rPr>
        <w:t>Selon la clinque</w:t>
      </w:r>
      <w:r w:rsidR="00EC3244">
        <w:rPr>
          <w:rFonts w:cs="Times New Roman"/>
        </w:rPr>
        <w:t> </w:t>
      </w:r>
      <w:r w:rsidRPr="00F408E2">
        <w:rPr>
          <w:rFonts w:cs="Times New Roman"/>
        </w:rPr>
        <w:t xml:space="preserve">: migraine avec aura </w:t>
      </w:r>
    </w:p>
    <w:p w14:paraId="050043DF" w14:textId="70F755E6" w:rsidR="00883DA2" w:rsidRPr="00F408E2" w:rsidRDefault="006E093D" w:rsidP="004237A4">
      <w:pPr>
        <w:numPr>
          <w:ilvl w:val="1"/>
          <w:numId w:val="4"/>
        </w:numPr>
        <w:rPr>
          <w:rFonts w:cs="Times New Roman"/>
        </w:rPr>
      </w:pPr>
      <w:r w:rsidRPr="00F408E2">
        <w:rPr>
          <w:rFonts w:cs="Times New Roman"/>
        </w:rPr>
        <w:t>Aura</w:t>
      </w:r>
      <w:r w:rsidR="00EC3244">
        <w:rPr>
          <w:rFonts w:cs="Times New Roman"/>
        </w:rPr>
        <w:t> </w:t>
      </w:r>
      <w:r w:rsidRPr="00F408E2">
        <w:rPr>
          <w:rFonts w:cs="Times New Roman"/>
        </w:rPr>
        <w:t>: symptômes ne</w:t>
      </w:r>
      <w:r w:rsidR="000E7BE1" w:rsidRPr="00F408E2">
        <w:rPr>
          <w:rFonts w:cs="Times New Roman"/>
        </w:rPr>
        <w:t>uro</w:t>
      </w:r>
      <w:r w:rsidRPr="00F408E2">
        <w:rPr>
          <w:rFonts w:cs="Times New Roman"/>
        </w:rPr>
        <w:t>l</w:t>
      </w:r>
      <w:r w:rsidR="000E7BE1" w:rsidRPr="00F408E2">
        <w:rPr>
          <w:rFonts w:cs="Times New Roman"/>
        </w:rPr>
        <w:t>o</w:t>
      </w:r>
      <w:r w:rsidRPr="00F408E2">
        <w:rPr>
          <w:rFonts w:cs="Times New Roman"/>
        </w:rPr>
        <w:t xml:space="preserve">gique transitoire progressif et successif </w:t>
      </w:r>
    </w:p>
    <w:p w14:paraId="27AA8B3C" w14:textId="31863732" w:rsidR="006E093D" w:rsidRPr="00F408E2" w:rsidRDefault="006E093D" w:rsidP="004237A4">
      <w:pPr>
        <w:numPr>
          <w:ilvl w:val="2"/>
          <w:numId w:val="4"/>
        </w:numPr>
        <w:rPr>
          <w:rFonts w:cs="Times New Roman"/>
        </w:rPr>
      </w:pPr>
      <w:r w:rsidRPr="00F408E2">
        <w:rPr>
          <w:rFonts w:cs="Times New Roman"/>
        </w:rPr>
        <w:t>durées 5 – 60 min</w:t>
      </w:r>
    </w:p>
    <w:p w14:paraId="45DAD374" w14:textId="3010A79D" w:rsidR="006E093D" w:rsidRPr="00F408E2" w:rsidRDefault="00AA6475" w:rsidP="004237A4">
      <w:pPr>
        <w:numPr>
          <w:ilvl w:val="2"/>
          <w:numId w:val="4"/>
        </w:numPr>
        <w:rPr>
          <w:rFonts w:cs="Times New Roman"/>
        </w:rPr>
      </w:pPr>
      <w:r w:rsidRPr="00F408E2">
        <w:rPr>
          <w:rFonts w:cs="Times New Roman"/>
        </w:rPr>
        <w:t>Positif (vision lumière</w:t>
      </w:r>
      <w:r w:rsidR="00F068F8" w:rsidRPr="00F408E2">
        <w:rPr>
          <w:rFonts w:cs="Times New Roman"/>
        </w:rPr>
        <w:t>,</w:t>
      </w:r>
      <w:r w:rsidRPr="00F408E2">
        <w:rPr>
          <w:rFonts w:cs="Times New Roman"/>
        </w:rPr>
        <w:t xml:space="preserve"> taches</w:t>
      </w:r>
      <w:r w:rsidR="00F068F8" w:rsidRPr="00F408E2">
        <w:rPr>
          <w:rFonts w:cs="Times New Roman"/>
        </w:rPr>
        <w:t>,</w:t>
      </w:r>
      <w:r w:rsidRPr="00F408E2">
        <w:rPr>
          <w:rFonts w:cs="Times New Roman"/>
        </w:rPr>
        <w:t xml:space="preserve"> paresthésie)</w:t>
      </w:r>
    </w:p>
    <w:p w14:paraId="544E9E7F" w14:textId="7A26CDD3" w:rsidR="00AA6475" w:rsidRPr="00F408E2" w:rsidRDefault="00AA6475" w:rsidP="004237A4">
      <w:pPr>
        <w:numPr>
          <w:ilvl w:val="2"/>
          <w:numId w:val="4"/>
        </w:numPr>
        <w:rPr>
          <w:rFonts w:cs="Times New Roman"/>
        </w:rPr>
      </w:pPr>
      <w:r w:rsidRPr="00F408E2">
        <w:rPr>
          <w:rFonts w:cs="Times New Roman"/>
        </w:rPr>
        <w:t>Négatifs (déficits visuel</w:t>
      </w:r>
      <w:r w:rsidR="003B345A" w:rsidRPr="00F408E2">
        <w:rPr>
          <w:rFonts w:cs="Times New Roman"/>
        </w:rPr>
        <w:t>,</w:t>
      </w:r>
      <w:r w:rsidRPr="00F408E2">
        <w:rPr>
          <w:rFonts w:cs="Times New Roman"/>
        </w:rPr>
        <w:t xml:space="preserve"> </w:t>
      </w:r>
      <w:r w:rsidR="00A708A4" w:rsidRPr="00F408E2">
        <w:rPr>
          <w:rFonts w:cs="Times New Roman"/>
        </w:rPr>
        <w:t>sensitif</w:t>
      </w:r>
      <w:r w:rsidR="00F068F8" w:rsidRPr="00F408E2">
        <w:rPr>
          <w:rFonts w:cs="Times New Roman"/>
        </w:rPr>
        <w:t>,</w:t>
      </w:r>
      <w:r w:rsidRPr="00F408E2">
        <w:rPr>
          <w:rFonts w:cs="Times New Roman"/>
        </w:rPr>
        <w:t xml:space="preserve"> langage)</w:t>
      </w:r>
    </w:p>
    <w:p w14:paraId="09C9D8D3" w14:textId="3EEAD1E1" w:rsidR="00AA6475" w:rsidRPr="00F408E2" w:rsidRDefault="00AA6475" w:rsidP="004237A4">
      <w:pPr>
        <w:numPr>
          <w:ilvl w:val="1"/>
          <w:numId w:val="4"/>
        </w:numPr>
        <w:rPr>
          <w:rFonts w:cs="Times New Roman"/>
        </w:rPr>
      </w:pPr>
      <w:r w:rsidRPr="00F408E2">
        <w:rPr>
          <w:rFonts w:cs="Times New Roman"/>
        </w:rPr>
        <w:t>Types par</w:t>
      </w:r>
      <w:r w:rsidR="0081652F" w:rsidRPr="00F408E2">
        <w:rPr>
          <w:rFonts w:cs="Times New Roman"/>
        </w:rPr>
        <w:t>t</w:t>
      </w:r>
      <w:r w:rsidRPr="00F408E2">
        <w:rPr>
          <w:rFonts w:cs="Times New Roman"/>
        </w:rPr>
        <w:t>iculier</w:t>
      </w:r>
      <w:r w:rsidR="00EC3244">
        <w:rPr>
          <w:rFonts w:cs="Times New Roman"/>
        </w:rPr>
        <w:t> </w:t>
      </w:r>
      <w:r w:rsidRPr="00F408E2">
        <w:rPr>
          <w:rFonts w:cs="Times New Roman"/>
        </w:rPr>
        <w:t xml:space="preserve">: migraine </w:t>
      </w:r>
      <w:r w:rsidR="00883DA2" w:rsidRPr="00F408E2">
        <w:rPr>
          <w:rFonts w:cs="Times New Roman"/>
        </w:rPr>
        <w:t>b</w:t>
      </w:r>
      <w:r w:rsidRPr="00F408E2">
        <w:rPr>
          <w:rFonts w:cs="Times New Roman"/>
        </w:rPr>
        <w:t>as</w:t>
      </w:r>
      <w:r w:rsidR="00883DA2" w:rsidRPr="00F408E2">
        <w:rPr>
          <w:rFonts w:cs="Times New Roman"/>
        </w:rPr>
        <w:t>i</w:t>
      </w:r>
      <w:r w:rsidRPr="00F408E2">
        <w:rPr>
          <w:rFonts w:cs="Times New Roman"/>
        </w:rPr>
        <w:t xml:space="preserve">laire / migraine </w:t>
      </w:r>
      <w:r w:rsidR="00A708A4" w:rsidRPr="00F408E2">
        <w:rPr>
          <w:rFonts w:cs="Times New Roman"/>
        </w:rPr>
        <w:t>ophtalmologique</w:t>
      </w:r>
    </w:p>
    <w:p w14:paraId="3E336E53" w14:textId="0751D47B" w:rsidR="00AA6475" w:rsidRPr="00F408E2" w:rsidRDefault="00574FEB" w:rsidP="004237A4">
      <w:pPr>
        <w:numPr>
          <w:ilvl w:val="1"/>
          <w:numId w:val="4"/>
        </w:numPr>
        <w:rPr>
          <w:rFonts w:cs="Times New Roman"/>
        </w:rPr>
      </w:pPr>
      <w:r w:rsidRPr="00F408E2">
        <w:rPr>
          <w:rFonts w:cs="Times New Roman"/>
        </w:rPr>
        <w:t xml:space="preserve">Même caractéristique de la céphalée </w:t>
      </w:r>
      <w:r w:rsidR="00A708A4" w:rsidRPr="00F408E2">
        <w:rPr>
          <w:rFonts w:cs="Times New Roman"/>
        </w:rPr>
        <w:t>migraineuse</w:t>
      </w:r>
    </w:p>
    <w:p w14:paraId="422CF0A7" w14:textId="5975D583" w:rsidR="00B53FC8" w:rsidRPr="00F408E2" w:rsidRDefault="00B53FC8" w:rsidP="00B53FC8">
      <w:pPr>
        <w:rPr>
          <w:rFonts w:cs="Times New Roman"/>
        </w:rPr>
      </w:pPr>
      <w:r w:rsidRPr="00F408E2">
        <w:rPr>
          <w:rFonts w:cs="Times New Roman"/>
        </w:rPr>
        <w:t xml:space="preserve">Selon la gravité </w:t>
      </w:r>
    </w:p>
    <w:p w14:paraId="7038EAE3" w14:textId="13CF0181" w:rsidR="00B53FC8" w:rsidRPr="00F408E2" w:rsidRDefault="00B53FC8" w:rsidP="004237A4">
      <w:pPr>
        <w:numPr>
          <w:ilvl w:val="1"/>
          <w:numId w:val="4"/>
        </w:numPr>
        <w:rPr>
          <w:rFonts w:cs="Times New Roman"/>
        </w:rPr>
      </w:pPr>
      <w:r w:rsidRPr="00F408E2">
        <w:rPr>
          <w:rFonts w:cs="Times New Roman"/>
        </w:rPr>
        <w:t>Migraine compliqué</w:t>
      </w:r>
      <w:r w:rsidR="00EC3244">
        <w:rPr>
          <w:rFonts w:cs="Times New Roman"/>
        </w:rPr>
        <w:t> </w:t>
      </w:r>
      <w:r w:rsidRPr="00F408E2">
        <w:rPr>
          <w:rFonts w:cs="Times New Roman"/>
        </w:rPr>
        <w:t>: a</w:t>
      </w:r>
      <w:r w:rsidR="0081652F" w:rsidRPr="00F408E2">
        <w:rPr>
          <w:rFonts w:cs="Times New Roman"/>
        </w:rPr>
        <w:t>ur</w:t>
      </w:r>
      <w:r w:rsidRPr="00F408E2">
        <w:rPr>
          <w:rFonts w:cs="Times New Roman"/>
        </w:rPr>
        <w:t>a plus prolo</w:t>
      </w:r>
      <w:r w:rsidR="0081652F" w:rsidRPr="00F408E2">
        <w:rPr>
          <w:rFonts w:cs="Times New Roman"/>
        </w:rPr>
        <w:t>n</w:t>
      </w:r>
      <w:r w:rsidRPr="00F408E2">
        <w:rPr>
          <w:rFonts w:cs="Times New Roman"/>
        </w:rPr>
        <w:t>gé</w:t>
      </w:r>
      <w:r w:rsidR="00F068F8" w:rsidRPr="00F408E2">
        <w:rPr>
          <w:rFonts w:cs="Times New Roman"/>
        </w:rPr>
        <w:t>,</w:t>
      </w:r>
      <w:r w:rsidRPr="00F408E2">
        <w:rPr>
          <w:rFonts w:cs="Times New Roman"/>
        </w:rPr>
        <w:t xml:space="preserve"> défi</w:t>
      </w:r>
      <w:r w:rsidR="00487F8C" w:rsidRPr="00F408E2">
        <w:rPr>
          <w:rFonts w:cs="Times New Roman"/>
        </w:rPr>
        <w:t xml:space="preserve">cit </w:t>
      </w:r>
      <w:r w:rsidR="00330C7D" w:rsidRPr="00F408E2">
        <w:rPr>
          <w:rFonts w:cs="Times New Roman"/>
        </w:rPr>
        <w:t>durable</w:t>
      </w:r>
      <w:r w:rsidRPr="00F408E2">
        <w:rPr>
          <w:rFonts w:cs="Times New Roman"/>
        </w:rPr>
        <w:t xml:space="preserve"> </w:t>
      </w:r>
    </w:p>
    <w:p w14:paraId="3E0F2B2F" w14:textId="58E9587D" w:rsidR="00B53FC8" w:rsidRPr="00F408E2" w:rsidRDefault="00B53FC8" w:rsidP="004237A4">
      <w:pPr>
        <w:numPr>
          <w:ilvl w:val="1"/>
          <w:numId w:val="4"/>
        </w:numPr>
        <w:rPr>
          <w:rFonts w:cs="Times New Roman"/>
        </w:rPr>
      </w:pPr>
      <w:r w:rsidRPr="00F408E2">
        <w:rPr>
          <w:rFonts w:cs="Times New Roman"/>
        </w:rPr>
        <w:t xml:space="preserve">État de male </w:t>
      </w:r>
      <w:r w:rsidR="00A708A4" w:rsidRPr="00F408E2">
        <w:rPr>
          <w:rFonts w:cs="Times New Roman"/>
        </w:rPr>
        <w:t>migraineux</w:t>
      </w:r>
      <w:r w:rsidR="00EC3244">
        <w:rPr>
          <w:rFonts w:cs="Times New Roman"/>
        </w:rPr>
        <w:t> </w:t>
      </w:r>
      <w:r w:rsidRPr="00F408E2">
        <w:rPr>
          <w:rFonts w:cs="Times New Roman"/>
        </w:rPr>
        <w:t>: &gt; 7</w:t>
      </w:r>
      <w:r w:rsidR="00A94183" w:rsidRPr="00F408E2">
        <w:rPr>
          <w:rFonts w:cs="Times New Roman"/>
        </w:rPr>
        <w:t xml:space="preserve">2 </w:t>
      </w:r>
      <w:r w:rsidR="00A708A4" w:rsidRPr="00F408E2">
        <w:rPr>
          <w:rFonts w:cs="Times New Roman"/>
        </w:rPr>
        <w:t>heures</w:t>
      </w:r>
      <w:r w:rsidR="00F068F8" w:rsidRPr="00F408E2">
        <w:rPr>
          <w:rFonts w:cs="Times New Roman"/>
        </w:rPr>
        <w:t>,</w:t>
      </w:r>
      <w:r w:rsidR="00A94183" w:rsidRPr="00F408E2">
        <w:rPr>
          <w:rFonts w:cs="Times New Roman"/>
        </w:rPr>
        <w:t xml:space="preserve"> quotidienne 15j – 3 </w:t>
      </w:r>
      <w:r w:rsidR="00A708A4" w:rsidRPr="00F408E2">
        <w:rPr>
          <w:rFonts w:cs="Times New Roman"/>
        </w:rPr>
        <w:t>semaines</w:t>
      </w:r>
      <w:r w:rsidR="00A94183" w:rsidRPr="00F408E2">
        <w:rPr>
          <w:rFonts w:cs="Times New Roman"/>
        </w:rPr>
        <w:t xml:space="preserve"> ou </w:t>
      </w:r>
      <w:r w:rsidR="00A708A4" w:rsidRPr="00F408E2">
        <w:rPr>
          <w:rFonts w:cs="Times New Roman"/>
        </w:rPr>
        <w:t>intervalle</w:t>
      </w:r>
      <w:r w:rsidR="00A94183" w:rsidRPr="00F408E2">
        <w:rPr>
          <w:rFonts w:cs="Times New Roman"/>
        </w:rPr>
        <w:t xml:space="preserve"> très </w:t>
      </w:r>
      <w:r w:rsidR="00A708A4" w:rsidRPr="00F408E2">
        <w:rPr>
          <w:rFonts w:cs="Times New Roman"/>
        </w:rPr>
        <w:t>rapproché</w:t>
      </w:r>
      <w:r w:rsidR="00A94183" w:rsidRPr="00F408E2">
        <w:rPr>
          <w:rFonts w:cs="Times New Roman"/>
        </w:rPr>
        <w:t xml:space="preserve"> (&lt;4h)</w:t>
      </w:r>
    </w:p>
    <w:p w14:paraId="74683D61" w14:textId="4F1B0994" w:rsidR="00A94183" w:rsidRPr="00F408E2" w:rsidRDefault="00A708A4" w:rsidP="00A94183">
      <w:pPr>
        <w:rPr>
          <w:rFonts w:cs="Times New Roman"/>
        </w:rPr>
      </w:pPr>
      <w:r w:rsidRPr="00F408E2">
        <w:rPr>
          <w:rFonts w:cs="Times New Roman"/>
        </w:rPr>
        <w:t>Selon</w:t>
      </w:r>
      <w:r w:rsidR="00A94183" w:rsidRPr="00F408E2">
        <w:rPr>
          <w:rFonts w:cs="Times New Roman"/>
        </w:rPr>
        <w:t xml:space="preserve"> l’évolution </w:t>
      </w:r>
    </w:p>
    <w:p w14:paraId="7E2BB02D" w14:textId="6784FBB2" w:rsidR="00A94183" w:rsidRPr="00F408E2" w:rsidRDefault="00B32D14" w:rsidP="004237A4">
      <w:pPr>
        <w:numPr>
          <w:ilvl w:val="1"/>
          <w:numId w:val="4"/>
        </w:numPr>
        <w:rPr>
          <w:rFonts w:cs="Times New Roman"/>
        </w:rPr>
      </w:pPr>
      <w:r>
        <w:rPr>
          <w:rFonts w:cs="Times New Roman"/>
        </w:rPr>
        <w:t xml:space="preserve">Crises </w:t>
      </w:r>
      <w:r w:rsidR="00A708A4" w:rsidRPr="00A708A4">
        <w:rPr>
          <w:rFonts w:cs="Times New Roman"/>
        </w:rPr>
        <w:t>migraineuses</w:t>
      </w:r>
      <w:r w:rsidR="00A94183" w:rsidRPr="00A708A4">
        <w:rPr>
          <w:rFonts w:cs="Times New Roman"/>
        </w:rPr>
        <w:t xml:space="preserve"> </w:t>
      </w:r>
      <w:r w:rsidR="00A708A4" w:rsidRPr="00A708A4">
        <w:rPr>
          <w:rFonts w:cs="Times New Roman"/>
        </w:rPr>
        <w:t>diminuent</w:t>
      </w:r>
      <w:r w:rsidR="00A94183" w:rsidRPr="00F408E2">
        <w:rPr>
          <w:rFonts w:cs="Times New Roman"/>
        </w:rPr>
        <w:t xml:space="preserve"> / cessent vers </w:t>
      </w:r>
      <w:r w:rsidR="006E4037" w:rsidRPr="00F408E2">
        <w:rPr>
          <w:rFonts w:cs="Times New Roman"/>
        </w:rPr>
        <w:t xml:space="preserve">50 – 60 ans </w:t>
      </w:r>
    </w:p>
    <w:p w14:paraId="5AFDA647" w14:textId="233AA930" w:rsidR="006E4037" w:rsidRPr="00F408E2" w:rsidRDefault="006E4037" w:rsidP="004237A4">
      <w:pPr>
        <w:numPr>
          <w:ilvl w:val="1"/>
          <w:numId w:val="4"/>
        </w:numPr>
        <w:rPr>
          <w:rFonts w:cs="Times New Roman"/>
        </w:rPr>
      </w:pPr>
      <w:r w:rsidRPr="00F408E2">
        <w:rPr>
          <w:rFonts w:cs="Times New Roman"/>
        </w:rPr>
        <w:t>Migraine c</w:t>
      </w:r>
      <w:r w:rsidR="009F694E" w:rsidRPr="00F408E2">
        <w:rPr>
          <w:rFonts w:cs="Times New Roman"/>
        </w:rPr>
        <w:t>hr</w:t>
      </w:r>
      <w:r w:rsidRPr="00F408E2">
        <w:rPr>
          <w:rFonts w:cs="Times New Roman"/>
        </w:rPr>
        <w:t xml:space="preserve">onique (&gt; 15j / mois depuis &gt; 3 mois) n abus </w:t>
      </w:r>
      <w:r w:rsidR="007E220E" w:rsidRPr="00F408E2">
        <w:rPr>
          <w:rFonts w:cs="Times New Roman"/>
        </w:rPr>
        <w:t>médicament</w:t>
      </w:r>
    </w:p>
    <w:p w14:paraId="1A1DB515" w14:textId="0854D4CB" w:rsidR="00BC5ADB" w:rsidRPr="00F408E2" w:rsidRDefault="00BC5ADB" w:rsidP="00BC5ADB">
      <w:pPr>
        <w:pStyle w:val="Titre1"/>
        <w:rPr>
          <w:rFonts w:cs="Times New Roman"/>
        </w:rPr>
      </w:pPr>
      <w:bookmarkStart w:id="87" w:name="_Toc196656466"/>
      <w:bookmarkStart w:id="88" w:name="_Toc196662273"/>
      <w:r w:rsidRPr="00F408E2">
        <w:rPr>
          <w:rFonts w:cs="Times New Roman"/>
        </w:rPr>
        <w:lastRenderedPageBreak/>
        <w:t>Diagnostic</w:t>
      </w:r>
      <w:bookmarkEnd w:id="87"/>
      <w:bookmarkEnd w:id="88"/>
    </w:p>
    <w:p w14:paraId="39919B32" w14:textId="29657C2F" w:rsidR="00BC5ADB" w:rsidRPr="00F408E2" w:rsidRDefault="00BC5ADB" w:rsidP="00BC5ADB">
      <w:pPr>
        <w:pStyle w:val="Titre2"/>
        <w:rPr>
          <w:rFonts w:cs="Times New Roman"/>
        </w:rPr>
      </w:pPr>
      <w:bookmarkStart w:id="89" w:name="_Toc196656467"/>
      <w:bookmarkStart w:id="90" w:name="_Toc196662274"/>
      <w:r w:rsidRPr="00F408E2">
        <w:rPr>
          <w:rFonts w:cs="Times New Roman"/>
        </w:rPr>
        <w:t>Positif</w:t>
      </w:r>
      <w:bookmarkEnd w:id="89"/>
      <w:bookmarkEnd w:id="90"/>
    </w:p>
    <w:p w14:paraId="532C18D4" w14:textId="0FD26105" w:rsidR="00BC5ADB" w:rsidRPr="00E615C8" w:rsidRDefault="00BC5ADB" w:rsidP="00BC5ADB">
      <w:pPr>
        <w:rPr>
          <w:rFonts w:cs="Times New Roman"/>
          <w:lang w:val="en-US"/>
        </w:rPr>
      </w:pPr>
      <w:r w:rsidRPr="00E615C8">
        <w:rPr>
          <w:rFonts w:cs="Times New Roman"/>
          <w:lang w:val="en-US"/>
        </w:rPr>
        <w:t>Clinque +++ (critère ICHD III)</w:t>
      </w:r>
      <w:r w:rsidR="00822FD1" w:rsidRPr="00E615C8">
        <w:rPr>
          <w:rFonts w:cs="Times New Roman"/>
          <w:lang w:val="en-US"/>
        </w:rPr>
        <w:t xml:space="preserve"> (international chronic head desease)</w:t>
      </w:r>
    </w:p>
    <w:p w14:paraId="7789670D" w14:textId="66091D52" w:rsidR="00BC5ADB" w:rsidRPr="00F408E2" w:rsidRDefault="00B32D14" w:rsidP="00BC5ADB">
      <w:pPr>
        <w:rPr>
          <w:rFonts w:cs="Times New Roman"/>
        </w:rPr>
      </w:pPr>
      <w:r w:rsidRPr="00F408E2">
        <w:rPr>
          <w:rFonts w:cs="Times New Roman"/>
        </w:rPr>
        <w:t>Paraclinique</w:t>
      </w:r>
      <w:r w:rsidR="00EC3244">
        <w:rPr>
          <w:rFonts w:cs="Times New Roman"/>
        </w:rPr>
        <w:t> </w:t>
      </w:r>
      <w:r w:rsidR="00BC5ADB" w:rsidRPr="00F408E2">
        <w:rPr>
          <w:rFonts w:cs="Times New Roman"/>
        </w:rPr>
        <w:t>: IRM</w:t>
      </w:r>
      <w:r w:rsidR="00B47340" w:rsidRPr="00F408E2">
        <w:rPr>
          <w:rFonts w:cs="Times New Roman"/>
        </w:rPr>
        <w:t xml:space="preserve"> </w:t>
      </w:r>
      <w:r w:rsidRPr="00F408E2">
        <w:rPr>
          <w:rFonts w:cs="Times New Roman"/>
        </w:rPr>
        <w:t>encéphalique</w:t>
      </w:r>
      <w:r w:rsidR="00BC5ADB" w:rsidRPr="00F408E2">
        <w:rPr>
          <w:rFonts w:cs="Times New Roman"/>
        </w:rPr>
        <w:t xml:space="preserve"> </w:t>
      </w:r>
    </w:p>
    <w:p w14:paraId="5AAB5CDA" w14:textId="2DCD189A" w:rsidR="00BC5ADB" w:rsidRPr="00F408E2" w:rsidRDefault="00B32D14" w:rsidP="004237A4">
      <w:pPr>
        <w:numPr>
          <w:ilvl w:val="1"/>
          <w:numId w:val="4"/>
        </w:numPr>
        <w:rPr>
          <w:rFonts w:cs="Times New Roman"/>
        </w:rPr>
      </w:pPr>
      <w:r>
        <w:rPr>
          <w:rFonts w:cs="Times New Roman"/>
        </w:rPr>
        <w:t xml:space="preserve">Devant </w:t>
      </w:r>
      <w:r w:rsidR="00BC5ADB" w:rsidRPr="00F408E2">
        <w:rPr>
          <w:rFonts w:cs="Times New Roman"/>
        </w:rPr>
        <w:t xml:space="preserve">des aura </w:t>
      </w:r>
      <w:r w:rsidRPr="00F408E2">
        <w:rPr>
          <w:rFonts w:cs="Times New Roman"/>
        </w:rPr>
        <w:t>atypique</w:t>
      </w:r>
      <w:r w:rsidR="00B47340" w:rsidRPr="00F408E2">
        <w:rPr>
          <w:rFonts w:cs="Times New Roman"/>
        </w:rPr>
        <w:t xml:space="preserve"> </w:t>
      </w:r>
      <w:r w:rsidR="00BC5ADB" w:rsidRPr="00F408E2">
        <w:rPr>
          <w:rFonts w:cs="Times New Roman"/>
        </w:rPr>
        <w:t>(motrice / basilaire)</w:t>
      </w:r>
    </w:p>
    <w:p w14:paraId="0CE2FAD6" w14:textId="4B1DBDC9" w:rsidR="002E46AD" w:rsidRPr="00F408E2" w:rsidRDefault="002E46AD" w:rsidP="002E46AD">
      <w:pPr>
        <w:pStyle w:val="Titre2"/>
        <w:rPr>
          <w:rFonts w:cs="Times New Roman"/>
        </w:rPr>
      </w:pPr>
      <w:bookmarkStart w:id="91" w:name="_Toc196656468"/>
      <w:bookmarkStart w:id="92" w:name="_Toc196662275"/>
      <w:r w:rsidRPr="00F408E2">
        <w:rPr>
          <w:rFonts w:cs="Times New Roman"/>
        </w:rPr>
        <w:t>Migraine sans aura</w:t>
      </w:r>
      <w:bookmarkEnd w:id="91"/>
      <w:bookmarkEnd w:id="92"/>
    </w:p>
    <w:p w14:paraId="1A4ACB4A" w14:textId="1503633F" w:rsidR="002E46AD" w:rsidRPr="00F408E2" w:rsidRDefault="002E46AD" w:rsidP="002E46AD">
      <w:pPr>
        <w:rPr>
          <w:rFonts w:cs="Times New Roman"/>
        </w:rPr>
      </w:pPr>
      <w:r w:rsidRPr="00F408E2">
        <w:rPr>
          <w:rFonts w:cs="Times New Roman"/>
        </w:rPr>
        <w:t xml:space="preserve">A – au moins 5 attaques suivant </w:t>
      </w:r>
      <w:r w:rsidR="00B32D14" w:rsidRPr="00F408E2">
        <w:rPr>
          <w:rFonts w:cs="Times New Roman"/>
        </w:rPr>
        <w:t>des</w:t>
      </w:r>
      <w:r w:rsidRPr="00F408E2">
        <w:rPr>
          <w:rFonts w:cs="Times New Roman"/>
        </w:rPr>
        <w:t xml:space="preserve"> critères B-D</w:t>
      </w:r>
    </w:p>
    <w:p w14:paraId="32497A1A" w14:textId="00378706" w:rsidR="002E46AD" w:rsidRPr="00F408E2" w:rsidRDefault="005761BA" w:rsidP="002E46AD">
      <w:pPr>
        <w:rPr>
          <w:rFonts w:cs="Times New Roman"/>
        </w:rPr>
      </w:pPr>
      <w:r w:rsidRPr="00F408E2">
        <w:rPr>
          <w:rFonts w:cs="Times New Roman"/>
        </w:rPr>
        <w:t xml:space="preserve">B – </w:t>
      </w:r>
      <w:r w:rsidR="00B32D14" w:rsidRPr="00F408E2">
        <w:rPr>
          <w:rFonts w:cs="Times New Roman"/>
        </w:rPr>
        <w:t>céphalées</w:t>
      </w:r>
      <w:r w:rsidR="0016023A" w:rsidRPr="00F408E2">
        <w:rPr>
          <w:rFonts w:cs="Times New Roman"/>
        </w:rPr>
        <w:t xml:space="preserve"> </w:t>
      </w:r>
      <w:r w:rsidR="00B32D14" w:rsidRPr="00F408E2">
        <w:rPr>
          <w:rFonts w:cs="Times New Roman"/>
        </w:rPr>
        <w:t>durant</w:t>
      </w:r>
      <w:r w:rsidR="0016023A" w:rsidRPr="00F408E2">
        <w:rPr>
          <w:rFonts w:cs="Times New Roman"/>
        </w:rPr>
        <w:t xml:space="preserve"> 4 – 72 heu</w:t>
      </w:r>
      <w:r w:rsidR="00CF1C99" w:rsidRPr="00F408E2">
        <w:rPr>
          <w:rFonts w:cs="Times New Roman"/>
        </w:rPr>
        <w:t>re</w:t>
      </w:r>
      <w:r w:rsidR="0016023A" w:rsidRPr="00F408E2">
        <w:rPr>
          <w:rFonts w:cs="Times New Roman"/>
        </w:rPr>
        <w:t xml:space="preserve">s </w:t>
      </w:r>
    </w:p>
    <w:p w14:paraId="75E54581" w14:textId="1612D810" w:rsidR="005761BA" w:rsidRPr="00F408E2" w:rsidRDefault="005761BA" w:rsidP="0016023A">
      <w:pPr>
        <w:rPr>
          <w:rFonts w:cs="Times New Roman"/>
        </w:rPr>
      </w:pPr>
      <w:r w:rsidRPr="00F408E2">
        <w:rPr>
          <w:rFonts w:cs="Times New Roman"/>
        </w:rPr>
        <w:t xml:space="preserve">C – </w:t>
      </w:r>
      <w:r w:rsidR="0028626B" w:rsidRPr="00F408E2">
        <w:rPr>
          <w:rFonts w:cs="Times New Roman"/>
        </w:rPr>
        <w:t>au</w:t>
      </w:r>
      <w:r w:rsidRPr="00F408E2">
        <w:rPr>
          <w:rFonts w:cs="Times New Roman"/>
        </w:rPr>
        <w:t xml:space="preserve"> </w:t>
      </w:r>
      <w:r w:rsidR="00B32D14" w:rsidRPr="00F408E2">
        <w:rPr>
          <w:rFonts w:cs="Times New Roman"/>
        </w:rPr>
        <w:t>moins</w:t>
      </w:r>
      <w:r w:rsidRPr="00F408E2">
        <w:rPr>
          <w:rFonts w:cs="Times New Roman"/>
        </w:rPr>
        <w:t xml:space="preserve"> 2 des 4 caractéri</w:t>
      </w:r>
      <w:r w:rsidR="00E01EBF" w:rsidRPr="00F408E2">
        <w:rPr>
          <w:rFonts w:cs="Times New Roman"/>
        </w:rPr>
        <w:t>sti</w:t>
      </w:r>
      <w:r w:rsidRPr="00F408E2">
        <w:rPr>
          <w:rFonts w:cs="Times New Roman"/>
        </w:rPr>
        <w:t>q</w:t>
      </w:r>
      <w:r w:rsidR="0028626B" w:rsidRPr="00F408E2">
        <w:rPr>
          <w:rFonts w:cs="Times New Roman"/>
        </w:rPr>
        <w:t>ues</w:t>
      </w:r>
    </w:p>
    <w:p w14:paraId="2EF91B22" w14:textId="2C6AA73C" w:rsidR="0016023A" w:rsidRPr="00F408E2" w:rsidRDefault="0016023A" w:rsidP="004237A4">
      <w:pPr>
        <w:numPr>
          <w:ilvl w:val="1"/>
          <w:numId w:val="4"/>
        </w:numPr>
        <w:rPr>
          <w:rFonts w:cs="Times New Roman"/>
        </w:rPr>
      </w:pPr>
      <w:r w:rsidRPr="00F408E2">
        <w:rPr>
          <w:rFonts w:cs="Times New Roman"/>
        </w:rPr>
        <w:t xml:space="preserve">1 </w:t>
      </w:r>
      <w:r w:rsidR="00EC3244">
        <w:rPr>
          <w:rFonts w:cs="Times New Roman"/>
        </w:rPr>
        <w:t>–</w:t>
      </w:r>
      <w:r w:rsidR="00CF1C99" w:rsidRPr="00F408E2">
        <w:rPr>
          <w:rFonts w:cs="Times New Roman"/>
        </w:rPr>
        <w:t xml:space="preserve"> pulsatile</w:t>
      </w:r>
      <w:r w:rsidRPr="00F408E2">
        <w:rPr>
          <w:rFonts w:cs="Times New Roman"/>
        </w:rPr>
        <w:t xml:space="preserve"> </w:t>
      </w:r>
    </w:p>
    <w:p w14:paraId="09ECB804" w14:textId="338FAB08" w:rsidR="0016023A" w:rsidRPr="00F408E2" w:rsidRDefault="0016023A" w:rsidP="004237A4">
      <w:pPr>
        <w:numPr>
          <w:ilvl w:val="1"/>
          <w:numId w:val="4"/>
        </w:numPr>
        <w:rPr>
          <w:rFonts w:cs="Times New Roman"/>
        </w:rPr>
      </w:pPr>
      <w:r w:rsidRPr="00F408E2">
        <w:rPr>
          <w:rFonts w:cs="Times New Roman"/>
        </w:rPr>
        <w:t xml:space="preserve">2 – unilatérale </w:t>
      </w:r>
    </w:p>
    <w:p w14:paraId="2426F1F2" w14:textId="591CB03E" w:rsidR="0016023A" w:rsidRPr="00F408E2" w:rsidRDefault="0016023A" w:rsidP="004237A4">
      <w:pPr>
        <w:numPr>
          <w:ilvl w:val="1"/>
          <w:numId w:val="4"/>
        </w:numPr>
        <w:rPr>
          <w:rFonts w:cs="Times New Roman"/>
        </w:rPr>
      </w:pPr>
      <w:r w:rsidRPr="00F408E2">
        <w:rPr>
          <w:rFonts w:cs="Times New Roman"/>
        </w:rPr>
        <w:t xml:space="preserve">3 – </w:t>
      </w:r>
      <w:r w:rsidR="00B32D14" w:rsidRPr="00F408E2">
        <w:rPr>
          <w:rFonts w:cs="Times New Roman"/>
        </w:rPr>
        <w:t>modéré</w:t>
      </w:r>
      <w:r w:rsidRPr="00F408E2">
        <w:rPr>
          <w:rFonts w:cs="Times New Roman"/>
        </w:rPr>
        <w:t xml:space="preserve"> </w:t>
      </w:r>
      <w:r w:rsidR="00A3563D" w:rsidRPr="00F408E2">
        <w:rPr>
          <w:rFonts w:cs="Times New Roman"/>
        </w:rPr>
        <w:t xml:space="preserve">ou </w:t>
      </w:r>
      <w:r w:rsidR="00B32D14" w:rsidRPr="00F408E2">
        <w:rPr>
          <w:rFonts w:cs="Times New Roman"/>
        </w:rPr>
        <w:t>sevrée</w:t>
      </w:r>
      <w:r w:rsidR="00A3563D" w:rsidRPr="00F408E2">
        <w:rPr>
          <w:rFonts w:cs="Times New Roman"/>
        </w:rPr>
        <w:t xml:space="preserve"> </w:t>
      </w:r>
    </w:p>
    <w:p w14:paraId="72558F2C" w14:textId="6409AFC7" w:rsidR="00A3563D" w:rsidRPr="00F408E2" w:rsidRDefault="00A3563D" w:rsidP="004237A4">
      <w:pPr>
        <w:numPr>
          <w:ilvl w:val="1"/>
          <w:numId w:val="4"/>
        </w:numPr>
        <w:rPr>
          <w:rFonts w:cs="Times New Roman"/>
        </w:rPr>
      </w:pPr>
      <w:r w:rsidRPr="00F408E2">
        <w:rPr>
          <w:rFonts w:cs="Times New Roman"/>
        </w:rPr>
        <w:t>4</w:t>
      </w:r>
      <w:r w:rsidR="00E01EBF" w:rsidRPr="00F408E2">
        <w:rPr>
          <w:rFonts w:cs="Times New Roman"/>
        </w:rPr>
        <w:t xml:space="preserve"> </w:t>
      </w:r>
      <w:r w:rsidR="00EC3244">
        <w:rPr>
          <w:rFonts w:cs="Times New Roman"/>
        </w:rPr>
        <w:t>–</w:t>
      </w:r>
      <w:r w:rsidR="00E01EBF" w:rsidRPr="00F408E2">
        <w:rPr>
          <w:rFonts w:cs="Times New Roman"/>
        </w:rPr>
        <w:t xml:space="preserve"> </w:t>
      </w:r>
      <w:r w:rsidRPr="00F408E2">
        <w:rPr>
          <w:rFonts w:cs="Times New Roman"/>
        </w:rPr>
        <w:t xml:space="preserve">aggravation </w:t>
      </w:r>
      <w:r w:rsidR="008E641E" w:rsidRPr="00F408E2">
        <w:rPr>
          <w:rFonts w:cs="Times New Roman"/>
        </w:rPr>
        <w:t xml:space="preserve">par </w:t>
      </w:r>
      <w:r w:rsidR="003F2CAB" w:rsidRPr="00F408E2">
        <w:rPr>
          <w:rFonts w:cs="Times New Roman"/>
        </w:rPr>
        <w:t>…..</w:t>
      </w:r>
    </w:p>
    <w:p w14:paraId="789A9951" w14:textId="3B38CECB" w:rsidR="00A3563D" w:rsidRPr="00F408E2" w:rsidRDefault="00A3563D" w:rsidP="00A3563D">
      <w:pPr>
        <w:rPr>
          <w:rFonts w:cs="Times New Roman"/>
        </w:rPr>
      </w:pPr>
      <w:r w:rsidRPr="00F408E2">
        <w:rPr>
          <w:rFonts w:cs="Times New Roman"/>
        </w:rPr>
        <w:t xml:space="preserve">D – au cours des </w:t>
      </w:r>
      <w:r w:rsidR="00B32D14" w:rsidRPr="00F408E2">
        <w:rPr>
          <w:rFonts w:cs="Times New Roman"/>
        </w:rPr>
        <w:t>céphalées</w:t>
      </w:r>
      <w:r w:rsidR="00F068F8" w:rsidRPr="00F408E2">
        <w:rPr>
          <w:rFonts w:cs="Times New Roman"/>
        </w:rPr>
        <w:t>,</w:t>
      </w:r>
      <w:r w:rsidRPr="00F408E2">
        <w:rPr>
          <w:rFonts w:cs="Times New Roman"/>
        </w:rPr>
        <w:t xml:space="preserve"> au</w:t>
      </w:r>
      <w:r w:rsidR="00B47340" w:rsidRPr="00F408E2">
        <w:rPr>
          <w:rFonts w:cs="Times New Roman"/>
        </w:rPr>
        <w:t xml:space="preserve"> </w:t>
      </w:r>
      <w:r w:rsidRPr="00F408E2">
        <w:rPr>
          <w:rFonts w:cs="Times New Roman"/>
        </w:rPr>
        <w:t>moi</w:t>
      </w:r>
      <w:r w:rsidR="007745F3" w:rsidRPr="00F408E2">
        <w:rPr>
          <w:rFonts w:cs="Times New Roman"/>
        </w:rPr>
        <w:t>n</w:t>
      </w:r>
      <w:r w:rsidRPr="00F408E2">
        <w:rPr>
          <w:rFonts w:cs="Times New Roman"/>
        </w:rPr>
        <w:t>s un par</w:t>
      </w:r>
      <w:r w:rsidR="00CF1C99" w:rsidRPr="00F408E2">
        <w:rPr>
          <w:rFonts w:cs="Times New Roman"/>
        </w:rPr>
        <w:t xml:space="preserve"> ….</w:t>
      </w:r>
    </w:p>
    <w:p w14:paraId="30B7BF4E" w14:textId="429B0157" w:rsidR="00A3563D" w:rsidRPr="00F408E2" w:rsidRDefault="00A3563D" w:rsidP="004237A4">
      <w:pPr>
        <w:numPr>
          <w:ilvl w:val="1"/>
          <w:numId w:val="4"/>
        </w:numPr>
        <w:rPr>
          <w:rFonts w:cs="Times New Roman"/>
        </w:rPr>
      </w:pPr>
      <w:r w:rsidRPr="00F408E2">
        <w:rPr>
          <w:rFonts w:cs="Times New Roman"/>
        </w:rPr>
        <w:t xml:space="preserve">1 </w:t>
      </w:r>
      <w:r w:rsidR="003F2CAB" w:rsidRPr="00F408E2">
        <w:rPr>
          <w:rFonts w:cs="Times New Roman"/>
        </w:rPr>
        <w:t>–</w:t>
      </w:r>
      <w:r w:rsidR="00B47340" w:rsidRPr="00F408E2">
        <w:rPr>
          <w:rFonts w:cs="Times New Roman"/>
        </w:rPr>
        <w:t xml:space="preserve"> </w:t>
      </w:r>
      <w:r w:rsidR="003F2CAB" w:rsidRPr="00F408E2">
        <w:rPr>
          <w:rFonts w:cs="Times New Roman"/>
        </w:rPr>
        <w:t xml:space="preserve">nausée </w:t>
      </w:r>
      <w:r w:rsidRPr="00F408E2">
        <w:rPr>
          <w:rFonts w:cs="Times New Roman"/>
        </w:rPr>
        <w:t xml:space="preserve"> et ou </w:t>
      </w:r>
      <w:r w:rsidR="003F2CAB" w:rsidRPr="00F408E2">
        <w:rPr>
          <w:rFonts w:cs="Times New Roman"/>
        </w:rPr>
        <w:t>vomissement</w:t>
      </w:r>
      <w:r w:rsidRPr="00F408E2">
        <w:rPr>
          <w:rFonts w:cs="Times New Roman"/>
        </w:rPr>
        <w:t xml:space="preserve"> </w:t>
      </w:r>
    </w:p>
    <w:p w14:paraId="52D5925D" w14:textId="11EAACE6" w:rsidR="00A3563D" w:rsidRPr="00F408E2" w:rsidRDefault="00A3563D" w:rsidP="004237A4">
      <w:pPr>
        <w:numPr>
          <w:ilvl w:val="1"/>
          <w:numId w:val="4"/>
        </w:numPr>
        <w:rPr>
          <w:rFonts w:cs="Times New Roman"/>
        </w:rPr>
      </w:pPr>
      <w:r w:rsidRPr="00F408E2">
        <w:rPr>
          <w:rFonts w:cs="Times New Roman"/>
        </w:rPr>
        <w:t xml:space="preserve">2 </w:t>
      </w:r>
      <w:r w:rsidR="00EC3244">
        <w:rPr>
          <w:rFonts w:cs="Times New Roman"/>
        </w:rPr>
        <w:t>–</w:t>
      </w:r>
      <w:r w:rsidR="00B47340" w:rsidRPr="00F408E2">
        <w:rPr>
          <w:rFonts w:cs="Times New Roman"/>
        </w:rPr>
        <w:t xml:space="preserve"> </w:t>
      </w:r>
      <w:r w:rsidRPr="00F408E2">
        <w:rPr>
          <w:rFonts w:cs="Times New Roman"/>
        </w:rPr>
        <w:t>ph</w:t>
      </w:r>
      <w:r w:rsidR="003F2CAB" w:rsidRPr="00F408E2">
        <w:rPr>
          <w:rFonts w:cs="Times New Roman"/>
        </w:rPr>
        <w:t>o</w:t>
      </w:r>
      <w:r w:rsidRPr="00F408E2">
        <w:rPr>
          <w:rFonts w:cs="Times New Roman"/>
        </w:rPr>
        <w:t>toph</w:t>
      </w:r>
      <w:r w:rsidR="003F2CAB" w:rsidRPr="00F408E2">
        <w:rPr>
          <w:rFonts w:cs="Times New Roman"/>
        </w:rPr>
        <w:t>o</w:t>
      </w:r>
      <w:r w:rsidRPr="00F408E2">
        <w:rPr>
          <w:rFonts w:cs="Times New Roman"/>
        </w:rPr>
        <w:t>bi</w:t>
      </w:r>
      <w:r w:rsidR="0049518D" w:rsidRPr="00F408E2">
        <w:rPr>
          <w:rFonts w:cs="Times New Roman"/>
        </w:rPr>
        <w:t xml:space="preserve">e et phonophobie </w:t>
      </w:r>
    </w:p>
    <w:p w14:paraId="0D445555" w14:textId="21205778" w:rsidR="0049518D" w:rsidRPr="00F408E2" w:rsidRDefault="0049518D" w:rsidP="0049518D">
      <w:pPr>
        <w:rPr>
          <w:rFonts w:cs="Times New Roman"/>
        </w:rPr>
      </w:pPr>
      <w:r w:rsidRPr="00F408E2">
        <w:rPr>
          <w:rFonts w:cs="Times New Roman"/>
        </w:rPr>
        <w:t xml:space="preserve">E </w:t>
      </w:r>
      <w:r w:rsidR="00EC3244">
        <w:rPr>
          <w:rFonts w:cs="Times New Roman"/>
        </w:rPr>
        <w:t>–</w:t>
      </w:r>
      <w:r w:rsidRPr="00F408E2">
        <w:rPr>
          <w:rFonts w:cs="Times New Roman"/>
        </w:rPr>
        <w:t xml:space="preserve">examen </w:t>
      </w:r>
      <w:r w:rsidR="00721E8E" w:rsidRPr="00F408E2">
        <w:rPr>
          <w:rFonts w:cs="Times New Roman"/>
        </w:rPr>
        <w:t xml:space="preserve">neurologique </w:t>
      </w:r>
      <w:r w:rsidRPr="00F408E2">
        <w:rPr>
          <w:rFonts w:cs="Times New Roman"/>
        </w:rPr>
        <w:t>normal</w:t>
      </w:r>
    </w:p>
    <w:p w14:paraId="48BF7AFF" w14:textId="51ED8242" w:rsidR="002365B3" w:rsidRPr="00F408E2" w:rsidRDefault="002365B3" w:rsidP="002365B3">
      <w:pPr>
        <w:pStyle w:val="Titre2"/>
        <w:rPr>
          <w:rFonts w:cs="Times New Roman"/>
        </w:rPr>
      </w:pPr>
      <w:bookmarkStart w:id="93" w:name="_Toc196656469"/>
      <w:bookmarkStart w:id="94" w:name="_Toc196662276"/>
      <w:r w:rsidRPr="00F408E2">
        <w:rPr>
          <w:rFonts w:cs="Times New Roman"/>
        </w:rPr>
        <w:t>Différentiel</w:t>
      </w:r>
      <w:r w:rsidR="00EC3244">
        <w:rPr>
          <w:rFonts w:cs="Times New Roman"/>
        </w:rPr>
        <w:t> </w:t>
      </w:r>
      <w:r w:rsidRPr="00F408E2">
        <w:rPr>
          <w:rFonts w:cs="Times New Roman"/>
        </w:rPr>
        <w:t>:</w:t>
      </w:r>
      <w:r w:rsidR="00B47340" w:rsidRPr="00F408E2">
        <w:rPr>
          <w:rFonts w:cs="Times New Roman"/>
        </w:rPr>
        <w:t xml:space="preserve"> </w:t>
      </w:r>
      <w:r w:rsidRPr="00F408E2">
        <w:rPr>
          <w:rFonts w:cs="Times New Roman"/>
        </w:rPr>
        <w:t>devant migra</w:t>
      </w:r>
      <w:r w:rsidR="008674DC" w:rsidRPr="00F408E2">
        <w:rPr>
          <w:rFonts w:cs="Times New Roman"/>
        </w:rPr>
        <w:t>i</w:t>
      </w:r>
      <w:r w:rsidRPr="00F408E2">
        <w:rPr>
          <w:rFonts w:cs="Times New Roman"/>
        </w:rPr>
        <w:t>ne avec aura</w:t>
      </w:r>
      <w:bookmarkEnd w:id="93"/>
      <w:bookmarkEnd w:id="94"/>
      <w:r w:rsidRPr="00F408E2">
        <w:rPr>
          <w:rFonts w:cs="Times New Roman"/>
        </w:rPr>
        <w:t xml:space="preserve"> </w:t>
      </w:r>
    </w:p>
    <w:p w14:paraId="542D55E6" w14:textId="65A5350C" w:rsidR="002365B3" w:rsidRPr="00F408E2" w:rsidRDefault="002365B3" w:rsidP="002365B3">
      <w:pPr>
        <w:rPr>
          <w:rFonts w:cs="Times New Roman"/>
        </w:rPr>
      </w:pPr>
      <w:r w:rsidRPr="00F408E2">
        <w:rPr>
          <w:rFonts w:cs="Times New Roman"/>
        </w:rPr>
        <w:t>Accident ischémique t</w:t>
      </w:r>
      <w:r w:rsidR="008674DC" w:rsidRPr="00F408E2">
        <w:rPr>
          <w:rFonts w:cs="Times New Roman"/>
        </w:rPr>
        <w:t>ra</w:t>
      </w:r>
      <w:r w:rsidRPr="00F408E2">
        <w:rPr>
          <w:rFonts w:cs="Times New Roman"/>
        </w:rPr>
        <w:t xml:space="preserve">nsitoire </w:t>
      </w:r>
      <w:r w:rsidR="008E641E" w:rsidRPr="00F408E2">
        <w:rPr>
          <w:rFonts w:cs="Times New Roman"/>
        </w:rPr>
        <w:t>(AIT)</w:t>
      </w:r>
    </w:p>
    <w:p w14:paraId="245F8217" w14:textId="3B54C8C0" w:rsidR="002365B3" w:rsidRPr="00F408E2" w:rsidRDefault="002365B3" w:rsidP="002365B3">
      <w:pPr>
        <w:rPr>
          <w:rFonts w:cs="Times New Roman"/>
        </w:rPr>
      </w:pPr>
      <w:r w:rsidRPr="00F408E2">
        <w:rPr>
          <w:rFonts w:cs="Times New Roman"/>
        </w:rPr>
        <w:t>Épilepsie (focale surtout)</w:t>
      </w:r>
    </w:p>
    <w:p w14:paraId="601D717A" w14:textId="31473AD5" w:rsidR="002365B3" w:rsidRPr="00F408E2" w:rsidRDefault="002365B3" w:rsidP="002365B3">
      <w:pPr>
        <w:rPr>
          <w:rFonts w:cs="Times New Roman"/>
        </w:rPr>
      </w:pPr>
      <w:r w:rsidRPr="00F408E2">
        <w:rPr>
          <w:rFonts w:cs="Times New Roman"/>
        </w:rPr>
        <w:t>Hypoglycém</w:t>
      </w:r>
      <w:r w:rsidR="00816112" w:rsidRPr="00F408E2">
        <w:rPr>
          <w:rFonts w:cs="Times New Roman"/>
        </w:rPr>
        <w:t>ie</w:t>
      </w:r>
    </w:p>
    <w:p w14:paraId="2E90A57E" w14:textId="301061CD" w:rsidR="002365B3" w:rsidRPr="00F408E2" w:rsidRDefault="00D073A1" w:rsidP="002365B3">
      <w:pPr>
        <w:rPr>
          <w:rFonts w:cs="Times New Roman"/>
        </w:rPr>
      </w:pPr>
      <w:r w:rsidRPr="00F408E2">
        <w:rPr>
          <w:rFonts w:cs="Times New Roman"/>
        </w:rPr>
        <w:t>Malfor</w:t>
      </w:r>
      <w:r w:rsidR="00816112" w:rsidRPr="00F408E2">
        <w:rPr>
          <w:rFonts w:cs="Times New Roman"/>
        </w:rPr>
        <w:t>ma</w:t>
      </w:r>
      <w:r w:rsidRPr="00F408E2">
        <w:rPr>
          <w:rFonts w:cs="Times New Roman"/>
        </w:rPr>
        <w:t>tion artério-veineuse</w:t>
      </w:r>
    </w:p>
    <w:p w14:paraId="2645DDE5" w14:textId="088F723F" w:rsidR="00333932" w:rsidRPr="00F408E2" w:rsidRDefault="00B32D14" w:rsidP="00333932">
      <w:pPr>
        <w:pStyle w:val="Titre2"/>
        <w:rPr>
          <w:rFonts w:cs="Times New Roman"/>
        </w:rPr>
      </w:pPr>
      <w:bookmarkStart w:id="95" w:name="_Toc196656470"/>
      <w:bookmarkStart w:id="96" w:name="_Toc196662277"/>
      <w:r w:rsidRPr="00F408E2">
        <w:rPr>
          <w:rFonts w:cs="Times New Roman"/>
        </w:rPr>
        <w:t>Etiologique</w:t>
      </w:r>
      <w:bookmarkEnd w:id="95"/>
      <w:bookmarkEnd w:id="96"/>
      <w:r w:rsidR="00333932" w:rsidRPr="00F408E2">
        <w:rPr>
          <w:rFonts w:cs="Times New Roman"/>
        </w:rPr>
        <w:t xml:space="preserve"> </w:t>
      </w:r>
    </w:p>
    <w:p w14:paraId="1F9D034D" w14:textId="3007A547" w:rsidR="00333932" w:rsidRPr="00F408E2" w:rsidRDefault="00333932" w:rsidP="00333932">
      <w:pPr>
        <w:rPr>
          <w:rFonts w:cs="Times New Roman"/>
        </w:rPr>
      </w:pPr>
      <w:r w:rsidRPr="00F408E2">
        <w:rPr>
          <w:rFonts w:cs="Times New Roman"/>
        </w:rPr>
        <w:t>Multifactorielle (génétique / envir</w:t>
      </w:r>
      <w:r w:rsidR="00445E6C" w:rsidRPr="00F408E2">
        <w:rPr>
          <w:rFonts w:cs="Times New Roman"/>
        </w:rPr>
        <w:t>o</w:t>
      </w:r>
      <w:r w:rsidRPr="00F408E2">
        <w:rPr>
          <w:rFonts w:cs="Times New Roman"/>
        </w:rPr>
        <w:t>nnem</w:t>
      </w:r>
      <w:r w:rsidR="00445E6C" w:rsidRPr="00F408E2">
        <w:rPr>
          <w:rFonts w:cs="Times New Roman"/>
        </w:rPr>
        <w:t>en</w:t>
      </w:r>
      <w:r w:rsidRPr="00F408E2">
        <w:rPr>
          <w:rFonts w:cs="Times New Roman"/>
        </w:rPr>
        <w:t>tale / métabolique)</w:t>
      </w:r>
    </w:p>
    <w:p w14:paraId="64C251E2" w14:textId="26F5C66C" w:rsidR="00445E6C" w:rsidRPr="00F408E2" w:rsidRDefault="00B32D14" w:rsidP="00445E6C">
      <w:pPr>
        <w:pStyle w:val="Titre1"/>
        <w:rPr>
          <w:rFonts w:cs="Times New Roman"/>
        </w:rPr>
      </w:pPr>
      <w:bookmarkStart w:id="97" w:name="_Toc196656471"/>
      <w:bookmarkStart w:id="98" w:name="_Toc196662278"/>
      <w:r w:rsidRPr="00F408E2">
        <w:rPr>
          <w:rFonts w:cs="Times New Roman"/>
        </w:rPr>
        <w:t>Principe</w:t>
      </w:r>
      <w:r w:rsidR="00445E6C" w:rsidRPr="00F408E2">
        <w:rPr>
          <w:rFonts w:cs="Times New Roman"/>
        </w:rPr>
        <w:t xml:space="preserve"> de PEC</w:t>
      </w:r>
      <w:bookmarkEnd w:id="97"/>
      <w:bookmarkEnd w:id="98"/>
    </w:p>
    <w:tbl>
      <w:tblPr>
        <w:tblStyle w:val="Grilledutableau"/>
        <w:tblW w:w="0" w:type="auto"/>
        <w:tblLook w:val="04A0" w:firstRow="1" w:lastRow="0" w:firstColumn="1" w:lastColumn="0" w:noHBand="0" w:noVBand="1"/>
      </w:tblPr>
      <w:tblGrid>
        <w:gridCol w:w="2226"/>
        <w:gridCol w:w="2226"/>
        <w:gridCol w:w="2227"/>
      </w:tblGrid>
      <w:tr w:rsidR="00445E6C" w:rsidRPr="00F408E2" w14:paraId="6B16F347" w14:textId="77777777" w:rsidTr="00445E6C">
        <w:tc>
          <w:tcPr>
            <w:tcW w:w="2226" w:type="dxa"/>
          </w:tcPr>
          <w:p w14:paraId="19D12E3F" w14:textId="7355F688" w:rsidR="00445E6C" w:rsidRPr="00F408E2" w:rsidRDefault="00445E6C" w:rsidP="007E5532">
            <w:pPr>
              <w:numPr>
                <w:ilvl w:val="0"/>
                <w:numId w:val="0"/>
              </w:numPr>
              <w:jc w:val="center"/>
              <w:rPr>
                <w:rFonts w:cs="Times New Roman"/>
                <w:b/>
                <w:bCs/>
              </w:rPr>
            </w:pPr>
            <w:r w:rsidRPr="00F408E2">
              <w:rPr>
                <w:rFonts w:cs="Times New Roman"/>
                <w:b/>
                <w:bCs/>
              </w:rPr>
              <w:t xml:space="preserve">Crise </w:t>
            </w:r>
            <w:r w:rsidR="007E5532" w:rsidRPr="00F408E2">
              <w:rPr>
                <w:rFonts w:cs="Times New Roman"/>
                <w:b/>
                <w:bCs/>
              </w:rPr>
              <w:t>migraineuse</w:t>
            </w:r>
          </w:p>
        </w:tc>
        <w:tc>
          <w:tcPr>
            <w:tcW w:w="2226" w:type="dxa"/>
          </w:tcPr>
          <w:p w14:paraId="08E7F424" w14:textId="497F7463" w:rsidR="00445E6C" w:rsidRPr="00F408E2" w:rsidRDefault="007E5532" w:rsidP="007E5532">
            <w:pPr>
              <w:numPr>
                <w:ilvl w:val="0"/>
                <w:numId w:val="0"/>
              </w:numPr>
              <w:jc w:val="center"/>
              <w:rPr>
                <w:rFonts w:cs="Times New Roman"/>
                <w:b/>
                <w:bCs/>
              </w:rPr>
            </w:pPr>
            <w:r w:rsidRPr="00F408E2">
              <w:rPr>
                <w:rFonts w:cs="Times New Roman"/>
                <w:b/>
                <w:bCs/>
              </w:rPr>
              <w:t>Migraine</w:t>
            </w:r>
          </w:p>
        </w:tc>
        <w:tc>
          <w:tcPr>
            <w:tcW w:w="2227" w:type="dxa"/>
          </w:tcPr>
          <w:p w14:paraId="458DC6F8" w14:textId="3F5A2197" w:rsidR="00445E6C" w:rsidRPr="00F408E2" w:rsidRDefault="00445E6C" w:rsidP="007E5532">
            <w:pPr>
              <w:numPr>
                <w:ilvl w:val="0"/>
                <w:numId w:val="0"/>
              </w:numPr>
              <w:jc w:val="center"/>
              <w:rPr>
                <w:rFonts w:cs="Times New Roman"/>
                <w:b/>
                <w:bCs/>
              </w:rPr>
            </w:pPr>
            <w:r w:rsidRPr="00F408E2">
              <w:rPr>
                <w:rFonts w:cs="Times New Roman"/>
                <w:b/>
                <w:bCs/>
              </w:rPr>
              <w:t xml:space="preserve">État de mal </w:t>
            </w:r>
            <w:r w:rsidR="007E5532" w:rsidRPr="00F408E2">
              <w:rPr>
                <w:rFonts w:cs="Times New Roman"/>
                <w:b/>
                <w:bCs/>
              </w:rPr>
              <w:t>migraineux</w:t>
            </w:r>
          </w:p>
        </w:tc>
      </w:tr>
      <w:tr w:rsidR="00445E6C" w:rsidRPr="00F408E2" w14:paraId="5E162076" w14:textId="77777777" w:rsidTr="00445E6C">
        <w:tc>
          <w:tcPr>
            <w:tcW w:w="2226" w:type="dxa"/>
          </w:tcPr>
          <w:p w14:paraId="3F7E7885" w14:textId="042A52D8" w:rsidR="00445E6C" w:rsidRPr="00F408E2" w:rsidRDefault="00445E6C" w:rsidP="00445E6C">
            <w:pPr>
              <w:numPr>
                <w:ilvl w:val="0"/>
                <w:numId w:val="0"/>
              </w:numPr>
              <w:rPr>
                <w:rFonts w:cs="Times New Roman"/>
              </w:rPr>
            </w:pPr>
            <w:r w:rsidRPr="00F408E2">
              <w:rPr>
                <w:rFonts w:cs="Times New Roman"/>
              </w:rPr>
              <w:t xml:space="preserve">AINS (1 ère </w:t>
            </w:r>
            <w:r w:rsidR="00B32D14" w:rsidRPr="00F408E2">
              <w:rPr>
                <w:rFonts w:cs="Times New Roman"/>
              </w:rPr>
              <w:t>intention)</w:t>
            </w:r>
          </w:p>
          <w:p w14:paraId="76314E94" w14:textId="5A794000" w:rsidR="00445E6C" w:rsidRPr="00F408E2" w:rsidRDefault="00DB4AAF" w:rsidP="00445E6C">
            <w:pPr>
              <w:numPr>
                <w:ilvl w:val="0"/>
                <w:numId w:val="0"/>
              </w:numPr>
              <w:rPr>
                <w:rFonts w:cs="Times New Roman"/>
              </w:rPr>
            </w:pPr>
            <w:r w:rsidRPr="00F408E2">
              <w:rPr>
                <w:rFonts w:cs="Times New Roman"/>
              </w:rPr>
              <w:t>Triptans (2</w:t>
            </w:r>
            <w:r w:rsidRPr="00F408E2">
              <w:rPr>
                <w:rFonts w:cs="Times New Roman"/>
                <w:vertAlign w:val="superscript"/>
              </w:rPr>
              <w:t>ème</w:t>
            </w:r>
            <w:r w:rsidRPr="00F408E2">
              <w:rPr>
                <w:rFonts w:cs="Times New Roman"/>
              </w:rPr>
              <w:t xml:space="preserve"> </w:t>
            </w:r>
            <w:r w:rsidR="00B32D14" w:rsidRPr="00F408E2">
              <w:rPr>
                <w:rFonts w:cs="Times New Roman"/>
              </w:rPr>
              <w:t>intention)</w:t>
            </w:r>
          </w:p>
          <w:p w14:paraId="6A7FED2A" w14:textId="4E1D5029" w:rsidR="00DB4AAF" w:rsidRPr="00F408E2" w:rsidRDefault="00DB4AAF" w:rsidP="00445E6C">
            <w:pPr>
              <w:numPr>
                <w:ilvl w:val="0"/>
                <w:numId w:val="0"/>
              </w:numPr>
              <w:rPr>
                <w:rFonts w:cs="Times New Roman"/>
              </w:rPr>
            </w:pPr>
            <w:r w:rsidRPr="00F408E2">
              <w:rPr>
                <w:rFonts w:cs="Times New Roman"/>
              </w:rPr>
              <w:t>A</w:t>
            </w:r>
            <w:r w:rsidR="00945012" w:rsidRPr="00F408E2">
              <w:rPr>
                <w:rFonts w:cs="Times New Roman"/>
              </w:rPr>
              <w:t>n</w:t>
            </w:r>
            <w:r w:rsidRPr="00F408E2">
              <w:rPr>
                <w:rFonts w:cs="Times New Roman"/>
              </w:rPr>
              <w:t xml:space="preserve">tiémétique </w:t>
            </w:r>
          </w:p>
        </w:tc>
        <w:tc>
          <w:tcPr>
            <w:tcW w:w="2226" w:type="dxa"/>
          </w:tcPr>
          <w:p w14:paraId="39DE0A83" w14:textId="28E22C58" w:rsidR="00445E6C" w:rsidRPr="00F408E2" w:rsidRDefault="00DB4AAF" w:rsidP="00445E6C">
            <w:pPr>
              <w:numPr>
                <w:ilvl w:val="0"/>
                <w:numId w:val="0"/>
              </w:numPr>
              <w:rPr>
                <w:rFonts w:cs="Times New Roman"/>
              </w:rPr>
            </w:pPr>
            <w:r w:rsidRPr="00F408E2">
              <w:rPr>
                <w:rFonts w:cs="Times New Roman"/>
              </w:rPr>
              <w:t>Traitemen</w:t>
            </w:r>
            <w:r w:rsidR="003E50AC" w:rsidRPr="00F408E2">
              <w:rPr>
                <w:rFonts w:cs="Times New Roman"/>
              </w:rPr>
              <w:t>t</w:t>
            </w:r>
            <w:r w:rsidRPr="00F408E2">
              <w:rPr>
                <w:rFonts w:cs="Times New Roman"/>
              </w:rPr>
              <w:t xml:space="preserve"> fond </w:t>
            </w:r>
            <w:r w:rsidR="00B32D14" w:rsidRPr="00F408E2">
              <w:rPr>
                <w:rFonts w:cs="Times New Roman"/>
              </w:rPr>
              <w:t>(&gt;</w:t>
            </w:r>
            <w:r w:rsidRPr="00F408E2">
              <w:rPr>
                <w:rFonts w:cs="Times New Roman"/>
              </w:rPr>
              <w:t>= 4 cri</w:t>
            </w:r>
            <w:r w:rsidR="00945012" w:rsidRPr="00F408E2">
              <w:rPr>
                <w:rFonts w:cs="Times New Roman"/>
              </w:rPr>
              <w:t>s</w:t>
            </w:r>
            <w:r w:rsidRPr="00F408E2">
              <w:rPr>
                <w:rFonts w:cs="Times New Roman"/>
              </w:rPr>
              <w:t>es / pois)</w:t>
            </w:r>
            <w:r w:rsidR="003E50AC" w:rsidRPr="00F408E2">
              <w:rPr>
                <w:rFonts w:cs="Times New Roman"/>
              </w:rPr>
              <w:t xml:space="preserve"> </w:t>
            </w:r>
            <w:r w:rsidR="003E50AC" w:rsidRPr="00F408E2">
              <w:rPr>
                <w:rFonts w:cs="Times New Roman"/>
              </w:rPr>
              <w:lastRenderedPageBreak/>
              <w:t>(</w:t>
            </w:r>
            <w:r w:rsidR="00ED7751" w:rsidRPr="00F408E2">
              <w:rPr>
                <w:rFonts w:cs="Times New Roman"/>
              </w:rPr>
              <w:t>bétabloquant</w:t>
            </w:r>
            <w:r w:rsidR="003E50AC" w:rsidRPr="00F408E2">
              <w:rPr>
                <w:rFonts w:cs="Times New Roman"/>
              </w:rPr>
              <w:t xml:space="preserve"> non cardiosélectif)</w:t>
            </w:r>
          </w:p>
          <w:p w14:paraId="48BA668F" w14:textId="7DA9D651" w:rsidR="00DB4AAF" w:rsidRPr="00F408E2" w:rsidRDefault="00DB4AAF" w:rsidP="00445E6C">
            <w:pPr>
              <w:numPr>
                <w:ilvl w:val="0"/>
                <w:numId w:val="0"/>
              </w:numPr>
              <w:rPr>
                <w:rFonts w:cs="Times New Roman"/>
              </w:rPr>
            </w:pPr>
            <w:r w:rsidRPr="00F408E2">
              <w:rPr>
                <w:rFonts w:cs="Times New Roman"/>
              </w:rPr>
              <w:t>Ex</w:t>
            </w:r>
            <w:r w:rsidR="00EC3244">
              <w:rPr>
                <w:rFonts w:cs="Times New Roman"/>
              </w:rPr>
              <w:t> </w:t>
            </w:r>
            <w:r w:rsidRPr="00F408E2">
              <w:rPr>
                <w:rFonts w:cs="Times New Roman"/>
              </w:rPr>
              <w:t>: propranolol</w:t>
            </w:r>
          </w:p>
        </w:tc>
        <w:tc>
          <w:tcPr>
            <w:tcW w:w="2227" w:type="dxa"/>
          </w:tcPr>
          <w:p w14:paraId="3B0C6367" w14:textId="16200223" w:rsidR="00445E6C" w:rsidRPr="00F408E2" w:rsidRDefault="00DB4AAF" w:rsidP="00445E6C">
            <w:pPr>
              <w:numPr>
                <w:ilvl w:val="0"/>
                <w:numId w:val="0"/>
              </w:numPr>
              <w:rPr>
                <w:rFonts w:cs="Times New Roman"/>
              </w:rPr>
            </w:pPr>
            <w:r w:rsidRPr="00F408E2">
              <w:rPr>
                <w:rFonts w:cs="Times New Roman"/>
              </w:rPr>
              <w:lastRenderedPageBreak/>
              <w:t xml:space="preserve">Hospitalisation </w:t>
            </w:r>
            <w:r w:rsidR="00B32D14" w:rsidRPr="00F408E2">
              <w:rPr>
                <w:rFonts w:cs="Times New Roman"/>
              </w:rPr>
              <w:t>traitements</w:t>
            </w:r>
            <w:r w:rsidRPr="00F408E2">
              <w:rPr>
                <w:rFonts w:cs="Times New Roman"/>
              </w:rPr>
              <w:t xml:space="preserve"> IV </w:t>
            </w:r>
          </w:p>
          <w:p w14:paraId="31FD50EB" w14:textId="5879AED3" w:rsidR="00DB4AAF" w:rsidRPr="00F408E2" w:rsidRDefault="00DB4AAF" w:rsidP="00445E6C">
            <w:pPr>
              <w:numPr>
                <w:ilvl w:val="0"/>
                <w:numId w:val="0"/>
              </w:numPr>
              <w:rPr>
                <w:rFonts w:cs="Times New Roman"/>
              </w:rPr>
            </w:pPr>
            <w:r w:rsidRPr="00F408E2">
              <w:rPr>
                <w:rFonts w:cs="Times New Roman"/>
              </w:rPr>
              <w:t>Ex amitriptyline</w:t>
            </w:r>
            <w:r w:rsidR="009E5E5D" w:rsidRPr="00F408E2">
              <w:rPr>
                <w:rFonts w:cs="Times New Roman"/>
              </w:rPr>
              <w:t xml:space="preserve"> (aroxyl)</w:t>
            </w:r>
          </w:p>
        </w:tc>
      </w:tr>
    </w:tbl>
    <w:p w14:paraId="22CEB1FE" w14:textId="27009B44" w:rsidR="00445E6C" w:rsidRPr="00F408E2" w:rsidRDefault="005C5463" w:rsidP="005C5463">
      <w:pPr>
        <w:rPr>
          <w:rFonts w:cs="Times New Roman"/>
        </w:rPr>
      </w:pPr>
      <w:r w:rsidRPr="00F408E2">
        <w:rPr>
          <w:rFonts w:cs="Times New Roman"/>
        </w:rPr>
        <w:lastRenderedPageBreak/>
        <w:t>mise au repos</w:t>
      </w:r>
      <w:r w:rsidR="00F068F8" w:rsidRPr="00F408E2">
        <w:rPr>
          <w:rFonts w:cs="Times New Roman"/>
        </w:rPr>
        <w:t>,</w:t>
      </w:r>
      <w:r w:rsidRPr="00F408E2">
        <w:rPr>
          <w:rFonts w:cs="Times New Roman"/>
        </w:rPr>
        <w:t xml:space="preserve"> au c</w:t>
      </w:r>
      <w:r w:rsidR="00ED7751" w:rsidRPr="00F408E2">
        <w:rPr>
          <w:rFonts w:cs="Times New Roman"/>
        </w:rPr>
        <w:t xml:space="preserve">alme </w:t>
      </w:r>
      <w:r w:rsidRPr="00F408E2">
        <w:rPr>
          <w:rFonts w:cs="Times New Roman"/>
        </w:rPr>
        <w:t>et dan</w:t>
      </w:r>
      <w:r w:rsidR="007F6E1A" w:rsidRPr="00F408E2">
        <w:rPr>
          <w:rFonts w:cs="Times New Roman"/>
        </w:rPr>
        <w:t>s</w:t>
      </w:r>
      <w:r w:rsidRPr="00F408E2">
        <w:rPr>
          <w:rFonts w:cs="Times New Roman"/>
        </w:rPr>
        <w:t xml:space="preserve"> l’</w:t>
      </w:r>
      <w:r w:rsidR="007F6E1A" w:rsidRPr="00F408E2">
        <w:rPr>
          <w:rFonts w:cs="Times New Roman"/>
        </w:rPr>
        <w:t>o</w:t>
      </w:r>
      <w:r w:rsidRPr="00F408E2">
        <w:rPr>
          <w:rFonts w:cs="Times New Roman"/>
        </w:rPr>
        <w:t xml:space="preserve">bscurité </w:t>
      </w:r>
    </w:p>
    <w:p w14:paraId="58DE8017" w14:textId="6897B2FE" w:rsidR="005C5463" w:rsidRPr="00F408E2" w:rsidRDefault="005C5463" w:rsidP="005C5463">
      <w:pPr>
        <w:rPr>
          <w:rFonts w:cs="Times New Roman"/>
        </w:rPr>
      </w:pPr>
      <w:r w:rsidRPr="00F408E2">
        <w:rPr>
          <w:rFonts w:cs="Times New Roman"/>
        </w:rPr>
        <w:t>IEC ++</w:t>
      </w:r>
      <w:r w:rsidR="007D61D0" w:rsidRPr="00F408E2">
        <w:rPr>
          <w:rFonts w:cs="Times New Roman"/>
        </w:rPr>
        <w:t xml:space="preserve">+ </w:t>
      </w:r>
      <w:r w:rsidRPr="00F408E2">
        <w:rPr>
          <w:rFonts w:cs="Times New Roman"/>
        </w:rPr>
        <w:t>/ éradic</w:t>
      </w:r>
      <w:r w:rsidR="00373DEC" w:rsidRPr="00F408E2">
        <w:rPr>
          <w:rFonts w:cs="Times New Roman"/>
        </w:rPr>
        <w:t>a</w:t>
      </w:r>
      <w:r w:rsidRPr="00F408E2">
        <w:rPr>
          <w:rFonts w:cs="Times New Roman"/>
        </w:rPr>
        <w:t>tion facteu</w:t>
      </w:r>
      <w:r w:rsidR="004B4816" w:rsidRPr="00F408E2">
        <w:rPr>
          <w:rFonts w:cs="Times New Roman"/>
        </w:rPr>
        <w:t>r</w:t>
      </w:r>
      <w:r w:rsidRPr="00F408E2">
        <w:rPr>
          <w:rFonts w:cs="Times New Roman"/>
        </w:rPr>
        <w:t xml:space="preserve"> fav</w:t>
      </w:r>
      <w:r w:rsidR="004B4816" w:rsidRPr="00F408E2">
        <w:rPr>
          <w:rFonts w:cs="Times New Roman"/>
        </w:rPr>
        <w:t>or</w:t>
      </w:r>
      <w:r w:rsidRPr="00F408E2">
        <w:rPr>
          <w:rFonts w:cs="Times New Roman"/>
        </w:rPr>
        <w:t>isan</w:t>
      </w:r>
      <w:r w:rsidR="00373DEC" w:rsidRPr="00F408E2">
        <w:rPr>
          <w:rFonts w:cs="Times New Roman"/>
        </w:rPr>
        <w:t>t</w:t>
      </w:r>
      <w:r w:rsidRPr="00F408E2">
        <w:rPr>
          <w:rFonts w:cs="Times New Roman"/>
        </w:rPr>
        <w:t xml:space="preserve">s </w:t>
      </w:r>
    </w:p>
    <w:p w14:paraId="10F63A51" w14:textId="1A14FA7C" w:rsidR="005C5463" w:rsidRPr="00F408E2" w:rsidRDefault="005C5463" w:rsidP="005C5463">
      <w:pPr>
        <w:rPr>
          <w:rFonts w:cs="Times New Roman"/>
        </w:rPr>
      </w:pPr>
      <w:r w:rsidRPr="00F408E2">
        <w:rPr>
          <w:rFonts w:cs="Times New Roman"/>
        </w:rPr>
        <w:t>Agenda</w:t>
      </w:r>
      <w:r w:rsidR="005A0BBC" w:rsidRPr="00F408E2">
        <w:rPr>
          <w:rFonts w:cs="Times New Roman"/>
        </w:rPr>
        <w:t xml:space="preserve"> à</w:t>
      </w:r>
      <w:r w:rsidRPr="00F408E2">
        <w:rPr>
          <w:rFonts w:cs="Times New Roman"/>
        </w:rPr>
        <w:t xml:space="preserve"> ses crises </w:t>
      </w:r>
      <w:r w:rsidR="00B32D14" w:rsidRPr="00F408E2">
        <w:rPr>
          <w:rFonts w:cs="Times New Roman"/>
        </w:rPr>
        <w:t>migraineuses</w:t>
      </w:r>
      <w:r w:rsidRPr="00F408E2">
        <w:rPr>
          <w:rFonts w:cs="Times New Roman"/>
        </w:rPr>
        <w:t xml:space="preserve"> / EI médicaments</w:t>
      </w:r>
    </w:p>
    <w:p w14:paraId="2FFF2924" w14:textId="78EC4BB2" w:rsidR="003E50AC" w:rsidRPr="00F408E2" w:rsidRDefault="003E50AC" w:rsidP="003E50AC">
      <w:pPr>
        <w:pStyle w:val="Sous-titre"/>
        <w:rPr>
          <w:rFonts w:ascii="Times New Roman" w:hAnsi="Times New Roman" w:cs="Times New Roman"/>
        </w:rPr>
      </w:pPr>
      <w:r w:rsidRPr="00F408E2">
        <w:rPr>
          <w:rFonts w:ascii="Times New Roman" w:hAnsi="Times New Roman" w:cs="Times New Roman"/>
        </w:rPr>
        <w:t xml:space="preserve">Conclusion </w:t>
      </w:r>
    </w:p>
    <w:p w14:paraId="3353946F" w14:textId="6AB41899" w:rsidR="003E50AC" w:rsidRPr="00F408E2" w:rsidRDefault="00B32D14" w:rsidP="003E50AC">
      <w:pPr>
        <w:rPr>
          <w:rFonts w:cs="Times New Roman"/>
        </w:rPr>
      </w:pPr>
      <w:r w:rsidRPr="00F408E2">
        <w:rPr>
          <w:rFonts w:cs="Times New Roman"/>
        </w:rPr>
        <w:t>Céphalée</w:t>
      </w:r>
      <w:r w:rsidR="003E50AC" w:rsidRPr="00F408E2">
        <w:rPr>
          <w:rFonts w:cs="Times New Roman"/>
        </w:rPr>
        <w:t xml:space="preserve"> </w:t>
      </w:r>
      <w:r w:rsidRPr="00F408E2">
        <w:rPr>
          <w:rFonts w:cs="Times New Roman"/>
        </w:rPr>
        <w:t>unilatéral</w:t>
      </w:r>
      <w:r>
        <w:rPr>
          <w:rFonts w:cs="Times New Roman"/>
        </w:rPr>
        <w:t>e</w:t>
      </w:r>
      <w:r w:rsidR="003B345A" w:rsidRPr="00F408E2">
        <w:rPr>
          <w:rFonts w:cs="Times New Roman"/>
        </w:rPr>
        <w:t>,</w:t>
      </w:r>
      <w:r w:rsidR="003E50AC" w:rsidRPr="00F408E2">
        <w:rPr>
          <w:rFonts w:cs="Times New Roman"/>
        </w:rPr>
        <w:t xml:space="preserve"> </w:t>
      </w:r>
      <w:r w:rsidRPr="00F408E2">
        <w:rPr>
          <w:rFonts w:cs="Times New Roman"/>
        </w:rPr>
        <w:t>pulsatile</w:t>
      </w:r>
      <w:r w:rsidR="00F068F8" w:rsidRPr="00F408E2">
        <w:rPr>
          <w:rFonts w:cs="Times New Roman"/>
        </w:rPr>
        <w:t>,</w:t>
      </w:r>
      <w:r w:rsidR="003E50AC" w:rsidRPr="00F408E2">
        <w:rPr>
          <w:rFonts w:cs="Times New Roman"/>
        </w:rPr>
        <w:t xml:space="preserve"> </w:t>
      </w:r>
      <w:r w:rsidRPr="00F408E2">
        <w:rPr>
          <w:rFonts w:cs="Times New Roman"/>
        </w:rPr>
        <w:t>aggravé</w:t>
      </w:r>
      <w:r>
        <w:rPr>
          <w:rFonts w:cs="Times New Roman"/>
        </w:rPr>
        <w:t xml:space="preserve"> effor</w:t>
      </w:r>
      <w:r w:rsidR="003E50AC" w:rsidRPr="00F408E2">
        <w:rPr>
          <w:rFonts w:cs="Times New Roman"/>
        </w:rPr>
        <w:t xml:space="preserve">t </w:t>
      </w:r>
      <w:r w:rsidRPr="00F408E2">
        <w:rPr>
          <w:rFonts w:cs="Times New Roman"/>
        </w:rPr>
        <w:t>physique</w:t>
      </w:r>
      <w:r w:rsidR="003E50AC" w:rsidRPr="00F408E2">
        <w:rPr>
          <w:rFonts w:cs="Times New Roman"/>
        </w:rPr>
        <w:t xml:space="preserve"> </w:t>
      </w:r>
    </w:p>
    <w:p w14:paraId="22C536CB" w14:textId="51F7AABA" w:rsidR="003E50AC" w:rsidRPr="00F408E2" w:rsidRDefault="00B32D14" w:rsidP="003E50AC">
      <w:pPr>
        <w:rPr>
          <w:rFonts w:cs="Times New Roman"/>
        </w:rPr>
      </w:pPr>
      <w:r w:rsidRPr="00F408E2">
        <w:rPr>
          <w:rFonts w:cs="Times New Roman"/>
        </w:rPr>
        <w:t>Diagnostic</w:t>
      </w:r>
      <w:r w:rsidR="003E50AC" w:rsidRPr="00F408E2">
        <w:rPr>
          <w:rFonts w:cs="Times New Roman"/>
        </w:rPr>
        <w:t xml:space="preserve"> clinque (ICDH III) </w:t>
      </w:r>
      <w:r w:rsidR="005F3AB8" w:rsidRPr="00F408E2">
        <w:rPr>
          <w:rFonts w:cs="Times New Roman"/>
        </w:rPr>
        <w:t>/</w:t>
      </w:r>
      <w:r w:rsidR="003E50AC" w:rsidRPr="00F408E2">
        <w:rPr>
          <w:rFonts w:cs="Times New Roman"/>
        </w:rPr>
        <w:t xml:space="preserve"> </w:t>
      </w:r>
      <w:r w:rsidR="005F3AB8" w:rsidRPr="00F408E2">
        <w:rPr>
          <w:rFonts w:cs="Times New Roman"/>
        </w:rPr>
        <w:t>épisodique / chronique</w:t>
      </w:r>
    </w:p>
    <w:p w14:paraId="06885B01" w14:textId="7CC189CA" w:rsidR="003E50AC" w:rsidRPr="00F408E2" w:rsidRDefault="00CB082F" w:rsidP="003E50AC">
      <w:pPr>
        <w:rPr>
          <w:rFonts w:cs="Times New Roman"/>
        </w:rPr>
      </w:pPr>
      <w:r w:rsidRPr="00F408E2">
        <w:rPr>
          <w:rFonts w:cs="Times New Roman"/>
        </w:rPr>
        <w:t xml:space="preserve">IRM </w:t>
      </w:r>
      <w:r w:rsidR="00373DEC" w:rsidRPr="00F408E2">
        <w:rPr>
          <w:rFonts w:cs="Times New Roman"/>
        </w:rPr>
        <w:t>encéphalique</w:t>
      </w:r>
      <w:r w:rsidRPr="00F408E2">
        <w:rPr>
          <w:rFonts w:cs="Times New Roman"/>
        </w:rPr>
        <w:t xml:space="preserve"> si atypie</w:t>
      </w:r>
    </w:p>
    <w:p w14:paraId="0A093767" w14:textId="667667BB" w:rsidR="005A0BBC" w:rsidRPr="00F408E2" w:rsidRDefault="00B32D14" w:rsidP="003E50AC">
      <w:pPr>
        <w:rPr>
          <w:rFonts w:cs="Times New Roman"/>
        </w:rPr>
      </w:pPr>
      <w:r w:rsidRPr="00F408E2">
        <w:rPr>
          <w:rFonts w:cs="Times New Roman"/>
        </w:rPr>
        <w:t>Traitement</w:t>
      </w:r>
      <w:r w:rsidR="00EC3244">
        <w:rPr>
          <w:rFonts w:cs="Times New Roman"/>
        </w:rPr>
        <w:t> </w:t>
      </w:r>
      <w:r w:rsidR="00CB082F" w:rsidRPr="00F408E2">
        <w:rPr>
          <w:rFonts w:cs="Times New Roman"/>
        </w:rPr>
        <w:t>: AINS/ Propranolol / hospitalisation</w:t>
      </w:r>
    </w:p>
    <w:p w14:paraId="1DDD8020" w14:textId="77777777" w:rsidR="005A0BBC" w:rsidRPr="00F408E2" w:rsidRDefault="005A0BBC">
      <w:pPr>
        <w:numPr>
          <w:ilvl w:val="0"/>
          <w:numId w:val="0"/>
        </w:numPr>
        <w:spacing w:after="200"/>
        <w:rPr>
          <w:rFonts w:cs="Times New Roman"/>
        </w:rPr>
      </w:pPr>
      <w:r w:rsidRPr="00F408E2">
        <w:rPr>
          <w:rFonts w:cs="Times New Roman"/>
        </w:rPr>
        <w:br w:type="page"/>
      </w:r>
    </w:p>
    <w:p w14:paraId="7C33828F" w14:textId="0F5CB0EC" w:rsidR="00CB082F" w:rsidRPr="00F408E2" w:rsidRDefault="00B32D14" w:rsidP="005A0BBC">
      <w:pPr>
        <w:pStyle w:val="Titre"/>
        <w:rPr>
          <w:rFonts w:cs="Times New Roman"/>
        </w:rPr>
      </w:pPr>
      <w:r w:rsidRPr="00F408E2">
        <w:rPr>
          <w:rFonts w:cs="Times New Roman"/>
        </w:rPr>
        <w:lastRenderedPageBreak/>
        <w:t>Névralgie</w:t>
      </w:r>
      <w:r w:rsidR="005A0BBC" w:rsidRPr="00F408E2">
        <w:rPr>
          <w:rFonts w:cs="Times New Roman"/>
        </w:rPr>
        <w:t xml:space="preserve"> du trijumeau</w:t>
      </w:r>
    </w:p>
    <w:p w14:paraId="2A55E546" w14:textId="17F768EE" w:rsidR="005A0BBC" w:rsidRPr="00F408E2" w:rsidRDefault="009154A1" w:rsidP="009154A1">
      <w:pPr>
        <w:pStyle w:val="Sous-titre"/>
        <w:rPr>
          <w:rFonts w:ascii="Times New Roman" w:hAnsi="Times New Roman" w:cs="Times New Roman"/>
        </w:rPr>
      </w:pPr>
      <w:r w:rsidRPr="00F408E2">
        <w:rPr>
          <w:rFonts w:ascii="Times New Roman" w:hAnsi="Times New Roman" w:cs="Times New Roman"/>
        </w:rPr>
        <w:t>Introduction</w:t>
      </w:r>
    </w:p>
    <w:p w14:paraId="3C932319" w14:textId="4B3E5394" w:rsidR="009154A1" w:rsidRPr="00F408E2" w:rsidRDefault="00B32D14" w:rsidP="009154A1">
      <w:pPr>
        <w:rPr>
          <w:rFonts w:cs="Times New Roman"/>
        </w:rPr>
      </w:pPr>
      <w:r w:rsidRPr="00F408E2">
        <w:rPr>
          <w:rFonts w:cs="Times New Roman"/>
        </w:rPr>
        <w:t>Définition</w:t>
      </w:r>
    </w:p>
    <w:p w14:paraId="0839B810" w14:textId="64D68689" w:rsidR="009154A1" w:rsidRPr="00F408E2" w:rsidRDefault="005F697B" w:rsidP="004237A4">
      <w:pPr>
        <w:numPr>
          <w:ilvl w:val="1"/>
          <w:numId w:val="4"/>
        </w:numPr>
        <w:rPr>
          <w:rFonts w:cs="Times New Roman"/>
        </w:rPr>
      </w:pPr>
      <w:r w:rsidRPr="00F408E2">
        <w:rPr>
          <w:rFonts w:cs="Times New Roman"/>
        </w:rPr>
        <w:t xml:space="preserve">Douleur </w:t>
      </w:r>
      <w:r w:rsidR="00B32D14" w:rsidRPr="00F408E2">
        <w:rPr>
          <w:rFonts w:cs="Times New Roman"/>
        </w:rPr>
        <w:t>fulgurante</w:t>
      </w:r>
      <w:r w:rsidRPr="00F408E2">
        <w:rPr>
          <w:rFonts w:cs="Times New Roman"/>
        </w:rPr>
        <w:t xml:space="preserve"> dans l</w:t>
      </w:r>
      <w:r w:rsidR="00B436BF" w:rsidRPr="00F408E2">
        <w:rPr>
          <w:rFonts w:cs="Times New Roman"/>
        </w:rPr>
        <w:t>’</w:t>
      </w:r>
      <w:r w:rsidRPr="00F408E2">
        <w:rPr>
          <w:rFonts w:cs="Times New Roman"/>
        </w:rPr>
        <w:t xml:space="preserve">une des </w:t>
      </w:r>
      <w:r w:rsidR="00B436BF" w:rsidRPr="00F408E2">
        <w:rPr>
          <w:rFonts w:cs="Times New Roman"/>
        </w:rPr>
        <w:t>territoires</w:t>
      </w:r>
      <w:r w:rsidRPr="00F408E2">
        <w:rPr>
          <w:rFonts w:cs="Times New Roman"/>
        </w:rPr>
        <w:t xml:space="preserve"> </w:t>
      </w:r>
      <w:r w:rsidR="00B32D14" w:rsidRPr="00F408E2">
        <w:rPr>
          <w:rFonts w:cs="Times New Roman"/>
        </w:rPr>
        <w:t>sensitifs</w:t>
      </w:r>
      <w:r w:rsidRPr="00F408E2">
        <w:rPr>
          <w:rFonts w:cs="Times New Roman"/>
        </w:rPr>
        <w:t xml:space="preserve"> du nerf </w:t>
      </w:r>
      <w:r w:rsidR="00B436BF" w:rsidRPr="00F408E2">
        <w:rPr>
          <w:rFonts w:cs="Times New Roman"/>
        </w:rPr>
        <w:t>trijumeau</w:t>
      </w:r>
      <w:r w:rsidRPr="00F408E2">
        <w:rPr>
          <w:rFonts w:cs="Times New Roman"/>
        </w:rPr>
        <w:t xml:space="preserve"> (nerf</w:t>
      </w:r>
      <w:r w:rsidR="003655B1" w:rsidRPr="00F408E2">
        <w:rPr>
          <w:rFonts w:cs="Times New Roman"/>
        </w:rPr>
        <w:t xml:space="preserve"> </w:t>
      </w:r>
      <w:r w:rsidRPr="00F408E2">
        <w:rPr>
          <w:rFonts w:cs="Times New Roman"/>
        </w:rPr>
        <w:t>V)</w:t>
      </w:r>
      <w:r w:rsidR="003B345A" w:rsidRPr="00F408E2">
        <w:rPr>
          <w:rFonts w:cs="Times New Roman"/>
        </w:rPr>
        <w:t>,</w:t>
      </w:r>
      <w:r w:rsidRPr="00F408E2">
        <w:rPr>
          <w:rFonts w:cs="Times New Roman"/>
        </w:rPr>
        <w:t xml:space="preserve"> sans lésio</w:t>
      </w:r>
      <w:r w:rsidR="00802E19" w:rsidRPr="00F408E2">
        <w:rPr>
          <w:rFonts w:cs="Times New Roman"/>
        </w:rPr>
        <w:t>n</w:t>
      </w:r>
      <w:r w:rsidRPr="00F408E2">
        <w:rPr>
          <w:rFonts w:cs="Times New Roman"/>
        </w:rPr>
        <w:t xml:space="preserve"> </w:t>
      </w:r>
      <w:r w:rsidR="00B32D14" w:rsidRPr="00F408E2">
        <w:rPr>
          <w:rFonts w:cs="Times New Roman"/>
        </w:rPr>
        <w:t>identifiable</w:t>
      </w:r>
      <w:r w:rsidRPr="00F408E2">
        <w:rPr>
          <w:rFonts w:cs="Times New Roman"/>
        </w:rPr>
        <w:t xml:space="preserve"> </w:t>
      </w:r>
    </w:p>
    <w:p w14:paraId="46FFC6D6" w14:textId="4588E144" w:rsidR="005F697B" w:rsidRPr="00F408E2" w:rsidRDefault="00905252" w:rsidP="005F697B">
      <w:pPr>
        <w:rPr>
          <w:rFonts w:cs="Times New Roman"/>
        </w:rPr>
      </w:pPr>
      <w:r w:rsidRPr="00F408E2">
        <w:rPr>
          <w:rFonts w:cs="Times New Roman"/>
        </w:rPr>
        <w:t>In</w:t>
      </w:r>
      <w:r w:rsidR="005F697B" w:rsidRPr="00F408E2">
        <w:rPr>
          <w:rFonts w:cs="Times New Roman"/>
        </w:rPr>
        <w:t>térêts</w:t>
      </w:r>
      <w:r w:rsidR="00EC3244">
        <w:rPr>
          <w:rFonts w:cs="Times New Roman"/>
        </w:rPr>
        <w:t> </w:t>
      </w:r>
      <w:r w:rsidRPr="00F408E2">
        <w:rPr>
          <w:rFonts w:cs="Times New Roman"/>
        </w:rPr>
        <w:t>:</w:t>
      </w:r>
    </w:p>
    <w:p w14:paraId="19BBA31D" w14:textId="61E43743" w:rsidR="005F697B" w:rsidRPr="00F408E2" w:rsidRDefault="005F697B" w:rsidP="004237A4">
      <w:pPr>
        <w:numPr>
          <w:ilvl w:val="1"/>
          <w:numId w:val="4"/>
        </w:numPr>
        <w:rPr>
          <w:rFonts w:cs="Times New Roman"/>
        </w:rPr>
      </w:pPr>
      <w:r w:rsidRPr="00F408E2">
        <w:rPr>
          <w:rFonts w:cs="Times New Roman"/>
        </w:rPr>
        <w:t>Incidence 5 /</w:t>
      </w:r>
      <w:r w:rsidR="00B47340" w:rsidRPr="00F408E2">
        <w:rPr>
          <w:rFonts w:cs="Times New Roman"/>
        </w:rPr>
        <w:t xml:space="preserve"> </w:t>
      </w:r>
      <w:r w:rsidRPr="00F408E2">
        <w:rPr>
          <w:rFonts w:cs="Times New Roman"/>
        </w:rPr>
        <w:t>100000 hab / an (rare)</w:t>
      </w:r>
    </w:p>
    <w:p w14:paraId="23876BAD" w14:textId="6616E140" w:rsidR="005F697B" w:rsidRPr="00F408E2" w:rsidRDefault="005F697B" w:rsidP="004237A4">
      <w:pPr>
        <w:numPr>
          <w:ilvl w:val="1"/>
          <w:numId w:val="4"/>
        </w:numPr>
        <w:rPr>
          <w:rFonts w:cs="Times New Roman"/>
        </w:rPr>
      </w:pPr>
      <w:r w:rsidRPr="00F408E2">
        <w:rPr>
          <w:rFonts w:cs="Times New Roman"/>
        </w:rPr>
        <w:t>Désagréable</w:t>
      </w:r>
      <w:r w:rsidR="003B345A" w:rsidRPr="00F408E2">
        <w:rPr>
          <w:rFonts w:cs="Times New Roman"/>
        </w:rPr>
        <w:t>,</w:t>
      </w:r>
      <w:r w:rsidRPr="00F408E2">
        <w:rPr>
          <w:rFonts w:cs="Times New Roman"/>
        </w:rPr>
        <w:t xml:space="preserve"> handicapante</w:t>
      </w:r>
      <w:r w:rsidR="0093350C" w:rsidRPr="00F408E2">
        <w:rPr>
          <w:rFonts w:cs="Times New Roman"/>
        </w:rPr>
        <w:t xml:space="preserve"> </w:t>
      </w:r>
    </w:p>
    <w:p w14:paraId="531FA462" w14:textId="64C86333" w:rsidR="00325D3B" w:rsidRPr="00F408E2" w:rsidRDefault="00325D3B" w:rsidP="00325D3B">
      <w:pPr>
        <w:rPr>
          <w:rFonts w:cs="Times New Roman"/>
        </w:rPr>
      </w:pPr>
      <w:r w:rsidRPr="00F408E2">
        <w:rPr>
          <w:rFonts w:cs="Times New Roman"/>
        </w:rPr>
        <w:t>Rappel</w:t>
      </w:r>
      <w:r w:rsidR="00EC3244">
        <w:rPr>
          <w:rFonts w:cs="Times New Roman"/>
        </w:rPr>
        <w:t> </w:t>
      </w:r>
      <w:r w:rsidRPr="00F408E2">
        <w:rPr>
          <w:rFonts w:cs="Times New Roman"/>
        </w:rPr>
        <w:t>: nerf V mixte</w:t>
      </w:r>
    </w:p>
    <w:p w14:paraId="679BE5AD" w14:textId="6DE68F36" w:rsidR="00325D3B" w:rsidRPr="00F408E2" w:rsidRDefault="00325D3B" w:rsidP="004237A4">
      <w:pPr>
        <w:numPr>
          <w:ilvl w:val="1"/>
          <w:numId w:val="4"/>
        </w:numPr>
        <w:rPr>
          <w:rFonts w:cs="Times New Roman"/>
        </w:rPr>
      </w:pPr>
      <w:r w:rsidRPr="00F408E2">
        <w:rPr>
          <w:rFonts w:cs="Times New Roman"/>
        </w:rPr>
        <w:t>Trois territo</w:t>
      </w:r>
      <w:r w:rsidR="0038465F" w:rsidRPr="00F408E2">
        <w:rPr>
          <w:rFonts w:cs="Times New Roman"/>
        </w:rPr>
        <w:t>i</w:t>
      </w:r>
      <w:r w:rsidRPr="00F408E2">
        <w:rPr>
          <w:rFonts w:cs="Times New Roman"/>
        </w:rPr>
        <w:t xml:space="preserve">res </w:t>
      </w:r>
      <w:r w:rsidR="00897B42" w:rsidRPr="00F408E2">
        <w:rPr>
          <w:rFonts w:cs="Times New Roman"/>
        </w:rPr>
        <w:t>sensitifs</w:t>
      </w:r>
      <w:r w:rsidRPr="00F408E2">
        <w:rPr>
          <w:rFonts w:cs="Times New Roman"/>
        </w:rPr>
        <w:t xml:space="preserve"> trijumeau</w:t>
      </w:r>
      <w:r w:rsidR="00EC3244">
        <w:rPr>
          <w:rFonts w:cs="Times New Roman"/>
        </w:rPr>
        <w:t> </w:t>
      </w:r>
      <w:r w:rsidR="00B32D14" w:rsidRPr="00F408E2">
        <w:rPr>
          <w:rFonts w:cs="Times New Roman"/>
        </w:rPr>
        <w:t>:</w:t>
      </w:r>
      <w:r w:rsidRPr="00F408E2">
        <w:rPr>
          <w:rFonts w:cs="Times New Roman"/>
        </w:rPr>
        <w:t xml:space="preserve"> </w:t>
      </w:r>
      <w:r w:rsidRPr="00F408E2">
        <w:rPr>
          <w:rFonts w:cs="Times New Roman"/>
        </w:rPr>
        <w:tab/>
      </w:r>
    </w:p>
    <w:p w14:paraId="0F1EB66B" w14:textId="5586BF78" w:rsidR="00325D3B" w:rsidRPr="00F408E2" w:rsidRDefault="00325D3B" w:rsidP="004237A4">
      <w:pPr>
        <w:numPr>
          <w:ilvl w:val="2"/>
          <w:numId w:val="4"/>
        </w:numPr>
        <w:rPr>
          <w:rFonts w:cs="Times New Roman"/>
        </w:rPr>
      </w:pPr>
      <w:r w:rsidRPr="00F408E2">
        <w:rPr>
          <w:rFonts w:cs="Times New Roman"/>
        </w:rPr>
        <w:t>Ophtalmi</w:t>
      </w:r>
      <w:r w:rsidR="0038465F" w:rsidRPr="00F408E2">
        <w:rPr>
          <w:rFonts w:cs="Times New Roman"/>
        </w:rPr>
        <w:t>que</w:t>
      </w:r>
      <w:r w:rsidRPr="00F408E2">
        <w:rPr>
          <w:rFonts w:cs="Times New Roman"/>
        </w:rPr>
        <w:t xml:space="preserve"> / </w:t>
      </w:r>
      <w:r w:rsidR="00A864E4" w:rsidRPr="00F408E2">
        <w:rPr>
          <w:rFonts w:cs="Times New Roman"/>
        </w:rPr>
        <w:t>maxillaire</w:t>
      </w:r>
      <w:r w:rsidRPr="00F408E2">
        <w:rPr>
          <w:rFonts w:cs="Times New Roman"/>
        </w:rPr>
        <w:t xml:space="preserve"> supérieur / </w:t>
      </w:r>
      <w:r w:rsidR="00897B42" w:rsidRPr="00F408E2">
        <w:rPr>
          <w:rFonts w:cs="Times New Roman"/>
        </w:rPr>
        <w:t>maxillaire</w:t>
      </w:r>
      <w:r w:rsidRPr="00F408E2">
        <w:rPr>
          <w:rFonts w:cs="Times New Roman"/>
        </w:rPr>
        <w:t xml:space="preserve"> inférieur </w:t>
      </w:r>
    </w:p>
    <w:p w14:paraId="51D9EFAB" w14:textId="6C949D22" w:rsidR="00325D3B" w:rsidRPr="00F408E2" w:rsidRDefault="00325D3B" w:rsidP="004237A4">
      <w:pPr>
        <w:numPr>
          <w:ilvl w:val="1"/>
          <w:numId w:val="4"/>
        </w:numPr>
        <w:rPr>
          <w:rFonts w:cs="Times New Roman"/>
        </w:rPr>
      </w:pPr>
      <w:r w:rsidRPr="00F408E2">
        <w:rPr>
          <w:rFonts w:cs="Times New Roman"/>
        </w:rPr>
        <w:t xml:space="preserve">Dysfonction périphérique du nerf </w:t>
      </w:r>
      <w:r w:rsidR="00897B42" w:rsidRPr="00F408E2">
        <w:rPr>
          <w:rFonts w:cs="Times New Roman"/>
        </w:rPr>
        <w:t>favorisé</w:t>
      </w:r>
      <w:r w:rsidRPr="00F408E2">
        <w:rPr>
          <w:rFonts w:cs="Times New Roman"/>
        </w:rPr>
        <w:t xml:space="preserve"> p</w:t>
      </w:r>
      <w:r w:rsidR="00A864E4" w:rsidRPr="00F408E2">
        <w:rPr>
          <w:rFonts w:cs="Times New Roman"/>
        </w:rPr>
        <w:t>a</w:t>
      </w:r>
      <w:r w:rsidRPr="00F408E2">
        <w:rPr>
          <w:rFonts w:cs="Times New Roman"/>
        </w:rPr>
        <w:t>r un conf</w:t>
      </w:r>
      <w:r w:rsidR="00DD01F6" w:rsidRPr="00F408E2">
        <w:rPr>
          <w:rFonts w:cs="Times New Roman"/>
        </w:rPr>
        <w:t>lit</w:t>
      </w:r>
      <w:r w:rsidRPr="00F408E2">
        <w:rPr>
          <w:rFonts w:cs="Times New Roman"/>
        </w:rPr>
        <w:t xml:space="preserve"> </w:t>
      </w:r>
      <w:r w:rsidR="00897B42" w:rsidRPr="00F408E2">
        <w:rPr>
          <w:rFonts w:cs="Times New Roman"/>
        </w:rPr>
        <w:t>vasculo-nerveux</w:t>
      </w:r>
      <w:r w:rsidRPr="00F408E2">
        <w:rPr>
          <w:rFonts w:cs="Times New Roman"/>
        </w:rPr>
        <w:t xml:space="preserve"> (compression du </w:t>
      </w:r>
      <w:r w:rsidR="00DD01F6" w:rsidRPr="00F408E2">
        <w:rPr>
          <w:rFonts w:cs="Times New Roman"/>
        </w:rPr>
        <w:t>V</w:t>
      </w:r>
      <w:r w:rsidRPr="00F408E2">
        <w:rPr>
          <w:rFonts w:cs="Times New Roman"/>
        </w:rPr>
        <w:t xml:space="preserve"> par </w:t>
      </w:r>
      <w:r w:rsidR="00897B42" w:rsidRPr="00F408E2">
        <w:rPr>
          <w:rFonts w:cs="Times New Roman"/>
        </w:rPr>
        <w:t>une</w:t>
      </w:r>
      <w:r w:rsidRPr="00F408E2">
        <w:rPr>
          <w:rFonts w:cs="Times New Roman"/>
        </w:rPr>
        <w:t xml:space="preserve"> branche de l’a</w:t>
      </w:r>
      <w:r w:rsidR="00A864E4" w:rsidRPr="00F408E2">
        <w:rPr>
          <w:rFonts w:cs="Times New Roman"/>
        </w:rPr>
        <w:t>r</w:t>
      </w:r>
      <w:r w:rsidRPr="00F408E2">
        <w:rPr>
          <w:rFonts w:cs="Times New Roman"/>
        </w:rPr>
        <w:t>tère basilaire)</w:t>
      </w:r>
    </w:p>
    <w:p w14:paraId="3C24A6C6" w14:textId="13AF05A9" w:rsidR="000F576C" w:rsidRPr="00F408E2" w:rsidRDefault="000F576C" w:rsidP="004237A4">
      <w:pPr>
        <w:pStyle w:val="Titre1"/>
        <w:numPr>
          <w:ilvl w:val="0"/>
          <w:numId w:val="15"/>
        </w:numPr>
        <w:rPr>
          <w:rFonts w:cs="Times New Roman"/>
        </w:rPr>
      </w:pPr>
      <w:bookmarkStart w:id="99" w:name="_Toc196656472"/>
      <w:bookmarkStart w:id="100" w:name="_Toc196662279"/>
      <w:r w:rsidRPr="00F408E2">
        <w:rPr>
          <w:rFonts w:cs="Times New Roman"/>
        </w:rPr>
        <w:t>Signes</w:t>
      </w:r>
      <w:bookmarkEnd w:id="99"/>
      <w:bookmarkEnd w:id="100"/>
      <w:r w:rsidRPr="00F408E2">
        <w:rPr>
          <w:rFonts w:cs="Times New Roman"/>
        </w:rPr>
        <w:t xml:space="preserve"> </w:t>
      </w:r>
    </w:p>
    <w:p w14:paraId="4EFFCCE0" w14:textId="443AFEA9" w:rsidR="000F576C" w:rsidRPr="00F408E2" w:rsidRDefault="000F576C" w:rsidP="000F576C">
      <w:pPr>
        <w:pStyle w:val="Titre2"/>
        <w:rPr>
          <w:rFonts w:cs="Times New Roman"/>
        </w:rPr>
      </w:pPr>
      <w:bookmarkStart w:id="101" w:name="_Toc196656473"/>
      <w:bookmarkStart w:id="102" w:name="_Toc196662280"/>
      <w:r w:rsidRPr="00F408E2">
        <w:rPr>
          <w:rFonts w:cs="Times New Roman"/>
        </w:rPr>
        <w:t>TDD</w:t>
      </w:r>
      <w:r w:rsidR="00EC3244">
        <w:rPr>
          <w:rFonts w:cs="Times New Roman"/>
        </w:rPr>
        <w:t> </w:t>
      </w:r>
      <w:r w:rsidRPr="00F408E2">
        <w:rPr>
          <w:rFonts w:cs="Times New Roman"/>
        </w:rPr>
        <w:t>: névralgie du trijumeau essentielle</w:t>
      </w:r>
      <w:bookmarkEnd w:id="101"/>
      <w:bookmarkEnd w:id="102"/>
      <w:r w:rsidRPr="00F408E2">
        <w:rPr>
          <w:rFonts w:cs="Times New Roman"/>
        </w:rPr>
        <w:t xml:space="preserve"> </w:t>
      </w:r>
    </w:p>
    <w:p w14:paraId="0298B0BD" w14:textId="4265CE65" w:rsidR="000F576C" w:rsidRPr="00F408E2" w:rsidRDefault="000F576C" w:rsidP="000F576C">
      <w:pPr>
        <w:rPr>
          <w:rFonts w:cs="Times New Roman"/>
        </w:rPr>
      </w:pPr>
      <w:r w:rsidRPr="00F408E2">
        <w:rPr>
          <w:rFonts w:cs="Times New Roman"/>
        </w:rPr>
        <w:t xml:space="preserve">Signe </w:t>
      </w:r>
      <w:r w:rsidR="00897B42" w:rsidRPr="00F408E2">
        <w:rPr>
          <w:rFonts w:cs="Times New Roman"/>
        </w:rPr>
        <w:t>fonctionnel</w:t>
      </w:r>
      <w:r w:rsidR="00EC3244">
        <w:rPr>
          <w:rFonts w:cs="Times New Roman"/>
        </w:rPr>
        <w:t> </w:t>
      </w:r>
      <w:r w:rsidRPr="00F408E2">
        <w:rPr>
          <w:rFonts w:cs="Times New Roman"/>
        </w:rPr>
        <w:t xml:space="preserve">: femme de plus de 50 ans </w:t>
      </w:r>
    </w:p>
    <w:p w14:paraId="5BBB8753" w14:textId="17EC6643" w:rsidR="000F576C" w:rsidRPr="00F408E2" w:rsidRDefault="000F576C" w:rsidP="004237A4">
      <w:pPr>
        <w:numPr>
          <w:ilvl w:val="1"/>
          <w:numId w:val="4"/>
        </w:numPr>
        <w:rPr>
          <w:rFonts w:cs="Times New Roman"/>
        </w:rPr>
      </w:pPr>
      <w:r w:rsidRPr="00F408E2">
        <w:rPr>
          <w:rFonts w:cs="Times New Roman"/>
        </w:rPr>
        <w:t>Douleur</w:t>
      </w:r>
      <w:r w:rsidR="00EC3244">
        <w:rPr>
          <w:rFonts w:cs="Times New Roman"/>
        </w:rPr>
        <w:t> </w:t>
      </w:r>
      <w:r w:rsidRPr="00F408E2">
        <w:rPr>
          <w:rFonts w:cs="Times New Roman"/>
        </w:rPr>
        <w:t xml:space="preserve">: </w:t>
      </w:r>
      <w:r w:rsidR="00897B42" w:rsidRPr="00F408E2">
        <w:rPr>
          <w:rFonts w:cs="Times New Roman"/>
        </w:rPr>
        <w:t>décharge</w:t>
      </w:r>
      <w:r w:rsidRPr="00F408E2">
        <w:rPr>
          <w:rFonts w:cs="Times New Roman"/>
        </w:rPr>
        <w:t xml:space="preserve"> </w:t>
      </w:r>
      <w:r w:rsidR="00897B42" w:rsidRPr="00F408E2">
        <w:rPr>
          <w:rFonts w:cs="Times New Roman"/>
        </w:rPr>
        <w:t>électrique</w:t>
      </w:r>
      <w:r w:rsidRPr="00F408E2">
        <w:rPr>
          <w:rFonts w:cs="Times New Roman"/>
        </w:rPr>
        <w:t xml:space="preserve"> / éclaire</w:t>
      </w:r>
      <w:r w:rsidR="00F068F8" w:rsidRPr="00F408E2">
        <w:rPr>
          <w:rFonts w:cs="Times New Roman"/>
        </w:rPr>
        <w:t>,</w:t>
      </w:r>
      <w:r w:rsidRPr="00F408E2">
        <w:rPr>
          <w:rFonts w:cs="Times New Roman"/>
        </w:rPr>
        <w:t xml:space="preserve"> fulgurantes</w:t>
      </w:r>
      <w:r w:rsidR="003B345A" w:rsidRPr="00F408E2">
        <w:rPr>
          <w:rFonts w:cs="Times New Roman"/>
        </w:rPr>
        <w:t>,</w:t>
      </w:r>
      <w:r w:rsidRPr="00F408E2">
        <w:rPr>
          <w:rFonts w:cs="Times New Roman"/>
        </w:rPr>
        <w:t xml:space="preserve"> en savle de 1 – 2 min</w:t>
      </w:r>
      <w:r w:rsidR="008654C1" w:rsidRPr="00F408E2">
        <w:rPr>
          <w:rFonts w:cs="Times New Roman"/>
        </w:rPr>
        <w:t>u</w:t>
      </w:r>
      <w:r w:rsidRPr="00F408E2">
        <w:rPr>
          <w:rFonts w:cs="Times New Roman"/>
        </w:rPr>
        <w:t>tes avec péri</w:t>
      </w:r>
      <w:r w:rsidR="008654C1" w:rsidRPr="00F408E2">
        <w:rPr>
          <w:rFonts w:cs="Times New Roman"/>
        </w:rPr>
        <w:t>o</w:t>
      </w:r>
      <w:r w:rsidRPr="00F408E2">
        <w:rPr>
          <w:rFonts w:cs="Times New Roman"/>
        </w:rPr>
        <w:t>d</w:t>
      </w:r>
      <w:r w:rsidR="008654C1" w:rsidRPr="00F408E2">
        <w:rPr>
          <w:rFonts w:cs="Times New Roman"/>
        </w:rPr>
        <w:t>e</w:t>
      </w:r>
      <w:r w:rsidRPr="00F408E2">
        <w:rPr>
          <w:rFonts w:cs="Times New Roman"/>
        </w:rPr>
        <w:t xml:space="preserve"> livre</w:t>
      </w:r>
      <w:r w:rsidR="00F068F8" w:rsidRPr="00F408E2">
        <w:rPr>
          <w:rFonts w:cs="Times New Roman"/>
        </w:rPr>
        <w:t>,</w:t>
      </w:r>
      <w:r w:rsidRPr="00F408E2">
        <w:rPr>
          <w:rFonts w:cs="Times New Roman"/>
        </w:rPr>
        <w:t xml:space="preserve"> fréq</w:t>
      </w:r>
      <w:r w:rsidR="006C1456" w:rsidRPr="00F408E2">
        <w:rPr>
          <w:rFonts w:cs="Times New Roman"/>
        </w:rPr>
        <w:t>u</w:t>
      </w:r>
      <w:r w:rsidRPr="00F408E2">
        <w:rPr>
          <w:rFonts w:cs="Times New Roman"/>
        </w:rPr>
        <w:t>ence des salves de 5 – 10</w:t>
      </w:r>
      <w:r w:rsidR="006C1456" w:rsidRPr="00F408E2">
        <w:rPr>
          <w:rFonts w:cs="Times New Roman"/>
        </w:rPr>
        <w:t xml:space="preserve"> </w:t>
      </w:r>
      <w:r w:rsidRPr="00F408E2">
        <w:rPr>
          <w:rFonts w:cs="Times New Roman"/>
        </w:rPr>
        <w:t>fois</w:t>
      </w:r>
      <w:r w:rsidR="00F068F8" w:rsidRPr="00F408E2">
        <w:rPr>
          <w:rFonts w:cs="Times New Roman"/>
        </w:rPr>
        <w:t>,</w:t>
      </w:r>
      <w:r w:rsidRPr="00F408E2">
        <w:rPr>
          <w:rFonts w:cs="Times New Roman"/>
        </w:rPr>
        <w:t xml:space="preserve"> très </w:t>
      </w:r>
      <w:r w:rsidR="006C1456" w:rsidRPr="00F408E2">
        <w:rPr>
          <w:rFonts w:cs="Times New Roman"/>
        </w:rPr>
        <w:t>intenses</w:t>
      </w:r>
      <w:r w:rsidRPr="00F408E2">
        <w:rPr>
          <w:rFonts w:cs="Times New Roman"/>
        </w:rPr>
        <w:t xml:space="preserve"> </w:t>
      </w:r>
    </w:p>
    <w:p w14:paraId="6FF40BFD" w14:textId="0DEA1F67" w:rsidR="000F576C" w:rsidRPr="00F408E2" w:rsidRDefault="000F576C" w:rsidP="004237A4">
      <w:pPr>
        <w:numPr>
          <w:ilvl w:val="1"/>
          <w:numId w:val="4"/>
        </w:numPr>
        <w:rPr>
          <w:rFonts w:cs="Times New Roman"/>
        </w:rPr>
      </w:pPr>
      <w:r w:rsidRPr="00F408E2">
        <w:rPr>
          <w:rFonts w:cs="Times New Roman"/>
        </w:rPr>
        <w:t>Toujours du m</w:t>
      </w:r>
      <w:r w:rsidR="00176D21" w:rsidRPr="00F408E2">
        <w:rPr>
          <w:rFonts w:cs="Times New Roman"/>
        </w:rPr>
        <w:t xml:space="preserve">ême </w:t>
      </w:r>
      <w:r w:rsidRPr="00F408E2">
        <w:rPr>
          <w:rFonts w:cs="Times New Roman"/>
        </w:rPr>
        <w:t>c</w:t>
      </w:r>
      <w:r w:rsidR="00176D21" w:rsidRPr="00F408E2">
        <w:rPr>
          <w:rFonts w:cs="Times New Roman"/>
        </w:rPr>
        <w:t>ô</w:t>
      </w:r>
      <w:r w:rsidRPr="00F408E2">
        <w:rPr>
          <w:rFonts w:cs="Times New Roman"/>
        </w:rPr>
        <w:t>té</w:t>
      </w:r>
      <w:r w:rsidR="003B345A" w:rsidRPr="00F408E2">
        <w:rPr>
          <w:rFonts w:cs="Times New Roman"/>
        </w:rPr>
        <w:t>,</w:t>
      </w:r>
      <w:r w:rsidRPr="00F408E2">
        <w:rPr>
          <w:rFonts w:cs="Times New Roman"/>
        </w:rPr>
        <w:t xml:space="preserve"> dans un </w:t>
      </w:r>
      <w:r w:rsidR="00784E8B" w:rsidRPr="00F408E2">
        <w:rPr>
          <w:rFonts w:cs="Times New Roman"/>
        </w:rPr>
        <w:t>territoire</w:t>
      </w:r>
      <w:r w:rsidRPr="00F408E2">
        <w:rPr>
          <w:rFonts w:cs="Times New Roman"/>
        </w:rPr>
        <w:t xml:space="preserve"> du V </w:t>
      </w:r>
    </w:p>
    <w:p w14:paraId="782FD39F" w14:textId="3FF059DC" w:rsidR="000F576C" w:rsidRPr="00F408E2" w:rsidRDefault="000F576C" w:rsidP="004237A4">
      <w:pPr>
        <w:numPr>
          <w:ilvl w:val="1"/>
          <w:numId w:val="4"/>
        </w:numPr>
        <w:rPr>
          <w:rFonts w:cs="Times New Roman"/>
        </w:rPr>
      </w:pPr>
      <w:r w:rsidRPr="00F408E2">
        <w:rPr>
          <w:rFonts w:cs="Times New Roman"/>
        </w:rPr>
        <w:t>Décle</w:t>
      </w:r>
      <w:r w:rsidR="00260750" w:rsidRPr="00F408E2">
        <w:rPr>
          <w:rFonts w:cs="Times New Roman"/>
        </w:rPr>
        <w:t>nc</w:t>
      </w:r>
      <w:r w:rsidRPr="00F408E2">
        <w:rPr>
          <w:rFonts w:cs="Times New Roman"/>
        </w:rPr>
        <w:t>hée</w:t>
      </w:r>
      <w:r w:rsidR="00EC3244">
        <w:rPr>
          <w:rFonts w:cs="Times New Roman"/>
        </w:rPr>
        <w:t> </w:t>
      </w:r>
      <w:r w:rsidRPr="00F408E2">
        <w:rPr>
          <w:rFonts w:cs="Times New Roman"/>
        </w:rPr>
        <w:t>: parole</w:t>
      </w:r>
      <w:r w:rsidR="003B345A" w:rsidRPr="00F408E2">
        <w:rPr>
          <w:rFonts w:cs="Times New Roman"/>
        </w:rPr>
        <w:t>,</w:t>
      </w:r>
      <w:r w:rsidR="00176D21" w:rsidRPr="00F408E2">
        <w:rPr>
          <w:rFonts w:cs="Times New Roman"/>
        </w:rPr>
        <w:t xml:space="preserve"> </w:t>
      </w:r>
      <w:r w:rsidRPr="00F408E2">
        <w:rPr>
          <w:rFonts w:cs="Times New Roman"/>
        </w:rPr>
        <w:t>mi</w:t>
      </w:r>
      <w:r w:rsidR="00176D21" w:rsidRPr="00F408E2">
        <w:rPr>
          <w:rFonts w:cs="Times New Roman"/>
        </w:rPr>
        <w:t>mi</w:t>
      </w:r>
      <w:r w:rsidRPr="00F408E2">
        <w:rPr>
          <w:rFonts w:cs="Times New Roman"/>
        </w:rPr>
        <w:t>que</w:t>
      </w:r>
      <w:r w:rsidR="003B345A" w:rsidRPr="00F408E2">
        <w:rPr>
          <w:rFonts w:cs="Times New Roman"/>
        </w:rPr>
        <w:t>,</w:t>
      </w:r>
      <w:r w:rsidRPr="00F408E2">
        <w:rPr>
          <w:rFonts w:cs="Times New Roman"/>
        </w:rPr>
        <w:t xml:space="preserve"> rire</w:t>
      </w:r>
    </w:p>
    <w:p w14:paraId="3F2EF13E" w14:textId="4F5A3CAF" w:rsidR="000F576C" w:rsidRPr="00F408E2" w:rsidRDefault="000F576C" w:rsidP="004237A4">
      <w:pPr>
        <w:numPr>
          <w:ilvl w:val="1"/>
          <w:numId w:val="4"/>
        </w:numPr>
        <w:rPr>
          <w:rFonts w:cs="Times New Roman"/>
        </w:rPr>
      </w:pPr>
      <w:r w:rsidRPr="00F408E2">
        <w:rPr>
          <w:rFonts w:cs="Times New Roman"/>
        </w:rPr>
        <w:t>Tient sa face avec la main</w:t>
      </w:r>
    </w:p>
    <w:p w14:paraId="2731428A" w14:textId="4A1D766B" w:rsidR="00617B9C" w:rsidRPr="00F408E2" w:rsidRDefault="00617B9C" w:rsidP="00617B9C">
      <w:pPr>
        <w:rPr>
          <w:rFonts w:cs="Times New Roman"/>
        </w:rPr>
      </w:pPr>
      <w:r w:rsidRPr="00F408E2">
        <w:rPr>
          <w:rFonts w:cs="Times New Roman"/>
        </w:rPr>
        <w:t xml:space="preserve">Singes généraux </w:t>
      </w:r>
    </w:p>
    <w:p w14:paraId="3B1864C7" w14:textId="6ACF4B9A" w:rsidR="00617B9C" w:rsidRPr="00F408E2" w:rsidRDefault="00617B9C" w:rsidP="004237A4">
      <w:pPr>
        <w:numPr>
          <w:ilvl w:val="1"/>
          <w:numId w:val="4"/>
        </w:numPr>
        <w:rPr>
          <w:rFonts w:cs="Times New Roman"/>
        </w:rPr>
      </w:pPr>
      <w:r w:rsidRPr="00F408E2">
        <w:rPr>
          <w:rFonts w:cs="Times New Roman"/>
        </w:rPr>
        <w:t xml:space="preserve"> Patient déprimé</w:t>
      </w:r>
      <w:r w:rsidR="00F068F8" w:rsidRPr="00F408E2">
        <w:rPr>
          <w:rFonts w:cs="Times New Roman"/>
        </w:rPr>
        <w:t>,</w:t>
      </w:r>
      <w:r w:rsidRPr="00F408E2">
        <w:rPr>
          <w:rFonts w:cs="Times New Roman"/>
        </w:rPr>
        <w:t xml:space="preserve"> </w:t>
      </w:r>
      <w:r w:rsidR="00897B42" w:rsidRPr="00F408E2">
        <w:rPr>
          <w:rFonts w:cs="Times New Roman"/>
        </w:rPr>
        <w:t>conscient</w:t>
      </w:r>
      <w:r w:rsidR="00F068F8" w:rsidRPr="00F408E2">
        <w:rPr>
          <w:rFonts w:cs="Times New Roman"/>
        </w:rPr>
        <w:t>,</w:t>
      </w:r>
      <w:r w:rsidRPr="00F408E2">
        <w:rPr>
          <w:rFonts w:cs="Times New Roman"/>
        </w:rPr>
        <w:t xml:space="preserve"> frotte son hémiface douloure</w:t>
      </w:r>
      <w:r w:rsidR="006C1456" w:rsidRPr="00F408E2">
        <w:rPr>
          <w:rFonts w:cs="Times New Roman"/>
        </w:rPr>
        <w:t>use</w:t>
      </w:r>
    </w:p>
    <w:p w14:paraId="647DE927" w14:textId="551D2E8D" w:rsidR="00617B9C" w:rsidRPr="00F408E2" w:rsidRDefault="00617B9C" w:rsidP="00617B9C">
      <w:pPr>
        <w:rPr>
          <w:rFonts w:cs="Times New Roman"/>
        </w:rPr>
      </w:pPr>
      <w:r w:rsidRPr="00F408E2">
        <w:rPr>
          <w:rFonts w:cs="Times New Roman"/>
        </w:rPr>
        <w:t>Sign</w:t>
      </w:r>
      <w:r w:rsidR="005E0F1E" w:rsidRPr="00F408E2">
        <w:rPr>
          <w:rFonts w:cs="Times New Roman"/>
        </w:rPr>
        <w:t>es</w:t>
      </w:r>
      <w:r w:rsidRPr="00F408E2">
        <w:rPr>
          <w:rFonts w:cs="Times New Roman"/>
        </w:rPr>
        <w:t xml:space="preserve"> </w:t>
      </w:r>
      <w:r w:rsidR="00897B42" w:rsidRPr="00F408E2">
        <w:rPr>
          <w:rFonts w:cs="Times New Roman"/>
        </w:rPr>
        <w:t>physiques</w:t>
      </w:r>
      <w:r w:rsidR="00EC3244">
        <w:rPr>
          <w:rFonts w:cs="Times New Roman"/>
        </w:rPr>
        <w:t> </w:t>
      </w:r>
      <w:r w:rsidR="007641CB" w:rsidRPr="00F408E2">
        <w:rPr>
          <w:rFonts w:cs="Times New Roman"/>
        </w:rPr>
        <w:t xml:space="preserve">: </w:t>
      </w:r>
      <w:r w:rsidR="00897B42" w:rsidRPr="00F408E2">
        <w:rPr>
          <w:rFonts w:cs="Times New Roman"/>
        </w:rPr>
        <w:t>neurologique</w:t>
      </w:r>
      <w:r w:rsidR="007641CB" w:rsidRPr="00F408E2">
        <w:rPr>
          <w:rFonts w:cs="Times New Roman"/>
        </w:rPr>
        <w:t xml:space="preserve"> </w:t>
      </w:r>
    </w:p>
    <w:p w14:paraId="46FDCB3A" w14:textId="7176E8AE" w:rsidR="007641CB" w:rsidRPr="00F408E2" w:rsidRDefault="007641CB" w:rsidP="004237A4">
      <w:pPr>
        <w:numPr>
          <w:ilvl w:val="1"/>
          <w:numId w:val="4"/>
        </w:numPr>
        <w:rPr>
          <w:rFonts w:cs="Times New Roman"/>
        </w:rPr>
      </w:pPr>
      <w:r w:rsidRPr="00F408E2">
        <w:rPr>
          <w:rFonts w:cs="Times New Roman"/>
        </w:rPr>
        <w:t>Immobilité de</w:t>
      </w:r>
      <w:r w:rsidR="00CD4974" w:rsidRPr="00F408E2">
        <w:rPr>
          <w:rFonts w:cs="Times New Roman"/>
        </w:rPr>
        <w:t xml:space="preserve"> </w:t>
      </w:r>
      <w:r w:rsidRPr="00F408E2">
        <w:rPr>
          <w:rFonts w:cs="Times New Roman"/>
        </w:rPr>
        <w:t xml:space="preserve">la face </w:t>
      </w:r>
    </w:p>
    <w:p w14:paraId="23D22D15" w14:textId="29644F39" w:rsidR="007641CB" w:rsidRPr="00F408E2" w:rsidRDefault="00CD4974" w:rsidP="004237A4">
      <w:pPr>
        <w:numPr>
          <w:ilvl w:val="1"/>
          <w:numId w:val="4"/>
        </w:numPr>
        <w:rPr>
          <w:rFonts w:cs="Times New Roman"/>
        </w:rPr>
      </w:pPr>
      <w:r w:rsidRPr="00F408E2">
        <w:rPr>
          <w:rFonts w:cs="Times New Roman"/>
        </w:rPr>
        <w:t>Zo</w:t>
      </w:r>
      <w:r w:rsidR="007641CB" w:rsidRPr="00F408E2">
        <w:rPr>
          <w:rFonts w:cs="Times New Roman"/>
        </w:rPr>
        <w:t>ne gâchette (</w:t>
      </w:r>
      <w:r w:rsidR="00897B42" w:rsidRPr="00F408E2">
        <w:rPr>
          <w:rFonts w:cs="Times New Roman"/>
        </w:rPr>
        <w:t>réveillant</w:t>
      </w:r>
      <w:r w:rsidR="007641CB" w:rsidRPr="00F408E2">
        <w:rPr>
          <w:rFonts w:cs="Times New Roman"/>
        </w:rPr>
        <w:t xml:space="preserve"> la douleur)</w:t>
      </w:r>
    </w:p>
    <w:p w14:paraId="1270D6EA" w14:textId="06A9CE91" w:rsidR="007641CB" w:rsidRPr="00F408E2" w:rsidRDefault="007641CB" w:rsidP="004237A4">
      <w:pPr>
        <w:numPr>
          <w:ilvl w:val="1"/>
          <w:numId w:val="4"/>
        </w:numPr>
        <w:rPr>
          <w:rFonts w:cs="Times New Roman"/>
        </w:rPr>
      </w:pPr>
      <w:r w:rsidRPr="00F408E2">
        <w:rPr>
          <w:rFonts w:cs="Times New Roman"/>
        </w:rPr>
        <w:t>Forces muscula</w:t>
      </w:r>
      <w:r w:rsidR="00CD4974" w:rsidRPr="00F408E2">
        <w:rPr>
          <w:rFonts w:cs="Times New Roman"/>
        </w:rPr>
        <w:t>i</w:t>
      </w:r>
      <w:r w:rsidRPr="00F408E2">
        <w:rPr>
          <w:rFonts w:cs="Times New Roman"/>
        </w:rPr>
        <w:t>res masticateu</w:t>
      </w:r>
      <w:r w:rsidR="00CD4974" w:rsidRPr="00F408E2">
        <w:rPr>
          <w:rFonts w:cs="Times New Roman"/>
        </w:rPr>
        <w:t>r</w:t>
      </w:r>
      <w:r w:rsidRPr="00F408E2">
        <w:rPr>
          <w:rFonts w:cs="Times New Roman"/>
        </w:rPr>
        <w:t>s norm</w:t>
      </w:r>
      <w:r w:rsidR="002B7B89" w:rsidRPr="00F408E2">
        <w:rPr>
          <w:rFonts w:cs="Times New Roman"/>
        </w:rPr>
        <w:t>a</w:t>
      </w:r>
      <w:r w:rsidRPr="00F408E2">
        <w:rPr>
          <w:rFonts w:cs="Times New Roman"/>
        </w:rPr>
        <w:t xml:space="preserve">les </w:t>
      </w:r>
    </w:p>
    <w:p w14:paraId="391C694E" w14:textId="1751BC76" w:rsidR="007641CB" w:rsidRPr="00F408E2" w:rsidRDefault="002B7B89" w:rsidP="004237A4">
      <w:pPr>
        <w:numPr>
          <w:ilvl w:val="1"/>
          <w:numId w:val="4"/>
        </w:numPr>
        <w:rPr>
          <w:rFonts w:cs="Times New Roman"/>
        </w:rPr>
      </w:pPr>
      <w:r w:rsidRPr="00F408E2">
        <w:rPr>
          <w:rFonts w:cs="Times New Roman"/>
        </w:rPr>
        <w:t>Sensibilités</w:t>
      </w:r>
      <w:r w:rsidR="007641CB" w:rsidRPr="00F408E2">
        <w:rPr>
          <w:rFonts w:cs="Times New Roman"/>
        </w:rPr>
        <w:t xml:space="preserve"> de la face / cornéenn</w:t>
      </w:r>
      <w:r w:rsidR="005E0F1E" w:rsidRPr="00F408E2">
        <w:rPr>
          <w:rFonts w:cs="Times New Roman"/>
        </w:rPr>
        <w:t>e</w:t>
      </w:r>
      <w:r w:rsidR="007641CB" w:rsidRPr="00F408E2">
        <w:rPr>
          <w:rFonts w:cs="Times New Roman"/>
        </w:rPr>
        <w:t xml:space="preserve"> normales</w:t>
      </w:r>
    </w:p>
    <w:p w14:paraId="4409D751" w14:textId="36A78C07" w:rsidR="000D3DE5" w:rsidRPr="00F408E2" w:rsidRDefault="000D3DE5" w:rsidP="000D3DE5">
      <w:pPr>
        <w:rPr>
          <w:rFonts w:cs="Times New Roman"/>
        </w:rPr>
      </w:pPr>
      <w:r w:rsidRPr="00F408E2">
        <w:rPr>
          <w:rFonts w:cs="Times New Roman"/>
        </w:rPr>
        <w:t>Signes paraclin</w:t>
      </w:r>
      <w:r w:rsidR="002B7B89" w:rsidRPr="00F408E2">
        <w:rPr>
          <w:rFonts w:cs="Times New Roman"/>
        </w:rPr>
        <w:t>i</w:t>
      </w:r>
      <w:r w:rsidRPr="00F408E2">
        <w:rPr>
          <w:rFonts w:cs="Times New Roman"/>
        </w:rPr>
        <w:t>que</w:t>
      </w:r>
      <w:r w:rsidR="00EC3244">
        <w:rPr>
          <w:rFonts w:cs="Times New Roman"/>
        </w:rPr>
        <w:t> </w:t>
      </w:r>
      <w:r w:rsidRPr="00F408E2">
        <w:rPr>
          <w:rFonts w:cs="Times New Roman"/>
        </w:rPr>
        <w:t>:</w:t>
      </w:r>
    </w:p>
    <w:p w14:paraId="707AD3AA" w14:textId="0B5827C4" w:rsidR="000D3DE5" w:rsidRPr="00F408E2" w:rsidRDefault="000D3DE5" w:rsidP="004237A4">
      <w:pPr>
        <w:numPr>
          <w:ilvl w:val="1"/>
          <w:numId w:val="4"/>
        </w:numPr>
        <w:rPr>
          <w:rFonts w:cs="Times New Roman"/>
        </w:rPr>
      </w:pPr>
      <w:r w:rsidRPr="00F408E2">
        <w:rPr>
          <w:rFonts w:cs="Times New Roman"/>
        </w:rPr>
        <w:t xml:space="preserve">IRM </w:t>
      </w:r>
      <w:r w:rsidR="00897B42" w:rsidRPr="00F408E2">
        <w:rPr>
          <w:rFonts w:cs="Times New Roman"/>
        </w:rPr>
        <w:t>cérébrale</w:t>
      </w:r>
      <w:r w:rsidRPr="00F408E2">
        <w:rPr>
          <w:rFonts w:cs="Times New Roman"/>
        </w:rPr>
        <w:t xml:space="preserve"> avec ARM</w:t>
      </w:r>
      <w:r w:rsidR="00EC3244">
        <w:rPr>
          <w:rFonts w:cs="Times New Roman"/>
        </w:rPr>
        <w:t> </w:t>
      </w:r>
      <w:r w:rsidRPr="00F408E2">
        <w:rPr>
          <w:rFonts w:cs="Times New Roman"/>
        </w:rPr>
        <w:t>: conflit vasculo-nerveux homo</w:t>
      </w:r>
      <w:r w:rsidR="007D168F" w:rsidRPr="00F408E2">
        <w:rPr>
          <w:rFonts w:cs="Times New Roman"/>
        </w:rPr>
        <w:t>l</w:t>
      </w:r>
      <w:r w:rsidRPr="00F408E2">
        <w:rPr>
          <w:rFonts w:cs="Times New Roman"/>
        </w:rPr>
        <w:t>atéral</w:t>
      </w:r>
    </w:p>
    <w:p w14:paraId="013FB918" w14:textId="0EBA86A5" w:rsidR="00CA1354" w:rsidRPr="00F408E2" w:rsidRDefault="00CA1354" w:rsidP="00CA1354">
      <w:pPr>
        <w:pStyle w:val="Titre2"/>
        <w:rPr>
          <w:rFonts w:cs="Times New Roman"/>
        </w:rPr>
      </w:pPr>
      <w:bookmarkStart w:id="103" w:name="_Toc196656474"/>
      <w:bookmarkStart w:id="104" w:name="_Toc196662281"/>
      <w:r w:rsidRPr="00F408E2">
        <w:rPr>
          <w:rFonts w:cs="Times New Roman"/>
        </w:rPr>
        <w:lastRenderedPageBreak/>
        <w:t>Frome clinique</w:t>
      </w:r>
      <w:bookmarkEnd w:id="103"/>
      <w:bookmarkEnd w:id="104"/>
      <w:r w:rsidRPr="00F408E2">
        <w:rPr>
          <w:rFonts w:cs="Times New Roman"/>
        </w:rPr>
        <w:t xml:space="preserve"> </w:t>
      </w:r>
    </w:p>
    <w:p w14:paraId="455E8861" w14:textId="4DC6D1C3" w:rsidR="00CA1354" w:rsidRPr="00F408E2" w:rsidRDefault="00CA1354" w:rsidP="00CA1354">
      <w:pPr>
        <w:rPr>
          <w:rFonts w:cs="Times New Roman"/>
        </w:rPr>
      </w:pPr>
      <w:r w:rsidRPr="00F408E2">
        <w:rPr>
          <w:rFonts w:cs="Times New Roman"/>
        </w:rPr>
        <w:t>Sel</w:t>
      </w:r>
      <w:r w:rsidR="00A55929" w:rsidRPr="00F408E2">
        <w:rPr>
          <w:rFonts w:cs="Times New Roman"/>
        </w:rPr>
        <w:t>on</w:t>
      </w:r>
      <w:r w:rsidRPr="00F408E2">
        <w:rPr>
          <w:rFonts w:cs="Times New Roman"/>
        </w:rPr>
        <w:t xml:space="preserve"> la topo</w:t>
      </w:r>
      <w:r w:rsidR="00376D12" w:rsidRPr="00F408E2">
        <w:rPr>
          <w:rFonts w:cs="Times New Roman"/>
        </w:rPr>
        <w:t>graphie</w:t>
      </w:r>
      <w:r w:rsidR="00EC3244">
        <w:rPr>
          <w:rFonts w:cs="Times New Roman"/>
        </w:rPr>
        <w:t> </w:t>
      </w:r>
      <w:r w:rsidR="00376D12" w:rsidRPr="00F408E2">
        <w:rPr>
          <w:rFonts w:cs="Times New Roman"/>
        </w:rPr>
        <w:t>:</w:t>
      </w:r>
      <w:r w:rsidRPr="00F408E2">
        <w:rPr>
          <w:rFonts w:cs="Times New Roman"/>
        </w:rPr>
        <w:t xml:space="preserve"> </w:t>
      </w:r>
    </w:p>
    <w:p w14:paraId="50B9F6A5" w14:textId="01B8F9EB" w:rsidR="00CA1354" w:rsidRPr="00F408E2" w:rsidRDefault="00AF0348" w:rsidP="004237A4">
      <w:pPr>
        <w:numPr>
          <w:ilvl w:val="1"/>
          <w:numId w:val="4"/>
        </w:numPr>
        <w:rPr>
          <w:rFonts w:cs="Times New Roman"/>
        </w:rPr>
      </w:pPr>
      <w:r w:rsidRPr="00F408E2">
        <w:rPr>
          <w:rFonts w:cs="Times New Roman"/>
        </w:rPr>
        <w:t>V1</w:t>
      </w:r>
      <w:r w:rsidR="00EC3244">
        <w:rPr>
          <w:rFonts w:cs="Times New Roman"/>
        </w:rPr>
        <w:t> </w:t>
      </w:r>
      <w:r w:rsidR="0050725A" w:rsidRPr="00F408E2">
        <w:rPr>
          <w:rFonts w:cs="Times New Roman"/>
        </w:rPr>
        <w:t>: branche ophtalmique</w:t>
      </w:r>
    </w:p>
    <w:p w14:paraId="5577639A" w14:textId="4B9AFFE6" w:rsidR="00AF0348" w:rsidRPr="00F408E2" w:rsidRDefault="00AF0348" w:rsidP="004237A4">
      <w:pPr>
        <w:numPr>
          <w:ilvl w:val="1"/>
          <w:numId w:val="4"/>
        </w:numPr>
        <w:rPr>
          <w:rFonts w:cs="Times New Roman"/>
        </w:rPr>
      </w:pPr>
      <w:r w:rsidRPr="00F408E2">
        <w:rPr>
          <w:rFonts w:cs="Times New Roman"/>
        </w:rPr>
        <w:t>V2</w:t>
      </w:r>
      <w:r w:rsidR="00EC3244">
        <w:rPr>
          <w:rFonts w:cs="Times New Roman"/>
        </w:rPr>
        <w:t> </w:t>
      </w:r>
      <w:r w:rsidRPr="00F408E2">
        <w:rPr>
          <w:rFonts w:cs="Times New Roman"/>
        </w:rPr>
        <w:t xml:space="preserve">: </w:t>
      </w:r>
      <w:r w:rsidR="0050725A" w:rsidRPr="00F408E2">
        <w:rPr>
          <w:rFonts w:cs="Times New Roman"/>
        </w:rPr>
        <w:t>branche maxillaire supérieur</w:t>
      </w:r>
    </w:p>
    <w:p w14:paraId="6D10013D" w14:textId="0F1C2349" w:rsidR="00AF0348" w:rsidRPr="00F408E2" w:rsidRDefault="00AF0348" w:rsidP="004237A4">
      <w:pPr>
        <w:numPr>
          <w:ilvl w:val="1"/>
          <w:numId w:val="4"/>
        </w:numPr>
        <w:rPr>
          <w:rFonts w:cs="Times New Roman"/>
        </w:rPr>
      </w:pPr>
      <w:r w:rsidRPr="00F408E2">
        <w:rPr>
          <w:rFonts w:cs="Times New Roman"/>
        </w:rPr>
        <w:t>V3</w:t>
      </w:r>
      <w:r w:rsidR="00EC3244">
        <w:rPr>
          <w:rFonts w:cs="Times New Roman"/>
        </w:rPr>
        <w:t> </w:t>
      </w:r>
      <w:r w:rsidRPr="00F408E2">
        <w:rPr>
          <w:rFonts w:cs="Times New Roman"/>
        </w:rPr>
        <w:t xml:space="preserve">: branche </w:t>
      </w:r>
      <w:r w:rsidR="00897B42" w:rsidRPr="00F408E2">
        <w:rPr>
          <w:rFonts w:cs="Times New Roman"/>
        </w:rPr>
        <w:t>maxillaire</w:t>
      </w:r>
      <w:r w:rsidRPr="00F408E2">
        <w:rPr>
          <w:rFonts w:cs="Times New Roman"/>
        </w:rPr>
        <w:t xml:space="preserve"> inférieur</w:t>
      </w:r>
    </w:p>
    <w:p w14:paraId="569A4461" w14:textId="286F5596" w:rsidR="003E6F9A" w:rsidRPr="00F408E2" w:rsidRDefault="003E6F9A" w:rsidP="003E6F9A">
      <w:pPr>
        <w:pStyle w:val="Titre1"/>
        <w:rPr>
          <w:rFonts w:cs="Times New Roman"/>
        </w:rPr>
      </w:pPr>
      <w:bookmarkStart w:id="105" w:name="_Toc196656475"/>
      <w:bookmarkStart w:id="106" w:name="_Toc196662282"/>
      <w:r w:rsidRPr="00F408E2">
        <w:rPr>
          <w:rFonts w:cs="Times New Roman"/>
        </w:rPr>
        <w:t>Diagnostic</w:t>
      </w:r>
      <w:bookmarkEnd w:id="105"/>
      <w:bookmarkEnd w:id="106"/>
    </w:p>
    <w:p w14:paraId="114CD2A8" w14:textId="2FAFA30A" w:rsidR="003E6F9A" w:rsidRPr="00F408E2" w:rsidRDefault="003E6F9A" w:rsidP="003E6F9A">
      <w:pPr>
        <w:pStyle w:val="Titre2"/>
        <w:rPr>
          <w:rFonts w:cs="Times New Roman"/>
        </w:rPr>
      </w:pPr>
      <w:bookmarkStart w:id="107" w:name="_Toc196656476"/>
      <w:bookmarkStart w:id="108" w:name="_Toc196662283"/>
      <w:r w:rsidRPr="00F408E2">
        <w:rPr>
          <w:rFonts w:cs="Times New Roman"/>
        </w:rPr>
        <w:t>Positif</w:t>
      </w:r>
      <w:bookmarkEnd w:id="107"/>
      <w:bookmarkEnd w:id="108"/>
      <w:r w:rsidRPr="00F408E2">
        <w:rPr>
          <w:rFonts w:cs="Times New Roman"/>
        </w:rPr>
        <w:t xml:space="preserve"> </w:t>
      </w:r>
    </w:p>
    <w:p w14:paraId="4774CE77" w14:textId="4D6454F9" w:rsidR="003E6F9A" w:rsidRPr="00F408E2" w:rsidRDefault="00897B42" w:rsidP="003E6F9A">
      <w:pPr>
        <w:rPr>
          <w:rFonts w:cs="Times New Roman"/>
        </w:rPr>
      </w:pPr>
      <w:r>
        <w:rPr>
          <w:rFonts w:cs="Times New Roman"/>
        </w:rPr>
        <w:t xml:space="preserve">Clinique +++ (Critère </w:t>
      </w:r>
      <w:r w:rsidR="003E6F9A" w:rsidRPr="00F408E2">
        <w:rPr>
          <w:rFonts w:cs="Times New Roman"/>
        </w:rPr>
        <w:t>ICHD III)</w:t>
      </w:r>
    </w:p>
    <w:p w14:paraId="19043620" w14:textId="13483AB2" w:rsidR="003E6F9A" w:rsidRPr="00F408E2" w:rsidRDefault="003E6F9A" w:rsidP="004237A4">
      <w:pPr>
        <w:numPr>
          <w:ilvl w:val="1"/>
          <w:numId w:val="4"/>
        </w:numPr>
        <w:rPr>
          <w:rFonts w:cs="Times New Roman"/>
        </w:rPr>
      </w:pPr>
      <w:r w:rsidRPr="00F408E2">
        <w:rPr>
          <w:rFonts w:cs="Times New Roman"/>
        </w:rPr>
        <w:t xml:space="preserve">Douleur de type névralgique </w:t>
      </w:r>
    </w:p>
    <w:p w14:paraId="1057FC06" w14:textId="64333012" w:rsidR="003E6F9A" w:rsidRPr="00F408E2" w:rsidRDefault="00897B42" w:rsidP="004237A4">
      <w:pPr>
        <w:numPr>
          <w:ilvl w:val="1"/>
          <w:numId w:val="4"/>
        </w:numPr>
        <w:rPr>
          <w:rFonts w:cs="Times New Roman"/>
        </w:rPr>
      </w:pPr>
      <w:r w:rsidRPr="00F408E2">
        <w:rPr>
          <w:rFonts w:cs="Times New Roman"/>
        </w:rPr>
        <w:t>Territoire</w:t>
      </w:r>
      <w:r w:rsidR="003E6F9A" w:rsidRPr="00F408E2">
        <w:rPr>
          <w:rFonts w:cs="Times New Roman"/>
        </w:rPr>
        <w:t xml:space="preserve"> </w:t>
      </w:r>
      <w:r w:rsidRPr="00F408E2">
        <w:rPr>
          <w:rFonts w:cs="Times New Roman"/>
        </w:rPr>
        <w:t>sensitif</w:t>
      </w:r>
      <w:r w:rsidR="003E6F9A" w:rsidRPr="00F408E2">
        <w:rPr>
          <w:rFonts w:cs="Times New Roman"/>
        </w:rPr>
        <w:t xml:space="preserve"> </w:t>
      </w:r>
      <w:r w:rsidRPr="00F408E2">
        <w:rPr>
          <w:rFonts w:cs="Times New Roman"/>
        </w:rPr>
        <w:t>trijumeau</w:t>
      </w:r>
      <w:r w:rsidR="003E6F9A" w:rsidRPr="00F408E2">
        <w:rPr>
          <w:rFonts w:cs="Times New Roman"/>
        </w:rPr>
        <w:t xml:space="preserve"> (nerf V)</w:t>
      </w:r>
    </w:p>
    <w:p w14:paraId="37809462" w14:textId="0657B956" w:rsidR="003E6F9A" w:rsidRPr="00F408E2" w:rsidRDefault="00897B42" w:rsidP="003E6F9A">
      <w:pPr>
        <w:rPr>
          <w:rFonts w:cs="Times New Roman"/>
        </w:rPr>
      </w:pPr>
      <w:r w:rsidRPr="00F408E2">
        <w:rPr>
          <w:rFonts w:cs="Times New Roman"/>
        </w:rPr>
        <w:t>Paralique</w:t>
      </w:r>
      <w:r w:rsidR="003E6F9A" w:rsidRPr="00F408E2">
        <w:rPr>
          <w:rFonts w:cs="Times New Roman"/>
        </w:rPr>
        <w:t xml:space="preserve"> </w:t>
      </w:r>
    </w:p>
    <w:p w14:paraId="58CD8698" w14:textId="0B6DBA8C" w:rsidR="003E6F9A" w:rsidRPr="00F408E2" w:rsidRDefault="003E6F9A" w:rsidP="004237A4">
      <w:pPr>
        <w:numPr>
          <w:ilvl w:val="1"/>
          <w:numId w:val="4"/>
        </w:numPr>
        <w:rPr>
          <w:rFonts w:cs="Times New Roman"/>
        </w:rPr>
      </w:pPr>
      <w:r w:rsidRPr="00F408E2">
        <w:rPr>
          <w:rFonts w:cs="Times New Roman"/>
        </w:rPr>
        <w:t xml:space="preserve">Absence de lésion structurale </w:t>
      </w:r>
    </w:p>
    <w:p w14:paraId="2C65DAB1" w14:textId="6EB1C78D" w:rsidR="003E6F9A" w:rsidRPr="00F408E2" w:rsidRDefault="003E6F9A" w:rsidP="004237A4">
      <w:pPr>
        <w:numPr>
          <w:ilvl w:val="1"/>
          <w:numId w:val="4"/>
        </w:numPr>
        <w:rPr>
          <w:rFonts w:cs="Times New Roman"/>
        </w:rPr>
      </w:pPr>
      <w:r w:rsidRPr="00F408E2">
        <w:rPr>
          <w:rFonts w:cs="Times New Roman"/>
        </w:rPr>
        <w:t>Favorisé par conflit vasulo-nerveux</w:t>
      </w:r>
    </w:p>
    <w:p w14:paraId="22803FE6" w14:textId="37A9FAA0" w:rsidR="00BB3ACC" w:rsidRPr="00F408E2" w:rsidRDefault="00BB3ACC" w:rsidP="00BB3ACC">
      <w:pPr>
        <w:pStyle w:val="Titre2"/>
        <w:rPr>
          <w:rFonts w:cs="Times New Roman"/>
        </w:rPr>
      </w:pPr>
      <w:bookmarkStart w:id="109" w:name="_Toc196656477"/>
      <w:bookmarkStart w:id="110" w:name="_Toc196662284"/>
      <w:r w:rsidRPr="00F408E2">
        <w:rPr>
          <w:rFonts w:cs="Times New Roman"/>
        </w:rPr>
        <w:t>Différentiel</w:t>
      </w:r>
      <w:r w:rsidR="00EC3244">
        <w:rPr>
          <w:rFonts w:cs="Times New Roman"/>
        </w:rPr>
        <w:t> </w:t>
      </w:r>
      <w:r w:rsidRPr="00F408E2">
        <w:rPr>
          <w:rFonts w:cs="Times New Roman"/>
        </w:rPr>
        <w:t xml:space="preserve">: névralgie du </w:t>
      </w:r>
      <w:r w:rsidR="00714C65" w:rsidRPr="00F408E2">
        <w:rPr>
          <w:rFonts w:cs="Times New Roman"/>
        </w:rPr>
        <w:t>trijumeau</w:t>
      </w:r>
      <w:r w:rsidRPr="00F408E2">
        <w:rPr>
          <w:rFonts w:cs="Times New Roman"/>
        </w:rPr>
        <w:t xml:space="preserve"> asymp</w:t>
      </w:r>
      <w:r w:rsidR="00FA1310" w:rsidRPr="00F408E2">
        <w:rPr>
          <w:rFonts w:cs="Times New Roman"/>
        </w:rPr>
        <w:t>t</w:t>
      </w:r>
      <w:r w:rsidRPr="00F408E2">
        <w:rPr>
          <w:rFonts w:cs="Times New Roman"/>
        </w:rPr>
        <w:t>oma</w:t>
      </w:r>
      <w:r w:rsidR="00FA1310" w:rsidRPr="00F408E2">
        <w:rPr>
          <w:rFonts w:cs="Times New Roman"/>
        </w:rPr>
        <w:t>t</w:t>
      </w:r>
      <w:r w:rsidRPr="00F408E2">
        <w:rPr>
          <w:rFonts w:cs="Times New Roman"/>
        </w:rPr>
        <w:t>ique</w:t>
      </w:r>
      <w:bookmarkEnd w:id="109"/>
      <w:bookmarkEnd w:id="110"/>
      <w:r w:rsidRPr="00F408E2">
        <w:rPr>
          <w:rFonts w:cs="Times New Roman"/>
        </w:rPr>
        <w:t xml:space="preserve"> </w:t>
      </w:r>
    </w:p>
    <w:p w14:paraId="48A6BDC3" w14:textId="1B8D79AF" w:rsidR="00BB3ACC" w:rsidRPr="00F408E2" w:rsidRDefault="00BB3ACC" w:rsidP="00BB3ACC">
      <w:pPr>
        <w:rPr>
          <w:rFonts w:cs="Times New Roman"/>
        </w:rPr>
      </w:pPr>
      <w:r w:rsidRPr="00F408E2">
        <w:rPr>
          <w:rFonts w:cs="Times New Roman"/>
        </w:rPr>
        <w:t xml:space="preserve">Fond </w:t>
      </w:r>
      <w:r w:rsidR="00714C65" w:rsidRPr="00F408E2">
        <w:rPr>
          <w:rFonts w:cs="Times New Roman"/>
        </w:rPr>
        <w:t>douloureux</w:t>
      </w:r>
      <w:r w:rsidRPr="00F408E2">
        <w:rPr>
          <w:rFonts w:cs="Times New Roman"/>
        </w:rPr>
        <w:t xml:space="preserve"> permane</w:t>
      </w:r>
      <w:r w:rsidR="00714C65" w:rsidRPr="00F408E2">
        <w:rPr>
          <w:rFonts w:cs="Times New Roman"/>
        </w:rPr>
        <w:t xml:space="preserve">nt </w:t>
      </w:r>
      <w:r w:rsidRPr="00F408E2">
        <w:rPr>
          <w:rFonts w:cs="Times New Roman"/>
        </w:rPr>
        <w:t>entre les c</w:t>
      </w:r>
      <w:r w:rsidR="00714C65" w:rsidRPr="00F408E2">
        <w:rPr>
          <w:rFonts w:cs="Times New Roman"/>
        </w:rPr>
        <w:t>r</w:t>
      </w:r>
      <w:r w:rsidRPr="00F408E2">
        <w:rPr>
          <w:rFonts w:cs="Times New Roman"/>
        </w:rPr>
        <w:t xml:space="preserve">ises </w:t>
      </w:r>
    </w:p>
    <w:p w14:paraId="7619CDB8" w14:textId="1E79FE0A" w:rsidR="00BB3ACC" w:rsidRPr="00F408E2" w:rsidRDefault="00BB3ACC" w:rsidP="00BB3ACC">
      <w:pPr>
        <w:rPr>
          <w:rFonts w:cs="Times New Roman"/>
        </w:rPr>
      </w:pPr>
      <w:r w:rsidRPr="00F408E2">
        <w:rPr>
          <w:rFonts w:cs="Times New Roman"/>
        </w:rPr>
        <w:t>Absence de facteu</w:t>
      </w:r>
      <w:r w:rsidR="00945D9D" w:rsidRPr="00F408E2">
        <w:rPr>
          <w:rFonts w:cs="Times New Roman"/>
        </w:rPr>
        <w:t>r</w:t>
      </w:r>
      <w:r w:rsidRPr="00F408E2">
        <w:rPr>
          <w:rFonts w:cs="Times New Roman"/>
        </w:rPr>
        <w:t xml:space="preserve">s </w:t>
      </w:r>
      <w:r w:rsidR="00451B3A" w:rsidRPr="00F408E2">
        <w:rPr>
          <w:rFonts w:cs="Times New Roman"/>
        </w:rPr>
        <w:t>d</w:t>
      </w:r>
      <w:r w:rsidRPr="00F408E2">
        <w:rPr>
          <w:rFonts w:cs="Times New Roman"/>
        </w:rPr>
        <w:t>éclenchant des cr</w:t>
      </w:r>
      <w:r w:rsidR="00451B3A" w:rsidRPr="00F408E2">
        <w:rPr>
          <w:rFonts w:cs="Times New Roman"/>
        </w:rPr>
        <w:t>i</w:t>
      </w:r>
      <w:r w:rsidRPr="00F408E2">
        <w:rPr>
          <w:rFonts w:cs="Times New Roman"/>
        </w:rPr>
        <w:t>ses</w:t>
      </w:r>
    </w:p>
    <w:p w14:paraId="619C74E3" w14:textId="57500AA1" w:rsidR="00BB3ACC" w:rsidRPr="00F408E2" w:rsidRDefault="00BB3ACC" w:rsidP="00BB3ACC">
      <w:pPr>
        <w:rPr>
          <w:rFonts w:cs="Times New Roman"/>
        </w:rPr>
      </w:pPr>
      <w:r w:rsidRPr="00F408E2">
        <w:rPr>
          <w:rFonts w:cs="Times New Roman"/>
        </w:rPr>
        <w:t>Examen ne</w:t>
      </w:r>
      <w:r w:rsidR="009659E3" w:rsidRPr="00F408E2">
        <w:rPr>
          <w:rFonts w:cs="Times New Roman"/>
        </w:rPr>
        <w:t>u</w:t>
      </w:r>
      <w:r w:rsidRPr="00F408E2">
        <w:rPr>
          <w:rFonts w:cs="Times New Roman"/>
        </w:rPr>
        <w:t>r</w:t>
      </w:r>
      <w:r w:rsidR="009659E3" w:rsidRPr="00F408E2">
        <w:rPr>
          <w:rFonts w:cs="Times New Roman"/>
        </w:rPr>
        <w:t>o</w:t>
      </w:r>
      <w:r w:rsidRPr="00F408E2">
        <w:rPr>
          <w:rFonts w:cs="Times New Roman"/>
        </w:rPr>
        <w:t>logique</w:t>
      </w:r>
      <w:r w:rsidR="009659E3" w:rsidRPr="00F408E2">
        <w:rPr>
          <w:rFonts w:cs="Times New Roman"/>
        </w:rPr>
        <w:t xml:space="preserve"> anormal</w:t>
      </w:r>
      <w:r w:rsidRPr="00F408E2">
        <w:rPr>
          <w:rFonts w:cs="Times New Roman"/>
        </w:rPr>
        <w:t xml:space="preserve"> (hypoesthésie de</w:t>
      </w:r>
      <w:r w:rsidR="002B0B56" w:rsidRPr="00F408E2">
        <w:rPr>
          <w:rFonts w:cs="Times New Roman"/>
        </w:rPr>
        <w:t xml:space="preserve"> </w:t>
      </w:r>
      <w:r w:rsidRPr="00F408E2">
        <w:rPr>
          <w:rFonts w:cs="Times New Roman"/>
        </w:rPr>
        <w:t>la face</w:t>
      </w:r>
      <w:r w:rsidR="003B345A" w:rsidRPr="00F408E2">
        <w:rPr>
          <w:rFonts w:cs="Times New Roman"/>
        </w:rPr>
        <w:t>,</w:t>
      </w:r>
      <w:r w:rsidRPr="00F408E2">
        <w:rPr>
          <w:rFonts w:cs="Times New Roman"/>
        </w:rPr>
        <w:t xml:space="preserve"> </w:t>
      </w:r>
      <w:r w:rsidR="00B32D14" w:rsidRPr="00F408E2">
        <w:rPr>
          <w:rFonts w:cs="Times New Roman"/>
        </w:rPr>
        <w:t>déficit</w:t>
      </w:r>
      <w:r w:rsidRPr="00F408E2">
        <w:rPr>
          <w:rFonts w:cs="Times New Roman"/>
        </w:rPr>
        <w:t xml:space="preserve"> mot</w:t>
      </w:r>
      <w:r w:rsidR="002B0B56" w:rsidRPr="00F408E2">
        <w:rPr>
          <w:rFonts w:cs="Times New Roman"/>
        </w:rPr>
        <w:t>eur</w:t>
      </w:r>
      <w:r w:rsidRPr="00F408E2">
        <w:rPr>
          <w:rFonts w:cs="Times New Roman"/>
        </w:rPr>
        <w:t xml:space="preserve"> </w:t>
      </w:r>
      <w:r w:rsidR="002B0B56" w:rsidRPr="00F408E2">
        <w:rPr>
          <w:rFonts w:cs="Times New Roman"/>
        </w:rPr>
        <w:t>masticateurs</w:t>
      </w:r>
      <w:r w:rsidR="003B345A" w:rsidRPr="00F408E2">
        <w:rPr>
          <w:rFonts w:cs="Times New Roman"/>
        </w:rPr>
        <w:t>,</w:t>
      </w:r>
      <w:r w:rsidRPr="00F408E2">
        <w:rPr>
          <w:rFonts w:cs="Times New Roman"/>
        </w:rPr>
        <w:t xml:space="preserve"> atte</w:t>
      </w:r>
      <w:r w:rsidR="002B0B56" w:rsidRPr="00F408E2">
        <w:rPr>
          <w:rFonts w:cs="Times New Roman"/>
        </w:rPr>
        <w:t>in</w:t>
      </w:r>
      <w:r w:rsidRPr="00F408E2">
        <w:rPr>
          <w:rFonts w:cs="Times New Roman"/>
        </w:rPr>
        <w:t>tes aut</w:t>
      </w:r>
      <w:r w:rsidR="002B0B56" w:rsidRPr="00F408E2">
        <w:rPr>
          <w:rFonts w:cs="Times New Roman"/>
        </w:rPr>
        <w:t>r</w:t>
      </w:r>
      <w:r w:rsidRPr="00F408E2">
        <w:rPr>
          <w:rFonts w:cs="Times New Roman"/>
        </w:rPr>
        <w:t>e</w:t>
      </w:r>
      <w:r w:rsidR="002B0B56" w:rsidRPr="00F408E2">
        <w:rPr>
          <w:rFonts w:cs="Times New Roman"/>
        </w:rPr>
        <w:t>s</w:t>
      </w:r>
      <w:r w:rsidRPr="00F408E2">
        <w:rPr>
          <w:rFonts w:cs="Times New Roman"/>
        </w:rPr>
        <w:t xml:space="preserve"> nerfs crâniens)</w:t>
      </w:r>
    </w:p>
    <w:p w14:paraId="55D93FA9" w14:textId="3A801206" w:rsidR="009659E3" w:rsidRPr="00F408E2" w:rsidRDefault="009659E3" w:rsidP="00BB3ACC">
      <w:pPr>
        <w:rPr>
          <w:rFonts w:cs="Times New Roman"/>
        </w:rPr>
      </w:pPr>
      <w:r w:rsidRPr="00F408E2">
        <w:rPr>
          <w:rFonts w:cs="Times New Roman"/>
        </w:rPr>
        <w:t xml:space="preserve">Sclérose en plaque </w:t>
      </w:r>
    </w:p>
    <w:p w14:paraId="6067D5E3" w14:textId="48199070" w:rsidR="009659E3" w:rsidRPr="00F408E2" w:rsidRDefault="009659E3" w:rsidP="00BB3ACC">
      <w:pPr>
        <w:rPr>
          <w:rFonts w:cs="Times New Roman"/>
        </w:rPr>
      </w:pPr>
      <w:r w:rsidRPr="00F408E2">
        <w:rPr>
          <w:rFonts w:cs="Times New Roman"/>
        </w:rPr>
        <w:t>Infarc</w:t>
      </w:r>
      <w:r w:rsidR="00F20471" w:rsidRPr="00F408E2">
        <w:rPr>
          <w:rFonts w:cs="Times New Roman"/>
        </w:rPr>
        <w:t>t</w:t>
      </w:r>
      <w:r w:rsidRPr="00F408E2">
        <w:rPr>
          <w:rFonts w:cs="Times New Roman"/>
        </w:rPr>
        <w:t>u</w:t>
      </w:r>
      <w:r w:rsidR="00F20471" w:rsidRPr="00F408E2">
        <w:rPr>
          <w:rFonts w:cs="Times New Roman"/>
        </w:rPr>
        <w:t>s</w:t>
      </w:r>
      <w:r w:rsidRPr="00F408E2">
        <w:rPr>
          <w:rFonts w:cs="Times New Roman"/>
        </w:rPr>
        <w:t xml:space="preserve"> </w:t>
      </w:r>
      <w:r w:rsidR="00B32D14">
        <w:rPr>
          <w:rFonts w:cs="Times New Roman"/>
        </w:rPr>
        <w:t>laté</w:t>
      </w:r>
      <w:r w:rsidR="006A6C37" w:rsidRPr="00F408E2">
        <w:rPr>
          <w:rFonts w:cs="Times New Roman"/>
        </w:rPr>
        <w:t>ro</w:t>
      </w:r>
      <w:r w:rsidRPr="00F408E2">
        <w:rPr>
          <w:rFonts w:cs="Times New Roman"/>
        </w:rPr>
        <w:t>-bulbaire</w:t>
      </w:r>
      <w:r w:rsidR="003B345A" w:rsidRPr="00F408E2">
        <w:rPr>
          <w:rFonts w:cs="Times New Roman"/>
        </w:rPr>
        <w:t>,</w:t>
      </w:r>
      <w:r w:rsidRPr="00F408E2">
        <w:rPr>
          <w:rFonts w:cs="Times New Roman"/>
        </w:rPr>
        <w:t xml:space="preserve"> anévrys</w:t>
      </w:r>
      <w:r w:rsidR="006A6C37" w:rsidRPr="00F408E2">
        <w:rPr>
          <w:rFonts w:cs="Times New Roman"/>
        </w:rPr>
        <w:t xml:space="preserve">me </w:t>
      </w:r>
      <w:r w:rsidRPr="00F408E2">
        <w:rPr>
          <w:rFonts w:cs="Times New Roman"/>
        </w:rPr>
        <w:t>de l’a</w:t>
      </w:r>
      <w:r w:rsidR="006A6C37" w:rsidRPr="00F408E2">
        <w:rPr>
          <w:rFonts w:cs="Times New Roman"/>
        </w:rPr>
        <w:t>rt</w:t>
      </w:r>
      <w:r w:rsidRPr="00F408E2">
        <w:rPr>
          <w:rFonts w:cs="Times New Roman"/>
        </w:rPr>
        <w:t xml:space="preserve">ère </w:t>
      </w:r>
      <w:r w:rsidR="006A6C37" w:rsidRPr="00F408E2">
        <w:rPr>
          <w:rFonts w:cs="Times New Roman"/>
        </w:rPr>
        <w:t>b</w:t>
      </w:r>
      <w:r w:rsidRPr="00F408E2">
        <w:rPr>
          <w:rFonts w:cs="Times New Roman"/>
        </w:rPr>
        <w:t>asila</w:t>
      </w:r>
      <w:r w:rsidR="006A6C37" w:rsidRPr="00F408E2">
        <w:rPr>
          <w:rFonts w:cs="Times New Roman"/>
        </w:rPr>
        <w:t>i</w:t>
      </w:r>
      <w:r w:rsidRPr="00F408E2">
        <w:rPr>
          <w:rFonts w:cs="Times New Roman"/>
        </w:rPr>
        <w:t xml:space="preserve">re </w:t>
      </w:r>
    </w:p>
    <w:p w14:paraId="0C6A7114" w14:textId="4416F073" w:rsidR="009659E3" w:rsidRPr="00F408E2" w:rsidRDefault="009659E3" w:rsidP="00BB3ACC">
      <w:pPr>
        <w:rPr>
          <w:rFonts w:cs="Times New Roman"/>
        </w:rPr>
      </w:pPr>
      <w:r w:rsidRPr="00F408E2">
        <w:rPr>
          <w:rFonts w:cs="Times New Roman"/>
        </w:rPr>
        <w:t>Tume</w:t>
      </w:r>
      <w:r w:rsidR="008B0410" w:rsidRPr="00F408E2">
        <w:rPr>
          <w:rFonts w:cs="Times New Roman"/>
        </w:rPr>
        <w:t>u</w:t>
      </w:r>
      <w:r w:rsidR="00B32D14">
        <w:rPr>
          <w:rFonts w:cs="Times New Roman"/>
        </w:rPr>
        <w:t>r locale (ca</w:t>
      </w:r>
      <w:r w:rsidRPr="00F408E2">
        <w:rPr>
          <w:rFonts w:cs="Times New Roman"/>
        </w:rPr>
        <w:t>vum</w:t>
      </w:r>
      <w:r w:rsidR="003B345A" w:rsidRPr="00F408E2">
        <w:rPr>
          <w:rFonts w:cs="Times New Roman"/>
        </w:rPr>
        <w:t>,</w:t>
      </w:r>
      <w:r w:rsidRPr="00F408E2">
        <w:rPr>
          <w:rFonts w:cs="Times New Roman"/>
        </w:rPr>
        <w:t xml:space="preserve"> sinus cavern</w:t>
      </w:r>
      <w:r w:rsidR="008B0410" w:rsidRPr="00F408E2">
        <w:rPr>
          <w:rFonts w:cs="Times New Roman"/>
        </w:rPr>
        <w:t>eux</w:t>
      </w:r>
      <w:r w:rsidR="003B345A" w:rsidRPr="00F408E2">
        <w:rPr>
          <w:rFonts w:cs="Times New Roman"/>
        </w:rPr>
        <w:t>,</w:t>
      </w:r>
      <w:r w:rsidRPr="00F408E2">
        <w:rPr>
          <w:rFonts w:cs="Times New Roman"/>
        </w:rPr>
        <w:t xml:space="preserve"> …)</w:t>
      </w:r>
    </w:p>
    <w:p w14:paraId="706F319A" w14:textId="2505FC43" w:rsidR="009659E3" w:rsidRPr="00F408E2" w:rsidRDefault="009659E3" w:rsidP="00BB3ACC">
      <w:pPr>
        <w:rPr>
          <w:rFonts w:cs="Times New Roman"/>
        </w:rPr>
      </w:pPr>
      <w:r w:rsidRPr="00F408E2">
        <w:rPr>
          <w:rFonts w:cs="Times New Roman"/>
        </w:rPr>
        <w:t>Fracture de base crâne</w:t>
      </w:r>
      <w:r w:rsidR="003B345A" w:rsidRPr="00F408E2">
        <w:rPr>
          <w:rFonts w:cs="Times New Roman"/>
        </w:rPr>
        <w:t>,</w:t>
      </w:r>
      <w:r w:rsidRPr="00F408E2">
        <w:rPr>
          <w:rFonts w:cs="Times New Roman"/>
        </w:rPr>
        <w:t xml:space="preserve"> massif facial</w:t>
      </w:r>
      <w:r w:rsidR="00C303F7" w:rsidRPr="00F408E2">
        <w:rPr>
          <w:rFonts w:cs="Times New Roman"/>
        </w:rPr>
        <w:t xml:space="preserve"> (classification de l’effort</w:t>
      </w:r>
      <w:r w:rsidR="00EC3244">
        <w:rPr>
          <w:rFonts w:cs="Times New Roman"/>
        </w:rPr>
        <w:t> </w:t>
      </w:r>
      <w:r w:rsidR="00C303F7" w:rsidRPr="00F408E2">
        <w:rPr>
          <w:rFonts w:cs="Times New Roman"/>
        </w:rPr>
        <w:t>????)</w:t>
      </w:r>
      <w:r w:rsidR="003B345A" w:rsidRPr="00F408E2">
        <w:rPr>
          <w:rFonts w:cs="Times New Roman"/>
        </w:rPr>
        <w:t>,</w:t>
      </w:r>
      <w:r w:rsidRPr="00F408E2">
        <w:rPr>
          <w:rFonts w:cs="Times New Roman"/>
        </w:rPr>
        <w:t xml:space="preserve"> sinus</w:t>
      </w:r>
    </w:p>
    <w:p w14:paraId="1E467C4A" w14:textId="767FAB9B" w:rsidR="00C303F7" w:rsidRPr="00F408E2" w:rsidRDefault="00C303F7" w:rsidP="00C303F7">
      <w:pPr>
        <w:pStyle w:val="Titre2"/>
        <w:rPr>
          <w:rFonts w:cs="Times New Roman"/>
        </w:rPr>
      </w:pPr>
      <w:bookmarkStart w:id="111" w:name="_Toc196656478"/>
      <w:bookmarkStart w:id="112" w:name="_Toc196662285"/>
      <w:r w:rsidRPr="00F408E2">
        <w:rPr>
          <w:rFonts w:cs="Times New Roman"/>
        </w:rPr>
        <w:t>Étiologique</w:t>
      </w:r>
      <w:bookmarkEnd w:id="111"/>
      <w:bookmarkEnd w:id="112"/>
      <w:r w:rsidRPr="00F408E2">
        <w:rPr>
          <w:rFonts w:cs="Times New Roman"/>
        </w:rPr>
        <w:t xml:space="preserve"> </w:t>
      </w:r>
    </w:p>
    <w:p w14:paraId="35C6E657" w14:textId="637C17E2" w:rsidR="00C303F7" w:rsidRPr="00F408E2" w:rsidRDefault="00C303F7" w:rsidP="00C303F7">
      <w:pPr>
        <w:rPr>
          <w:rFonts w:cs="Times New Roman"/>
        </w:rPr>
      </w:pPr>
      <w:r w:rsidRPr="00F408E2">
        <w:rPr>
          <w:rFonts w:cs="Times New Roman"/>
        </w:rPr>
        <w:t xml:space="preserve">Dysfonction </w:t>
      </w:r>
      <w:r w:rsidR="00B32D14" w:rsidRPr="00F408E2">
        <w:rPr>
          <w:rFonts w:cs="Times New Roman"/>
        </w:rPr>
        <w:t>périphérique</w:t>
      </w:r>
      <w:r w:rsidRPr="00F408E2">
        <w:rPr>
          <w:rFonts w:cs="Times New Roman"/>
        </w:rPr>
        <w:t xml:space="preserve"> du nerf f</w:t>
      </w:r>
      <w:r w:rsidR="00487D12" w:rsidRPr="00F408E2">
        <w:rPr>
          <w:rFonts w:cs="Times New Roman"/>
        </w:rPr>
        <w:t>a</w:t>
      </w:r>
      <w:r w:rsidRPr="00F408E2">
        <w:rPr>
          <w:rFonts w:cs="Times New Roman"/>
        </w:rPr>
        <w:t>vor</w:t>
      </w:r>
      <w:r w:rsidR="00487D12" w:rsidRPr="00F408E2">
        <w:rPr>
          <w:rFonts w:cs="Times New Roman"/>
        </w:rPr>
        <w:t>i</w:t>
      </w:r>
      <w:r w:rsidRPr="00F408E2">
        <w:rPr>
          <w:rFonts w:cs="Times New Roman"/>
        </w:rPr>
        <w:t>sée p</w:t>
      </w:r>
      <w:r w:rsidR="00487D12" w:rsidRPr="00F408E2">
        <w:rPr>
          <w:rFonts w:cs="Times New Roman"/>
        </w:rPr>
        <w:t>ar</w:t>
      </w:r>
      <w:r w:rsidRPr="00F408E2">
        <w:rPr>
          <w:rFonts w:cs="Times New Roman"/>
        </w:rPr>
        <w:t xml:space="preserve"> un co</w:t>
      </w:r>
      <w:r w:rsidR="00487D12" w:rsidRPr="00F408E2">
        <w:rPr>
          <w:rFonts w:cs="Times New Roman"/>
        </w:rPr>
        <w:t>n</w:t>
      </w:r>
      <w:r w:rsidRPr="00F408E2">
        <w:rPr>
          <w:rFonts w:cs="Times New Roman"/>
        </w:rPr>
        <w:t xml:space="preserve">flit vasculo-nerveux </w:t>
      </w:r>
    </w:p>
    <w:p w14:paraId="12F6E97A" w14:textId="51E99D9A" w:rsidR="00C303F7" w:rsidRPr="00F408E2" w:rsidRDefault="00C303F7" w:rsidP="00C303F7">
      <w:pPr>
        <w:rPr>
          <w:rFonts w:cs="Times New Roman"/>
        </w:rPr>
      </w:pPr>
      <w:r w:rsidRPr="00F408E2">
        <w:rPr>
          <w:rFonts w:cs="Times New Roman"/>
        </w:rPr>
        <w:t>Sans lésion identifiable à l’</w:t>
      </w:r>
      <w:r w:rsidR="00B32D14" w:rsidRPr="00F408E2">
        <w:rPr>
          <w:rFonts w:cs="Times New Roman"/>
        </w:rPr>
        <w:t>imagerie</w:t>
      </w:r>
      <w:r w:rsidRPr="00F408E2">
        <w:rPr>
          <w:rFonts w:cs="Times New Roman"/>
        </w:rPr>
        <w:t xml:space="preserve"> cérébrale avec ARM</w:t>
      </w:r>
    </w:p>
    <w:p w14:paraId="5AD5A5F9" w14:textId="3B6A4FC8" w:rsidR="00487D12" w:rsidRPr="00F408E2" w:rsidRDefault="00B32D14" w:rsidP="00487D12">
      <w:pPr>
        <w:pStyle w:val="Titre1"/>
        <w:rPr>
          <w:rFonts w:cs="Times New Roman"/>
        </w:rPr>
      </w:pPr>
      <w:bookmarkStart w:id="113" w:name="_Toc196656479"/>
      <w:bookmarkStart w:id="114" w:name="_Toc196662286"/>
      <w:r w:rsidRPr="00F408E2">
        <w:rPr>
          <w:rFonts w:cs="Times New Roman"/>
        </w:rPr>
        <w:t>Principes</w:t>
      </w:r>
      <w:r w:rsidR="00487D12" w:rsidRPr="00F408E2">
        <w:rPr>
          <w:rFonts w:cs="Times New Roman"/>
        </w:rPr>
        <w:t xml:space="preserve"> de la PEC</w:t>
      </w:r>
      <w:bookmarkEnd w:id="113"/>
      <w:bookmarkEnd w:id="114"/>
      <w:r w:rsidR="00487D12" w:rsidRPr="00F408E2">
        <w:rPr>
          <w:rFonts w:cs="Times New Roman"/>
        </w:rPr>
        <w:t xml:space="preserve"> </w:t>
      </w:r>
    </w:p>
    <w:p w14:paraId="40C29125" w14:textId="7FB85F98" w:rsidR="00487D12" w:rsidRPr="00F408E2" w:rsidRDefault="00B32D14" w:rsidP="003C2CE7">
      <w:pPr>
        <w:rPr>
          <w:rFonts w:cs="Times New Roman"/>
        </w:rPr>
      </w:pPr>
      <w:r>
        <w:rPr>
          <w:rFonts w:cs="Times New Roman"/>
        </w:rPr>
        <w:t>Référer</w:t>
      </w:r>
      <w:r w:rsidR="003C2CE7" w:rsidRPr="00F408E2">
        <w:rPr>
          <w:rFonts w:cs="Times New Roman"/>
        </w:rPr>
        <w:t xml:space="preserve"> chez les neurologues </w:t>
      </w:r>
    </w:p>
    <w:p w14:paraId="7C089B26" w14:textId="540D7F28" w:rsidR="003C2CE7" w:rsidRPr="00F408E2" w:rsidRDefault="00B32D14" w:rsidP="003C2CE7">
      <w:pPr>
        <w:rPr>
          <w:rFonts w:cs="Times New Roman"/>
        </w:rPr>
      </w:pPr>
      <w:r w:rsidRPr="00F408E2">
        <w:rPr>
          <w:rFonts w:cs="Times New Roman"/>
        </w:rPr>
        <w:t>Traitement</w:t>
      </w:r>
      <w:r w:rsidR="003C2CE7" w:rsidRPr="00F408E2">
        <w:rPr>
          <w:rFonts w:cs="Times New Roman"/>
        </w:rPr>
        <w:t xml:space="preserve"> médicamenteux</w:t>
      </w:r>
      <w:r w:rsidR="00EC3244">
        <w:rPr>
          <w:rFonts w:cs="Times New Roman"/>
        </w:rPr>
        <w:t> </w:t>
      </w:r>
      <w:r w:rsidR="003C2CE7" w:rsidRPr="00F408E2">
        <w:rPr>
          <w:rFonts w:cs="Times New Roman"/>
        </w:rPr>
        <w:t xml:space="preserve">: </w:t>
      </w:r>
    </w:p>
    <w:p w14:paraId="20AB1F0B" w14:textId="5B8D5FA5" w:rsidR="003C2CE7" w:rsidRPr="00F408E2" w:rsidRDefault="00B32D14" w:rsidP="004237A4">
      <w:pPr>
        <w:numPr>
          <w:ilvl w:val="1"/>
          <w:numId w:val="4"/>
        </w:numPr>
        <w:rPr>
          <w:rFonts w:cs="Times New Roman"/>
        </w:rPr>
      </w:pPr>
      <w:r w:rsidRPr="00F408E2">
        <w:rPr>
          <w:rFonts w:cs="Times New Roman"/>
        </w:rPr>
        <w:t>Antiépileptique</w:t>
      </w:r>
      <w:r w:rsidR="003C2CE7" w:rsidRPr="00F408E2">
        <w:rPr>
          <w:rFonts w:cs="Times New Roman"/>
        </w:rPr>
        <w:t xml:space="preserve"> </w:t>
      </w:r>
    </w:p>
    <w:p w14:paraId="4B81D88F" w14:textId="7807FF34" w:rsidR="003C2CE7" w:rsidRPr="00F408E2" w:rsidRDefault="003C2CE7" w:rsidP="004237A4">
      <w:pPr>
        <w:numPr>
          <w:ilvl w:val="1"/>
          <w:numId w:val="4"/>
        </w:numPr>
        <w:rPr>
          <w:rFonts w:cs="Times New Roman"/>
        </w:rPr>
      </w:pPr>
      <w:r w:rsidRPr="00F408E2">
        <w:rPr>
          <w:rFonts w:cs="Times New Roman"/>
        </w:rPr>
        <w:t>Carbamazépne / Oxcarbamazépine</w:t>
      </w:r>
    </w:p>
    <w:p w14:paraId="6CB7F292" w14:textId="7439B35A" w:rsidR="003C2CE7" w:rsidRPr="00F408E2" w:rsidRDefault="003C2CE7" w:rsidP="003C2CE7">
      <w:pPr>
        <w:rPr>
          <w:rFonts w:cs="Times New Roman"/>
        </w:rPr>
      </w:pPr>
      <w:r w:rsidRPr="00F408E2">
        <w:rPr>
          <w:rFonts w:cs="Times New Roman"/>
        </w:rPr>
        <w:lastRenderedPageBreak/>
        <w:t xml:space="preserve">Traitement </w:t>
      </w:r>
      <w:r w:rsidR="00B32D14">
        <w:rPr>
          <w:rFonts w:cs="Times New Roman"/>
        </w:rPr>
        <w:t>chirurgicaux</w:t>
      </w:r>
      <w:r w:rsidR="00EC3244">
        <w:rPr>
          <w:rFonts w:cs="Times New Roman"/>
        </w:rPr>
        <w:t> </w:t>
      </w:r>
      <w:r w:rsidRPr="00F408E2">
        <w:rPr>
          <w:rFonts w:cs="Times New Roman"/>
        </w:rPr>
        <w:t xml:space="preserve">: </w:t>
      </w:r>
    </w:p>
    <w:p w14:paraId="131B17CF" w14:textId="448ABFE4" w:rsidR="003C2CE7" w:rsidRPr="00F408E2" w:rsidRDefault="00B32D14" w:rsidP="004237A4">
      <w:pPr>
        <w:numPr>
          <w:ilvl w:val="1"/>
          <w:numId w:val="4"/>
        </w:numPr>
        <w:rPr>
          <w:rFonts w:cs="Times New Roman"/>
        </w:rPr>
      </w:pPr>
      <w:r w:rsidRPr="00F408E2">
        <w:rPr>
          <w:rFonts w:cs="Times New Roman"/>
        </w:rPr>
        <w:t>Thermo coagulation</w:t>
      </w:r>
      <w:r w:rsidR="003C2CE7" w:rsidRPr="00F408E2">
        <w:rPr>
          <w:rFonts w:cs="Times New Roman"/>
        </w:rPr>
        <w:t xml:space="preserve"> percutanée du ganglion de Gasser</w:t>
      </w:r>
    </w:p>
    <w:p w14:paraId="17F51424" w14:textId="4DC5AD59" w:rsidR="003C2CE7" w:rsidRPr="00F408E2" w:rsidRDefault="00B32D14" w:rsidP="004237A4">
      <w:pPr>
        <w:numPr>
          <w:ilvl w:val="1"/>
          <w:numId w:val="4"/>
        </w:numPr>
        <w:rPr>
          <w:rFonts w:cs="Times New Roman"/>
        </w:rPr>
      </w:pPr>
      <w:r w:rsidRPr="00F408E2">
        <w:rPr>
          <w:rFonts w:cs="Times New Roman"/>
        </w:rPr>
        <w:t>Intervention</w:t>
      </w:r>
      <w:r w:rsidR="003C2CE7" w:rsidRPr="00F408E2">
        <w:rPr>
          <w:rFonts w:cs="Times New Roman"/>
        </w:rPr>
        <w:t xml:space="preserve"> de Janetta (lève compression V)</w:t>
      </w:r>
    </w:p>
    <w:p w14:paraId="25328AE5" w14:textId="446034AC" w:rsidR="00461F14" w:rsidRPr="00F408E2" w:rsidRDefault="00461F14" w:rsidP="00461F14">
      <w:pPr>
        <w:pStyle w:val="Sous-titre"/>
        <w:rPr>
          <w:rFonts w:ascii="Times New Roman" w:hAnsi="Times New Roman" w:cs="Times New Roman"/>
        </w:rPr>
      </w:pPr>
      <w:r w:rsidRPr="00F408E2">
        <w:rPr>
          <w:rFonts w:ascii="Times New Roman" w:hAnsi="Times New Roman" w:cs="Times New Roman"/>
        </w:rPr>
        <w:t xml:space="preserve">Conclusion </w:t>
      </w:r>
    </w:p>
    <w:p w14:paraId="794CE02B" w14:textId="3B955724" w:rsidR="00611A7E" w:rsidRPr="00F408E2" w:rsidRDefault="00611A7E">
      <w:pPr>
        <w:numPr>
          <w:ilvl w:val="0"/>
          <w:numId w:val="0"/>
        </w:numPr>
        <w:spacing w:after="200"/>
        <w:rPr>
          <w:rFonts w:cs="Times New Roman"/>
        </w:rPr>
      </w:pPr>
      <w:r w:rsidRPr="00F408E2">
        <w:rPr>
          <w:rFonts w:cs="Times New Roman"/>
        </w:rPr>
        <w:br w:type="page"/>
      </w:r>
    </w:p>
    <w:p w14:paraId="6B3CE42E" w14:textId="25AB2844" w:rsidR="004A68F2" w:rsidRPr="00F408E2" w:rsidRDefault="00CD5C75" w:rsidP="00611A7E">
      <w:pPr>
        <w:pStyle w:val="Titre"/>
        <w:rPr>
          <w:rFonts w:cs="Times New Roman"/>
        </w:rPr>
      </w:pPr>
      <w:r w:rsidRPr="00F408E2">
        <w:rPr>
          <w:rFonts w:cs="Times New Roman"/>
        </w:rPr>
        <w:lastRenderedPageBreak/>
        <w:t>Maladie de Parkinson</w:t>
      </w:r>
      <w:r w:rsidR="00B33B6E" w:rsidRPr="00F408E2">
        <w:rPr>
          <w:rFonts w:cs="Times New Roman"/>
        </w:rPr>
        <w:t xml:space="preserve"> (MPI)</w:t>
      </w:r>
    </w:p>
    <w:p w14:paraId="4C1A2F42" w14:textId="7316CD89" w:rsidR="00CD5C75" w:rsidRPr="00F408E2" w:rsidRDefault="00CD5C75" w:rsidP="00CD5C75">
      <w:pPr>
        <w:rPr>
          <w:rFonts w:cs="Times New Roman"/>
        </w:rPr>
      </w:pPr>
      <w:r w:rsidRPr="00F408E2">
        <w:rPr>
          <w:rFonts w:cs="Times New Roman"/>
        </w:rPr>
        <w:t>Dr ZODALY Noël</w:t>
      </w:r>
    </w:p>
    <w:p w14:paraId="4396AC26" w14:textId="0E1F3D1D" w:rsidR="000549B0" w:rsidRPr="00F408E2" w:rsidRDefault="002D4C99" w:rsidP="000549B0">
      <w:pPr>
        <w:pStyle w:val="Sous-titre"/>
        <w:rPr>
          <w:rFonts w:ascii="Times New Roman" w:hAnsi="Times New Roman" w:cs="Times New Roman"/>
        </w:rPr>
      </w:pPr>
      <w:r w:rsidRPr="00F408E2">
        <w:rPr>
          <w:rFonts w:ascii="Times New Roman" w:hAnsi="Times New Roman" w:cs="Times New Roman"/>
        </w:rPr>
        <w:t xml:space="preserve">Objectifs </w:t>
      </w:r>
    </w:p>
    <w:p w14:paraId="3F792E4D" w14:textId="0B843547" w:rsidR="002D4C99" w:rsidRPr="00F408E2" w:rsidRDefault="000D7FBA" w:rsidP="002D4C99">
      <w:pPr>
        <w:rPr>
          <w:rFonts w:cs="Times New Roman"/>
        </w:rPr>
      </w:pPr>
      <w:r w:rsidRPr="00F408E2">
        <w:rPr>
          <w:rFonts w:cs="Times New Roman"/>
        </w:rPr>
        <w:t>Connaitre</w:t>
      </w:r>
      <w:r w:rsidR="002D4C99" w:rsidRPr="00F408E2">
        <w:rPr>
          <w:rFonts w:cs="Times New Roman"/>
        </w:rPr>
        <w:t xml:space="preserve"> </w:t>
      </w:r>
      <w:r w:rsidR="00B32D14" w:rsidRPr="00F408E2">
        <w:rPr>
          <w:rFonts w:cs="Times New Roman"/>
        </w:rPr>
        <w:t>la lésion responsable</w:t>
      </w:r>
      <w:r w:rsidR="002D4C99" w:rsidRPr="00F408E2">
        <w:rPr>
          <w:rFonts w:cs="Times New Roman"/>
        </w:rPr>
        <w:t xml:space="preserve"> </w:t>
      </w:r>
    </w:p>
    <w:p w14:paraId="0D6297B1" w14:textId="18003808" w:rsidR="002D4C99" w:rsidRPr="00F408E2" w:rsidRDefault="00B00A5A" w:rsidP="002D4C99">
      <w:pPr>
        <w:rPr>
          <w:rFonts w:cs="Times New Roman"/>
        </w:rPr>
      </w:pPr>
      <w:r w:rsidRPr="00F408E2">
        <w:rPr>
          <w:rFonts w:cs="Times New Roman"/>
        </w:rPr>
        <w:t>connaître</w:t>
      </w:r>
      <w:r w:rsidR="002D4C99" w:rsidRPr="00F408E2">
        <w:rPr>
          <w:rFonts w:cs="Times New Roman"/>
        </w:rPr>
        <w:t xml:space="preserve"> </w:t>
      </w:r>
      <w:r w:rsidRPr="00F408E2">
        <w:rPr>
          <w:rFonts w:cs="Times New Roman"/>
        </w:rPr>
        <w:t>comment</w:t>
      </w:r>
      <w:r w:rsidR="002D4C99" w:rsidRPr="00F408E2">
        <w:rPr>
          <w:rFonts w:cs="Times New Roman"/>
        </w:rPr>
        <w:t xml:space="preserve"> se fait le </w:t>
      </w:r>
      <w:r w:rsidRPr="00F408E2">
        <w:rPr>
          <w:rFonts w:cs="Times New Roman"/>
        </w:rPr>
        <w:t>mécanisme</w:t>
      </w:r>
      <w:r w:rsidR="002D4C99" w:rsidRPr="00F408E2">
        <w:rPr>
          <w:rFonts w:cs="Times New Roman"/>
        </w:rPr>
        <w:t xml:space="preserve"> </w:t>
      </w:r>
      <w:r w:rsidR="000D7FBA" w:rsidRPr="00F408E2">
        <w:rPr>
          <w:rFonts w:cs="Times New Roman"/>
        </w:rPr>
        <w:t>lésionnel</w:t>
      </w:r>
    </w:p>
    <w:p w14:paraId="5D773EAB" w14:textId="65E51B1B" w:rsidR="002D4C99" w:rsidRPr="00F408E2" w:rsidRDefault="00B00A5A" w:rsidP="002D4C99">
      <w:pPr>
        <w:rPr>
          <w:rFonts w:cs="Times New Roman"/>
        </w:rPr>
      </w:pPr>
      <w:r w:rsidRPr="00F408E2">
        <w:rPr>
          <w:rFonts w:cs="Times New Roman"/>
        </w:rPr>
        <w:t>Évoquer</w:t>
      </w:r>
      <w:r w:rsidR="002D4C99" w:rsidRPr="00F408E2">
        <w:rPr>
          <w:rFonts w:cs="Times New Roman"/>
        </w:rPr>
        <w:t xml:space="preserve"> </w:t>
      </w:r>
      <w:r w:rsidR="00B32D14" w:rsidRPr="00F408E2">
        <w:rPr>
          <w:rFonts w:cs="Times New Roman"/>
        </w:rPr>
        <w:t>les éléments</w:t>
      </w:r>
      <w:r w:rsidR="002D4C99" w:rsidRPr="00F408E2">
        <w:rPr>
          <w:rFonts w:cs="Times New Roman"/>
        </w:rPr>
        <w:t xml:space="preserve"> clinques caractéristiques </w:t>
      </w:r>
    </w:p>
    <w:p w14:paraId="4001EFC1" w14:textId="1424D06F" w:rsidR="002D4C99" w:rsidRPr="00F408E2" w:rsidRDefault="002D4C99" w:rsidP="002D4C99">
      <w:pPr>
        <w:rPr>
          <w:rFonts w:cs="Times New Roman"/>
        </w:rPr>
      </w:pPr>
      <w:r w:rsidRPr="00F408E2">
        <w:rPr>
          <w:rFonts w:cs="Times New Roman"/>
        </w:rPr>
        <w:t xml:space="preserve">Énumérer les </w:t>
      </w:r>
      <w:r w:rsidR="00B00A5A" w:rsidRPr="00F408E2">
        <w:rPr>
          <w:rFonts w:cs="Times New Roman"/>
        </w:rPr>
        <w:t>étiologies</w:t>
      </w:r>
    </w:p>
    <w:p w14:paraId="3D06B4D4" w14:textId="08F98F69" w:rsidR="002D4C99" w:rsidRPr="00F408E2" w:rsidRDefault="002D4C99" w:rsidP="002D4C99">
      <w:pPr>
        <w:rPr>
          <w:rFonts w:cs="Times New Roman"/>
        </w:rPr>
      </w:pPr>
      <w:r w:rsidRPr="00F408E2">
        <w:rPr>
          <w:rFonts w:cs="Times New Roman"/>
        </w:rPr>
        <w:t xml:space="preserve">Formuler </w:t>
      </w:r>
      <w:r w:rsidR="00B32D14" w:rsidRPr="00F408E2">
        <w:rPr>
          <w:rFonts w:cs="Times New Roman"/>
        </w:rPr>
        <w:t>les principes</w:t>
      </w:r>
      <w:r w:rsidRPr="00F408E2">
        <w:rPr>
          <w:rFonts w:cs="Times New Roman"/>
        </w:rPr>
        <w:t xml:space="preserve"> du traitement.</w:t>
      </w:r>
    </w:p>
    <w:p w14:paraId="23462176" w14:textId="230F4FFA" w:rsidR="004C7BD7" w:rsidRPr="00F408E2" w:rsidRDefault="004C7BD7" w:rsidP="004C7BD7">
      <w:pPr>
        <w:pStyle w:val="Sous-titre"/>
        <w:rPr>
          <w:rFonts w:ascii="Times New Roman" w:hAnsi="Times New Roman" w:cs="Times New Roman"/>
        </w:rPr>
      </w:pPr>
      <w:r w:rsidRPr="00F408E2">
        <w:rPr>
          <w:rFonts w:ascii="Times New Roman" w:hAnsi="Times New Roman" w:cs="Times New Roman"/>
        </w:rPr>
        <w:t xml:space="preserve">Introduction </w:t>
      </w:r>
    </w:p>
    <w:p w14:paraId="359D4A7F" w14:textId="25F63093" w:rsidR="004C7BD7" w:rsidRPr="00F408E2" w:rsidRDefault="00AB11AB" w:rsidP="004C7BD7">
      <w:pPr>
        <w:rPr>
          <w:rFonts w:cs="Times New Roman"/>
        </w:rPr>
      </w:pPr>
      <w:r w:rsidRPr="00F408E2">
        <w:rPr>
          <w:rFonts w:cs="Times New Roman"/>
        </w:rPr>
        <w:t>Définition</w:t>
      </w:r>
    </w:p>
    <w:p w14:paraId="486EFEC7" w14:textId="5D9C2656" w:rsidR="004C7BD7" w:rsidRPr="00F408E2" w:rsidRDefault="004C7BD7" w:rsidP="004237A4">
      <w:pPr>
        <w:numPr>
          <w:ilvl w:val="1"/>
          <w:numId w:val="4"/>
        </w:numPr>
        <w:rPr>
          <w:rFonts w:cs="Times New Roman"/>
        </w:rPr>
      </w:pPr>
      <w:r w:rsidRPr="00F408E2">
        <w:rPr>
          <w:rFonts w:cs="Times New Roman"/>
        </w:rPr>
        <w:t>MPI ou paralys</w:t>
      </w:r>
      <w:r w:rsidR="00AB11AB" w:rsidRPr="00F408E2">
        <w:rPr>
          <w:rFonts w:cs="Times New Roman"/>
        </w:rPr>
        <w:t>i</w:t>
      </w:r>
      <w:r w:rsidRPr="00F408E2">
        <w:rPr>
          <w:rFonts w:cs="Times New Roman"/>
        </w:rPr>
        <w:t>e agitan</w:t>
      </w:r>
      <w:r w:rsidR="00AB11AB" w:rsidRPr="00F408E2">
        <w:rPr>
          <w:rFonts w:cs="Times New Roman"/>
        </w:rPr>
        <w:t>t</w:t>
      </w:r>
      <w:r w:rsidRPr="00F408E2">
        <w:rPr>
          <w:rFonts w:cs="Times New Roman"/>
        </w:rPr>
        <w:t xml:space="preserve">e </w:t>
      </w:r>
      <w:r w:rsidR="00FD17AD" w:rsidRPr="00F408E2">
        <w:rPr>
          <w:rFonts w:cs="Times New Roman"/>
        </w:rPr>
        <w:t>est une maladie dégénérative des neurones dopaminergique de la substance noire (locus Niger)</w:t>
      </w:r>
      <w:r w:rsidR="00464E3F" w:rsidRPr="00F408E2">
        <w:rPr>
          <w:rFonts w:cs="Times New Roman"/>
        </w:rPr>
        <w:t xml:space="preserve"> avec présence de corps de L</w:t>
      </w:r>
      <w:r w:rsidR="00F722B3" w:rsidRPr="00F408E2">
        <w:rPr>
          <w:rFonts w:cs="Times New Roman"/>
        </w:rPr>
        <w:t>ewy</w:t>
      </w:r>
      <w:r w:rsidR="00464E3F" w:rsidRPr="00F408E2">
        <w:rPr>
          <w:rFonts w:cs="Times New Roman"/>
        </w:rPr>
        <w:t xml:space="preserve"> </w:t>
      </w:r>
      <w:r w:rsidRPr="00F408E2">
        <w:rPr>
          <w:rFonts w:cs="Times New Roman"/>
        </w:rPr>
        <w:t xml:space="preserve">dont </w:t>
      </w:r>
      <w:r w:rsidR="00B32D14" w:rsidRPr="00F408E2">
        <w:rPr>
          <w:rFonts w:cs="Times New Roman"/>
        </w:rPr>
        <w:t>la</w:t>
      </w:r>
      <w:r w:rsidRPr="00F408E2">
        <w:rPr>
          <w:rFonts w:cs="Times New Roman"/>
        </w:rPr>
        <w:t xml:space="preserve"> </w:t>
      </w:r>
      <w:r w:rsidR="00AB11AB" w:rsidRPr="00F408E2">
        <w:rPr>
          <w:rFonts w:cs="Times New Roman"/>
        </w:rPr>
        <w:t>cause</w:t>
      </w:r>
      <w:r w:rsidRPr="00F408E2">
        <w:rPr>
          <w:rFonts w:cs="Times New Roman"/>
        </w:rPr>
        <w:t xml:space="preserve"> n’est pas connue</w:t>
      </w:r>
      <w:r w:rsidR="00230208" w:rsidRPr="00F408E2">
        <w:rPr>
          <w:rFonts w:cs="Times New Roman"/>
        </w:rPr>
        <w:t>.</w:t>
      </w:r>
      <w:r w:rsidR="00BE1289" w:rsidRPr="00F408E2">
        <w:rPr>
          <w:rFonts w:cs="Times New Roman"/>
        </w:rPr>
        <w:t xml:space="preserve"> </w:t>
      </w:r>
      <w:r w:rsidR="00BE1289" w:rsidRPr="00F408E2">
        <w:rPr>
          <w:rFonts w:cs="Times New Roman"/>
        </w:rPr>
        <w:sym w:font="Wingdings" w:char="F0E8"/>
      </w:r>
      <w:r w:rsidR="00BE1289" w:rsidRPr="00F408E2">
        <w:rPr>
          <w:rFonts w:cs="Times New Roman"/>
        </w:rPr>
        <w:t xml:space="preserve"> sans </w:t>
      </w:r>
      <w:r w:rsidR="005C2C0F" w:rsidRPr="00F408E2">
        <w:rPr>
          <w:rFonts w:cs="Times New Roman"/>
        </w:rPr>
        <w:t>traitement</w:t>
      </w:r>
      <w:r w:rsidR="00BE1289" w:rsidRPr="00F408E2">
        <w:rPr>
          <w:rFonts w:cs="Times New Roman"/>
        </w:rPr>
        <w:t xml:space="preserve"> étiologique</w:t>
      </w:r>
    </w:p>
    <w:p w14:paraId="5B4F41AD" w14:textId="609DB4FD" w:rsidR="000E122B" w:rsidRPr="00F408E2" w:rsidRDefault="00616E40" w:rsidP="00616E40">
      <w:pPr>
        <w:rPr>
          <w:rFonts w:cs="Times New Roman"/>
        </w:rPr>
      </w:pPr>
      <w:r w:rsidRPr="00F408E2">
        <w:rPr>
          <w:rFonts w:cs="Times New Roman"/>
        </w:rPr>
        <w:t>Épidémiologie</w:t>
      </w:r>
    </w:p>
    <w:p w14:paraId="1AE106D2" w14:textId="48A82BF1" w:rsidR="00616E40" w:rsidRPr="00F408E2" w:rsidRDefault="00616E40" w:rsidP="004237A4">
      <w:pPr>
        <w:numPr>
          <w:ilvl w:val="1"/>
          <w:numId w:val="4"/>
        </w:numPr>
        <w:rPr>
          <w:rFonts w:cs="Times New Roman"/>
        </w:rPr>
      </w:pPr>
      <w:r w:rsidRPr="00F408E2">
        <w:rPr>
          <w:rFonts w:cs="Times New Roman"/>
        </w:rPr>
        <w:t>Prévalence</w:t>
      </w:r>
      <w:r w:rsidR="00EC3244">
        <w:rPr>
          <w:rFonts w:cs="Times New Roman"/>
        </w:rPr>
        <w:t> </w:t>
      </w:r>
      <w:r w:rsidRPr="00F408E2">
        <w:rPr>
          <w:rFonts w:cs="Times New Roman"/>
        </w:rPr>
        <w:t xml:space="preserve">: un cas pour </w:t>
      </w:r>
      <w:r w:rsidR="0080261D" w:rsidRPr="00F408E2">
        <w:rPr>
          <w:rFonts w:cs="Times New Roman"/>
        </w:rPr>
        <w:t>sept</w:t>
      </w:r>
      <w:r w:rsidRPr="00F408E2">
        <w:rPr>
          <w:rFonts w:cs="Times New Roman"/>
        </w:rPr>
        <w:t xml:space="preserve"> cent </w:t>
      </w:r>
      <w:r w:rsidR="0080261D" w:rsidRPr="00F408E2">
        <w:rPr>
          <w:rFonts w:cs="Times New Roman"/>
        </w:rPr>
        <w:t>habitants</w:t>
      </w:r>
      <w:r w:rsidRPr="00F408E2">
        <w:rPr>
          <w:rFonts w:cs="Times New Roman"/>
        </w:rPr>
        <w:t xml:space="preserve"> </w:t>
      </w:r>
    </w:p>
    <w:p w14:paraId="1735993F" w14:textId="2B82A2F4" w:rsidR="00616E40" w:rsidRPr="00F408E2" w:rsidRDefault="00616E40" w:rsidP="004237A4">
      <w:pPr>
        <w:numPr>
          <w:ilvl w:val="1"/>
          <w:numId w:val="4"/>
        </w:numPr>
        <w:rPr>
          <w:rFonts w:cs="Times New Roman"/>
        </w:rPr>
      </w:pPr>
      <w:r w:rsidRPr="00F408E2">
        <w:rPr>
          <w:rFonts w:cs="Times New Roman"/>
        </w:rPr>
        <w:t xml:space="preserve">Touche sans </w:t>
      </w:r>
      <w:r w:rsidR="0080261D" w:rsidRPr="00F408E2">
        <w:rPr>
          <w:rFonts w:cs="Times New Roman"/>
        </w:rPr>
        <w:t>prévalence</w:t>
      </w:r>
      <w:r w:rsidRPr="00F408E2">
        <w:rPr>
          <w:rFonts w:cs="Times New Roman"/>
        </w:rPr>
        <w:t xml:space="preserve"> les deux </w:t>
      </w:r>
      <w:r w:rsidR="00B32D14" w:rsidRPr="00F408E2">
        <w:rPr>
          <w:rFonts w:cs="Times New Roman"/>
        </w:rPr>
        <w:t>sexes</w:t>
      </w:r>
      <w:r w:rsidRPr="00F408E2">
        <w:rPr>
          <w:rFonts w:cs="Times New Roman"/>
        </w:rPr>
        <w:t xml:space="preserve"> </w:t>
      </w:r>
    </w:p>
    <w:p w14:paraId="5B1FFF94" w14:textId="380EF540" w:rsidR="00616E40" w:rsidRPr="00F408E2" w:rsidRDefault="00616E40" w:rsidP="004237A4">
      <w:pPr>
        <w:numPr>
          <w:ilvl w:val="1"/>
          <w:numId w:val="4"/>
        </w:numPr>
        <w:rPr>
          <w:rFonts w:cs="Times New Roman"/>
        </w:rPr>
      </w:pPr>
      <w:r w:rsidRPr="00F408E2">
        <w:rPr>
          <w:rFonts w:cs="Times New Roman"/>
        </w:rPr>
        <w:t>En</w:t>
      </w:r>
      <w:r w:rsidR="0080261D" w:rsidRPr="00F408E2">
        <w:rPr>
          <w:rFonts w:cs="Times New Roman"/>
        </w:rPr>
        <w:t xml:space="preserve"> </w:t>
      </w:r>
      <w:r w:rsidRPr="00F408E2">
        <w:rPr>
          <w:rFonts w:cs="Times New Roman"/>
        </w:rPr>
        <w:t xml:space="preserve">grande </w:t>
      </w:r>
      <w:r w:rsidR="0080261D" w:rsidRPr="00F408E2">
        <w:rPr>
          <w:rFonts w:cs="Times New Roman"/>
        </w:rPr>
        <w:t>majorités</w:t>
      </w:r>
      <w:r w:rsidRPr="00F408E2">
        <w:rPr>
          <w:rFonts w:cs="Times New Roman"/>
        </w:rPr>
        <w:t xml:space="preserve"> </w:t>
      </w:r>
      <w:r w:rsidR="0080261D" w:rsidRPr="00F408E2">
        <w:rPr>
          <w:rFonts w:cs="Times New Roman"/>
        </w:rPr>
        <w:t>survient</w:t>
      </w:r>
      <w:r w:rsidRPr="00F408E2">
        <w:rPr>
          <w:rFonts w:cs="Times New Roman"/>
        </w:rPr>
        <w:t xml:space="preserve"> entre 40 – 70 ans avec âge moyen de début de 55 ns</w:t>
      </w:r>
    </w:p>
    <w:p w14:paraId="08CF8F2F" w14:textId="46DB03D1" w:rsidR="00616E40" w:rsidRPr="00F408E2" w:rsidRDefault="00616E40" w:rsidP="004237A4">
      <w:pPr>
        <w:numPr>
          <w:ilvl w:val="1"/>
          <w:numId w:val="4"/>
        </w:numPr>
        <w:rPr>
          <w:rFonts w:cs="Times New Roman"/>
        </w:rPr>
      </w:pPr>
      <w:r w:rsidRPr="00F408E2">
        <w:rPr>
          <w:rFonts w:cs="Times New Roman"/>
        </w:rPr>
        <w:t xml:space="preserve">Deuxième cause handicap </w:t>
      </w:r>
      <w:r w:rsidR="0080261D" w:rsidRPr="00F408E2">
        <w:rPr>
          <w:rFonts w:cs="Times New Roman"/>
        </w:rPr>
        <w:t>fonctionnelle</w:t>
      </w:r>
      <w:r w:rsidRPr="00F408E2">
        <w:rPr>
          <w:rFonts w:cs="Times New Roman"/>
        </w:rPr>
        <w:t xml:space="preserve"> aux sujets âgés (après l’</w:t>
      </w:r>
      <w:r w:rsidR="00B32D14" w:rsidRPr="00F408E2">
        <w:rPr>
          <w:rFonts w:cs="Times New Roman"/>
        </w:rPr>
        <w:t>accident</w:t>
      </w:r>
      <w:r w:rsidRPr="00F408E2">
        <w:rPr>
          <w:rFonts w:cs="Times New Roman"/>
        </w:rPr>
        <w:t xml:space="preserve"> </w:t>
      </w:r>
      <w:r w:rsidR="0080261D" w:rsidRPr="00F408E2">
        <w:rPr>
          <w:rFonts w:cs="Times New Roman"/>
        </w:rPr>
        <w:t>vasculaire</w:t>
      </w:r>
      <w:r w:rsidRPr="00F408E2">
        <w:rPr>
          <w:rFonts w:cs="Times New Roman"/>
        </w:rPr>
        <w:t xml:space="preserve"> </w:t>
      </w:r>
      <w:r w:rsidR="0080261D" w:rsidRPr="00F408E2">
        <w:rPr>
          <w:rFonts w:cs="Times New Roman"/>
        </w:rPr>
        <w:t>cérébral</w:t>
      </w:r>
      <w:r w:rsidRPr="00F408E2">
        <w:rPr>
          <w:rFonts w:cs="Times New Roman"/>
        </w:rPr>
        <w:t>)</w:t>
      </w:r>
    </w:p>
    <w:p w14:paraId="64B1E066" w14:textId="52BD27F1" w:rsidR="00616E40" w:rsidRPr="00F408E2" w:rsidRDefault="00616E40" w:rsidP="004237A4">
      <w:pPr>
        <w:numPr>
          <w:ilvl w:val="1"/>
          <w:numId w:val="4"/>
        </w:numPr>
        <w:rPr>
          <w:rFonts w:cs="Times New Roman"/>
        </w:rPr>
      </w:pPr>
      <w:r w:rsidRPr="00F408E2">
        <w:rPr>
          <w:rFonts w:cs="Times New Roman"/>
        </w:rPr>
        <w:t xml:space="preserve">Aggravation </w:t>
      </w:r>
      <w:r w:rsidR="0080261D" w:rsidRPr="00F408E2">
        <w:rPr>
          <w:rFonts w:cs="Times New Roman"/>
        </w:rPr>
        <w:t>progressive</w:t>
      </w:r>
      <w:r w:rsidR="000A0F82" w:rsidRPr="00F408E2">
        <w:rPr>
          <w:rFonts w:cs="Times New Roman"/>
        </w:rPr>
        <w:t>,</w:t>
      </w:r>
      <w:r w:rsidRPr="00F408E2">
        <w:rPr>
          <w:rFonts w:cs="Times New Roman"/>
        </w:rPr>
        <w:t xml:space="preserve"> lente</w:t>
      </w:r>
      <w:r w:rsidR="00DD6E4E" w:rsidRPr="00F408E2">
        <w:rPr>
          <w:rFonts w:cs="Times New Roman"/>
        </w:rPr>
        <w:t xml:space="preserve">, </w:t>
      </w:r>
      <w:r w:rsidR="00E853E4" w:rsidRPr="00F408E2">
        <w:rPr>
          <w:rFonts w:cs="Times New Roman"/>
        </w:rPr>
        <w:t>inexorable</w:t>
      </w:r>
      <w:r w:rsidRPr="00F408E2">
        <w:rPr>
          <w:rFonts w:cs="Times New Roman"/>
        </w:rPr>
        <w:t xml:space="preserve">, </w:t>
      </w:r>
      <w:r w:rsidR="0080261D" w:rsidRPr="00F408E2">
        <w:rPr>
          <w:rFonts w:cs="Times New Roman"/>
        </w:rPr>
        <w:t>et invalidité surviens  toujours</w:t>
      </w:r>
    </w:p>
    <w:p w14:paraId="0ABB7868" w14:textId="22CBCB1C" w:rsidR="0080261D" w:rsidRPr="00F408E2" w:rsidRDefault="0080261D" w:rsidP="004237A4">
      <w:pPr>
        <w:numPr>
          <w:ilvl w:val="1"/>
          <w:numId w:val="4"/>
        </w:numPr>
        <w:rPr>
          <w:rFonts w:cs="Times New Roman"/>
        </w:rPr>
      </w:pPr>
      <w:r w:rsidRPr="00F408E2">
        <w:rPr>
          <w:rFonts w:cs="Times New Roman"/>
        </w:rPr>
        <w:t xml:space="preserve">La mort </w:t>
      </w:r>
      <w:r w:rsidR="000A0F82" w:rsidRPr="00F408E2">
        <w:rPr>
          <w:rFonts w:cs="Times New Roman"/>
        </w:rPr>
        <w:t>survient</w:t>
      </w:r>
      <w:r w:rsidRPr="00F408E2">
        <w:rPr>
          <w:rFonts w:cs="Times New Roman"/>
        </w:rPr>
        <w:t xml:space="preserve"> toujours après une </w:t>
      </w:r>
      <w:r w:rsidR="000A0F82" w:rsidRPr="00F408E2">
        <w:rPr>
          <w:rFonts w:cs="Times New Roman"/>
        </w:rPr>
        <w:t>dizaine d’année d’évolution</w:t>
      </w:r>
    </w:p>
    <w:p w14:paraId="211DF91F" w14:textId="608F4012" w:rsidR="00964D8E" w:rsidRPr="00F408E2" w:rsidRDefault="00964D8E" w:rsidP="004237A4">
      <w:pPr>
        <w:pStyle w:val="Titre1"/>
        <w:numPr>
          <w:ilvl w:val="0"/>
          <w:numId w:val="16"/>
        </w:numPr>
        <w:rPr>
          <w:rFonts w:cs="Times New Roman"/>
        </w:rPr>
      </w:pPr>
      <w:bookmarkStart w:id="115" w:name="_Toc196656480"/>
      <w:bookmarkStart w:id="116" w:name="_Toc196662287"/>
      <w:r w:rsidRPr="00F408E2">
        <w:rPr>
          <w:rFonts w:cs="Times New Roman"/>
        </w:rPr>
        <w:t>Pathogénèse</w:t>
      </w:r>
      <w:bookmarkEnd w:id="115"/>
      <w:bookmarkEnd w:id="116"/>
      <w:r w:rsidRPr="00F408E2">
        <w:rPr>
          <w:rFonts w:cs="Times New Roman"/>
        </w:rPr>
        <w:t xml:space="preserve"> </w:t>
      </w:r>
    </w:p>
    <w:p w14:paraId="31B4C770" w14:textId="3BF4AC56" w:rsidR="00964D8E" w:rsidRPr="00F408E2" w:rsidRDefault="00964D8E" w:rsidP="00964D8E">
      <w:pPr>
        <w:pStyle w:val="Titre2"/>
        <w:rPr>
          <w:rFonts w:cs="Times New Roman"/>
        </w:rPr>
      </w:pPr>
      <w:bookmarkStart w:id="117" w:name="_Toc196656481"/>
      <w:bookmarkStart w:id="118" w:name="_Toc196662288"/>
      <w:r w:rsidRPr="00F408E2">
        <w:rPr>
          <w:rFonts w:cs="Times New Roman"/>
        </w:rPr>
        <w:t>Lésions élémentaires responsables</w:t>
      </w:r>
      <w:bookmarkEnd w:id="117"/>
      <w:bookmarkEnd w:id="118"/>
      <w:r w:rsidRPr="00F408E2">
        <w:rPr>
          <w:rFonts w:cs="Times New Roman"/>
        </w:rPr>
        <w:t xml:space="preserve"> </w:t>
      </w:r>
    </w:p>
    <w:p w14:paraId="4C6F9041" w14:textId="1B22AF97" w:rsidR="00964D8E" w:rsidRPr="00F408E2" w:rsidRDefault="00964D8E" w:rsidP="00964D8E">
      <w:pPr>
        <w:rPr>
          <w:rFonts w:cs="Times New Roman"/>
        </w:rPr>
      </w:pPr>
      <w:r w:rsidRPr="00F408E2">
        <w:rPr>
          <w:rFonts w:cs="Times New Roman"/>
        </w:rPr>
        <w:t xml:space="preserve">La </w:t>
      </w:r>
      <w:r w:rsidR="00704ED7" w:rsidRPr="00F408E2">
        <w:rPr>
          <w:rFonts w:cs="Times New Roman"/>
        </w:rPr>
        <w:t>dégénérescence</w:t>
      </w:r>
      <w:r w:rsidRPr="00F408E2">
        <w:rPr>
          <w:rFonts w:cs="Times New Roman"/>
        </w:rPr>
        <w:t xml:space="preserve"> des </w:t>
      </w:r>
      <w:r w:rsidR="00611745" w:rsidRPr="00F408E2">
        <w:rPr>
          <w:rFonts w:cs="Times New Roman"/>
        </w:rPr>
        <w:t>cellules</w:t>
      </w:r>
      <w:r w:rsidRPr="00F408E2">
        <w:rPr>
          <w:rFonts w:cs="Times New Roman"/>
        </w:rPr>
        <w:t xml:space="preserve"> </w:t>
      </w:r>
      <w:r w:rsidR="00611745" w:rsidRPr="00F408E2">
        <w:rPr>
          <w:rFonts w:cs="Times New Roman"/>
        </w:rPr>
        <w:t>pigmentaires</w:t>
      </w:r>
      <w:r w:rsidRPr="00F408E2">
        <w:rPr>
          <w:rFonts w:cs="Times New Roman"/>
        </w:rPr>
        <w:t xml:space="preserve"> de</w:t>
      </w:r>
      <w:r w:rsidR="00611745" w:rsidRPr="00F408E2">
        <w:rPr>
          <w:rFonts w:cs="Times New Roman"/>
        </w:rPr>
        <w:t xml:space="preserve"> </w:t>
      </w:r>
      <w:r w:rsidRPr="00F408E2">
        <w:rPr>
          <w:rFonts w:cs="Times New Roman"/>
        </w:rPr>
        <w:t xml:space="preserve">la pars </w:t>
      </w:r>
      <w:r w:rsidR="003E52C5" w:rsidRPr="00F408E2">
        <w:rPr>
          <w:rFonts w:cs="Times New Roman"/>
        </w:rPr>
        <w:t>compacta</w:t>
      </w:r>
      <w:r w:rsidR="001D15A4" w:rsidRPr="00F408E2">
        <w:rPr>
          <w:rFonts w:cs="Times New Roman"/>
        </w:rPr>
        <w:t xml:space="preserve"> (produit </w:t>
      </w:r>
      <w:r w:rsidR="00B32D14" w:rsidRPr="00F408E2">
        <w:rPr>
          <w:rFonts w:cs="Times New Roman"/>
        </w:rPr>
        <w:t>la</w:t>
      </w:r>
      <w:r w:rsidR="001D15A4" w:rsidRPr="00F408E2">
        <w:rPr>
          <w:rFonts w:cs="Times New Roman"/>
        </w:rPr>
        <w:t xml:space="preserve"> </w:t>
      </w:r>
      <w:r w:rsidR="001D15A4" w:rsidRPr="00F408E2">
        <w:rPr>
          <w:rFonts w:cs="Times New Roman"/>
          <w:b/>
          <w:bCs/>
        </w:rPr>
        <w:t>dopamine</w:t>
      </w:r>
      <w:r w:rsidR="001D15A4" w:rsidRPr="00F408E2">
        <w:rPr>
          <w:rFonts w:cs="Times New Roman"/>
        </w:rPr>
        <w:t>)</w:t>
      </w:r>
      <w:r w:rsidRPr="00F408E2">
        <w:rPr>
          <w:rFonts w:cs="Times New Roman"/>
        </w:rPr>
        <w:t xml:space="preserve"> du locu</w:t>
      </w:r>
      <w:r w:rsidR="003E52C5" w:rsidRPr="00F408E2">
        <w:rPr>
          <w:rFonts w:cs="Times New Roman"/>
        </w:rPr>
        <w:t>s</w:t>
      </w:r>
      <w:r w:rsidRPr="00F408E2">
        <w:rPr>
          <w:rFonts w:cs="Times New Roman"/>
        </w:rPr>
        <w:t xml:space="preserve"> </w:t>
      </w:r>
      <w:r w:rsidR="00704ED7" w:rsidRPr="00F408E2">
        <w:rPr>
          <w:rFonts w:cs="Times New Roman"/>
        </w:rPr>
        <w:t>Niger</w:t>
      </w:r>
    </w:p>
    <w:p w14:paraId="14A600CA" w14:textId="0869B6BD" w:rsidR="00964D8E" w:rsidRPr="00F408E2" w:rsidRDefault="003E52C5" w:rsidP="00964D8E">
      <w:pPr>
        <w:rPr>
          <w:rFonts w:cs="Times New Roman"/>
        </w:rPr>
      </w:pPr>
      <w:r w:rsidRPr="00F408E2">
        <w:rPr>
          <w:rFonts w:cs="Times New Roman"/>
        </w:rPr>
        <w:t>Constatation au nivea</w:t>
      </w:r>
      <w:r w:rsidR="001D15A4" w:rsidRPr="00F408E2">
        <w:rPr>
          <w:rFonts w:cs="Times New Roman"/>
        </w:rPr>
        <w:t>u</w:t>
      </w:r>
      <w:r w:rsidRPr="00F408E2">
        <w:rPr>
          <w:rFonts w:cs="Times New Roman"/>
        </w:rPr>
        <w:t xml:space="preserve"> locus </w:t>
      </w:r>
      <w:r w:rsidR="00704ED7" w:rsidRPr="00F408E2">
        <w:rPr>
          <w:rFonts w:cs="Times New Roman"/>
        </w:rPr>
        <w:t>Niger</w:t>
      </w:r>
      <w:r w:rsidR="00EC3244">
        <w:rPr>
          <w:rFonts w:cs="Times New Roman"/>
        </w:rPr>
        <w:t> </w:t>
      </w:r>
      <w:r w:rsidRPr="00F408E2">
        <w:rPr>
          <w:rFonts w:cs="Times New Roman"/>
        </w:rPr>
        <w:t xml:space="preserve">: </w:t>
      </w:r>
    </w:p>
    <w:p w14:paraId="71C6E327" w14:textId="0294C38D" w:rsidR="003E52C5" w:rsidRPr="00F408E2" w:rsidRDefault="003E52C5" w:rsidP="004237A4">
      <w:pPr>
        <w:numPr>
          <w:ilvl w:val="1"/>
          <w:numId w:val="4"/>
        </w:numPr>
        <w:rPr>
          <w:rFonts w:cs="Times New Roman"/>
        </w:rPr>
      </w:pPr>
      <w:r w:rsidRPr="00F408E2">
        <w:rPr>
          <w:rFonts w:cs="Times New Roman"/>
        </w:rPr>
        <w:t xml:space="preserve">Dépigmentation </w:t>
      </w:r>
    </w:p>
    <w:p w14:paraId="51F8D75C" w14:textId="6CB76ADA" w:rsidR="003E52C5" w:rsidRPr="00F408E2" w:rsidRDefault="003E52C5" w:rsidP="004237A4">
      <w:pPr>
        <w:numPr>
          <w:ilvl w:val="1"/>
          <w:numId w:val="4"/>
        </w:numPr>
        <w:rPr>
          <w:rFonts w:cs="Times New Roman"/>
        </w:rPr>
      </w:pPr>
      <w:r w:rsidRPr="00F408E2">
        <w:rPr>
          <w:rFonts w:cs="Times New Roman"/>
        </w:rPr>
        <w:t xml:space="preserve">Perte </w:t>
      </w:r>
      <w:r w:rsidR="00F722B3" w:rsidRPr="00F408E2">
        <w:rPr>
          <w:rFonts w:cs="Times New Roman"/>
        </w:rPr>
        <w:t>neuronale</w:t>
      </w:r>
      <w:r w:rsidRPr="00F408E2">
        <w:rPr>
          <w:rFonts w:cs="Times New Roman"/>
        </w:rPr>
        <w:t xml:space="preserve"> massive </w:t>
      </w:r>
    </w:p>
    <w:p w14:paraId="0CBF0EEC" w14:textId="7B852DF9" w:rsidR="003E52C5" w:rsidRPr="00F408E2" w:rsidRDefault="001D15A4" w:rsidP="004237A4">
      <w:pPr>
        <w:numPr>
          <w:ilvl w:val="1"/>
          <w:numId w:val="4"/>
        </w:numPr>
        <w:rPr>
          <w:rFonts w:cs="Times New Roman"/>
        </w:rPr>
      </w:pPr>
      <w:r w:rsidRPr="00F408E2">
        <w:rPr>
          <w:rFonts w:cs="Times New Roman"/>
        </w:rPr>
        <w:t>présence</w:t>
      </w:r>
      <w:r w:rsidR="003E52C5" w:rsidRPr="00F408E2">
        <w:rPr>
          <w:rFonts w:cs="Times New Roman"/>
        </w:rPr>
        <w:t xml:space="preserve"> d’inclusi</w:t>
      </w:r>
      <w:r w:rsidR="00F722B3" w:rsidRPr="00F408E2">
        <w:rPr>
          <w:rFonts w:cs="Times New Roman"/>
        </w:rPr>
        <w:t>on</w:t>
      </w:r>
      <w:r w:rsidR="003E52C5" w:rsidRPr="00F408E2">
        <w:rPr>
          <w:rFonts w:cs="Times New Roman"/>
        </w:rPr>
        <w:t xml:space="preserve"> intra </w:t>
      </w:r>
      <w:r w:rsidR="00F722B3" w:rsidRPr="00F408E2">
        <w:rPr>
          <w:rFonts w:cs="Times New Roman"/>
        </w:rPr>
        <w:t>cytoplasmique</w:t>
      </w:r>
      <w:r w:rsidR="003E52C5" w:rsidRPr="00F408E2">
        <w:rPr>
          <w:rFonts w:cs="Times New Roman"/>
        </w:rPr>
        <w:t xml:space="preserve"> appelées corps</w:t>
      </w:r>
      <w:r w:rsidR="00791F90" w:rsidRPr="00F408E2">
        <w:rPr>
          <w:rFonts w:cs="Times New Roman"/>
        </w:rPr>
        <w:t xml:space="preserve"> de Lewy dans </w:t>
      </w:r>
      <w:r w:rsidR="00B32D14" w:rsidRPr="00F408E2">
        <w:rPr>
          <w:rFonts w:cs="Times New Roman"/>
        </w:rPr>
        <w:t>les neurones restants</w:t>
      </w:r>
      <w:r w:rsidR="00791F90" w:rsidRPr="00F408E2">
        <w:rPr>
          <w:rFonts w:cs="Times New Roman"/>
        </w:rPr>
        <w:t>.</w:t>
      </w:r>
    </w:p>
    <w:p w14:paraId="5E3D93D8" w14:textId="30238A2E" w:rsidR="00F722B3" w:rsidRPr="00F408E2" w:rsidRDefault="00704ED7" w:rsidP="00F722B3">
      <w:pPr>
        <w:pStyle w:val="Titre2"/>
        <w:rPr>
          <w:rFonts w:cs="Times New Roman"/>
        </w:rPr>
      </w:pPr>
      <w:bookmarkStart w:id="119" w:name="_Toc196656482"/>
      <w:bookmarkStart w:id="120" w:name="_Toc196662289"/>
      <w:r w:rsidRPr="00F408E2">
        <w:rPr>
          <w:rFonts w:cs="Times New Roman"/>
        </w:rPr>
        <w:lastRenderedPageBreak/>
        <w:t>Mécanismes</w:t>
      </w:r>
      <w:r w:rsidR="00F722B3" w:rsidRPr="00F408E2">
        <w:rPr>
          <w:rFonts w:cs="Times New Roman"/>
        </w:rPr>
        <w:t xml:space="preserve"> </w:t>
      </w:r>
      <w:r w:rsidRPr="00F408E2">
        <w:rPr>
          <w:rFonts w:cs="Times New Roman"/>
        </w:rPr>
        <w:t>lésionnel</w:t>
      </w:r>
      <w:r w:rsidR="00F722B3" w:rsidRPr="00F408E2">
        <w:rPr>
          <w:rFonts w:cs="Times New Roman"/>
        </w:rPr>
        <w:t xml:space="preserve"> au cours du MPI</w:t>
      </w:r>
      <w:bookmarkEnd w:id="119"/>
      <w:bookmarkEnd w:id="120"/>
      <w:r w:rsidR="00F722B3" w:rsidRPr="00F408E2">
        <w:rPr>
          <w:rFonts w:cs="Times New Roman"/>
        </w:rPr>
        <w:t xml:space="preserve">  </w:t>
      </w:r>
    </w:p>
    <w:p w14:paraId="42F3E326" w14:textId="29F57F6A" w:rsidR="00F722B3" w:rsidRPr="00F408E2" w:rsidRDefault="002117C8" w:rsidP="00F722B3">
      <w:pPr>
        <w:rPr>
          <w:rFonts w:cs="Times New Roman"/>
        </w:rPr>
      </w:pPr>
      <w:r w:rsidRPr="00F408E2">
        <w:rPr>
          <w:rFonts w:cs="Times New Roman"/>
        </w:rPr>
        <w:t xml:space="preserve">Atteinte </w:t>
      </w:r>
      <w:r w:rsidR="00B32D14" w:rsidRPr="00F408E2">
        <w:rPr>
          <w:rFonts w:cs="Times New Roman"/>
        </w:rPr>
        <w:t>des fonctions</w:t>
      </w:r>
      <w:r w:rsidRPr="00F408E2">
        <w:rPr>
          <w:rFonts w:cs="Times New Roman"/>
        </w:rPr>
        <w:t xml:space="preserve"> des </w:t>
      </w:r>
      <w:r w:rsidR="004E0FB2" w:rsidRPr="00F408E2">
        <w:rPr>
          <w:rFonts w:cs="Times New Roman"/>
        </w:rPr>
        <w:t>noyaux</w:t>
      </w:r>
      <w:r w:rsidR="00F722B3" w:rsidRPr="00F408E2">
        <w:rPr>
          <w:rFonts w:cs="Times New Roman"/>
        </w:rPr>
        <w:t xml:space="preserve"> gris centraux </w:t>
      </w:r>
    </w:p>
    <w:p w14:paraId="5C40918B" w14:textId="7FB12A97" w:rsidR="00F722B3" w:rsidRPr="00F408E2" w:rsidRDefault="00F722B3" w:rsidP="004237A4">
      <w:pPr>
        <w:numPr>
          <w:ilvl w:val="1"/>
          <w:numId w:val="4"/>
        </w:numPr>
        <w:rPr>
          <w:rFonts w:cs="Times New Roman"/>
        </w:rPr>
      </w:pPr>
      <w:r w:rsidRPr="00F408E2">
        <w:rPr>
          <w:rFonts w:cs="Times New Roman"/>
        </w:rPr>
        <w:t>St</w:t>
      </w:r>
      <w:r w:rsidR="000F2163" w:rsidRPr="00F408E2">
        <w:rPr>
          <w:rFonts w:cs="Times New Roman"/>
        </w:rPr>
        <w:t>ri</w:t>
      </w:r>
      <w:r w:rsidRPr="00F408E2">
        <w:rPr>
          <w:rFonts w:cs="Times New Roman"/>
        </w:rPr>
        <w:t xml:space="preserve">atum (noyau caudé, </w:t>
      </w:r>
      <w:r w:rsidR="00B32D14" w:rsidRPr="00F408E2">
        <w:rPr>
          <w:rFonts w:cs="Times New Roman"/>
        </w:rPr>
        <w:t>Putamen</w:t>
      </w:r>
      <w:r w:rsidRPr="00F408E2">
        <w:rPr>
          <w:rFonts w:cs="Times New Roman"/>
        </w:rPr>
        <w:t>)</w:t>
      </w:r>
      <w:r w:rsidR="00EC3244">
        <w:rPr>
          <w:rFonts w:cs="Times New Roman"/>
        </w:rPr>
        <w:t> </w:t>
      </w:r>
      <w:r w:rsidR="004F5C16" w:rsidRPr="00F408E2">
        <w:rPr>
          <w:rFonts w:cs="Times New Roman"/>
        </w:rPr>
        <w:t xml:space="preserve">: </w:t>
      </w:r>
      <w:r w:rsidR="00704ED7" w:rsidRPr="00F408E2">
        <w:rPr>
          <w:rFonts w:cs="Times New Roman"/>
        </w:rPr>
        <w:t>récepteur</w:t>
      </w:r>
      <w:r w:rsidR="004F5C16" w:rsidRPr="00F408E2">
        <w:rPr>
          <w:rFonts w:cs="Times New Roman"/>
        </w:rPr>
        <w:t xml:space="preserve"> des afférent corticale qui sont inhibitrice</w:t>
      </w:r>
    </w:p>
    <w:p w14:paraId="559E6521" w14:textId="25D73EA1" w:rsidR="00F722B3" w:rsidRPr="00F408E2" w:rsidRDefault="00F722B3" w:rsidP="004237A4">
      <w:pPr>
        <w:numPr>
          <w:ilvl w:val="1"/>
          <w:numId w:val="4"/>
        </w:numPr>
        <w:rPr>
          <w:rFonts w:cs="Times New Roman"/>
        </w:rPr>
      </w:pPr>
      <w:r w:rsidRPr="00F408E2">
        <w:rPr>
          <w:rFonts w:cs="Times New Roman"/>
        </w:rPr>
        <w:t>Pallidum (</w:t>
      </w:r>
      <w:r w:rsidR="002117C8" w:rsidRPr="00F408E2">
        <w:rPr>
          <w:rFonts w:cs="Times New Roman"/>
        </w:rPr>
        <w:t xml:space="preserve">par </w:t>
      </w:r>
      <w:r w:rsidR="00B32D14" w:rsidRPr="00F408E2">
        <w:rPr>
          <w:rFonts w:cs="Times New Roman"/>
        </w:rPr>
        <w:t>l’intermédiaire</w:t>
      </w:r>
      <w:r w:rsidR="002117C8" w:rsidRPr="00F408E2">
        <w:rPr>
          <w:rFonts w:cs="Times New Roman"/>
        </w:rPr>
        <w:t xml:space="preserve"> du thalamus</w:t>
      </w:r>
      <w:r w:rsidR="004F5C16" w:rsidRPr="00F408E2">
        <w:rPr>
          <w:rFonts w:cs="Times New Roman"/>
        </w:rPr>
        <w:t>)</w:t>
      </w:r>
      <w:r w:rsidR="00EC3244">
        <w:rPr>
          <w:rFonts w:cs="Times New Roman"/>
        </w:rPr>
        <w:t> </w:t>
      </w:r>
      <w:r w:rsidR="00CB2E72" w:rsidRPr="00F408E2">
        <w:rPr>
          <w:rFonts w:cs="Times New Roman"/>
        </w:rPr>
        <w:t xml:space="preserve">: </w:t>
      </w:r>
      <w:r w:rsidR="000F2163" w:rsidRPr="00F408E2">
        <w:rPr>
          <w:rFonts w:cs="Times New Roman"/>
        </w:rPr>
        <w:t>récepteur</w:t>
      </w:r>
      <w:r w:rsidR="00CB2E72" w:rsidRPr="00F408E2">
        <w:rPr>
          <w:rFonts w:cs="Times New Roman"/>
        </w:rPr>
        <w:t xml:space="preserve"> des commande</w:t>
      </w:r>
      <w:r w:rsidR="00C65DCA" w:rsidRPr="00F408E2">
        <w:rPr>
          <w:rFonts w:cs="Times New Roman"/>
        </w:rPr>
        <w:t>s</w:t>
      </w:r>
      <w:r w:rsidR="00CB2E72" w:rsidRPr="00F408E2">
        <w:rPr>
          <w:rFonts w:cs="Times New Roman"/>
        </w:rPr>
        <w:t xml:space="preserve"> striatal pour </w:t>
      </w:r>
      <w:r w:rsidR="00624E50" w:rsidRPr="00F408E2">
        <w:rPr>
          <w:rFonts w:cs="Times New Roman"/>
        </w:rPr>
        <w:t>moduler</w:t>
      </w:r>
      <w:r w:rsidR="00CB2E72" w:rsidRPr="00F408E2">
        <w:rPr>
          <w:rFonts w:cs="Times New Roman"/>
        </w:rPr>
        <w:t xml:space="preserve"> l’activation du corte</w:t>
      </w:r>
      <w:r w:rsidR="00E853E4" w:rsidRPr="00F408E2">
        <w:rPr>
          <w:rFonts w:cs="Times New Roman"/>
        </w:rPr>
        <w:t>x</w:t>
      </w:r>
      <w:r w:rsidR="00CB2E72" w:rsidRPr="00F408E2">
        <w:rPr>
          <w:rFonts w:cs="Times New Roman"/>
        </w:rPr>
        <w:t xml:space="preserve"> moteur et </w:t>
      </w:r>
      <w:r w:rsidR="000F2163" w:rsidRPr="00F408E2">
        <w:rPr>
          <w:rFonts w:cs="Times New Roman"/>
        </w:rPr>
        <w:t>promoteur</w:t>
      </w:r>
    </w:p>
    <w:p w14:paraId="19291270" w14:textId="1F6E5C57" w:rsidR="004F5C16" w:rsidRPr="00F408E2" w:rsidRDefault="00624E50" w:rsidP="004237A4">
      <w:pPr>
        <w:numPr>
          <w:ilvl w:val="1"/>
          <w:numId w:val="4"/>
        </w:numPr>
        <w:rPr>
          <w:rFonts w:cs="Times New Roman"/>
        </w:rPr>
      </w:pPr>
      <w:r w:rsidRPr="00F408E2">
        <w:rPr>
          <w:rFonts w:cs="Times New Roman"/>
        </w:rPr>
        <w:t>Locus</w:t>
      </w:r>
      <w:r w:rsidR="004F5C16" w:rsidRPr="00F408E2">
        <w:rPr>
          <w:rFonts w:cs="Times New Roman"/>
        </w:rPr>
        <w:t xml:space="preserve"> </w:t>
      </w:r>
      <w:r w:rsidRPr="00F408E2">
        <w:rPr>
          <w:rFonts w:cs="Times New Roman"/>
        </w:rPr>
        <w:t>Niger</w:t>
      </w:r>
      <w:r w:rsidR="00EC3244">
        <w:rPr>
          <w:rFonts w:cs="Times New Roman"/>
        </w:rPr>
        <w:t> </w:t>
      </w:r>
      <w:r w:rsidR="004F5C16" w:rsidRPr="00F408E2">
        <w:rPr>
          <w:rFonts w:cs="Times New Roman"/>
        </w:rPr>
        <w:t>: contrôleur du striatum</w:t>
      </w:r>
      <w:r w:rsidR="000F2163" w:rsidRPr="00F408E2">
        <w:rPr>
          <w:rFonts w:cs="Times New Roman"/>
        </w:rPr>
        <w:t xml:space="preserve"> </w:t>
      </w:r>
      <w:r w:rsidR="00704ED7" w:rsidRPr="00F408E2">
        <w:rPr>
          <w:rFonts w:cs="Times New Roman"/>
        </w:rPr>
        <w:t>cholinergique</w:t>
      </w:r>
      <w:r w:rsidR="004F5C16" w:rsidRPr="00F408E2">
        <w:rPr>
          <w:rFonts w:cs="Times New Roman"/>
        </w:rPr>
        <w:t xml:space="preserve"> et fre</w:t>
      </w:r>
      <w:r w:rsidR="00CB2E72" w:rsidRPr="00F408E2">
        <w:rPr>
          <w:rFonts w:cs="Times New Roman"/>
        </w:rPr>
        <w:t xml:space="preserve">inateur </w:t>
      </w:r>
      <w:r w:rsidRPr="00F408E2">
        <w:rPr>
          <w:rFonts w:cs="Times New Roman"/>
        </w:rPr>
        <w:t xml:space="preserve">des </w:t>
      </w:r>
      <w:r w:rsidR="004E0FB2" w:rsidRPr="00F408E2">
        <w:rPr>
          <w:rFonts w:cs="Times New Roman"/>
        </w:rPr>
        <w:t>afférences</w:t>
      </w:r>
      <w:r w:rsidRPr="00F408E2">
        <w:rPr>
          <w:rFonts w:cs="Times New Roman"/>
        </w:rPr>
        <w:t xml:space="preserve"> coracles inhibitrice du striatum</w:t>
      </w:r>
      <w:r w:rsidR="00EC3244">
        <w:rPr>
          <w:rFonts w:cs="Times New Roman"/>
        </w:rPr>
        <w:t> </w:t>
      </w:r>
      <w:r w:rsidR="004E0FB2" w:rsidRPr="00F408E2">
        <w:rPr>
          <w:rFonts w:cs="Times New Roman"/>
        </w:rPr>
        <w:t>: normalement inhibiteur et régulateur des mouvements.</w:t>
      </w:r>
    </w:p>
    <w:p w14:paraId="3E6C5808" w14:textId="2A76A2AC" w:rsidR="00791BC1" w:rsidRPr="00F408E2" w:rsidRDefault="003268CF" w:rsidP="004237A4">
      <w:pPr>
        <w:numPr>
          <w:ilvl w:val="1"/>
          <w:numId w:val="4"/>
        </w:numPr>
        <w:rPr>
          <w:rFonts w:cs="Times New Roman"/>
        </w:rPr>
      </w:pPr>
      <w:r w:rsidRPr="00F408E2">
        <w:rPr>
          <w:rFonts w:cs="Times New Roman"/>
          <w:b/>
          <w:bCs/>
        </w:rPr>
        <w:t xml:space="preserve">Schéma </w:t>
      </w:r>
      <w:r w:rsidR="00D11528" w:rsidRPr="00F408E2">
        <w:rPr>
          <w:rFonts w:cs="Times New Roman"/>
          <w:b/>
          <w:bCs/>
        </w:rPr>
        <w:t>*****</w:t>
      </w:r>
    </w:p>
    <w:p w14:paraId="174365C7" w14:textId="1FFCE3D0" w:rsidR="003268CF" w:rsidRPr="00F408E2" w:rsidRDefault="001870F2" w:rsidP="001870F2">
      <w:pPr>
        <w:rPr>
          <w:rFonts w:cs="Times New Roman"/>
        </w:rPr>
      </w:pPr>
      <w:r w:rsidRPr="00F408E2">
        <w:rPr>
          <w:rFonts w:cs="Times New Roman"/>
        </w:rPr>
        <w:t xml:space="preserve">Perte neuronales au niveau de locus </w:t>
      </w:r>
      <w:r w:rsidR="003B22DB" w:rsidRPr="00F408E2">
        <w:rPr>
          <w:rFonts w:cs="Times New Roman"/>
        </w:rPr>
        <w:t>Niger</w:t>
      </w:r>
      <w:r w:rsidRPr="00F408E2">
        <w:rPr>
          <w:rFonts w:cs="Times New Roman"/>
        </w:rPr>
        <w:t xml:space="preserve"> </w:t>
      </w:r>
      <w:r w:rsidR="003B22DB" w:rsidRPr="00F408E2">
        <w:rPr>
          <w:rFonts w:cs="Times New Roman"/>
        </w:rPr>
        <w:t>entraine</w:t>
      </w:r>
      <w:r w:rsidRPr="00F408E2">
        <w:rPr>
          <w:rFonts w:cs="Times New Roman"/>
        </w:rPr>
        <w:t xml:space="preserve"> </w:t>
      </w:r>
    </w:p>
    <w:p w14:paraId="76FD7F0F" w14:textId="59516907" w:rsidR="001870F2" w:rsidRPr="00F408E2" w:rsidRDefault="001A4DB1" w:rsidP="004237A4">
      <w:pPr>
        <w:numPr>
          <w:ilvl w:val="1"/>
          <w:numId w:val="4"/>
        </w:numPr>
        <w:rPr>
          <w:rFonts w:cs="Times New Roman"/>
        </w:rPr>
      </w:pPr>
      <w:r w:rsidRPr="00F408E2">
        <w:rPr>
          <w:rFonts w:cs="Times New Roman"/>
        </w:rPr>
        <w:t>Dégénérescence</w:t>
      </w:r>
      <w:r w:rsidR="001870F2" w:rsidRPr="00F408E2">
        <w:rPr>
          <w:rFonts w:cs="Times New Roman"/>
        </w:rPr>
        <w:t xml:space="preserve"> de la vois nigro-striatales </w:t>
      </w:r>
    </w:p>
    <w:p w14:paraId="60D3867A" w14:textId="2114FAE1" w:rsidR="001870F2" w:rsidRPr="00F408E2" w:rsidRDefault="001870F2" w:rsidP="004237A4">
      <w:pPr>
        <w:numPr>
          <w:ilvl w:val="1"/>
          <w:numId w:val="4"/>
        </w:numPr>
        <w:rPr>
          <w:rFonts w:cs="Times New Roman"/>
        </w:rPr>
      </w:pPr>
      <w:r w:rsidRPr="00F408E2">
        <w:rPr>
          <w:rFonts w:cs="Times New Roman"/>
        </w:rPr>
        <w:t xml:space="preserve">Raréfaction </w:t>
      </w:r>
      <w:r w:rsidR="00B32D14" w:rsidRPr="00F408E2">
        <w:rPr>
          <w:rFonts w:cs="Times New Roman"/>
        </w:rPr>
        <w:t>des terminaisons dopaminergiques</w:t>
      </w:r>
      <w:r w:rsidRPr="00F408E2">
        <w:rPr>
          <w:rFonts w:cs="Times New Roman"/>
        </w:rPr>
        <w:t xml:space="preserve"> striatale </w:t>
      </w:r>
    </w:p>
    <w:p w14:paraId="72DFF494" w14:textId="2728B377" w:rsidR="001870F2" w:rsidRPr="00F408E2" w:rsidRDefault="001870F2" w:rsidP="004237A4">
      <w:pPr>
        <w:numPr>
          <w:ilvl w:val="1"/>
          <w:numId w:val="4"/>
        </w:numPr>
        <w:rPr>
          <w:rFonts w:cs="Times New Roman"/>
        </w:rPr>
      </w:pPr>
      <w:r w:rsidRPr="00F408E2">
        <w:rPr>
          <w:rFonts w:cs="Times New Roman"/>
        </w:rPr>
        <w:t xml:space="preserve">Chute </w:t>
      </w:r>
      <w:r w:rsidR="000F5A1D" w:rsidRPr="00F408E2">
        <w:rPr>
          <w:rFonts w:cs="Times New Roman"/>
        </w:rPr>
        <w:t>considérable</w:t>
      </w:r>
      <w:r w:rsidRPr="00F408E2">
        <w:rPr>
          <w:rFonts w:cs="Times New Roman"/>
        </w:rPr>
        <w:t xml:space="preserve"> de la concentra en </w:t>
      </w:r>
      <w:r w:rsidR="001A4DB1" w:rsidRPr="00F408E2">
        <w:rPr>
          <w:rFonts w:cs="Times New Roman"/>
        </w:rPr>
        <w:t>dopamine</w:t>
      </w:r>
      <w:r w:rsidRPr="00F408E2">
        <w:rPr>
          <w:rFonts w:cs="Times New Roman"/>
        </w:rPr>
        <w:t xml:space="preserve"> dans le locus </w:t>
      </w:r>
      <w:r w:rsidR="003B22DB" w:rsidRPr="00F408E2">
        <w:rPr>
          <w:rFonts w:cs="Times New Roman"/>
        </w:rPr>
        <w:t>Niger</w:t>
      </w:r>
      <w:r w:rsidRPr="00F408E2">
        <w:rPr>
          <w:rFonts w:cs="Times New Roman"/>
        </w:rPr>
        <w:t xml:space="preserve"> et dans le </w:t>
      </w:r>
      <w:r w:rsidR="005E3343" w:rsidRPr="00F408E2">
        <w:rPr>
          <w:rFonts w:cs="Times New Roman"/>
        </w:rPr>
        <w:t>striatum et</w:t>
      </w:r>
      <w:r w:rsidRPr="00F408E2">
        <w:rPr>
          <w:rFonts w:cs="Times New Roman"/>
        </w:rPr>
        <w:t xml:space="preserve"> non contrôle des afférences corticales  et des </w:t>
      </w:r>
      <w:r w:rsidR="00B32D14" w:rsidRPr="00F408E2">
        <w:rPr>
          <w:rFonts w:cs="Times New Roman"/>
        </w:rPr>
        <w:t>mouvements</w:t>
      </w:r>
      <w:r w:rsidRPr="00F408E2">
        <w:rPr>
          <w:rFonts w:cs="Times New Roman"/>
        </w:rPr>
        <w:t xml:space="preserve"> volontaire (défaut du pallidum)</w:t>
      </w:r>
    </w:p>
    <w:p w14:paraId="08CCA406" w14:textId="4909CB29" w:rsidR="00497E10" w:rsidRPr="00F408E2" w:rsidRDefault="00497E10" w:rsidP="00497E10">
      <w:pPr>
        <w:pStyle w:val="Titre1"/>
        <w:rPr>
          <w:rFonts w:cs="Times New Roman"/>
        </w:rPr>
      </w:pPr>
      <w:bookmarkStart w:id="121" w:name="_Toc196656483"/>
      <w:bookmarkStart w:id="122" w:name="_Toc196662290"/>
      <w:r w:rsidRPr="00F408E2">
        <w:rPr>
          <w:rFonts w:cs="Times New Roman"/>
        </w:rPr>
        <w:t>Symptomatologie</w:t>
      </w:r>
      <w:bookmarkEnd w:id="121"/>
      <w:bookmarkEnd w:id="122"/>
    </w:p>
    <w:p w14:paraId="4C0A9EB1" w14:textId="128B0AF9" w:rsidR="00497E10" w:rsidRPr="00F408E2" w:rsidRDefault="00820995" w:rsidP="00497E10">
      <w:pPr>
        <w:pStyle w:val="Titre2"/>
        <w:rPr>
          <w:rFonts w:cs="Times New Roman"/>
        </w:rPr>
      </w:pPr>
      <w:bookmarkStart w:id="123" w:name="_Toc196656484"/>
      <w:bookmarkStart w:id="124" w:name="_Toc196662291"/>
      <w:r w:rsidRPr="00F408E2">
        <w:rPr>
          <w:rFonts w:cs="Times New Roman"/>
        </w:rPr>
        <w:t>Description</w:t>
      </w:r>
      <w:r w:rsidR="00497E10" w:rsidRPr="00F408E2">
        <w:rPr>
          <w:rFonts w:cs="Times New Roman"/>
        </w:rPr>
        <w:t xml:space="preserve"> </w:t>
      </w:r>
      <w:r w:rsidRPr="00F408E2">
        <w:rPr>
          <w:rFonts w:cs="Times New Roman"/>
        </w:rPr>
        <w:t>type</w:t>
      </w:r>
      <w:r w:rsidR="00EC3244">
        <w:rPr>
          <w:rFonts w:cs="Times New Roman"/>
        </w:rPr>
        <w:t> </w:t>
      </w:r>
      <w:r w:rsidR="00497E10" w:rsidRPr="00F408E2">
        <w:rPr>
          <w:rFonts w:cs="Times New Roman"/>
        </w:rPr>
        <w:t xml:space="preserve">: </w:t>
      </w:r>
      <w:r w:rsidRPr="00F408E2">
        <w:rPr>
          <w:rFonts w:cs="Times New Roman"/>
        </w:rPr>
        <w:t>maladie</w:t>
      </w:r>
      <w:r w:rsidR="00497E10" w:rsidRPr="00F408E2">
        <w:rPr>
          <w:rFonts w:cs="Times New Roman"/>
        </w:rPr>
        <w:t xml:space="preserve"> de Parkinson typique</w:t>
      </w:r>
      <w:bookmarkEnd w:id="123"/>
      <w:bookmarkEnd w:id="124"/>
      <w:r w:rsidR="00497E10" w:rsidRPr="00F408E2">
        <w:rPr>
          <w:rFonts w:cs="Times New Roman"/>
        </w:rPr>
        <w:t xml:space="preserve"> </w:t>
      </w:r>
    </w:p>
    <w:p w14:paraId="6273F32B" w14:textId="53BDEF88" w:rsidR="00497E10" w:rsidRPr="00F408E2" w:rsidRDefault="00497E10" w:rsidP="00497E10">
      <w:pPr>
        <w:pStyle w:val="Titre3"/>
        <w:rPr>
          <w:rFonts w:cs="Times New Roman"/>
        </w:rPr>
      </w:pPr>
      <w:bookmarkStart w:id="125" w:name="_Toc196656485"/>
      <w:bookmarkStart w:id="126" w:name="_Toc196662292"/>
      <w:r w:rsidRPr="00F408E2">
        <w:rPr>
          <w:rFonts w:cs="Times New Roman"/>
        </w:rPr>
        <w:t>Symptomatologie clinques</w:t>
      </w:r>
      <w:bookmarkEnd w:id="125"/>
      <w:bookmarkEnd w:id="126"/>
    </w:p>
    <w:p w14:paraId="3207FB55" w14:textId="17ED6CB4" w:rsidR="00497E10" w:rsidRPr="00F408E2" w:rsidRDefault="000B6327" w:rsidP="000B6327">
      <w:pPr>
        <w:pStyle w:val="Titre4"/>
        <w:rPr>
          <w:rFonts w:ascii="Times New Roman" w:hAnsi="Times New Roman" w:cs="Times New Roman"/>
        </w:rPr>
      </w:pPr>
      <w:r w:rsidRPr="00F408E2">
        <w:rPr>
          <w:rFonts w:ascii="Times New Roman" w:hAnsi="Times New Roman" w:cs="Times New Roman"/>
        </w:rPr>
        <w:t>Circonstances de découverte s</w:t>
      </w:r>
    </w:p>
    <w:p w14:paraId="08542DC1" w14:textId="0CE5378A" w:rsidR="000B6327" w:rsidRPr="00F408E2" w:rsidRDefault="000B6327" w:rsidP="000B6327">
      <w:pPr>
        <w:rPr>
          <w:rFonts w:cs="Times New Roman"/>
        </w:rPr>
      </w:pPr>
      <w:r w:rsidRPr="00F408E2">
        <w:rPr>
          <w:rFonts w:cs="Times New Roman"/>
        </w:rPr>
        <w:t xml:space="preserve">Sujet de </w:t>
      </w:r>
      <w:r w:rsidR="00820995" w:rsidRPr="00F408E2">
        <w:rPr>
          <w:rFonts w:cs="Times New Roman"/>
        </w:rPr>
        <w:t xml:space="preserve"> plus de </w:t>
      </w:r>
      <w:r w:rsidRPr="00F408E2">
        <w:rPr>
          <w:rFonts w:cs="Times New Roman"/>
        </w:rPr>
        <w:t xml:space="preserve">50 ans </w:t>
      </w:r>
    </w:p>
    <w:p w14:paraId="5A70FA0A" w14:textId="2DA01AB1" w:rsidR="000B6327" w:rsidRPr="00F408E2" w:rsidRDefault="00820995" w:rsidP="000B6327">
      <w:pPr>
        <w:rPr>
          <w:rFonts w:cs="Times New Roman"/>
        </w:rPr>
      </w:pPr>
      <w:r w:rsidRPr="00F408E2">
        <w:rPr>
          <w:rFonts w:cs="Times New Roman"/>
        </w:rPr>
        <w:t>Notion</w:t>
      </w:r>
      <w:r w:rsidR="000B6327" w:rsidRPr="00F408E2">
        <w:rPr>
          <w:rFonts w:cs="Times New Roman"/>
        </w:rPr>
        <w:t xml:space="preserve"> de </w:t>
      </w:r>
      <w:r w:rsidRPr="00F408E2">
        <w:rPr>
          <w:rFonts w:cs="Times New Roman"/>
        </w:rPr>
        <w:t>fatigabilité</w:t>
      </w:r>
      <w:r w:rsidR="00B54AAA" w:rsidRPr="00F408E2">
        <w:rPr>
          <w:rFonts w:cs="Times New Roman"/>
        </w:rPr>
        <w:t>,</w:t>
      </w:r>
      <w:r w:rsidR="000B6327" w:rsidRPr="00F408E2">
        <w:rPr>
          <w:rFonts w:cs="Times New Roman"/>
        </w:rPr>
        <w:t xml:space="preserve"> </w:t>
      </w:r>
      <w:r w:rsidR="00B32D14" w:rsidRPr="00F408E2">
        <w:rPr>
          <w:rFonts w:cs="Times New Roman"/>
        </w:rPr>
        <w:t>crampe,</w:t>
      </w:r>
      <w:r w:rsidR="000B6327" w:rsidRPr="00F408E2">
        <w:rPr>
          <w:rFonts w:cs="Times New Roman"/>
        </w:rPr>
        <w:t xml:space="preserve"> douleur </w:t>
      </w:r>
      <w:r w:rsidRPr="00F408E2">
        <w:rPr>
          <w:rFonts w:cs="Times New Roman"/>
        </w:rPr>
        <w:t>mal</w:t>
      </w:r>
      <w:r w:rsidR="000B6327" w:rsidRPr="00F408E2">
        <w:rPr>
          <w:rFonts w:cs="Times New Roman"/>
        </w:rPr>
        <w:t xml:space="preserve"> </w:t>
      </w:r>
      <w:r w:rsidR="00B32D14" w:rsidRPr="00F408E2">
        <w:rPr>
          <w:rFonts w:cs="Times New Roman"/>
        </w:rPr>
        <w:t>systématisées,</w:t>
      </w:r>
      <w:r w:rsidR="000B6327" w:rsidRPr="00F408E2">
        <w:rPr>
          <w:rFonts w:cs="Times New Roman"/>
        </w:rPr>
        <w:t xml:space="preserve"> </w:t>
      </w:r>
    </w:p>
    <w:p w14:paraId="1853C539" w14:textId="63566D46" w:rsidR="000B6327" w:rsidRPr="00F408E2" w:rsidRDefault="000B6327" w:rsidP="000B6327">
      <w:pPr>
        <w:rPr>
          <w:rFonts w:cs="Times New Roman"/>
        </w:rPr>
      </w:pPr>
      <w:r w:rsidRPr="00F408E2">
        <w:rPr>
          <w:rFonts w:cs="Times New Roman"/>
        </w:rPr>
        <w:t xml:space="preserve">Notion de </w:t>
      </w:r>
      <w:r w:rsidR="00820995" w:rsidRPr="00F408E2">
        <w:rPr>
          <w:rFonts w:cs="Times New Roman"/>
        </w:rPr>
        <w:t>tremblement</w:t>
      </w:r>
      <w:r w:rsidRPr="00F408E2">
        <w:rPr>
          <w:rFonts w:cs="Times New Roman"/>
        </w:rPr>
        <w:t xml:space="preserve"> digital d’un coté au début.</w:t>
      </w:r>
    </w:p>
    <w:p w14:paraId="16B4A73C" w14:textId="743E15F8" w:rsidR="007C34EE" w:rsidRPr="00F408E2" w:rsidRDefault="007C34EE" w:rsidP="007C34EE">
      <w:pPr>
        <w:pStyle w:val="Titre4"/>
        <w:rPr>
          <w:rFonts w:ascii="Times New Roman" w:hAnsi="Times New Roman" w:cs="Times New Roman"/>
        </w:rPr>
      </w:pPr>
      <w:r w:rsidRPr="00F408E2">
        <w:rPr>
          <w:rFonts w:ascii="Times New Roman" w:hAnsi="Times New Roman" w:cs="Times New Roman"/>
        </w:rPr>
        <w:t>Signes d’examen</w:t>
      </w:r>
    </w:p>
    <w:p w14:paraId="2FEA611B" w14:textId="6CE456F6" w:rsidR="007C34EE" w:rsidRPr="00F408E2" w:rsidRDefault="007C34EE" w:rsidP="007C34EE">
      <w:pPr>
        <w:rPr>
          <w:rFonts w:cs="Times New Roman"/>
        </w:rPr>
      </w:pPr>
      <w:r w:rsidRPr="00F408E2">
        <w:rPr>
          <w:rFonts w:cs="Times New Roman"/>
        </w:rPr>
        <w:t xml:space="preserve">État générale </w:t>
      </w:r>
    </w:p>
    <w:p w14:paraId="1FD0A1D8" w14:textId="223EC6DD" w:rsidR="007C34EE" w:rsidRPr="00F408E2" w:rsidRDefault="00061E52" w:rsidP="004237A4">
      <w:pPr>
        <w:numPr>
          <w:ilvl w:val="1"/>
          <w:numId w:val="4"/>
        </w:numPr>
        <w:rPr>
          <w:rFonts w:cs="Times New Roman"/>
        </w:rPr>
      </w:pPr>
      <w:r w:rsidRPr="00F408E2">
        <w:rPr>
          <w:rFonts w:cs="Times New Roman"/>
        </w:rPr>
        <w:t>Amaigrissement</w:t>
      </w:r>
      <w:r w:rsidR="007C34EE" w:rsidRPr="00F408E2">
        <w:rPr>
          <w:rFonts w:cs="Times New Roman"/>
        </w:rPr>
        <w:t xml:space="preserve"> marqué</w:t>
      </w:r>
    </w:p>
    <w:p w14:paraId="61098167" w14:textId="50B43FF6" w:rsidR="007C34EE" w:rsidRPr="00F408E2" w:rsidRDefault="00061E52" w:rsidP="004237A4">
      <w:pPr>
        <w:numPr>
          <w:ilvl w:val="1"/>
          <w:numId w:val="4"/>
        </w:numPr>
        <w:rPr>
          <w:rFonts w:cs="Times New Roman"/>
        </w:rPr>
      </w:pPr>
      <w:r w:rsidRPr="00F408E2">
        <w:rPr>
          <w:rFonts w:cs="Times New Roman"/>
        </w:rPr>
        <w:t>Rareté</w:t>
      </w:r>
      <w:r w:rsidR="007C34EE" w:rsidRPr="00F408E2">
        <w:rPr>
          <w:rFonts w:cs="Times New Roman"/>
        </w:rPr>
        <w:t xml:space="preserve"> de </w:t>
      </w:r>
      <w:r w:rsidR="00B32D14" w:rsidRPr="00F408E2">
        <w:rPr>
          <w:rFonts w:cs="Times New Roman"/>
        </w:rPr>
        <w:t>mouvement,</w:t>
      </w:r>
      <w:r w:rsidR="007C34EE" w:rsidRPr="00F408E2">
        <w:rPr>
          <w:rFonts w:cs="Times New Roman"/>
        </w:rPr>
        <w:t xml:space="preserve"> lent </w:t>
      </w:r>
      <w:r w:rsidR="00C664A7">
        <w:rPr>
          <w:rFonts w:cs="Times New Roman"/>
        </w:rPr>
        <w:t>avec</w:t>
      </w:r>
      <w:r w:rsidR="007C34EE" w:rsidRPr="00F408E2">
        <w:rPr>
          <w:rFonts w:cs="Times New Roman"/>
        </w:rPr>
        <w:t xml:space="preserve"> morose</w:t>
      </w:r>
    </w:p>
    <w:p w14:paraId="10C2ABB1" w14:textId="68D5DDA6" w:rsidR="007C34EE" w:rsidRPr="00F408E2" w:rsidRDefault="007C34EE" w:rsidP="004237A4">
      <w:pPr>
        <w:numPr>
          <w:ilvl w:val="1"/>
          <w:numId w:val="4"/>
        </w:numPr>
        <w:rPr>
          <w:rFonts w:cs="Times New Roman"/>
        </w:rPr>
      </w:pPr>
      <w:r w:rsidRPr="00F408E2">
        <w:rPr>
          <w:rFonts w:cs="Times New Roman"/>
        </w:rPr>
        <w:t xml:space="preserve">Attitude </w:t>
      </w:r>
      <w:r w:rsidR="00061E52" w:rsidRPr="00F408E2">
        <w:rPr>
          <w:rFonts w:cs="Times New Roman"/>
        </w:rPr>
        <w:t>caractéristique</w:t>
      </w:r>
      <w:r w:rsidRPr="00F408E2">
        <w:rPr>
          <w:rFonts w:cs="Times New Roman"/>
        </w:rPr>
        <w:t xml:space="preserve"> </w:t>
      </w:r>
      <w:r w:rsidR="00061E52" w:rsidRPr="00F408E2">
        <w:rPr>
          <w:rFonts w:cs="Times New Roman"/>
        </w:rPr>
        <w:t>en anté-flexion.</w:t>
      </w:r>
    </w:p>
    <w:p w14:paraId="4F66E4E4" w14:textId="791A1021" w:rsidR="00AB66CD" w:rsidRPr="00F408E2" w:rsidRDefault="00AB66CD" w:rsidP="00AB66CD">
      <w:pPr>
        <w:rPr>
          <w:rFonts w:cs="Times New Roman"/>
        </w:rPr>
      </w:pPr>
      <w:r w:rsidRPr="00F408E2">
        <w:rPr>
          <w:rFonts w:cs="Times New Roman"/>
        </w:rPr>
        <w:t xml:space="preserve">Examen </w:t>
      </w:r>
      <w:r w:rsidR="00327BAD" w:rsidRPr="00F408E2">
        <w:rPr>
          <w:rFonts w:cs="Times New Roman"/>
        </w:rPr>
        <w:t>neurologique</w:t>
      </w:r>
      <w:r w:rsidRPr="00F408E2">
        <w:rPr>
          <w:rFonts w:cs="Times New Roman"/>
        </w:rPr>
        <w:t xml:space="preserve"> </w:t>
      </w:r>
    </w:p>
    <w:p w14:paraId="76B3DB63" w14:textId="2C0C8940" w:rsidR="00AB66CD" w:rsidRPr="00F408E2" w:rsidRDefault="00AB66CD" w:rsidP="004237A4">
      <w:pPr>
        <w:numPr>
          <w:ilvl w:val="1"/>
          <w:numId w:val="4"/>
        </w:numPr>
        <w:rPr>
          <w:rFonts w:cs="Times New Roman"/>
        </w:rPr>
      </w:pPr>
      <w:r w:rsidRPr="00F408E2">
        <w:rPr>
          <w:rFonts w:cs="Times New Roman"/>
        </w:rPr>
        <w:t xml:space="preserve">Rechercher </w:t>
      </w:r>
      <w:r w:rsidR="00B32D14" w:rsidRPr="00F408E2">
        <w:rPr>
          <w:rFonts w:cs="Times New Roman"/>
        </w:rPr>
        <w:t>la</w:t>
      </w:r>
      <w:r w:rsidRPr="00F408E2">
        <w:rPr>
          <w:rFonts w:cs="Times New Roman"/>
        </w:rPr>
        <w:t xml:space="preserve"> </w:t>
      </w:r>
      <w:r w:rsidR="00B76681" w:rsidRPr="00F408E2">
        <w:rPr>
          <w:rFonts w:cs="Times New Roman"/>
        </w:rPr>
        <w:t>tirade</w:t>
      </w:r>
      <w:r w:rsidRPr="00F408E2">
        <w:rPr>
          <w:rFonts w:cs="Times New Roman"/>
        </w:rPr>
        <w:t xml:space="preserve"> clinque </w:t>
      </w:r>
      <w:r w:rsidR="00327BAD" w:rsidRPr="00F408E2">
        <w:rPr>
          <w:rFonts w:cs="Times New Roman"/>
        </w:rPr>
        <w:t>du</w:t>
      </w:r>
      <w:r w:rsidRPr="00F408E2">
        <w:rPr>
          <w:rFonts w:cs="Times New Roman"/>
        </w:rPr>
        <w:t xml:space="preserve"> sd parkinson</w:t>
      </w:r>
      <w:r w:rsidR="00327BAD" w:rsidRPr="00F408E2">
        <w:rPr>
          <w:rFonts w:cs="Times New Roman"/>
        </w:rPr>
        <w:t>ien</w:t>
      </w:r>
    </w:p>
    <w:p w14:paraId="12B5F61A" w14:textId="17C46C2F" w:rsidR="00AB66CD" w:rsidRPr="00F408E2" w:rsidRDefault="00AB66CD" w:rsidP="004237A4">
      <w:pPr>
        <w:numPr>
          <w:ilvl w:val="2"/>
          <w:numId w:val="4"/>
        </w:numPr>
        <w:rPr>
          <w:rFonts w:cs="Times New Roman"/>
        </w:rPr>
      </w:pPr>
      <w:r w:rsidRPr="00F408E2">
        <w:rPr>
          <w:rFonts w:cs="Times New Roman"/>
          <w:color w:val="ED7D31" w:themeColor="accent2"/>
        </w:rPr>
        <w:t>Akinésie</w:t>
      </w:r>
      <w:r w:rsidR="00EC3244">
        <w:rPr>
          <w:rFonts w:cs="Times New Roman"/>
        </w:rPr>
        <w:t> </w:t>
      </w:r>
      <w:r w:rsidR="00CF34CF" w:rsidRPr="00F408E2">
        <w:rPr>
          <w:rFonts w:cs="Times New Roman"/>
        </w:rPr>
        <w:t xml:space="preserve">: </w:t>
      </w:r>
      <w:r w:rsidR="001950E7" w:rsidRPr="00F408E2">
        <w:rPr>
          <w:rFonts w:cs="Times New Roman"/>
        </w:rPr>
        <w:t>lenteur</w:t>
      </w:r>
      <w:r w:rsidR="00CF34CF" w:rsidRPr="00F408E2">
        <w:rPr>
          <w:rFonts w:cs="Times New Roman"/>
        </w:rPr>
        <w:t xml:space="preserve"> et rareté </w:t>
      </w:r>
      <w:r w:rsidR="00B32D14" w:rsidRPr="00F408E2">
        <w:rPr>
          <w:rFonts w:cs="Times New Roman"/>
        </w:rPr>
        <w:t>des mouvements automatiques</w:t>
      </w:r>
      <w:r w:rsidR="00CF34CF" w:rsidRPr="00F408E2">
        <w:rPr>
          <w:rFonts w:cs="Times New Roman"/>
        </w:rPr>
        <w:t xml:space="preserve"> et volontaire s</w:t>
      </w:r>
    </w:p>
    <w:p w14:paraId="3DAA7CB0" w14:textId="0EB1A540" w:rsidR="00AB66CD" w:rsidRPr="00F408E2" w:rsidRDefault="00AB66CD" w:rsidP="004237A4">
      <w:pPr>
        <w:numPr>
          <w:ilvl w:val="2"/>
          <w:numId w:val="4"/>
        </w:numPr>
        <w:rPr>
          <w:rFonts w:cs="Times New Roman"/>
        </w:rPr>
      </w:pPr>
      <w:r w:rsidRPr="00F408E2">
        <w:rPr>
          <w:rFonts w:cs="Times New Roman"/>
          <w:color w:val="ED7D31" w:themeColor="accent2"/>
        </w:rPr>
        <w:lastRenderedPageBreak/>
        <w:t xml:space="preserve">Hypertonie </w:t>
      </w:r>
      <w:r w:rsidR="00B76681" w:rsidRPr="00F408E2">
        <w:rPr>
          <w:rFonts w:cs="Times New Roman"/>
          <w:color w:val="ED7D31" w:themeColor="accent2"/>
        </w:rPr>
        <w:t>plastique</w:t>
      </w:r>
      <w:r w:rsidR="00C52FEB" w:rsidRPr="00F408E2">
        <w:rPr>
          <w:rFonts w:cs="Times New Roman"/>
        </w:rPr>
        <w:t xml:space="preserve"> (associé avec calcul mentale</w:t>
      </w:r>
      <w:r w:rsidR="00302959" w:rsidRPr="00F408E2">
        <w:rPr>
          <w:rFonts w:cs="Times New Roman"/>
        </w:rPr>
        <w:t>) (différencier avec hypertonie spasmodique = AVC)</w:t>
      </w:r>
      <w:r w:rsidR="009F101A" w:rsidRPr="00F408E2">
        <w:rPr>
          <w:rFonts w:cs="Times New Roman"/>
        </w:rPr>
        <w:t>,</w:t>
      </w:r>
      <w:r w:rsidR="009D1620" w:rsidRPr="00F408E2">
        <w:rPr>
          <w:rFonts w:cs="Times New Roman"/>
        </w:rPr>
        <w:t xml:space="preserve"> </w:t>
      </w:r>
    </w:p>
    <w:p w14:paraId="50FA4CB7" w14:textId="54F604D2" w:rsidR="00065E59" w:rsidRPr="00F408E2" w:rsidRDefault="00B32D14" w:rsidP="004237A4">
      <w:pPr>
        <w:numPr>
          <w:ilvl w:val="3"/>
          <w:numId w:val="4"/>
        </w:numPr>
        <w:rPr>
          <w:rFonts w:cs="Times New Roman"/>
        </w:rPr>
      </w:pPr>
      <w:r w:rsidRPr="00F408E2">
        <w:rPr>
          <w:rFonts w:cs="Times New Roman"/>
        </w:rPr>
        <w:t>Aux muscles fléchisseurs</w:t>
      </w:r>
    </w:p>
    <w:p w14:paraId="5C11D823" w14:textId="3A7AEBA3" w:rsidR="00B76681" w:rsidRPr="00F408E2" w:rsidRDefault="00B76681" w:rsidP="004237A4">
      <w:pPr>
        <w:numPr>
          <w:ilvl w:val="2"/>
          <w:numId w:val="4"/>
        </w:numPr>
        <w:rPr>
          <w:rFonts w:cs="Times New Roman"/>
          <w:color w:val="ED7D31" w:themeColor="accent2"/>
        </w:rPr>
      </w:pPr>
      <w:r w:rsidRPr="00F408E2">
        <w:rPr>
          <w:rFonts w:cs="Times New Roman"/>
          <w:color w:val="ED7D31" w:themeColor="accent2"/>
        </w:rPr>
        <w:t xml:space="preserve">Tremblement </w:t>
      </w:r>
      <w:r w:rsidR="008A3267" w:rsidRPr="00F408E2">
        <w:rPr>
          <w:rFonts w:cs="Times New Roman"/>
          <w:color w:val="ED7D31" w:themeColor="accent2"/>
        </w:rPr>
        <w:t>de repos</w:t>
      </w:r>
    </w:p>
    <w:p w14:paraId="7539F163" w14:textId="3ADECB1C" w:rsidR="00065E59" w:rsidRPr="00F408E2" w:rsidRDefault="00065E59" w:rsidP="004237A4">
      <w:pPr>
        <w:numPr>
          <w:ilvl w:val="3"/>
          <w:numId w:val="4"/>
        </w:numPr>
        <w:rPr>
          <w:rFonts w:cs="Times New Roman"/>
        </w:rPr>
      </w:pPr>
      <w:r w:rsidRPr="00F408E2">
        <w:rPr>
          <w:rFonts w:cs="Times New Roman"/>
        </w:rPr>
        <w:t xml:space="preserve">Lent </w:t>
      </w:r>
      <w:r w:rsidR="008A3267" w:rsidRPr="00F408E2">
        <w:rPr>
          <w:rFonts w:cs="Times New Roman"/>
        </w:rPr>
        <w:t>4 – 8 cycle/s</w:t>
      </w:r>
    </w:p>
    <w:p w14:paraId="337C2322" w14:textId="3D44887F" w:rsidR="00B76681" w:rsidRPr="00F408E2" w:rsidRDefault="00B76681" w:rsidP="00F16E8F">
      <w:pPr>
        <w:rPr>
          <w:rFonts w:cs="Times New Roman"/>
        </w:rPr>
      </w:pPr>
      <w:r w:rsidRPr="00F408E2">
        <w:rPr>
          <w:rFonts w:cs="Times New Roman"/>
        </w:rPr>
        <w:t>Rechercher les autres singes associés</w:t>
      </w:r>
    </w:p>
    <w:p w14:paraId="6FDA170D" w14:textId="71A71D3E" w:rsidR="00F16E8F" w:rsidRPr="00F408E2" w:rsidRDefault="00F16E8F" w:rsidP="004237A4">
      <w:pPr>
        <w:numPr>
          <w:ilvl w:val="1"/>
          <w:numId w:val="4"/>
        </w:numPr>
        <w:rPr>
          <w:rFonts w:cs="Times New Roman"/>
        </w:rPr>
      </w:pPr>
      <w:r w:rsidRPr="00F408E2">
        <w:rPr>
          <w:rFonts w:cs="Times New Roman"/>
        </w:rPr>
        <w:t xml:space="preserve">Réflexes naso-palpébral </w:t>
      </w:r>
      <w:r w:rsidR="0040445F" w:rsidRPr="00F408E2">
        <w:rPr>
          <w:rFonts w:cs="Times New Roman"/>
        </w:rPr>
        <w:t>exagérée</w:t>
      </w:r>
      <w:r w:rsidRPr="00F408E2">
        <w:rPr>
          <w:rFonts w:cs="Times New Roman"/>
        </w:rPr>
        <w:t xml:space="preserve">, </w:t>
      </w:r>
      <w:r w:rsidR="0040445F" w:rsidRPr="00F408E2">
        <w:rPr>
          <w:rFonts w:cs="Times New Roman"/>
        </w:rPr>
        <w:t>inépuisable</w:t>
      </w:r>
      <w:r w:rsidRPr="00F408E2">
        <w:rPr>
          <w:rFonts w:cs="Times New Roman"/>
        </w:rPr>
        <w:t xml:space="preserve"> </w:t>
      </w:r>
    </w:p>
    <w:p w14:paraId="2E788A79" w14:textId="22652EA7" w:rsidR="00155B76" w:rsidRPr="00F408E2" w:rsidRDefault="00F16E8F" w:rsidP="004237A4">
      <w:pPr>
        <w:numPr>
          <w:ilvl w:val="1"/>
          <w:numId w:val="4"/>
        </w:numPr>
        <w:rPr>
          <w:rFonts w:cs="Times New Roman"/>
        </w:rPr>
      </w:pPr>
      <w:r w:rsidRPr="00F408E2">
        <w:rPr>
          <w:rFonts w:cs="Times New Roman"/>
        </w:rPr>
        <w:t xml:space="preserve">Réflexe ostéo </w:t>
      </w:r>
      <w:r w:rsidR="00EC3244">
        <w:rPr>
          <w:rFonts w:cs="Times New Roman"/>
        </w:rPr>
        <w:t>–</w:t>
      </w:r>
      <w:r w:rsidRPr="00F408E2">
        <w:rPr>
          <w:rFonts w:cs="Times New Roman"/>
        </w:rPr>
        <w:t xml:space="preserve">tendineux </w:t>
      </w:r>
      <w:r w:rsidR="00155B76" w:rsidRPr="00F408E2">
        <w:rPr>
          <w:rFonts w:cs="Times New Roman"/>
        </w:rPr>
        <w:t>vifs</w:t>
      </w:r>
    </w:p>
    <w:p w14:paraId="3BBFA221" w14:textId="6EC7650B" w:rsidR="00F16E8F" w:rsidRPr="00F408E2" w:rsidRDefault="00155B76" w:rsidP="004237A4">
      <w:pPr>
        <w:numPr>
          <w:ilvl w:val="1"/>
          <w:numId w:val="4"/>
        </w:numPr>
        <w:rPr>
          <w:rFonts w:cs="Times New Roman"/>
        </w:rPr>
      </w:pPr>
      <w:r w:rsidRPr="00F408E2">
        <w:rPr>
          <w:rFonts w:cs="Times New Roman"/>
        </w:rPr>
        <w:t>Troubles des fonctions supérieurs</w:t>
      </w:r>
      <w:r w:rsidR="00F16E8F" w:rsidRPr="00F408E2">
        <w:rPr>
          <w:rFonts w:cs="Times New Roman"/>
        </w:rPr>
        <w:t xml:space="preserve"> </w:t>
      </w:r>
    </w:p>
    <w:p w14:paraId="0D0A0F21" w14:textId="3319CA70" w:rsidR="00F16E8F" w:rsidRPr="00F408E2" w:rsidRDefault="00F16E8F" w:rsidP="004237A4">
      <w:pPr>
        <w:numPr>
          <w:ilvl w:val="1"/>
          <w:numId w:val="4"/>
        </w:numPr>
        <w:rPr>
          <w:rFonts w:cs="Times New Roman"/>
        </w:rPr>
      </w:pPr>
      <w:r w:rsidRPr="00F408E2">
        <w:rPr>
          <w:rFonts w:cs="Times New Roman"/>
        </w:rPr>
        <w:t xml:space="preserve">Singes </w:t>
      </w:r>
      <w:r w:rsidR="00155B76" w:rsidRPr="00F408E2">
        <w:rPr>
          <w:rFonts w:cs="Times New Roman"/>
        </w:rPr>
        <w:t>végétatif</w:t>
      </w:r>
      <w:r w:rsidR="0040445F" w:rsidRPr="00F408E2">
        <w:rPr>
          <w:rFonts w:cs="Times New Roman"/>
        </w:rPr>
        <w:t>s</w:t>
      </w:r>
      <w:r w:rsidRPr="00F408E2">
        <w:rPr>
          <w:rFonts w:cs="Times New Roman"/>
        </w:rPr>
        <w:t xml:space="preserve"> (hyp</w:t>
      </w:r>
      <w:r w:rsidR="0040445F" w:rsidRPr="00F408E2">
        <w:rPr>
          <w:rFonts w:cs="Times New Roman"/>
        </w:rPr>
        <w:t>er</w:t>
      </w:r>
      <w:r w:rsidRPr="00F408E2">
        <w:rPr>
          <w:rFonts w:cs="Times New Roman"/>
        </w:rPr>
        <w:t>ialorrhée, hypersudations, hypotension orthostatique)</w:t>
      </w:r>
    </w:p>
    <w:p w14:paraId="3619B158" w14:textId="44C3EEA5" w:rsidR="0040445F" w:rsidRPr="00F408E2" w:rsidRDefault="0040445F" w:rsidP="0040445F">
      <w:pPr>
        <w:pStyle w:val="Titre3"/>
        <w:rPr>
          <w:rFonts w:cs="Times New Roman"/>
        </w:rPr>
      </w:pPr>
      <w:bookmarkStart w:id="127" w:name="_Toc196656486"/>
      <w:bookmarkStart w:id="128" w:name="_Toc196662293"/>
      <w:r w:rsidRPr="00F408E2">
        <w:rPr>
          <w:rFonts w:cs="Times New Roman"/>
        </w:rPr>
        <w:t xml:space="preserve">Examen </w:t>
      </w:r>
      <w:r w:rsidR="00D33B12" w:rsidRPr="00F408E2">
        <w:rPr>
          <w:rFonts w:cs="Times New Roman"/>
        </w:rPr>
        <w:t>paracliniques</w:t>
      </w:r>
      <w:bookmarkEnd w:id="127"/>
      <w:bookmarkEnd w:id="128"/>
    </w:p>
    <w:p w14:paraId="6E975DD0" w14:textId="374BF65C" w:rsidR="0040445F" w:rsidRPr="00F408E2" w:rsidRDefault="00C14B3D" w:rsidP="0040445F">
      <w:pPr>
        <w:rPr>
          <w:rFonts w:cs="Times New Roman"/>
        </w:rPr>
      </w:pPr>
      <w:r w:rsidRPr="00F408E2">
        <w:rPr>
          <w:rFonts w:cs="Times New Roman"/>
        </w:rPr>
        <w:t xml:space="preserve">Biologie </w:t>
      </w:r>
    </w:p>
    <w:p w14:paraId="6E415B27" w14:textId="4ABBA8D4" w:rsidR="00C14B3D" w:rsidRPr="00F408E2" w:rsidRDefault="00D33B12" w:rsidP="004237A4">
      <w:pPr>
        <w:numPr>
          <w:ilvl w:val="1"/>
          <w:numId w:val="4"/>
        </w:numPr>
        <w:rPr>
          <w:rFonts w:cs="Times New Roman"/>
        </w:rPr>
      </w:pPr>
      <w:r w:rsidRPr="00F408E2">
        <w:rPr>
          <w:rFonts w:cs="Times New Roman"/>
        </w:rPr>
        <w:t>Pour</w:t>
      </w:r>
      <w:r w:rsidR="00C14B3D" w:rsidRPr="00F408E2">
        <w:rPr>
          <w:rFonts w:cs="Times New Roman"/>
        </w:rPr>
        <w:t xml:space="preserve"> </w:t>
      </w:r>
      <w:r w:rsidRPr="00F408E2">
        <w:rPr>
          <w:rFonts w:cs="Times New Roman"/>
        </w:rPr>
        <w:t>éliminer</w:t>
      </w:r>
      <w:r w:rsidR="00C14B3D" w:rsidRPr="00F408E2">
        <w:rPr>
          <w:rFonts w:cs="Times New Roman"/>
        </w:rPr>
        <w:t xml:space="preserve"> les autre sd </w:t>
      </w:r>
      <w:r w:rsidRPr="00F408E2">
        <w:rPr>
          <w:rFonts w:cs="Times New Roman"/>
        </w:rPr>
        <w:t>parkinsonienne</w:t>
      </w:r>
      <w:r w:rsidR="00C14B3D" w:rsidRPr="00F408E2">
        <w:rPr>
          <w:rFonts w:cs="Times New Roman"/>
        </w:rPr>
        <w:t xml:space="preserve"> </w:t>
      </w:r>
    </w:p>
    <w:p w14:paraId="48CEBB56" w14:textId="257E2EA8" w:rsidR="00C14B3D" w:rsidRPr="00F408E2" w:rsidRDefault="00C14B3D" w:rsidP="004237A4">
      <w:pPr>
        <w:numPr>
          <w:ilvl w:val="2"/>
          <w:numId w:val="4"/>
        </w:numPr>
        <w:rPr>
          <w:rFonts w:cs="Times New Roman"/>
        </w:rPr>
      </w:pPr>
      <w:r w:rsidRPr="00F408E2">
        <w:rPr>
          <w:rFonts w:cs="Times New Roman"/>
        </w:rPr>
        <w:t>Cupré</w:t>
      </w:r>
      <w:r w:rsidR="00D33B12" w:rsidRPr="00F408E2">
        <w:rPr>
          <w:rFonts w:cs="Times New Roman"/>
        </w:rPr>
        <w:t>mie</w:t>
      </w:r>
    </w:p>
    <w:p w14:paraId="70C97633" w14:textId="2777632B" w:rsidR="00C14B3D" w:rsidRPr="00F408E2" w:rsidRDefault="00C14B3D" w:rsidP="004237A4">
      <w:pPr>
        <w:numPr>
          <w:ilvl w:val="2"/>
          <w:numId w:val="4"/>
        </w:numPr>
        <w:rPr>
          <w:rFonts w:cs="Times New Roman"/>
        </w:rPr>
      </w:pPr>
      <w:r w:rsidRPr="00F408E2">
        <w:rPr>
          <w:rFonts w:cs="Times New Roman"/>
        </w:rPr>
        <w:t xml:space="preserve">Cuprurie </w:t>
      </w:r>
    </w:p>
    <w:p w14:paraId="4759711D" w14:textId="62E93762" w:rsidR="00C14B3D" w:rsidRPr="00F408E2" w:rsidRDefault="00B32D14" w:rsidP="004237A4">
      <w:pPr>
        <w:numPr>
          <w:ilvl w:val="2"/>
          <w:numId w:val="4"/>
        </w:numPr>
        <w:rPr>
          <w:rFonts w:cs="Times New Roman"/>
        </w:rPr>
      </w:pPr>
      <w:r>
        <w:rPr>
          <w:rFonts w:cs="Times New Roman"/>
        </w:rPr>
        <w:t>Cerulé</w:t>
      </w:r>
      <w:r w:rsidR="007B0B1D" w:rsidRPr="00F408E2">
        <w:rPr>
          <w:rFonts w:cs="Times New Roman"/>
        </w:rPr>
        <w:t>oplaminémie</w:t>
      </w:r>
    </w:p>
    <w:p w14:paraId="0F656D3C" w14:textId="248FA18B" w:rsidR="007B0B1D" w:rsidRPr="00F408E2" w:rsidRDefault="007B0B1D" w:rsidP="007B0B1D">
      <w:pPr>
        <w:rPr>
          <w:rFonts w:cs="Times New Roman"/>
        </w:rPr>
      </w:pPr>
      <w:r w:rsidRPr="00F408E2">
        <w:rPr>
          <w:rFonts w:cs="Times New Roman"/>
        </w:rPr>
        <w:t>Imag</w:t>
      </w:r>
      <w:r w:rsidR="00A6698E" w:rsidRPr="00F408E2">
        <w:rPr>
          <w:rFonts w:cs="Times New Roman"/>
        </w:rPr>
        <w:t>e</w:t>
      </w:r>
      <w:r w:rsidRPr="00F408E2">
        <w:rPr>
          <w:rFonts w:cs="Times New Roman"/>
        </w:rPr>
        <w:t>r</w:t>
      </w:r>
      <w:r w:rsidR="00A6698E" w:rsidRPr="00F408E2">
        <w:rPr>
          <w:rFonts w:cs="Times New Roman"/>
        </w:rPr>
        <w:t>i</w:t>
      </w:r>
      <w:r w:rsidRPr="00F408E2">
        <w:rPr>
          <w:rFonts w:cs="Times New Roman"/>
        </w:rPr>
        <w:t xml:space="preserve">e </w:t>
      </w:r>
      <w:r w:rsidR="00A6698E" w:rsidRPr="00F408E2">
        <w:rPr>
          <w:rFonts w:cs="Times New Roman"/>
        </w:rPr>
        <w:t>cérébral</w:t>
      </w:r>
      <w:r w:rsidRPr="00F408E2">
        <w:rPr>
          <w:rFonts w:cs="Times New Roman"/>
        </w:rPr>
        <w:t xml:space="preserve"> </w:t>
      </w:r>
    </w:p>
    <w:p w14:paraId="17BDA885" w14:textId="1D27AFD6" w:rsidR="007B0B1D" w:rsidRPr="00F408E2" w:rsidRDefault="007B0B1D" w:rsidP="004237A4">
      <w:pPr>
        <w:numPr>
          <w:ilvl w:val="1"/>
          <w:numId w:val="4"/>
        </w:numPr>
        <w:rPr>
          <w:rFonts w:cs="Times New Roman"/>
        </w:rPr>
      </w:pPr>
      <w:r w:rsidRPr="00F408E2">
        <w:rPr>
          <w:rFonts w:cs="Times New Roman"/>
        </w:rPr>
        <w:t xml:space="preserve">Pour chercher </w:t>
      </w:r>
      <w:r w:rsidR="00B32D14" w:rsidRPr="00F408E2">
        <w:rPr>
          <w:rFonts w:cs="Times New Roman"/>
        </w:rPr>
        <w:t>d’autres</w:t>
      </w:r>
      <w:r w:rsidRPr="00F408E2">
        <w:rPr>
          <w:rFonts w:cs="Times New Roman"/>
        </w:rPr>
        <w:t xml:space="preserve"> pathologies </w:t>
      </w:r>
    </w:p>
    <w:p w14:paraId="7DA23501" w14:textId="01F49CEF" w:rsidR="007B0B1D" w:rsidRPr="00F408E2" w:rsidRDefault="007B0B1D" w:rsidP="007B0B1D">
      <w:pPr>
        <w:rPr>
          <w:rFonts w:cs="Times New Roman"/>
        </w:rPr>
      </w:pPr>
      <w:r w:rsidRPr="00F408E2">
        <w:rPr>
          <w:rFonts w:cs="Times New Roman"/>
        </w:rPr>
        <w:t>DAT</w:t>
      </w:r>
      <w:r w:rsidR="008F799B" w:rsidRPr="00F408E2">
        <w:rPr>
          <w:rFonts w:cs="Times New Roman"/>
        </w:rPr>
        <w:t xml:space="preserve">scan </w:t>
      </w:r>
    </w:p>
    <w:p w14:paraId="346B018F" w14:textId="3F63B4D0" w:rsidR="008F799B" w:rsidRPr="00F408E2" w:rsidRDefault="008F799B" w:rsidP="004237A4">
      <w:pPr>
        <w:numPr>
          <w:ilvl w:val="1"/>
          <w:numId w:val="4"/>
        </w:numPr>
        <w:rPr>
          <w:rFonts w:cs="Times New Roman"/>
        </w:rPr>
      </w:pPr>
      <w:r w:rsidRPr="00F408E2">
        <w:rPr>
          <w:rFonts w:cs="Times New Roman"/>
        </w:rPr>
        <w:t xml:space="preserve">Un examen d’imagerie fonctionnelle qui détecter la </w:t>
      </w:r>
      <w:r w:rsidR="00A6698E" w:rsidRPr="00F408E2">
        <w:rPr>
          <w:rFonts w:cs="Times New Roman"/>
        </w:rPr>
        <w:t>dégé</w:t>
      </w:r>
      <w:r w:rsidR="00837622" w:rsidRPr="00F408E2">
        <w:rPr>
          <w:rFonts w:cs="Times New Roman"/>
        </w:rPr>
        <w:t>né</w:t>
      </w:r>
      <w:r w:rsidR="00A6698E" w:rsidRPr="00F408E2">
        <w:rPr>
          <w:rFonts w:cs="Times New Roman"/>
        </w:rPr>
        <w:t>rescence</w:t>
      </w:r>
      <w:r w:rsidRPr="00F408E2">
        <w:rPr>
          <w:rFonts w:cs="Times New Roman"/>
        </w:rPr>
        <w:t xml:space="preserve"> do</w:t>
      </w:r>
      <w:r w:rsidR="00A6698E" w:rsidRPr="00F408E2">
        <w:rPr>
          <w:rFonts w:cs="Times New Roman"/>
        </w:rPr>
        <w:t>pam</w:t>
      </w:r>
      <w:r w:rsidRPr="00F408E2">
        <w:rPr>
          <w:rFonts w:cs="Times New Roman"/>
        </w:rPr>
        <w:t>in</w:t>
      </w:r>
      <w:r w:rsidR="00A6698E" w:rsidRPr="00F408E2">
        <w:rPr>
          <w:rFonts w:cs="Times New Roman"/>
        </w:rPr>
        <w:t>e</w:t>
      </w:r>
      <w:r w:rsidRPr="00F408E2">
        <w:rPr>
          <w:rFonts w:cs="Times New Roman"/>
        </w:rPr>
        <w:t>rgique de la substance noir, à demander lors de diagnostic difficile.</w:t>
      </w:r>
    </w:p>
    <w:p w14:paraId="58729D9F" w14:textId="2A74DF55" w:rsidR="002E238A" w:rsidRPr="00F408E2" w:rsidRDefault="002E238A" w:rsidP="002E238A">
      <w:pPr>
        <w:pStyle w:val="Titre2"/>
        <w:rPr>
          <w:rFonts w:cs="Times New Roman"/>
        </w:rPr>
      </w:pPr>
      <w:bookmarkStart w:id="129" w:name="_Toc196656487"/>
      <w:bookmarkStart w:id="130" w:name="_Toc196662294"/>
      <w:r w:rsidRPr="00F408E2">
        <w:rPr>
          <w:rFonts w:cs="Times New Roman"/>
        </w:rPr>
        <w:t>Forme anatomo-clin</w:t>
      </w:r>
      <w:r w:rsidR="003F7119" w:rsidRPr="00F408E2">
        <w:rPr>
          <w:rFonts w:cs="Times New Roman"/>
        </w:rPr>
        <w:t>i</w:t>
      </w:r>
      <w:r w:rsidRPr="00F408E2">
        <w:rPr>
          <w:rFonts w:cs="Times New Roman"/>
        </w:rPr>
        <w:t>que</w:t>
      </w:r>
      <w:bookmarkEnd w:id="129"/>
      <w:bookmarkEnd w:id="130"/>
      <w:r w:rsidRPr="00F408E2">
        <w:rPr>
          <w:rFonts w:cs="Times New Roman"/>
        </w:rPr>
        <w:t xml:space="preserve"> </w:t>
      </w:r>
    </w:p>
    <w:p w14:paraId="3641C8C6" w14:textId="53C87B07" w:rsidR="002E238A" w:rsidRPr="00F408E2" w:rsidRDefault="002E238A" w:rsidP="002E238A">
      <w:pPr>
        <w:pStyle w:val="Titre3"/>
        <w:rPr>
          <w:rFonts w:cs="Times New Roman"/>
        </w:rPr>
      </w:pPr>
      <w:bookmarkStart w:id="131" w:name="_Toc196656488"/>
      <w:bookmarkStart w:id="132" w:name="_Toc196662295"/>
      <w:r w:rsidRPr="00F408E2">
        <w:rPr>
          <w:rFonts w:cs="Times New Roman"/>
        </w:rPr>
        <w:t>Dégénérescence striato-nigrique</w:t>
      </w:r>
      <w:bookmarkEnd w:id="131"/>
      <w:bookmarkEnd w:id="132"/>
      <w:r w:rsidRPr="00F408E2">
        <w:rPr>
          <w:rFonts w:cs="Times New Roman"/>
        </w:rPr>
        <w:t xml:space="preserve"> </w:t>
      </w:r>
    </w:p>
    <w:p w14:paraId="1110506E" w14:textId="1DC251CB" w:rsidR="002E238A" w:rsidRPr="00F408E2" w:rsidRDefault="002E238A" w:rsidP="002E238A">
      <w:pPr>
        <w:rPr>
          <w:rFonts w:cs="Times New Roman"/>
        </w:rPr>
      </w:pPr>
      <w:r w:rsidRPr="00F408E2">
        <w:rPr>
          <w:rFonts w:cs="Times New Roman"/>
        </w:rPr>
        <w:t>Débute après 50 ans et évol</w:t>
      </w:r>
      <w:r w:rsidR="00B952DA" w:rsidRPr="00F408E2">
        <w:rPr>
          <w:rFonts w:cs="Times New Roman"/>
        </w:rPr>
        <w:t>ue</w:t>
      </w:r>
      <w:r w:rsidRPr="00F408E2">
        <w:rPr>
          <w:rFonts w:cs="Times New Roman"/>
        </w:rPr>
        <w:t xml:space="preserve"> 5 -7 ans </w:t>
      </w:r>
    </w:p>
    <w:p w14:paraId="1E7D364F" w14:textId="6B42882D" w:rsidR="002E238A" w:rsidRPr="00F408E2" w:rsidRDefault="002E238A" w:rsidP="002E238A">
      <w:pPr>
        <w:rPr>
          <w:rFonts w:cs="Times New Roman"/>
        </w:rPr>
      </w:pPr>
      <w:r w:rsidRPr="00F408E2">
        <w:rPr>
          <w:rFonts w:cs="Times New Roman"/>
        </w:rPr>
        <w:t>Réalise sd akinéto-</w:t>
      </w:r>
      <w:r w:rsidR="00B32D14" w:rsidRPr="00F408E2">
        <w:rPr>
          <w:rFonts w:cs="Times New Roman"/>
        </w:rPr>
        <w:t>rigide,</w:t>
      </w:r>
      <w:r w:rsidRPr="00F408E2">
        <w:rPr>
          <w:rFonts w:cs="Times New Roman"/>
        </w:rPr>
        <w:t xml:space="preserve"> dysart</w:t>
      </w:r>
      <w:r w:rsidR="00B952DA" w:rsidRPr="00F408E2">
        <w:rPr>
          <w:rFonts w:cs="Times New Roman"/>
        </w:rPr>
        <w:t>hrie (pas de tremblement)</w:t>
      </w:r>
    </w:p>
    <w:p w14:paraId="61E2CF09" w14:textId="2AAB7DA1" w:rsidR="00B952DA" w:rsidRPr="00F408E2" w:rsidRDefault="00B952DA" w:rsidP="002E238A">
      <w:pPr>
        <w:rPr>
          <w:rFonts w:cs="Times New Roman"/>
        </w:rPr>
      </w:pPr>
      <w:r w:rsidRPr="00F408E2">
        <w:rPr>
          <w:rFonts w:cs="Times New Roman"/>
        </w:rPr>
        <w:t>Même caractéri</w:t>
      </w:r>
      <w:r w:rsidR="003F7119" w:rsidRPr="00F408E2">
        <w:rPr>
          <w:rFonts w:cs="Times New Roman"/>
        </w:rPr>
        <w:t>sti</w:t>
      </w:r>
      <w:r w:rsidRPr="00F408E2">
        <w:rPr>
          <w:rFonts w:cs="Times New Roman"/>
        </w:rPr>
        <w:t xml:space="preserve">que que </w:t>
      </w:r>
      <w:r w:rsidR="00B32D14" w:rsidRPr="00F408E2">
        <w:rPr>
          <w:rFonts w:cs="Times New Roman"/>
        </w:rPr>
        <w:t>la</w:t>
      </w:r>
      <w:r w:rsidRPr="00F408E2">
        <w:rPr>
          <w:rFonts w:cs="Times New Roman"/>
        </w:rPr>
        <w:t xml:space="preserve"> maladie de Parkinson </w:t>
      </w:r>
    </w:p>
    <w:p w14:paraId="4B6ABA22" w14:textId="1ABB2B3C" w:rsidR="00B952DA" w:rsidRPr="00F408E2" w:rsidRDefault="00CE7A12" w:rsidP="002E238A">
      <w:pPr>
        <w:rPr>
          <w:rFonts w:cs="Times New Roman"/>
          <w:b/>
          <w:bCs/>
        </w:rPr>
      </w:pPr>
      <w:r w:rsidRPr="00F408E2">
        <w:rPr>
          <w:rFonts w:cs="Times New Roman"/>
          <w:b/>
          <w:bCs/>
        </w:rPr>
        <w:t>Différence</w:t>
      </w:r>
      <w:r w:rsidR="00EC3244">
        <w:rPr>
          <w:rFonts w:cs="Times New Roman"/>
          <w:b/>
          <w:bCs/>
        </w:rPr>
        <w:t> </w:t>
      </w:r>
      <w:r w:rsidR="00B952DA" w:rsidRPr="00F408E2">
        <w:rPr>
          <w:rFonts w:cs="Times New Roman"/>
          <w:b/>
          <w:bCs/>
        </w:rPr>
        <w:t>: lésion anatomique plus étendue ici.</w:t>
      </w:r>
    </w:p>
    <w:p w14:paraId="72CB578F" w14:textId="51DF94DD" w:rsidR="00D8017C" w:rsidRPr="00F408E2" w:rsidRDefault="00D8017C" w:rsidP="00D8017C">
      <w:pPr>
        <w:pStyle w:val="Titre3"/>
        <w:rPr>
          <w:rFonts w:cs="Times New Roman"/>
        </w:rPr>
      </w:pPr>
      <w:bookmarkStart w:id="133" w:name="_Toc196656489"/>
      <w:bookmarkStart w:id="134" w:name="_Toc196662296"/>
      <w:r w:rsidRPr="00F408E2">
        <w:rPr>
          <w:rFonts w:cs="Times New Roman"/>
        </w:rPr>
        <w:t>Forme évolutives</w:t>
      </w:r>
      <w:bookmarkEnd w:id="133"/>
      <w:bookmarkEnd w:id="134"/>
      <w:r w:rsidRPr="00F408E2">
        <w:rPr>
          <w:rFonts w:cs="Times New Roman"/>
        </w:rPr>
        <w:t xml:space="preserve"> </w:t>
      </w:r>
    </w:p>
    <w:p w14:paraId="13895C0C" w14:textId="0824EBAD" w:rsidR="00D8017C" w:rsidRPr="00F408E2" w:rsidRDefault="00D8017C" w:rsidP="00D8017C">
      <w:pPr>
        <w:pStyle w:val="Titre4"/>
        <w:rPr>
          <w:rFonts w:ascii="Times New Roman" w:hAnsi="Times New Roman" w:cs="Times New Roman"/>
        </w:rPr>
      </w:pPr>
      <w:r w:rsidRPr="00F408E2">
        <w:rPr>
          <w:rFonts w:ascii="Times New Roman" w:hAnsi="Times New Roman" w:cs="Times New Roman"/>
        </w:rPr>
        <w:t xml:space="preserve">Frome débutante </w:t>
      </w:r>
    </w:p>
    <w:p w14:paraId="315C8DCE" w14:textId="2F78362C" w:rsidR="00D8017C" w:rsidRPr="00F408E2" w:rsidRDefault="00D8017C" w:rsidP="00D8017C">
      <w:pPr>
        <w:rPr>
          <w:rFonts w:cs="Times New Roman"/>
        </w:rPr>
      </w:pPr>
      <w:r w:rsidRPr="00F408E2">
        <w:rPr>
          <w:rFonts w:cs="Times New Roman"/>
        </w:rPr>
        <w:t xml:space="preserve">Présente tous les autre </w:t>
      </w:r>
      <w:r w:rsidR="00BF6F1B" w:rsidRPr="00F408E2">
        <w:rPr>
          <w:rFonts w:cs="Times New Roman"/>
        </w:rPr>
        <w:t>extrapyramidaux</w:t>
      </w:r>
      <w:r w:rsidRPr="00F408E2">
        <w:rPr>
          <w:rFonts w:cs="Times New Roman"/>
        </w:rPr>
        <w:t xml:space="preserve"> et </w:t>
      </w:r>
    </w:p>
    <w:p w14:paraId="1B564377" w14:textId="4E5C9B32" w:rsidR="00D8017C" w:rsidRPr="00F408E2" w:rsidRDefault="00D8017C" w:rsidP="00D8017C">
      <w:pPr>
        <w:rPr>
          <w:rFonts w:cs="Times New Roman"/>
        </w:rPr>
      </w:pPr>
      <w:r w:rsidRPr="00F408E2">
        <w:rPr>
          <w:rFonts w:cs="Times New Roman"/>
        </w:rPr>
        <w:t xml:space="preserve">Présente les signes </w:t>
      </w:r>
      <w:r w:rsidR="00B32D14" w:rsidRPr="00F408E2">
        <w:rPr>
          <w:rFonts w:cs="Times New Roman"/>
        </w:rPr>
        <w:t>associés</w:t>
      </w:r>
      <w:r w:rsidRPr="00F408E2">
        <w:rPr>
          <w:rFonts w:cs="Times New Roman"/>
        </w:rPr>
        <w:t xml:space="preserve">, </w:t>
      </w:r>
      <w:r w:rsidRPr="00F408E2">
        <w:rPr>
          <w:rFonts w:cs="Times New Roman"/>
          <w:color w:val="ED7D31" w:themeColor="accent2"/>
        </w:rPr>
        <w:t xml:space="preserve">sans </w:t>
      </w:r>
      <w:r w:rsidR="00BF6F1B" w:rsidRPr="00F408E2">
        <w:rPr>
          <w:rFonts w:cs="Times New Roman"/>
          <w:color w:val="ED7D31" w:themeColor="accent2"/>
        </w:rPr>
        <w:t>tremblement</w:t>
      </w:r>
    </w:p>
    <w:p w14:paraId="67682F77" w14:textId="5BFADC69" w:rsidR="00BF6F1B" w:rsidRPr="00F408E2" w:rsidRDefault="00CE7A12" w:rsidP="00BF6F1B">
      <w:pPr>
        <w:pStyle w:val="Titre4"/>
        <w:rPr>
          <w:rFonts w:ascii="Times New Roman" w:hAnsi="Times New Roman" w:cs="Times New Roman"/>
        </w:rPr>
      </w:pPr>
      <w:r w:rsidRPr="00F408E2">
        <w:rPr>
          <w:rFonts w:ascii="Times New Roman" w:hAnsi="Times New Roman" w:cs="Times New Roman"/>
        </w:rPr>
        <w:lastRenderedPageBreak/>
        <w:t>Forme</w:t>
      </w:r>
      <w:r w:rsidR="00BF6F1B" w:rsidRPr="00F408E2">
        <w:rPr>
          <w:rFonts w:ascii="Times New Roman" w:hAnsi="Times New Roman" w:cs="Times New Roman"/>
        </w:rPr>
        <w:t xml:space="preserve"> tardives </w:t>
      </w:r>
    </w:p>
    <w:p w14:paraId="078E126C" w14:textId="66524BE5" w:rsidR="00BF6F1B" w:rsidRPr="00F408E2" w:rsidRDefault="00BF6F1B" w:rsidP="00BF6F1B">
      <w:pPr>
        <w:rPr>
          <w:rFonts w:cs="Times New Roman"/>
        </w:rPr>
      </w:pPr>
      <w:r w:rsidRPr="00F408E2">
        <w:rPr>
          <w:rFonts w:cs="Times New Roman"/>
        </w:rPr>
        <w:t>Présente tous singes de gravité (blocages, dysautonomie, chute, amaigrissement)</w:t>
      </w:r>
    </w:p>
    <w:p w14:paraId="2248A1C8" w14:textId="6A0C6972" w:rsidR="00C747ED" w:rsidRPr="00F408E2" w:rsidRDefault="00BF6F1B" w:rsidP="00BF6F1B">
      <w:pPr>
        <w:rPr>
          <w:rFonts w:cs="Times New Roman"/>
        </w:rPr>
      </w:pPr>
      <w:r w:rsidRPr="00F408E2">
        <w:rPr>
          <w:rFonts w:cs="Times New Roman"/>
        </w:rPr>
        <w:t>En plus</w:t>
      </w:r>
      <w:r w:rsidR="00EC3244">
        <w:rPr>
          <w:rFonts w:cs="Times New Roman"/>
        </w:rPr>
        <w:t> </w:t>
      </w:r>
      <w:r w:rsidRPr="00F408E2">
        <w:rPr>
          <w:rFonts w:cs="Times New Roman"/>
        </w:rPr>
        <w:t xml:space="preserve">: </w:t>
      </w:r>
      <w:r w:rsidRPr="00F408E2">
        <w:rPr>
          <w:rFonts w:cs="Times New Roman"/>
          <w:color w:val="ED7D31" w:themeColor="accent2"/>
        </w:rPr>
        <w:t>sd démentiel et / ou sd frontal</w:t>
      </w:r>
      <w:r w:rsidR="00C747ED" w:rsidRPr="00F408E2">
        <w:rPr>
          <w:rFonts w:cs="Times New Roman"/>
          <w:color w:val="ED7D31" w:themeColor="accent2"/>
        </w:rPr>
        <w:t xml:space="preserve"> (</w:t>
      </w:r>
      <w:r w:rsidR="00C747ED" w:rsidRPr="00F408E2">
        <w:rPr>
          <w:rFonts w:cs="Times New Roman"/>
          <w:color w:val="000000" w:themeColor="text1"/>
        </w:rPr>
        <w:t>comporte comme un enfant)</w:t>
      </w:r>
    </w:p>
    <w:p w14:paraId="34877DA6" w14:textId="076DCD9A" w:rsidR="00732A28" w:rsidRPr="00F408E2" w:rsidRDefault="00CF75A0" w:rsidP="00732A28">
      <w:pPr>
        <w:pStyle w:val="Titre1"/>
        <w:rPr>
          <w:rFonts w:cs="Times New Roman"/>
        </w:rPr>
      </w:pPr>
      <w:bookmarkStart w:id="135" w:name="_Toc196656490"/>
      <w:bookmarkStart w:id="136" w:name="_Toc196662297"/>
      <w:r w:rsidRPr="00F408E2">
        <w:rPr>
          <w:rFonts w:cs="Times New Roman"/>
        </w:rPr>
        <w:t>Diagnostic</w:t>
      </w:r>
      <w:bookmarkEnd w:id="135"/>
      <w:bookmarkEnd w:id="136"/>
      <w:r w:rsidR="00732A28" w:rsidRPr="00F408E2">
        <w:rPr>
          <w:rFonts w:cs="Times New Roman"/>
        </w:rPr>
        <w:t xml:space="preserve"> </w:t>
      </w:r>
    </w:p>
    <w:p w14:paraId="60A11E5F" w14:textId="77777777" w:rsidR="00732A28" w:rsidRPr="00F408E2" w:rsidRDefault="00732A28" w:rsidP="00732A28">
      <w:pPr>
        <w:pStyle w:val="Titre2"/>
        <w:rPr>
          <w:rFonts w:cs="Times New Roman"/>
        </w:rPr>
      </w:pPr>
      <w:bookmarkStart w:id="137" w:name="_Toc196656491"/>
      <w:bookmarkStart w:id="138" w:name="_Toc196662298"/>
      <w:r w:rsidRPr="00F408E2">
        <w:rPr>
          <w:rFonts w:cs="Times New Roman"/>
        </w:rPr>
        <w:t>Diagnostique positif</w:t>
      </w:r>
      <w:bookmarkEnd w:id="137"/>
      <w:bookmarkEnd w:id="138"/>
      <w:r w:rsidRPr="00F408E2">
        <w:rPr>
          <w:rFonts w:cs="Times New Roman"/>
        </w:rPr>
        <w:t xml:space="preserve"> </w:t>
      </w:r>
    </w:p>
    <w:p w14:paraId="3EF51F3E" w14:textId="77777777" w:rsidR="00253C5B" w:rsidRPr="00F408E2" w:rsidRDefault="00732A28" w:rsidP="00732A28">
      <w:pPr>
        <w:rPr>
          <w:rFonts w:cs="Times New Roman"/>
        </w:rPr>
      </w:pPr>
      <w:r w:rsidRPr="00F408E2">
        <w:rPr>
          <w:rFonts w:cs="Times New Roman"/>
        </w:rPr>
        <w:t>Triade clinque du sd parkinson</w:t>
      </w:r>
      <w:r w:rsidR="00253C5B" w:rsidRPr="00F408E2">
        <w:rPr>
          <w:rFonts w:cs="Times New Roman"/>
        </w:rPr>
        <w:t xml:space="preserve">ien </w:t>
      </w:r>
    </w:p>
    <w:p w14:paraId="7C05D298" w14:textId="77777777" w:rsidR="00253C5B" w:rsidRPr="00F408E2" w:rsidRDefault="00253C5B" w:rsidP="00732A28">
      <w:pPr>
        <w:rPr>
          <w:rFonts w:cs="Times New Roman"/>
        </w:rPr>
      </w:pPr>
      <w:r w:rsidRPr="00F408E2">
        <w:rPr>
          <w:rFonts w:cs="Times New Roman"/>
        </w:rPr>
        <w:t xml:space="preserve">Age de débuté environ 55 ans </w:t>
      </w:r>
    </w:p>
    <w:p w14:paraId="7D17C62C" w14:textId="2E0C6CBF" w:rsidR="00253C5B" w:rsidRPr="00F408E2" w:rsidRDefault="00253C5B" w:rsidP="00732A28">
      <w:pPr>
        <w:rPr>
          <w:rFonts w:cs="Times New Roman"/>
        </w:rPr>
      </w:pPr>
      <w:r w:rsidRPr="00F408E2">
        <w:rPr>
          <w:rFonts w:cs="Times New Roman"/>
        </w:rPr>
        <w:t xml:space="preserve">Profil </w:t>
      </w:r>
      <w:r w:rsidR="00CF75A0" w:rsidRPr="00F408E2">
        <w:rPr>
          <w:rFonts w:cs="Times New Roman"/>
        </w:rPr>
        <w:t>évolutif</w:t>
      </w:r>
      <w:r w:rsidR="00EC3244">
        <w:rPr>
          <w:rFonts w:cs="Times New Roman"/>
        </w:rPr>
        <w:t> </w:t>
      </w:r>
      <w:r w:rsidRPr="00F408E2">
        <w:rPr>
          <w:rFonts w:cs="Times New Roman"/>
        </w:rPr>
        <w:t xml:space="preserve">: signes au début asymétrique </w:t>
      </w:r>
    </w:p>
    <w:p w14:paraId="609CF320" w14:textId="0876C54C" w:rsidR="00BF6F1B" w:rsidRPr="00F408E2" w:rsidRDefault="00253C5B" w:rsidP="00732A28">
      <w:pPr>
        <w:rPr>
          <w:rFonts w:cs="Times New Roman"/>
        </w:rPr>
      </w:pPr>
      <w:r w:rsidRPr="00F408E2">
        <w:rPr>
          <w:rFonts w:cs="Times New Roman"/>
        </w:rPr>
        <w:t>Teste thérapeutique</w:t>
      </w:r>
      <w:r w:rsidR="00EC3244">
        <w:rPr>
          <w:rFonts w:cs="Times New Roman"/>
        </w:rPr>
        <w:t> </w:t>
      </w:r>
      <w:r w:rsidRPr="00F408E2">
        <w:rPr>
          <w:rFonts w:cs="Times New Roman"/>
        </w:rPr>
        <w:t xml:space="preserve">: (tester avec modopar </w:t>
      </w:r>
      <w:r w:rsidRPr="00F408E2">
        <w:rPr>
          <w:rFonts w:cs="Times New Roman"/>
        </w:rPr>
        <w:sym w:font="Wingdings" w:char="F0E8"/>
      </w:r>
      <w:r w:rsidRPr="00F408E2">
        <w:rPr>
          <w:rFonts w:cs="Times New Roman"/>
        </w:rPr>
        <w:t xml:space="preserve"> amélioration)</w:t>
      </w:r>
      <w:r w:rsidR="00C747ED" w:rsidRPr="00F408E2">
        <w:rPr>
          <w:rFonts w:cs="Times New Roman"/>
        </w:rPr>
        <w:t xml:space="preserve"> </w:t>
      </w:r>
    </w:p>
    <w:p w14:paraId="1D833470" w14:textId="30E3D43B" w:rsidR="00CF75A0" w:rsidRPr="00F408E2" w:rsidRDefault="00A800EA" w:rsidP="00CF75A0">
      <w:pPr>
        <w:pStyle w:val="Titre2"/>
        <w:rPr>
          <w:rFonts w:cs="Times New Roman"/>
        </w:rPr>
      </w:pPr>
      <w:bookmarkStart w:id="139" w:name="_Toc196656492"/>
      <w:bookmarkStart w:id="140" w:name="_Toc196662299"/>
      <w:r w:rsidRPr="00F408E2">
        <w:rPr>
          <w:rFonts w:cs="Times New Roman"/>
        </w:rPr>
        <w:t>Diagnostic</w:t>
      </w:r>
      <w:r w:rsidR="00CF75A0" w:rsidRPr="00F408E2">
        <w:rPr>
          <w:rFonts w:cs="Times New Roman"/>
        </w:rPr>
        <w:t xml:space="preserve"> </w:t>
      </w:r>
      <w:r w:rsidRPr="00F408E2">
        <w:rPr>
          <w:rFonts w:cs="Times New Roman"/>
        </w:rPr>
        <w:t>différentiels</w:t>
      </w:r>
      <w:bookmarkEnd w:id="139"/>
      <w:bookmarkEnd w:id="140"/>
      <w:r w:rsidR="00CF75A0" w:rsidRPr="00F408E2">
        <w:rPr>
          <w:rFonts w:cs="Times New Roman"/>
        </w:rPr>
        <w:t xml:space="preserve"> </w:t>
      </w:r>
    </w:p>
    <w:p w14:paraId="56C43508" w14:textId="67BA694B" w:rsidR="00CF75A0" w:rsidRPr="00F408E2" w:rsidRDefault="00CF75A0" w:rsidP="00CF75A0">
      <w:pPr>
        <w:rPr>
          <w:rFonts w:cs="Times New Roman"/>
        </w:rPr>
      </w:pPr>
      <w:r w:rsidRPr="00F408E2">
        <w:rPr>
          <w:rFonts w:cs="Times New Roman"/>
        </w:rPr>
        <w:t xml:space="preserve">Sd </w:t>
      </w:r>
      <w:r w:rsidR="00A800EA" w:rsidRPr="00F408E2">
        <w:rPr>
          <w:rFonts w:cs="Times New Roman"/>
        </w:rPr>
        <w:t>parkinsonien</w:t>
      </w:r>
      <w:r w:rsidRPr="00F408E2">
        <w:rPr>
          <w:rFonts w:cs="Times New Roman"/>
        </w:rPr>
        <w:t xml:space="preserve"> dû au aux </w:t>
      </w:r>
      <w:r w:rsidR="00A800EA" w:rsidRPr="00F408E2">
        <w:rPr>
          <w:rFonts w:cs="Times New Roman"/>
        </w:rPr>
        <w:t>neuroleptique</w:t>
      </w:r>
      <w:r w:rsidRPr="00F408E2">
        <w:rPr>
          <w:rFonts w:cs="Times New Roman"/>
        </w:rPr>
        <w:t xml:space="preserve"> </w:t>
      </w:r>
      <w:r w:rsidR="00722947" w:rsidRPr="00F408E2">
        <w:rPr>
          <w:rFonts w:cs="Times New Roman"/>
        </w:rPr>
        <w:t>(rigidité)</w:t>
      </w:r>
    </w:p>
    <w:p w14:paraId="6402C3EF" w14:textId="3BA5AC4B" w:rsidR="00CF75A0" w:rsidRPr="00F408E2" w:rsidRDefault="00CF75A0" w:rsidP="00CF75A0">
      <w:pPr>
        <w:rPr>
          <w:rFonts w:cs="Times New Roman"/>
        </w:rPr>
      </w:pPr>
      <w:r w:rsidRPr="00F408E2">
        <w:rPr>
          <w:rFonts w:cs="Times New Roman"/>
        </w:rPr>
        <w:t xml:space="preserve">Autre </w:t>
      </w:r>
      <w:r w:rsidR="00A800EA" w:rsidRPr="00F408E2">
        <w:rPr>
          <w:rFonts w:cs="Times New Roman"/>
        </w:rPr>
        <w:t>affections</w:t>
      </w:r>
      <w:r w:rsidRPr="00F408E2">
        <w:rPr>
          <w:rFonts w:cs="Times New Roman"/>
        </w:rPr>
        <w:t xml:space="preserve"> </w:t>
      </w:r>
      <w:r w:rsidR="00A800EA" w:rsidRPr="00F408E2">
        <w:rPr>
          <w:rFonts w:cs="Times New Roman"/>
        </w:rPr>
        <w:t>dégénérative</w:t>
      </w:r>
      <w:r w:rsidRPr="00F408E2">
        <w:rPr>
          <w:rFonts w:cs="Times New Roman"/>
        </w:rPr>
        <w:t xml:space="preserve"> </w:t>
      </w:r>
      <w:r w:rsidR="00A800EA" w:rsidRPr="00F408E2">
        <w:rPr>
          <w:rFonts w:cs="Times New Roman"/>
        </w:rPr>
        <w:t>distinctes</w:t>
      </w:r>
      <w:r w:rsidRPr="00F408E2">
        <w:rPr>
          <w:rFonts w:cs="Times New Roman"/>
        </w:rPr>
        <w:t xml:space="preserve"> de la maladie de </w:t>
      </w:r>
      <w:r w:rsidR="00A800EA" w:rsidRPr="00F408E2">
        <w:rPr>
          <w:rFonts w:cs="Times New Roman"/>
        </w:rPr>
        <w:t>Parkinsonien</w:t>
      </w:r>
      <w:r w:rsidRPr="00F408E2">
        <w:rPr>
          <w:rFonts w:cs="Times New Roman"/>
        </w:rPr>
        <w:t xml:space="preserve"> (PSP</w:t>
      </w:r>
      <w:r w:rsidR="00EC3244">
        <w:rPr>
          <w:rFonts w:cs="Times New Roman"/>
        </w:rPr>
        <w:t> </w:t>
      </w:r>
      <w:r w:rsidR="00722947" w:rsidRPr="00F408E2">
        <w:rPr>
          <w:rFonts w:cs="Times New Roman"/>
        </w:rPr>
        <w:t xml:space="preserve">: paralysie </w:t>
      </w:r>
      <w:r w:rsidR="00B32D14" w:rsidRPr="00F408E2">
        <w:rPr>
          <w:rFonts w:cs="Times New Roman"/>
        </w:rPr>
        <w:t>supra nucléaire</w:t>
      </w:r>
      <w:r w:rsidR="00722947" w:rsidRPr="00F408E2">
        <w:rPr>
          <w:rFonts w:cs="Times New Roman"/>
        </w:rPr>
        <w:t xml:space="preserve"> positif</w:t>
      </w:r>
      <w:r w:rsidRPr="00F408E2">
        <w:rPr>
          <w:rFonts w:cs="Times New Roman"/>
        </w:rPr>
        <w:t>, DCB</w:t>
      </w:r>
      <w:r w:rsidR="00EC3244">
        <w:rPr>
          <w:rFonts w:cs="Times New Roman"/>
        </w:rPr>
        <w:t> </w:t>
      </w:r>
      <w:r w:rsidR="00562015" w:rsidRPr="00F408E2">
        <w:rPr>
          <w:rFonts w:cs="Times New Roman"/>
        </w:rPr>
        <w:t xml:space="preserve">: </w:t>
      </w:r>
      <w:r w:rsidR="00A10DD1" w:rsidRPr="00F408E2">
        <w:rPr>
          <w:rFonts w:cs="Times New Roman"/>
        </w:rPr>
        <w:t>démence cortico-basale</w:t>
      </w:r>
      <w:r w:rsidRPr="00F408E2">
        <w:rPr>
          <w:rFonts w:cs="Times New Roman"/>
        </w:rPr>
        <w:t>, DCL</w:t>
      </w:r>
      <w:r w:rsidR="00EC3244">
        <w:rPr>
          <w:rFonts w:cs="Times New Roman"/>
        </w:rPr>
        <w:t> </w:t>
      </w:r>
      <w:r w:rsidR="00A6044A" w:rsidRPr="00F408E2">
        <w:rPr>
          <w:rFonts w:cs="Times New Roman"/>
        </w:rPr>
        <w:t>: démence</w:t>
      </w:r>
      <w:r w:rsidR="00504F23" w:rsidRPr="00F408E2">
        <w:rPr>
          <w:rFonts w:cs="Times New Roman"/>
        </w:rPr>
        <w:t xml:space="preserve"> corps de Lowy</w:t>
      </w:r>
      <w:r w:rsidRPr="00F408E2">
        <w:rPr>
          <w:rFonts w:cs="Times New Roman"/>
        </w:rPr>
        <w:t>, AMS</w:t>
      </w:r>
      <w:r w:rsidR="00EC3244">
        <w:rPr>
          <w:rFonts w:cs="Times New Roman"/>
        </w:rPr>
        <w:t> </w:t>
      </w:r>
      <w:r w:rsidR="00A6044A" w:rsidRPr="00F408E2">
        <w:rPr>
          <w:rFonts w:cs="Times New Roman"/>
        </w:rPr>
        <w:t xml:space="preserve">: atrophie </w:t>
      </w:r>
      <w:r w:rsidR="00B32D14" w:rsidRPr="00F408E2">
        <w:rPr>
          <w:rFonts w:cs="Times New Roman"/>
        </w:rPr>
        <w:t>amyotrophique</w:t>
      </w:r>
      <w:r w:rsidR="00A6044A" w:rsidRPr="00F408E2">
        <w:rPr>
          <w:rFonts w:cs="Times New Roman"/>
        </w:rPr>
        <w:t xml:space="preserve"> systématisé</w:t>
      </w:r>
      <w:r w:rsidRPr="00F408E2">
        <w:rPr>
          <w:rFonts w:cs="Times New Roman"/>
        </w:rPr>
        <w:t>)</w:t>
      </w:r>
    </w:p>
    <w:p w14:paraId="15B4CCB7" w14:textId="0E8A053E" w:rsidR="00CF75A0" w:rsidRPr="00F408E2" w:rsidRDefault="00CF75A0" w:rsidP="00CF75A0">
      <w:pPr>
        <w:rPr>
          <w:rFonts w:cs="Times New Roman"/>
        </w:rPr>
      </w:pPr>
      <w:r w:rsidRPr="00F408E2">
        <w:rPr>
          <w:rFonts w:cs="Times New Roman"/>
        </w:rPr>
        <w:t xml:space="preserve">Maladie Wilson </w:t>
      </w:r>
    </w:p>
    <w:p w14:paraId="404BAA7E" w14:textId="1584FBA9" w:rsidR="00CF75A0" w:rsidRPr="00F408E2" w:rsidRDefault="00CF75A0" w:rsidP="00CF75A0">
      <w:pPr>
        <w:rPr>
          <w:rFonts w:cs="Times New Roman"/>
        </w:rPr>
      </w:pPr>
      <w:r w:rsidRPr="00F408E2">
        <w:rPr>
          <w:rFonts w:cs="Times New Roman"/>
        </w:rPr>
        <w:t>Autre causse</w:t>
      </w:r>
      <w:r w:rsidR="00EC3244">
        <w:rPr>
          <w:rFonts w:cs="Times New Roman"/>
        </w:rPr>
        <w:t> </w:t>
      </w:r>
      <w:r w:rsidRPr="00F408E2">
        <w:rPr>
          <w:rFonts w:cs="Times New Roman"/>
        </w:rPr>
        <w:t xml:space="preserve">: tumeur </w:t>
      </w:r>
      <w:r w:rsidR="00A800EA" w:rsidRPr="00F408E2">
        <w:rPr>
          <w:rFonts w:cs="Times New Roman"/>
        </w:rPr>
        <w:t>cérébrale</w:t>
      </w:r>
      <w:r w:rsidRPr="00F408E2">
        <w:rPr>
          <w:rFonts w:cs="Times New Roman"/>
        </w:rPr>
        <w:t xml:space="preserve">, </w:t>
      </w:r>
      <w:r w:rsidR="00A800EA" w:rsidRPr="00F408E2">
        <w:rPr>
          <w:rFonts w:cs="Times New Roman"/>
          <w:b/>
          <w:bCs/>
        </w:rPr>
        <w:t>hydrocéphalie</w:t>
      </w:r>
      <w:r w:rsidRPr="00F408E2">
        <w:rPr>
          <w:rFonts w:cs="Times New Roman"/>
          <w:b/>
          <w:bCs/>
        </w:rPr>
        <w:t xml:space="preserve"> à pre</w:t>
      </w:r>
      <w:r w:rsidR="00A800EA" w:rsidRPr="00F408E2">
        <w:rPr>
          <w:rFonts w:cs="Times New Roman"/>
          <w:b/>
          <w:bCs/>
        </w:rPr>
        <w:t>s</w:t>
      </w:r>
      <w:r w:rsidRPr="00F408E2">
        <w:rPr>
          <w:rFonts w:cs="Times New Roman"/>
          <w:b/>
          <w:bCs/>
        </w:rPr>
        <w:t>sion normal</w:t>
      </w:r>
      <w:r w:rsidR="00537C64" w:rsidRPr="00F408E2">
        <w:rPr>
          <w:rFonts w:cs="Times New Roman"/>
        </w:rPr>
        <w:t xml:space="preserve"> (scanner</w:t>
      </w:r>
      <w:r w:rsidR="00EC3244">
        <w:rPr>
          <w:rFonts w:cs="Times New Roman"/>
        </w:rPr>
        <w:t> </w:t>
      </w:r>
      <w:r w:rsidR="00537C64" w:rsidRPr="00F408E2">
        <w:rPr>
          <w:rFonts w:cs="Times New Roman"/>
        </w:rPr>
        <w:t>: augme</w:t>
      </w:r>
      <w:r w:rsidR="009E538A" w:rsidRPr="00F408E2">
        <w:rPr>
          <w:rFonts w:cs="Times New Roman"/>
        </w:rPr>
        <w:t>ntation du volume des ventricules  + troubles de la marche (petit pas)</w:t>
      </w:r>
      <w:r w:rsidR="002E484D" w:rsidRPr="00F408E2">
        <w:rPr>
          <w:rFonts w:cs="Times New Roman"/>
        </w:rPr>
        <w:t xml:space="preserve"> +</w:t>
      </w:r>
      <w:r w:rsidR="009E538A" w:rsidRPr="00F408E2">
        <w:rPr>
          <w:rFonts w:cs="Times New Roman"/>
        </w:rPr>
        <w:t xml:space="preserve"> </w:t>
      </w:r>
      <w:r w:rsidR="008A4B2D" w:rsidRPr="00F408E2">
        <w:rPr>
          <w:rFonts w:cs="Times New Roman"/>
        </w:rPr>
        <w:t xml:space="preserve">sd frontal + difficulté à exprimer+ </w:t>
      </w:r>
      <w:r w:rsidR="002E484D" w:rsidRPr="00F408E2">
        <w:rPr>
          <w:rFonts w:cs="Times New Roman"/>
        </w:rPr>
        <w:t>trouble</w:t>
      </w:r>
      <w:r w:rsidR="008A4B2D" w:rsidRPr="00F408E2">
        <w:rPr>
          <w:rFonts w:cs="Times New Roman"/>
        </w:rPr>
        <w:t xml:space="preserve"> sphi</w:t>
      </w:r>
      <w:r w:rsidR="002E484D" w:rsidRPr="00F408E2">
        <w:rPr>
          <w:rFonts w:cs="Times New Roman"/>
        </w:rPr>
        <w:t>n</w:t>
      </w:r>
      <w:r w:rsidR="008A4B2D" w:rsidRPr="00F408E2">
        <w:rPr>
          <w:rFonts w:cs="Times New Roman"/>
        </w:rPr>
        <w:t>ctérien</w:t>
      </w:r>
      <w:r w:rsidR="002E484D" w:rsidRPr="00F408E2">
        <w:rPr>
          <w:rFonts w:cs="Times New Roman"/>
        </w:rPr>
        <w:t xml:space="preserve"> + démence)</w:t>
      </w:r>
    </w:p>
    <w:p w14:paraId="0F029744" w14:textId="7BDB1FE5" w:rsidR="001D64FF" w:rsidRPr="00F408E2" w:rsidRDefault="00C9399F" w:rsidP="001D64FF">
      <w:pPr>
        <w:pStyle w:val="Titre1"/>
        <w:rPr>
          <w:rFonts w:cs="Times New Roman"/>
        </w:rPr>
      </w:pPr>
      <w:bookmarkStart w:id="141" w:name="_Toc196656493"/>
      <w:bookmarkStart w:id="142" w:name="_Toc196662300"/>
      <w:r w:rsidRPr="00F408E2">
        <w:rPr>
          <w:rFonts w:cs="Times New Roman"/>
        </w:rPr>
        <w:t>Etiologie</w:t>
      </w:r>
      <w:bookmarkEnd w:id="141"/>
      <w:bookmarkEnd w:id="142"/>
    </w:p>
    <w:p w14:paraId="4F3B7D75" w14:textId="290D0FB0" w:rsidR="001D64FF" w:rsidRPr="00F408E2" w:rsidRDefault="001D64FF" w:rsidP="001D64FF">
      <w:pPr>
        <w:rPr>
          <w:rFonts w:cs="Times New Roman"/>
        </w:rPr>
      </w:pPr>
      <w:r w:rsidRPr="00F408E2">
        <w:rPr>
          <w:rFonts w:cs="Times New Roman"/>
        </w:rPr>
        <w:t xml:space="preserve">L’étiologie </w:t>
      </w:r>
      <w:r w:rsidR="00C9399F" w:rsidRPr="00F408E2">
        <w:rPr>
          <w:rFonts w:cs="Times New Roman"/>
        </w:rPr>
        <w:t>demeura</w:t>
      </w:r>
      <w:r w:rsidRPr="00F408E2">
        <w:rPr>
          <w:rFonts w:cs="Times New Roman"/>
        </w:rPr>
        <w:t xml:space="preserve"> </w:t>
      </w:r>
      <w:r w:rsidR="00C9399F" w:rsidRPr="00F408E2">
        <w:rPr>
          <w:rFonts w:cs="Times New Roman"/>
        </w:rPr>
        <w:t>inconnue</w:t>
      </w:r>
    </w:p>
    <w:p w14:paraId="4DB01478" w14:textId="764C8A27" w:rsidR="001D64FF" w:rsidRPr="00F408E2" w:rsidRDefault="001D64FF" w:rsidP="001D64FF">
      <w:pPr>
        <w:rPr>
          <w:rFonts w:cs="Times New Roman"/>
        </w:rPr>
      </w:pPr>
      <w:r w:rsidRPr="00F408E2">
        <w:rPr>
          <w:rFonts w:cs="Times New Roman"/>
        </w:rPr>
        <w:t>Un d maladi</w:t>
      </w:r>
      <w:r w:rsidR="00DB5312" w:rsidRPr="00F408E2">
        <w:rPr>
          <w:rFonts w:cs="Times New Roman"/>
        </w:rPr>
        <w:t>e</w:t>
      </w:r>
      <w:r w:rsidRPr="00F408E2">
        <w:rPr>
          <w:rFonts w:cs="Times New Roman"/>
        </w:rPr>
        <w:t xml:space="preserve"> multifactorielle </w:t>
      </w:r>
      <w:r w:rsidR="00C9399F" w:rsidRPr="00F408E2">
        <w:rPr>
          <w:rFonts w:cs="Times New Roman"/>
        </w:rPr>
        <w:t>associant</w:t>
      </w:r>
      <w:r w:rsidR="00EC3244">
        <w:rPr>
          <w:rFonts w:cs="Times New Roman"/>
        </w:rPr>
        <w:t> </w:t>
      </w:r>
      <w:r w:rsidRPr="00F408E2">
        <w:rPr>
          <w:rFonts w:cs="Times New Roman"/>
        </w:rPr>
        <w:t xml:space="preserve">: </w:t>
      </w:r>
    </w:p>
    <w:p w14:paraId="452C032B" w14:textId="45EF6B63" w:rsidR="001D64FF" w:rsidRPr="00F408E2" w:rsidRDefault="00DB5312" w:rsidP="004237A4">
      <w:pPr>
        <w:numPr>
          <w:ilvl w:val="1"/>
          <w:numId w:val="4"/>
        </w:numPr>
        <w:rPr>
          <w:rFonts w:cs="Times New Roman"/>
        </w:rPr>
      </w:pPr>
      <w:r w:rsidRPr="00F408E2">
        <w:rPr>
          <w:rFonts w:cs="Times New Roman"/>
        </w:rPr>
        <w:t>Facteur</w:t>
      </w:r>
      <w:r w:rsidR="001D64FF" w:rsidRPr="00F408E2">
        <w:rPr>
          <w:rFonts w:cs="Times New Roman"/>
        </w:rPr>
        <w:t xml:space="preserve"> </w:t>
      </w:r>
      <w:r w:rsidRPr="00F408E2">
        <w:rPr>
          <w:rFonts w:cs="Times New Roman"/>
        </w:rPr>
        <w:t>environnementaux</w:t>
      </w:r>
      <w:r w:rsidR="001D64FF" w:rsidRPr="00F408E2">
        <w:rPr>
          <w:rFonts w:cs="Times New Roman"/>
        </w:rPr>
        <w:t xml:space="preserve"> </w:t>
      </w:r>
    </w:p>
    <w:p w14:paraId="2FF400B9" w14:textId="2D23A60D" w:rsidR="001D64FF" w:rsidRPr="00F408E2" w:rsidRDefault="00CE6BD1" w:rsidP="004237A4">
      <w:pPr>
        <w:numPr>
          <w:ilvl w:val="1"/>
          <w:numId w:val="4"/>
        </w:numPr>
        <w:rPr>
          <w:rFonts w:cs="Times New Roman"/>
        </w:rPr>
      </w:pPr>
      <w:r w:rsidRPr="00F408E2">
        <w:rPr>
          <w:rFonts w:cs="Times New Roman"/>
        </w:rPr>
        <w:t>Facteur</w:t>
      </w:r>
      <w:r w:rsidR="001D64FF" w:rsidRPr="00F408E2">
        <w:rPr>
          <w:rFonts w:cs="Times New Roman"/>
        </w:rPr>
        <w:t xml:space="preserve"> </w:t>
      </w:r>
      <w:r w:rsidRPr="00F408E2">
        <w:rPr>
          <w:rFonts w:cs="Times New Roman"/>
        </w:rPr>
        <w:t>génétique</w:t>
      </w:r>
      <w:r w:rsidR="001D64FF" w:rsidRPr="00F408E2">
        <w:rPr>
          <w:rFonts w:cs="Times New Roman"/>
        </w:rPr>
        <w:t xml:space="preserve"> </w:t>
      </w:r>
    </w:p>
    <w:p w14:paraId="1C8E7693" w14:textId="35EFB84E" w:rsidR="001D64FF" w:rsidRPr="00F408E2" w:rsidRDefault="001D64FF" w:rsidP="001D64FF">
      <w:pPr>
        <w:pStyle w:val="Titre1"/>
        <w:rPr>
          <w:rFonts w:cs="Times New Roman"/>
        </w:rPr>
      </w:pPr>
      <w:bookmarkStart w:id="143" w:name="_Toc196656494"/>
      <w:bookmarkStart w:id="144" w:name="_Toc196662301"/>
      <w:r w:rsidRPr="00F408E2">
        <w:rPr>
          <w:rFonts w:cs="Times New Roman"/>
        </w:rPr>
        <w:t xml:space="preserve">Principes du </w:t>
      </w:r>
      <w:r w:rsidR="00CE6BD1" w:rsidRPr="00F408E2">
        <w:rPr>
          <w:rFonts w:cs="Times New Roman"/>
        </w:rPr>
        <w:t>traitement</w:t>
      </w:r>
      <w:bookmarkEnd w:id="143"/>
      <w:bookmarkEnd w:id="144"/>
      <w:r w:rsidRPr="00F408E2">
        <w:rPr>
          <w:rFonts w:cs="Times New Roman"/>
        </w:rPr>
        <w:t xml:space="preserve"> </w:t>
      </w:r>
    </w:p>
    <w:p w14:paraId="2B66C7B7" w14:textId="78D3733F" w:rsidR="00CE6BD1" w:rsidRPr="00F408E2" w:rsidRDefault="001D64FF" w:rsidP="00CE6BD1">
      <w:pPr>
        <w:rPr>
          <w:rFonts w:cs="Times New Roman"/>
        </w:rPr>
      </w:pPr>
      <w:r w:rsidRPr="00F408E2">
        <w:rPr>
          <w:rFonts w:cs="Times New Roman"/>
        </w:rPr>
        <w:t>L’étiolo</w:t>
      </w:r>
      <w:r w:rsidR="00CE6BD1" w:rsidRPr="00F408E2">
        <w:rPr>
          <w:rFonts w:cs="Times New Roman"/>
        </w:rPr>
        <w:t>gi</w:t>
      </w:r>
      <w:r w:rsidRPr="00F408E2">
        <w:rPr>
          <w:rFonts w:cs="Times New Roman"/>
        </w:rPr>
        <w:t xml:space="preserve">e </w:t>
      </w:r>
      <w:r w:rsidR="00107D4F" w:rsidRPr="00F408E2">
        <w:rPr>
          <w:rFonts w:cs="Times New Roman"/>
        </w:rPr>
        <w:t>demeure</w:t>
      </w:r>
      <w:r w:rsidRPr="00F408E2">
        <w:rPr>
          <w:rFonts w:cs="Times New Roman"/>
        </w:rPr>
        <w:t xml:space="preserve"> </w:t>
      </w:r>
      <w:r w:rsidR="00CE6BD1" w:rsidRPr="00F408E2">
        <w:rPr>
          <w:rFonts w:cs="Times New Roman"/>
        </w:rPr>
        <w:t xml:space="preserve"> inconnue </w:t>
      </w:r>
    </w:p>
    <w:p w14:paraId="761113B5" w14:textId="0E1F83A5" w:rsidR="00CE6BD1" w:rsidRPr="00F408E2" w:rsidRDefault="00CE6BD1" w:rsidP="00CE6BD1">
      <w:pPr>
        <w:rPr>
          <w:rFonts w:cs="Times New Roman"/>
        </w:rPr>
      </w:pPr>
      <w:r w:rsidRPr="00F408E2">
        <w:rPr>
          <w:rFonts w:cs="Times New Roman"/>
        </w:rPr>
        <w:t xml:space="preserve">Aucune thérapeutique </w:t>
      </w:r>
      <w:r w:rsidR="00107D4F" w:rsidRPr="00F408E2">
        <w:rPr>
          <w:rFonts w:cs="Times New Roman"/>
        </w:rPr>
        <w:t>capable</w:t>
      </w:r>
      <w:r w:rsidRPr="00F408E2">
        <w:rPr>
          <w:rFonts w:cs="Times New Roman"/>
        </w:rPr>
        <w:t xml:space="preserve"> de </w:t>
      </w:r>
      <w:r w:rsidR="00FB5EE9" w:rsidRPr="00F408E2">
        <w:rPr>
          <w:rFonts w:cs="Times New Roman"/>
        </w:rPr>
        <w:t>freiner</w:t>
      </w:r>
      <w:r w:rsidRPr="00F408E2">
        <w:rPr>
          <w:rFonts w:cs="Times New Roman"/>
        </w:rPr>
        <w:t xml:space="preserve"> la </w:t>
      </w:r>
      <w:r w:rsidR="00FB5EE9" w:rsidRPr="00F408E2">
        <w:rPr>
          <w:rFonts w:cs="Times New Roman"/>
        </w:rPr>
        <w:t>dégénérescence</w:t>
      </w:r>
      <w:r w:rsidRPr="00F408E2">
        <w:rPr>
          <w:rFonts w:cs="Times New Roman"/>
        </w:rPr>
        <w:t xml:space="preserve"> chronique </w:t>
      </w:r>
      <w:r w:rsidR="00B32D14" w:rsidRPr="00F408E2">
        <w:rPr>
          <w:rFonts w:cs="Times New Roman"/>
        </w:rPr>
        <w:t>des neurones</w:t>
      </w:r>
      <w:r w:rsidRPr="00F408E2">
        <w:rPr>
          <w:rFonts w:cs="Times New Roman"/>
        </w:rPr>
        <w:t xml:space="preserve"> du locus </w:t>
      </w:r>
      <w:r w:rsidR="00FB5EE9" w:rsidRPr="00F408E2">
        <w:rPr>
          <w:rFonts w:cs="Times New Roman"/>
        </w:rPr>
        <w:t>Niger</w:t>
      </w:r>
      <w:r w:rsidRPr="00F408E2">
        <w:rPr>
          <w:rFonts w:cs="Times New Roman"/>
        </w:rPr>
        <w:t xml:space="preserve"> </w:t>
      </w:r>
    </w:p>
    <w:p w14:paraId="593FD30A" w14:textId="47671E76" w:rsidR="00CE6BD1" w:rsidRPr="00F408E2" w:rsidRDefault="00CE6BD1" w:rsidP="00CE6BD1">
      <w:pPr>
        <w:rPr>
          <w:rFonts w:cs="Times New Roman"/>
        </w:rPr>
      </w:pPr>
      <w:r w:rsidRPr="00F408E2">
        <w:rPr>
          <w:rFonts w:cs="Times New Roman"/>
        </w:rPr>
        <w:lastRenderedPageBreak/>
        <w:t xml:space="preserve">Le </w:t>
      </w:r>
      <w:r w:rsidR="00FB5EE9" w:rsidRPr="00F408E2">
        <w:rPr>
          <w:rFonts w:cs="Times New Roman"/>
        </w:rPr>
        <w:t>traitement</w:t>
      </w:r>
      <w:r w:rsidRPr="00F408E2">
        <w:rPr>
          <w:rFonts w:cs="Times New Roman"/>
        </w:rPr>
        <w:t xml:space="preserve"> est symptomatique</w:t>
      </w:r>
    </w:p>
    <w:p w14:paraId="40378C90" w14:textId="43855F96" w:rsidR="00107D4F" w:rsidRPr="00F408E2" w:rsidRDefault="00104DDA" w:rsidP="00107D4F">
      <w:pPr>
        <w:pStyle w:val="Titre2"/>
        <w:rPr>
          <w:rFonts w:cs="Times New Roman"/>
        </w:rPr>
      </w:pPr>
      <w:bookmarkStart w:id="145" w:name="_Toc196656495"/>
      <w:bookmarkStart w:id="146" w:name="_Toc196662302"/>
      <w:r w:rsidRPr="00F408E2">
        <w:rPr>
          <w:rFonts w:cs="Times New Roman"/>
        </w:rPr>
        <w:t>Traitement</w:t>
      </w:r>
      <w:r w:rsidR="00107D4F" w:rsidRPr="00F408E2">
        <w:rPr>
          <w:rFonts w:cs="Times New Roman"/>
        </w:rPr>
        <w:t xml:space="preserve"> </w:t>
      </w:r>
      <w:r w:rsidRPr="00F408E2">
        <w:rPr>
          <w:rFonts w:cs="Times New Roman"/>
        </w:rPr>
        <w:t>médicament</w:t>
      </w:r>
      <w:r w:rsidR="00496D8E" w:rsidRPr="00F408E2">
        <w:rPr>
          <w:rFonts w:cs="Times New Roman"/>
        </w:rPr>
        <w:t>eux</w:t>
      </w:r>
      <w:bookmarkEnd w:id="145"/>
      <w:bookmarkEnd w:id="146"/>
    </w:p>
    <w:p w14:paraId="7E3806C9" w14:textId="0A2C03A6" w:rsidR="00107D4F" w:rsidRPr="00F408E2" w:rsidRDefault="00107D4F" w:rsidP="00107D4F">
      <w:pPr>
        <w:rPr>
          <w:rFonts w:cs="Times New Roman"/>
        </w:rPr>
      </w:pPr>
      <w:r w:rsidRPr="00F408E2">
        <w:rPr>
          <w:rFonts w:cs="Times New Roman"/>
        </w:rPr>
        <w:t xml:space="preserve">Au  </w:t>
      </w:r>
      <w:r w:rsidR="00104DDA" w:rsidRPr="00F408E2">
        <w:rPr>
          <w:rFonts w:cs="Times New Roman"/>
        </w:rPr>
        <w:t>sujets</w:t>
      </w:r>
      <w:r w:rsidRPr="00F408E2">
        <w:rPr>
          <w:rFonts w:cs="Times New Roman"/>
        </w:rPr>
        <w:t xml:space="preserve">  &lt; 65 </w:t>
      </w:r>
      <w:r w:rsidR="00B32D14" w:rsidRPr="00F408E2">
        <w:rPr>
          <w:rFonts w:cs="Times New Roman"/>
        </w:rPr>
        <w:t>ans,</w:t>
      </w:r>
      <w:r w:rsidRPr="00F408E2">
        <w:rPr>
          <w:rFonts w:cs="Times New Roman"/>
        </w:rPr>
        <w:t xml:space="preserve"> utilisé un </w:t>
      </w:r>
      <w:r w:rsidR="00FB5EE9" w:rsidRPr="00F408E2">
        <w:rPr>
          <w:rFonts w:cs="Times New Roman"/>
        </w:rPr>
        <w:t>premier</w:t>
      </w:r>
      <w:r w:rsidRPr="00F408E2">
        <w:rPr>
          <w:rFonts w:cs="Times New Roman"/>
        </w:rPr>
        <w:t xml:space="preserve"> lier les agoniste </w:t>
      </w:r>
      <w:r w:rsidR="00B32D14" w:rsidRPr="00F408E2">
        <w:rPr>
          <w:rFonts w:cs="Times New Roman"/>
        </w:rPr>
        <w:t>dopaminergique,</w:t>
      </w:r>
      <w:r w:rsidRPr="00F408E2">
        <w:rPr>
          <w:rFonts w:cs="Times New Roman"/>
        </w:rPr>
        <w:t xml:space="preserve"> l’introduc</w:t>
      </w:r>
      <w:r w:rsidR="00104DDA" w:rsidRPr="00F408E2">
        <w:rPr>
          <w:rFonts w:cs="Times New Roman"/>
        </w:rPr>
        <w:t>t</w:t>
      </w:r>
      <w:r w:rsidRPr="00F408E2">
        <w:rPr>
          <w:rFonts w:cs="Times New Roman"/>
        </w:rPr>
        <w:t xml:space="preserve">ion </w:t>
      </w:r>
      <w:r w:rsidR="006A2D47" w:rsidRPr="00F408E2">
        <w:rPr>
          <w:rFonts w:cs="Times New Roman"/>
        </w:rPr>
        <w:t>de la</w:t>
      </w:r>
      <w:r w:rsidRPr="00F408E2">
        <w:rPr>
          <w:rFonts w:cs="Times New Roman"/>
        </w:rPr>
        <w:t xml:space="preserve"> L-dopa en second </w:t>
      </w:r>
      <w:r w:rsidR="00FB5EE9" w:rsidRPr="00F408E2">
        <w:rPr>
          <w:rFonts w:cs="Times New Roman"/>
        </w:rPr>
        <w:t>temps</w:t>
      </w:r>
    </w:p>
    <w:p w14:paraId="4137791B" w14:textId="381A98FD" w:rsidR="006A2D47" w:rsidRPr="00F408E2" w:rsidRDefault="006A2D47" w:rsidP="00107D4F">
      <w:pPr>
        <w:rPr>
          <w:rFonts w:cs="Times New Roman"/>
        </w:rPr>
      </w:pPr>
      <w:r w:rsidRPr="00F408E2">
        <w:rPr>
          <w:rFonts w:cs="Times New Roman"/>
        </w:rPr>
        <w:t xml:space="preserve">Molécules </w:t>
      </w:r>
      <w:r w:rsidR="00104DDA" w:rsidRPr="00F408E2">
        <w:rPr>
          <w:rFonts w:cs="Times New Roman"/>
        </w:rPr>
        <w:t>disponible</w:t>
      </w:r>
      <w:r w:rsidRPr="00F408E2">
        <w:rPr>
          <w:rFonts w:cs="Times New Roman"/>
        </w:rPr>
        <w:t xml:space="preserve"> </w:t>
      </w:r>
    </w:p>
    <w:p w14:paraId="511C487F" w14:textId="15A7CF94" w:rsidR="006A2D47" w:rsidRPr="00F408E2" w:rsidRDefault="006A2D47" w:rsidP="004237A4">
      <w:pPr>
        <w:numPr>
          <w:ilvl w:val="1"/>
          <w:numId w:val="4"/>
        </w:numPr>
        <w:rPr>
          <w:rFonts w:cs="Times New Roman"/>
        </w:rPr>
      </w:pPr>
      <w:r w:rsidRPr="00F408E2">
        <w:rPr>
          <w:rFonts w:cs="Times New Roman"/>
        </w:rPr>
        <w:t>Agoniste dopaminergique</w:t>
      </w:r>
      <w:r w:rsidR="00EC3244">
        <w:rPr>
          <w:rFonts w:cs="Times New Roman"/>
        </w:rPr>
        <w:t> </w:t>
      </w:r>
      <w:r w:rsidRPr="00F408E2">
        <w:rPr>
          <w:rFonts w:cs="Times New Roman"/>
        </w:rPr>
        <w:t xml:space="preserve">: </w:t>
      </w:r>
    </w:p>
    <w:p w14:paraId="420E5F6A" w14:textId="6A440A39" w:rsidR="006A2D47" w:rsidRPr="00F408E2" w:rsidRDefault="00E36B59" w:rsidP="004237A4">
      <w:pPr>
        <w:numPr>
          <w:ilvl w:val="2"/>
          <w:numId w:val="4"/>
        </w:numPr>
        <w:rPr>
          <w:rFonts w:cs="Times New Roman"/>
        </w:rPr>
      </w:pPr>
      <w:r w:rsidRPr="00F408E2">
        <w:rPr>
          <w:rFonts w:cs="Times New Roman"/>
        </w:rPr>
        <w:t>Bromocriptine (P</w:t>
      </w:r>
      <w:r w:rsidR="005F4FAC" w:rsidRPr="00F408E2">
        <w:rPr>
          <w:rFonts w:cs="Times New Roman"/>
        </w:rPr>
        <w:t>a</w:t>
      </w:r>
      <w:r w:rsidRPr="00F408E2">
        <w:rPr>
          <w:rFonts w:cs="Times New Roman"/>
        </w:rPr>
        <w:t>rlodel)</w:t>
      </w:r>
    </w:p>
    <w:p w14:paraId="753CA198" w14:textId="01BB49D1" w:rsidR="00E36B59" w:rsidRPr="00F408E2" w:rsidRDefault="00AC70DB" w:rsidP="004237A4">
      <w:pPr>
        <w:numPr>
          <w:ilvl w:val="2"/>
          <w:numId w:val="4"/>
        </w:numPr>
        <w:rPr>
          <w:rFonts w:cs="Times New Roman"/>
        </w:rPr>
      </w:pPr>
      <w:r w:rsidRPr="00F408E2">
        <w:rPr>
          <w:rFonts w:cs="Times New Roman"/>
        </w:rPr>
        <w:t>ropinirol</w:t>
      </w:r>
      <w:r w:rsidR="00E36B59" w:rsidRPr="00F408E2">
        <w:rPr>
          <w:rFonts w:cs="Times New Roman"/>
        </w:rPr>
        <w:t xml:space="preserve"> (Requip</w:t>
      </w:r>
      <w:r w:rsidR="00F05EA4" w:rsidRPr="00F408E2">
        <w:rPr>
          <w:rFonts w:cs="Times New Roman"/>
        </w:rPr>
        <w:t>)</w:t>
      </w:r>
    </w:p>
    <w:p w14:paraId="03977467" w14:textId="2F4807F9" w:rsidR="00E36B59" w:rsidRPr="00F408E2" w:rsidRDefault="00E36B59" w:rsidP="004237A4">
      <w:pPr>
        <w:numPr>
          <w:ilvl w:val="2"/>
          <w:numId w:val="4"/>
        </w:numPr>
        <w:rPr>
          <w:rFonts w:cs="Times New Roman"/>
        </w:rPr>
      </w:pPr>
      <w:r w:rsidRPr="00F408E2">
        <w:rPr>
          <w:rFonts w:cs="Times New Roman"/>
        </w:rPr>
        <w:t>Pirirbédil (Tivasta</w:t>
      </w:r>
      <w:r w:rsidR="00F05EA4" w:rsidRPr="00F408E2">
        <w:rPr>
          <w:rFonts w:cs="Times New Roman"/>
        </w:rPr>
        <w:t>l)</w:t>
      </w:r>
    </w:p>
    <w:p w14:paraId="35F6DECA" w14:textId="39A01657" w:rsidR="00E36B59" w:rsidRPr="00F408E2" w:rsidRDefault="009B7E7A" w:rsidP="004237A4">
      <w:pPr>
        <w:numPr>
          <w:ilvl w:val="2"/>
          <w:numId w:val="4"/>
        </w:numPr>
        <w:rPr>
          <w:rFonts w:cs="Times New Roman"/>
        </w:rPr>
      </w:pPr>
      <w:r w:rsidRPr="00F408E2">
        <w:rPr>
          <w:rFonts w:cs="Times New Roman"/>
        </w:rPr>
        <w:t>Pergolite (</w:t>
      </w:r>
      <w:r w:rsidR="00F05EA4" w:rsidRPr="00F408E2">
        <w:rPr>
          <w:rFonts w:cs="Times New Roman"/>
        </w:rPr>
        <w:t>Ce</w:t>
      </w:r>
      <w:r w:rsidRPr="00F408E2">
        <w:rPr>
          <w:rFonts w:cs="Times New Roman"/>
        </w:rPr>
        <w:t>lance</w:t>
      </w:r>
      <w:r w:rsidR="00F05EA4" w:rsidRPr="00F408E2">
        <w:rPr>
          <w:rFonts w:cs="Times New Roman"/>
        </w:rPr>
        <w:t>)</w:t>
      </w:r>
    </w:p>
    <w:p w14:paraId="113BF4E7" w14:textId="786EEF32" w:rsidR="009B7E7A" w:rsidRPr="00E615C8" w:rsidRDefault="009B7E7A" w:rsidP="004237A4">
      <w:pPr>
        <w:numPr>
          <w:ilvl w:val="1"/>
          <w:numId w:val="4"/>
        </w:numPr>
        <w:rPr>
          <w:rFonts w:cs="Times New Roman"/>
          <w:lang w:val="es-ES"/>
        </w:rPr>
      </w:pPr>
      <w:r w:rsidRPr="00E615C8">
        <w:rPr>
          <w:rFonts w:cs="Times New Roman"/>
          <w:lang w:val="es-ES"/>
        </w:rPr>
        <w:t xml:space="preserve">L-dopa + inhibiteru dea la dopa </w:t>
      </w:r>
      <w:r w:rsidR="00EC3244">
        <w:rPr>
          <w:rFonts w:cs="Times New Roman"/>
          <w:lang w:val="es-ES"/>
        </w:rPr>
        <w:t>–</w:t>
      </w:r>
      <w:r w:rsidR="005F4FAC" w:rsidRPr="00E615C8">
        <w:rPr>
          <w:rFonts w:cs="Times New Roman"/>
          <w:lang w:val="es-ES"/>
        </w:rPr>
        <w:t xml:space="preserve"> décarboxylase</w:t>
      </w:r>
      <w:r w:rsidRPr="00E615C8">
        <w:rPr>
          <w:rFonts w:cs="Times New Roman"/>
          <w:lang w:val="es-ES"/>
        </w:rPr>
        <w:t xml:space="preserve"> </w:t>
      </w:r>
    </w:p>
    <w:p w14:paraId="6827DFC1" w14:textId="4A2CC48A" w:rsidR="009B7E7A" w:rsidRPr="00F408E2" w:rsidRDefault="006B38E0" w:rsidP="004237A4">
      <w:pPr>
        <w:numPr>
          <w:ilvl w:val="2"/>
          <w:numId w:val="4"/>
        </w:numPr>
        <w:rPr>
          <w:rFonts w:cs="Times New Roman"/>
        </w:rPr>
      </w:pPr>
      <w:r w:rsidRPr="00F408E2">
        <w:rPr>
          <w:rFonts w:cs="Times New Roman"/>
        </w:rPr>
        <w:t>Modopar, Sinemet</w:t>
      </w:r>
    </w:p>
    <w:p w14:paraId="6A1B5AEB" w14:textId="22A6B284" w:rsidR="006B38E0" w:rsidRPr="00F408E2" w:rsidRDefault="00AC70DB" w:rsidP="004237A4">
      <w:pPr>
        <w:numPr>
          <w:ilvl w:val="2"/>
          <w:numId w:val="4"/>
        </w:numPr>
        <w:rPr>
          <w:rFonts w:cs="Times New Roman"/>
        </w:rPr>
      </w:pPr>
      <w:r w:rsidRPr="00F408E2">
        <w:rPr>
          <w:rFonts w:cs="Times New Roman"/>
        </w:rPr>
        <w:t>Dompéridone si nausée</w:t>
      </w:r>
    </w:p>
    <w:p w14:paraId="5E8E6694" w14:textId="7A3EC3DC" w:rsidR="00AC70DB" w:rsidRPr="00F408E2" w:rsidRDefault="00AC70DB" w:rsidP="004237A4">
      <w:pPr>
        <w:numPr>
          <w:ilvl w:val="1"/>
          <w:numId w:val="4"/>
        </w:numPr>
        <w:rPr>
          <w:rFonts w:cs="Times New Roman"/>
        </w:rPr>
      </w:pPr>
      <w:r w:rsidRPr="00F408E2">
        <w:rPr>
          <w:rFonts w:cs="Times New Roman"/>
        </w:rPr>
        <w:t xml:space="preserve">Les </w:t>
      </w:r>
      <w:r w:rsidR="00104DDA" w:rsidRPr="00F408E2">
        <w:rPr>
          <w:rFonts w:cs="Times New Roman"/>
        </w:rPr>
        <w:t>autres</w:t>
      </w:r>
      <w:r w:rsidRPr="00F408E2">
        <w:rPr>
          <w:rFonts w:cs="Times New Roman"/>
        </w:rPr>
        <w:t xml:space="preserve"> molécules en deuxième intention</w:t>
      </w:r>
    </w:p>
    <w:p w14:paraId="435C2329" w14:textId="10AB7C2A" w:rsidR="00104DDA" w:rsidRPr="00F408E2" w:rsidRDefault="00104DDA" w:rsidP="00104DDA">
      <w:pPr>
        <w:rPr>
          <w:rFonts w:cs="Times New Roman"/>
        </w:rPr>
      </w:pPr>
      <w:r w:rsidRPr="00F408E2">
        <w:rPr>
          <w:rFonts w:cs="Times New Roman"/>
        </w:rPr>
        <w:t xml:space="preserve">Principes </w:t>
      </w:r>
    </w:p>
    <w:p w14:paraId="77BFE24B" w14:textId="3FA2B95E" w:rsidR="00104DDA" w:rsidRPr="00F408E2" w:rsidRDefault="00104DDA" w:rsidP="004237A4">
      <w:pPr>
        <w:numPr>
          <w:ilvl w:val="1"/>
          <w:numId w:val="4"/>
        </w:numPr>
        <w:rPr>
          <w:rFonts w:cs="Times New Roman"/>
        </w:rPr>
      </w:pPr>
      <w:r w:rsidRPr="00F408E2">
        <w:rPr>
          <w:rFonts w:cs="Times New Roman"/>
        </w:rPr>
        <w:t xml:space="preserve">Sans recensement </w:t>
      </w:r>
      <w:r w:rsidR="00496D8E" w:rsidRPr="00F408E2">
        <w:rPr>
          <w:rFonts w:cs="Times New Roman"/>
        </w:rPr>
        <w:t>moteur</w:t>
      </w:r>
      <w:r w:rsidR="00EC3244">
        <w:rPr>
          <w:rFonts w:cs="Times New Roman"/>
        </w:rPr>
        <w:t> </w:t>
      </w:r>
      <w:r w:rsidRPr="00F408E2">
        <w:rPr>
          <w:rFonts w:cs="Times New Roman"/>
        </w:rPr>
        <w:t xml:space="preserve">: abstention </w:t>
      </w:r>
    </w:p>
    <w:p w14:paraId="3587CF2F" w14:textId="10B75326" w:rsidR="00104DDA" w:rsidRPr="00F408E2" w:rsidRDefault="00104DDA" w:rsidP="004237A4">
      <w:pPr>
        <w:numPr>
          <w:ilvl w:val="1"/>
          <w:numId w:val="4"/>
        </w:numPr>
        <w:rPr>
          <w:rFonts w:cs="Times New Roman"/>
        </w:rPr>
      </w:pPr>
      <w:r w:rsidRPr="00F408E2">
        <w:rPr>
          <w:rFonts w:cs="Times New Roman"/>
        </w:rPr>
        <w:t>Gêne minime</w:t>
      </w:r>
      <w:r w:rsidR="00EC3244">
        <w:rPr>
          <w:rFonts w:cs="Times New Roman"/>
        </w:rPr>
        <w:t> </w:t>
      </w:r>
      <w:r w:rsidRPr="00F408E2">
        <w:rPr>
          <w:rFonts w:cs="Times New Roman"/>
        </w:rPr>
        <w:t xml:space="preserve">: agonistes dopaminergique </w:t>
      </w:r>
    </w:p>
    <w:p w14:paraId="2E33AF64" w14:textId="0BA9E4D1" w:rsidR="00104DDA" w:rsidRPr="00F408E2" w:rsidRDefault="00104DDA" w:rsidP="004237A4">
      <w:pPr>
        <w:numPr>
          <w:ilvl w:val="1"/>
          <w:numId w:val="4"/>
        </w:numPr>
        <w:rPr>
          <w:rFonts w:cs="Times New Roman"/>
        </w:rPr>
      </w:pPr>
      <w:r w:rsidRPr="00F408E2">
        <w:rPr>
          <w:rFonts w:cs="Times New Roman"/>
        </w:rPr>
        <w:t>Retentissement fonctionnel</w:t>
      </w:r>
    </w:p>
    <w:p w14:paraId="1863497D" w14:textId="140674C9" w:rsidR="00104DDA" w:rsidRPr="00F408E2" w:rsidRDefault="00104DDA" w:rsidP="004237A4">
      <w:pPr>
        <w:numPr>
          <w:ilvl w:val="2"/>
          <w:numId w:val="4"/>
        </w:numPr>
        <w:rPr>
          <w:rFonts w:cs="Times New Roman"/>
        </w:rPr>
      </w:pPr>
      <w:r w:rsidRPr="00F408E2">
        <w:rPr>
          <w:rFonts w:cs="Times New Roman"/>
        </w:rPr>
        <w:t>Sujet jeune</w:t>
      </w:r>
      <w:r w:rsidR="00EC3244">
        <w:rPr>
          <w:rFonts w:cs="Times New Roman"/>
        </w:rPr>
        <w:t> </w:t>
      </w:r>
      <w:r w:rsidRPr="00F408E2">
        <w:rPr>
          <w:rFonts w:cs="Times New Roman"/>
        </w:rPr>
        <w:t xml:space="preserve">: agoniste </w:t>
      </w:r>
      <w:r w:rsidR="00B32D14" w:rsidRPr="00F408E2">
        <w:rPr>
          <w:rFonts w:cs="Times New Roman"/>
        </w:rPr>
        <w:t>dopaminergique,</w:t>
      </w:r>
      <w:r w:rsidRPr="00F408E2">
        <w:rPr>
          <w:rFonts w:cs="Times New Roman"/>
        </w:rPr>
        <w:t xml:space="preserve"> sauf intolérance </w:t>
      </w:r>
    </w:p>
    <w:p w14:paraId="791301A6" w14:textId="5CDA1FF4" w:rsidR="00104DDA" w:rsidRPr="00F408E2" w:rsidRDefault="00104DDA" w:rsidP="004237A4">
      <w:pPr>
        <w:numPr>
          <w:ilvl w:val="2"/>
          <w:numId w:val="4"/>
        </w:numPr>
        <w:rPr>
          <w:rFonts w:cs="Times New Roman"/>
        </w:rPr>
      </w:pPr>
      <w:r w:rsidRPr="00F408E2">
        <w:rPr>
          <w:rFonts w:cs="Times New Roman"/>
        </w:rPr>
        <w:t>Sujet âgé</w:t>
      </w:r>
      <w:r w:rsidR="00EC3244">
        <w:rPr>
          <w:rFonts w:cs="Times New Roman"/>
        </w:rPr>
        <w:t> </w:t>
      </w:r>
      <w:r w:rsidRPr="00F408E2">
        <w:rPr>
          <w:rFonts w:cs="Times New Roman"/>
        </w:rPr>
        <w:t>: L-dopa</w:t>
      </w:r>
    </w:p>
    <w:p w14:paraId="63522BBD" w14:textId="6E33E5BB" w:rsidR="00104DDA" w:rsidRPr="00F408E2" w:rsidRDefault="00104DDA" w:rsidP="00104DDA">
      <w:pPr>
        <w:pStyle w:val="Titre2"/>
        <w:rPr>
          <w:rFonts w:cs="Times New Roman"/>
        </w:rPr>
      </w:pPr>
      <w:bookmarkStart w:id="147" w:name="_Toc196656496"/>
      <w:bookmarkStart w:id="148" w:name="_Toc196662303"/>
      <w:r w:rsidRPr="00F408E2">
        <w:rPr>
          <w:rFonts w:cs="Times New Roman"/>
        </w:rPr>
        <w:t>Traitement chirurgical</w:t>
      </w:r>
      <w:bookmarkEnd w:id="147"/>
      <w:bookmarkEnd w:id="148"/>
    </w:p>
    <w:p w14:paraId="723C9990" w14:textId="674C874E" w:rsidR="00104DDA" w:rsidRPr="00F408E2" w:rsidRDefault="00104DDA" w:rsidP="00104DDA">
      <w:pPr>
        <w:rPr>
          <w:rFonts w:cs="Times New Roman"/>
        </w:rPr>
      </w:pPr>
      <w:r w:rsidRPr="00F408E2">
        <w:rPr>
          <w:rFonts w:cs="Times New Roman"/>
        </w:rPr>
        <w:t>Indication</w:t>
      </w:r>
      <w:r w:rsidR="00EC3244">
        <w:rPr>
          <w:rFonts w:cs="Times New Roman"/>
        </w:rPr>
        <w:t> </w:t>
      </w:r>
      <w:r w:rsidRPr="00F408E2">
        <w:rPr>
          <w:rFonts w:cs="Times New Roman"/>
        </w:rPr>
        <w:t xml:space="preserve">: sujet jeune dopa </w:t>
      </w:r>
      <w:r w:rsidR="00B32D14" w:rsidRPr="00F408E2">
        <w:rPr>
          <w:rFonts w:cs="Times New Roman"/>
        </w:rPr>
        <w:t>sensible,</w:t>
      </w:r>
      <w:r w:rsidRPr="00F408E2">
        <w:rPr>
          <w:rFonts w:cs="Times New Roman"/>
        </w:rPr>
        <w:t xml:space="preserve"> </w:t>
      </w:r>
      <w:r w:rsidR="00496D8E" w:rsidRPr="00F408E2">
        <w:rPr>
          <w:rFonts w:cs="Times New Roman"/>
        </w:rPr>
        <w:t>plus</w:t>
      </w:r>
      <w:r w:rsidRPr="00F408E2">
        <w:rPr>
          <w:rFonts w:cs="Times New Roman"/>
        </w:rPr>
        <w:t xml:space="preserve"> de </w:t>
      </w:r>
      <w:r w:rsidR="00496D8E" w:rsidRPr="00F408E2">
        <w:rPr>
          <w:rFonts w:cs="Times New Roman"/>
        </w:rPr>
        <w:t>cinq</w:t>
      </w:r>
      <w:r w:rsidRPr="00F408E2">
        <w:rPr>
          <w:rFonts w:cs="Times New Roman"/>
        </w:rPr>
        <w:t xml:space="preserve"> </w:t>
      </w:r>
      <w:r w:rsidR="00B32D14" w:rsidRPr="00F408E2">
        <w:rPr>
          <w:rFonts w:cs="Times New Roman"/>
        </w:rPr>
        <w:t>ans,</w:t>
      </w:r>
      <w:r w:rsidRPr="00F408E2">
        <w:rPr>
          <w:rFonts w:cs="Times New Roman"/>
        </w:rPr>
        <w:t xml:space="preserve"> tr</w:t>
      </w:r>
      <w:r w:rsidR="00496D8E" w:rsidRPr="00F408E2">
        <w:rPr>
          <w:rFonts w:cs="Times New Roman"/>
        </w:rPr>
        <w:t>è</w:t>
      </w:r>
      <w:r w:rsidRPr="00F408E2">
        <w:rPr>
          <w:rFonts w:cs="Times New Roman"/>
        </w:rPr>
        <w:t xml:space="preserve">s handicapé </w:t>
      </w:r>
    </w:p>
    <w:p w14:paraId="55133CE3" w14:textId="1A3E4FAA" w:rsidR="00104DDA" w:rsidRPr="00F408E2" w:rsidRDefault="00104DDA" w:rsidP="00104DDA">
      <w:pPr>
        <w:rPr>
          <w:rFonts w:cs="Times New Roman"/>
        </w:rPr>
      </w:pPr>
      <w:r w:rsidRPr="00F408E2">
        <w:rPr>
          <w:rFonts w:cs="Times New Roman"/>
        </w:rPr>
        <w:t>Implantation d’électrodes dans les noyaux subthalamique,</w:t>
      </w:r>
      <w:r w:rsidR="00496D8E" w:rsidRPr="00F408E2">
        <w:rPr>
          <w:rFonts w:cs="Times New Roman"/>
        </w:rPr>
        <w:t xml:space="preserve"> </w:t>
      </w:r>
      <w:r w:rsidRPr="00F408E2">
        <w:rPr>
          <w:rFonts w:cs="Times New Roman"/>
        </w:rPr>
        <w:t xml:space="preserve">avec bonne </w:t>
      </w:r>
      <w:r w:rsidR="00496D8E" w:rsidRPr="00F408E2">
        <w:rPr>
          <w:rFonts w:cs="Times New Roman"/>
        </w:rPr>
        <w:t>efficacité</w:t>
      </w:r>
      <w:r w:rsidRPr="00F408E2">
        <w:rPr>
          <w:rFonts w:cs="Times New Roman"/>
        </w:rPr>
        <w:t xml:space="preserve"> sur </w:t>
      </w:r>
      <w:r w:rsidR="00B32D14" w:rsidRPr="00F408E2">
        <w:rPr>
          <w:rFonts w:cs="Times New Roman"/>
        </w:rPr>
        <w:t>les symptômes</w:t>
      </w:r>
    </w:p>
    <w:p w14:paraId="0FC20E8F" w14:textId="3AB90BED" w:rsidR="00104DDA" w:rsidRPr="00F408E2" w:rsidRDefault="00104DDA" w:rsidP="00104DDA">
      <w:pPr>
        <w:pStyle w:val="Titre2"/>
        <w:rPr>
          <w:rFonts w:cs="Times New Roman"/>
        </w:rPr>
      </w:pPr>
      <w:bookmarkStart w:id="149" w:name="_Toc196656497"/>
      <w:bookmarkStart w:id="150" w:name="_Toc196662304"/>
      <w:r w:rsidRPr="00F408E2">
        <w:rPr>
          <w:rFonts w:cs="Times New Roman"/>
        </w:rPr>
        <w:t>Kinésithérapie et nursing</w:t>
      </w:r>
      <w:bookmarkEnd w:id="149"/>
      <w:bookmarkEnd w:id="150"/>
    </w:p>
    <w:p w14:paraId="18DEE2D8" w14:textId="41ACF01F" w:rsidR="00101E9B" w:rsidRPr="00F408E2" w:rsidRDefault="00101E9B" w:rsidP="00101E9B">
      <w:pPr>
        <w:pStyle w:val="Sous-titre"/>
        <w:rPr>
          <w:rFonts w:ascii="Times New Roman" w:hAnsi="Times New Roman" w:cs="Times New Roman"/>
        </w:rPr>
      </w:pPr>
      <w:r w:rsidRPr="00F408E2">
        <w:rPr>
          <w:rFonts w:ascii="Times New Roman" w:hAnsi="Times New Roman" w:cs="Times New Roman"/>
        </w:rPr>
        <w:t xml:space="preserve">Conclusion </w:t>
      </w:r>
    </w:p>
    <w:p w14:paraId="5480E9AC" w14:textId="6D9EF578" w:rsidR="00101E9B" w:rsidRPr="00F408E2" w:rsidRDefault="00101E9B" w:rsidP="00101E9B">
      <w:pPr>
        <w:rPr>
          <w:rFonts w:cs="Times New Roman"/>
        </w:rPr>
      </w:pPr>
      <w:r w:rsidRPr="00F408E2">
        <w:rPr>
          <w:rFonts w:cs="Times New Roman"/>
        </w:rPr>
        <w:t>MPI</w:t>
      </w:r>
      <w:r w:rsidR="00EC3244">
        <w:rPr>
          <w:rFonts w:cs="Times New Roman"/>
        </w:rPr>
        <w:t> </w:t>
      </w:r>
      <w:r w:rsidRPr="00F408E2">
        <w:rPr>
          <w:rFonts w:cs="Times New Roman"/>
        </w:rPr>
        <w:t xml:space="preserve">: </w:t>
      </w:r>
      <w:r w:rsidR="00D66549" w:rsidRPr="00F408E2">
        <w:rPr>
          <w:rFonts w:cs="Times New Roman"/>
        </w:rPr>
        <w:t>dégénérescence</w:t>
      </w:r>
      <w:r w:rsidRPr="00F408E2">
        <w:rPr>
          <w:rFonts w:cs="Times New Roman"/>
        </w:rPr>
        <w:t xml:space="preserve"> de neurones </w:t>
      </w:r>
      <w:r w:rsidR="00D66549" w:rsidRPr="00F408E2">
        <w:rPr>
          <w:rFonts w:cs="Times New Roman"/>
        </w:rPr>
        <w:t>dopaminergique</w:t>
      </w:r>
      <w:r w:rsidRPr="00F408E2">
        <w:rPr>
          <w:rFonts w:cs="Times New Roman"/>
        </w:rPr>
        <w:t xml:space="preserve"> du </w:t>
      </w:r>
      <w:r w:rsidR="00D66549" w:rsidRPr="00F408E2">
        <w:rPr>
          <w:rFonts w:cs="Times New Roman"/>
        </w:rPr>
        <w:t>locus</w:t>
      </w:r>
      <w:r w:rsidRPr="00F408E2">
        <w:rPr>
          <w:rFonts w:cs="Times New Roman"/>
        </w:rPr>
        <w:t xml:space="preserve"> </w:t>
      </w:r>
      <w:r w:rsidR="00D66549" w:rsidRPr="00F408E2">
        <w:rPr>
          <w:rFonts w:cs="Times New Roman"/>
        </w:rPr>
        <w:t>Niger</w:t>
      </w:r>
      <w:r w:rsidRPr="00F408E2">
        <w:rPr>
          <w:rFonts w:cs="Times New Roman"/>
        </w:rPr>
        <w:t xml:space="preserve">, cause inconnue </w:t>
      </w:r>
    </w:p>
    <w:p w14:paraId="3AECBA27" w14:textId="05D2A847" w:rsidR="00101E9B" w:rsidRPr="00F408E2" w:rsidRDefault="00101E9B" w:rsidP="00101E9B">
      <w:pPr>
        <w:rPr>
          <w:rFonts w:cs="Times New Roman"/>
        </w:rPr>
      </w:pPr>
      <w:r w:rsidRPr="00F408E2">
        <w:rPr>
          <w:rFonts w:cs="Times New Roman"/>
        </w:rPr>
        <w:t xml:space="preserve">De </w:t>
      </w:r>
      <w:r w:rsidR="00D66549" w:rsidRPr="00F408E2">
        <w:rPr>
          <w:rFonts w:cs="Times New Roman"/>
        </w:rPr>
        <w:t>diagnostique</w:t>
      </w:r>
      <w:r w:rsidRPr="00F408E2">
        <w:rPr>
          <w:rFonts w:cs="Times New Roman"/>
        </w:rPr>
        <w:t xml:space="preserve"> </w:t>
      </w:r>
      <w:r w:rsidR="00D66549" w:rsidRPr="00F408E2">
        <w:rPr>
          <w:rFonts w:cs="Times New Roman"/>
        </w:rPr>
        <w:t>cliniquement</w:t>
      </w:r>
      <w:r w:rsidRPr="00F408E2">
        <w:rPr>
          <w:rFonts w:cs="Times New Roman"/>
        </w:rPr>
        <w:t xml:space="preserve"> </w:t>
      </w:r>
      <w:r w:rsidR="00D66549" w:rsidRPr="00F408E2">
        <w:rPr>
          <w:rFonts w:cs="Times New Roman"/>
        </w:rPr>
        <w:t>par</w:t>
      </w:r>
      <w:r w:rsidRPr="00F408E2">
        <w:rPr>
          <w:rFonts w:cs="Times New Roman"/>
        </w:rPr>
        <w:t xml:space="preserve"> son </w:t>
      </w:r>
      <w:r w:rsidR="00D66549" w:rsidRPr="00F408E2">
        <w:rPr>
          <w:rFonts w:cs="Times New Roman"/>
        </w:rPr>
        <w:t>évolutif</w:t>
      </w:r>
      <w:r w:rsidRPr="00F408E2">
        <w:rPr>
          <w:rFonts w:cs="Times New Roman"/>
        </w:rPr>
        <w:t xml:space="preserve"> </w:t>
      </w:r>
      <w:r w:rsidR="00D66549" w:rsidRPr="00F408E2">
        <w:rPr>
          <w:rFonts w:cs="Times New Roman"/>
        </w:rPr>
        <w:t>progressive</w:t>
      </w:r>
      <w:r w:rsidRPr="00F408E2">
        <w:rPr>
          <w:rFonts w:cs="Times New Roman"/>
        </w:rPr>
        <w:t xml:space="preserve"> dont le </w:t>
      </w:r>
      <w:r w:rsidR="008E7C8D" w:rsidRPr="00F408E2">
        <w:rPr>
          <w:rFonts w:cs="Times New Roman"/>
        </w:rPr>
        <w:t>signes</w:t>
      </w:r>
      <w:r w:rsidRPr="00F408E2">
        <w:rPr>
          <w:rFonts w:cs="Times New Roman"/>
        </w:rPr>
        <w:t xml:space="preserve"> </w:t>
      </w:r>
      <w:r w:rsidR="00796471" w:rsidRPr="00F408E2">
        <w:rPr>
          <w:rFonts w:cs="Times New Roman"/>
        </w:rPr>
        <w:t>la</w:t>
      </w:r>
      <w:r w:rsidRPr="00F408E2">
        <w:rPr>
          <w:rFonts w:cs="Times New Roman"/>
        </w:rPr>
        <w:t xml:space="preserve"> triade clinque du sd </w:t>
      </w:r>
      <w:r w:rsidR="00D66549" w:rsidRPr="00F408E2">
        <w:rPr>
          <w:rFonts w:cs="Times New Roman"/>
        </w:rPr>
        <w:t>parkinsonien</w:t>
      </w:r>
    </w:p>
    <w:p w14:paraId="29FB7645" w14:textId="3B13A6EB" w:rsidR="00101E9B" w:rsidRPr="00F408E2" w:rsidRDefault="00101E9B" w:rsidP="00101E9B">
      <w:pPr>
        <w:rPr>
          <w:rFonts w:cs="Times New Roman"/>
        </w:rPr>
      </w:pPr>
      <w:r w:rsidRPr="00F408E2">
        <w:rPr>
          <w:rFonts w:cs="Times New Roman"/>
        </w:rPr>
        <w:t xml:space="preserve">Sans </w:t>
      </w:r>
      <w:r w:rsidR="005C2C0F" w:rsidRPr="00F408E2">
        <w:rPr>
          <w:rFonts w:cs="Times New Roman"/>
        </w:rPr>
        <w:t>traitement</w:t>
      </w:r>
      <w:r w:rsidRPr="00F408E2">
        <w:rPr>
          <w:rFonts w:cs="Times New Roman"/>
        </w:rPr>
        <w:t xml:space="preserve"> </w:t>
      </w:r>
      <w:r w:rsidR="00D123E5" w:rsidRPr="00F408E2">
        <w:rPr>
          <w:rFonts w:cs="Times New Roman"/>
        </w:rPr>
        <w:t>étiologique</w:t>
      </w:r>
      <w:r w:rsidRPr="00F408E2">
        <w:rPr>
          <w:rFonts w:cs="Times New Roman"/>
        </w:rPr>
        <w:t xml:space="preserve"> mais le principe du </w:t>
      </w:r>
      <w:r w:rsidR="005C2C0F" w:rsidRPr="00F408E2">
        <w:rPr>
          <w:rFonts w:cs="Times New Roman"/>
        </w:rPr>
        <w:t>traitement</w:t>
      </w:r>
      <w:r w:rsidRPr="00F408E2">
        <w:rPr>
          <w:rFonts w:cs="Times New Roman"/>
        </w:rPr>
        <w:t xml:space="preserve"> symptomatique </w:t>
      </w:r>
      <w:r w:rsidR="008E7C8D" w:rsidRPr="00F408E2">
        <w:rPr>
          <w:rFonts w:cs="Times New Roman"/>
        </w:rPr>
        <w:t>doit</w:t>
      </w:r>
      <w:r w:rsidRPr="00F408E2">
        <w:rPr>
          <w:rFonts w:cs="Times New Roman"/>
        </w:rPr>
        <w:t xml:space="preserve"> des recommandatio</w:t>
      </w:r>
      <w:r w:rsidR="00D123E5" w:rsidRPr="00F408E2">
        <w:rPr>
          <w:rFonts w:cs="Times New Roman"/>
        </w:rPr>
        <w:t>ns</w:t>
      </w:r>
      <w:r w:rsidRPr="00F408E2">
        <w:rPr>
          <w:rFonts w:cs="Times New Roman"/>
        </w:rPr>
        <w:t xml:space="preserve"> </w:t>
      </w:r>
      <w:r w:rsidR="00D123E5" w:rsidRPr="00F408E2">
        <w:rPr>
          <w:rFonts w:cs="Times New Roman"/>
        </w:rPr>
        <w:t>selon</w:t>
      </w:r>
      <w:r w:rsidRPr="00F408E2">
        <w:rPr>
          <w:rFonts w:cs="Times New Roman"/>
        </w:rPr>
        <w:t xml:space="preserve"> l’</w:t>
      </w:r>
      <w:r w:rsidR="00D123E5" w:rsidRPr="00F408E2">
        <w:rPr>
          <w:rFonts w:cs="Times New Roman"/>
        </w:rPr>
        <w:t>â</w:t>
      </w:r>
      <w:r w:rsidRPr="00F408E2">
        <w:rPr>
          <w:rFonts w:cs="Times New Roman"/>
        </w:rPr>
        <w:t>ge du patient</w:t>
      </w:r>
    </w:p>
    <w:p w14:paraId="20DD0DDF" w14:textId="6CAC8438" w:rsidR="00CE582A" w:rsidRPr="00F408E2" w:rsidRDefault="00981664" w:rsidP="00981664">
      <w:pPr>
        <w:pStyle w:val="Titre1"/>
        <w:rPr>
          <w:rFonts w:cs="Times New Roman"/>
        </w:rPr>
      </w:pPr>
      <w:bookmarkStart w:id="151" w:name="_Toc196656498"/>
      <w:bookmarkStart w:id="152" w:name="_Toc196662305"/>
      <w:r w:rsidRPr="00F408E2">
        <w:rPr>
          <w:rFonts w:cs="Times New Roman"/>
        </w:rPr>
        <w:lastRenderedPageBreak/>
        <w:t xml:space="preserve">Les autres sd </w:t>
      </w:r>
      <w:r w:rsidR="00D633F1" w:rsidRPr="00F408E2">
        <w:rPr>
          <w:rFonts w:cs="Times New Roman"/>
        </w:rPr>
        <w:t>parkinsonien</w:t>
      </w:r>
      <w:bookmarkEnd w:id="151"/>
      <w:bookmarkEnd w:id="152"/>
    </w:p>
    <w:p w14:paraId="435EED9D" w14:textId="46FEE89D" w:rsidR="00981664" w:rsidRPr="00F408E2" w:rsidRDefault="00504F23" w:rsidP="00504F23">
      <w:pPr>
        <w:pStyle w:val="Titre2"/>
        <w:rPr>
          <w:rFonts w:cs="Times New Roman"/>
        </w:rPr>
      </w:pPr>
      <w:bookmarkStart w:id="153" w:name="_Toc196656499"/>
      <w:bookmarkStart w:id="154" w:name="_Toc196662306"/>
      <w:r w:rsidRPr="00F408E2">
        <w:rPr>
          <w:rFonts w:cs="Times New Roman"/>
        </w:rPr>
        <w:t>T</w:t>
      </w:r>
      <w:r w:rsidR="002B2B6B" w:rsidRPr="00F408E2">
        <w:rPr>
          <w:rFonts w:cs="Times New Roman"/>
        </w:rPr>
        <w:t>y</w:t>
      </w:r>
      <w:r w:rsidRPr="00F408E2">
        <w:rPr>
          <w:rFonts w:cs="Times New Roman"/>
        </w:rPr>
        <w:t xml:space="preserve">pe de </w:t>
      </w:r>
      <w:r w:rsidR="00D633F1" w:rsidRPr="00F408E2">
        <w:rPr>
          <w:rFonts w:cs="Times New Roman"/>
        </w:rPr>
        <w:t>description</w:t>
      </w:r>
      <w:r w:rsidR="00EC3244">
        <w:rPr>
          <w:rFonts w:cs="Times New Roman"/>
        </w:rPr>
        <w:t> </w:t>
      </w:r>
      <w:r w:rsidRPr="00F408E2">
        <w:rPr>
          <w:rFonts w:cs="Times New Roman"/>
        </w:rPr>
        <w:t>: AMS  forme typique</w:t>
      </w:r>
      <w:bookmarkEnd w:id="153"/>
      <w:bookmarkEnd w:id="154"/>
      <w:r w:rsidRPr="00F408E2">
        <w:rPr>
          <w:rFonts w:cs="Times New Roman"/>
        </w:rPr>
        <w:t xml:space="preserve"> </w:t>
      </w:r>
    </w:p>
    <w:p w14:paraId="3D56A4E2" w14:textId="118DF3E9" w:rsidR="00504F23" w:rsidRPr="00F408E2" w:rsidRDefault="00504F23" w:rsidP="00504F23">
      <w:pPr>
        <w:pStyle w:val="Titre3"/>
        <w:rPr>
          <w:rFonts w:cs="Times New Roman"/>
        </w:rPr>
      </w:pPr>
      <w:bookmarkStart w:id="155" w:name="_Toc196656500"/>
      <w:bookmarkStart w:id="156" w:name="_Toc196662307"/>
      <w:r w:rsidRPr="00F408E2">
        <w:rPr>
          <w:rFonts w:cs="Times New Roman"/>
        </w:rPr>
        <w:t>Circonstance de découverte</w:t>
      </w:r>
      <w:bookmarkEnd w:id="155"/>
      <w:bookmarkEnd w:id="156"/>
      <w:r w:rsidRPr="00F408E2">
        <w:rPr>
          <w:rFonts w:cs="Times New Roman"/>
        </w:rPr>
        <w:t xml:space="preserve"> </w:t>
      </w:r>
    </w:p>
    <w:p w14:paraId="33D74F42" w14:textId="76B0BC29" w:rsidR="0006188C" w:rsidRPr="00F408E2" w:rsidRDefault="0006188C" w:rsidP="0006188C">
      <w:pPr>
        <w:rPr>
          <w:rFonts w:cs="Times New Roman"/>
        </w:rPr>
      </w:pPr>
      <w:r w:rsidRPr="00F408E2">
        <w:rPr>
          <w:rFonts w:cs="Times New Roman"/>
        </w:rPr>
        <w:t xml:space="preserve">Évolution </w:t>
      </w:r>
      <w:r w:rsidR="003D1234" w:rsidRPr="00F408E2">
        <w:rPr>
          <w:rFonts w:cs="Times New Roman"/>
        </w:rPr>
        <w:t>progressive</w:t>
      </w:r>
      <w:r w:rsidRPr="00F408E2">
        <w:rPr>
          <w:rFonts w:cs="Times New Roman"/>
        </w:rPr>
        <w:t xml:space="preserve"> </w:t>
      </w:r>
      <w:r w:rsidR="003D1234" w:rsidRPr="00F408E2">
        <w:rPr>
          <w:rFonts w:cs="Times New Roman"/>
        </w:rPr>
        <w:t>débuté</w:t>
      </w:r>
      <w:r w:rsidRPr="00F408E2">
        <w:rPr>
          <w:rFonts w:cs="Times New Roman"/>
        </w:rPr>
        <w:t xml:space="preserve"> vers l’âge de </w:t>
      </w:r>
      <w:r w:rsidR="0010157B" w:rsidRPr="00F408E2">
        <w:rPr>
          <w:rFonts w:cs="Times New Roman"/>
        </w:rPr>
        <w:t>60 ans (def)</w:t>
      </w:r>
    </w:p>
    <w:p w14:paraId="709551F2" w14:textId="65F480D4" w:rsidR="00504F23" w:rsidRPr="00F408E2" w:rsidRDefault="00504F23" w:rsidP="00504F23">
      <w:pPr>
        <w:rPr>
          <w:rFonts w:cs="Times New Roman"/>
        </w:rPr>
      </w:pPr>
      <w:r w:rsidRPr="00F408E2">
        <w:rPr>
          <w:rFonts w:cs="Times New Roman"/>
        </w:rPr>
        <w:t>Terrain</w:t>
      </w:r>
      <w:r w:rsidR="00EC3244">
        <w:rPr>
          <w:rFonts w:cs="Times New Roman"/>
        </w:rPr>
        <w:t> </w:t>
      </w:r>
      <w:r w:rsidR="00A00144" w:rsidRPr="00F408E2">
        <w:rPr>
          <w:rFonts w:cs="Times New Roman"/>
        </w:rPr>
        <w:t xml:space="preserve">: sujet </w:t>
      </w:r>
      <w:r w:rsidR="003D1234" w:rsidRPr="00F408E2">
        <w:rPr>
          <w:rFonts w:cs="Times New Roman"/>
        </w:rPr>
        <w:t>environ</w:t>
      </w:r>
      <w:r w:rsidR="00A00144" w:rsidRPr="00F408E2">
        <w:rPr>
          <w:rFonts w:cs="Times New Roman"/>
        </w:rPr>
        <w:t xml:space="preserve"> 40 ans </w:t>
      </w:r>
    </w:p>
    <w:p w14:paraId="4B8E7350" w14:textId="2C3247FF" w:rsidR="00A00144" w:rsidRPr="00F408E2" w:rsidRDefault="00A00144" w:rsidP="00504F23">
      <w:pPr>
        <w:rPr>
          <w:rFonts w:cs="Times New Roman"/>
        </w:rPr>
      </w:pPr>
      <w:r w:rsidRPr="00F408E2">
        <w:rPr>
          <w:rFonts w:cs="Times New Roman"/>
        </w:rPr>
        <w:t xml:space="preserve">Plaintes </w:t>
      </w:r>
      <w:r w:rsidR="003D1234" w:rsidRPr="00F408E2">
        <w:rPr>
          <w:rFonts w:cs="Times New Roman"/>
        </w:rPr>
        <w:t>principales</w:t>
      </w:r>
      <w:r w:rsidR="00EC3244">
        <w:rPr>
          <w:rFonts w:cs="Times New Roman"/>
        </w:rPr>
        <w:t> </w:t>
      </w:r>
      <w:r w:rsidRPr="00F408E2">
        <w:rPr>
          <w:rFonts w:cs="Times New Roman"/>
        </w:rPr>
        <w:t xml:space="preserve">: </w:t>
      </w:r>
      <w:r w:rsidR="00DC703E" w:rsidRPr="00F408E2">
        <w:rPr>
          <w:rFonts w:cs="Times New Roman"/>
        </w:rPr>
        <w:t>troubles</w:t>
      </w:r>
      <w:r w:rsidRPr="00F408E2">
        <w:rPr>
          <w:rFonts w:cs="Times New Roman"/>
        </w:rPr>
        <w:t xml:space="preserve"> végétatifs </w:t>
      </w:r>
    </w:p>
    <w:p w14:paraId="66905E25" w14:textId="417E0044" w:rsidR="00A00144" w:rsidRPr="00F408E2" w:rsidRDefault="00A00144" w:rsidP="004237A4">
      <w:pPr>
        <w:numPr>
          <w:ilvl w:val="1"/>
          <w:numId w:val="4"/>
        </w:numPr>
        <w:rPr>
          <w:rFonts w:cs="Times New Roman"/>
        </w:rPr>
      </w:pPr>
      <w:r w:rsidRPr="00F408E2">
        <w:rPr>
          <w:rFonts w:cs="Times New Roman"/>
        </w:rPr>
        <w:t xml:space="preserve">Vertiges </w:t>
      </w:r>
      <w:r w:rsidR="00796471" w:rsidRPr="00F408E2">
        <w:rPr>
          <w:rFonts w:cs="Times New Roman"/>
        </w:rPr>
        <w:t>postural,</w:t>
      </w:r>
      <w:r w:rsidRPr="00F408E2">
        <w:rPr>
          <w:rFonts w:cs="Times New Roman"/>
        </w:rPr>
        <w:t xml:space="preserve"> parfois chute </w:t>
      </w:r>
    </w:p>
    <w:p w14:paraId="74515C1C" w14:textId="51395932" w:rsidR="00A00144" w:rsidRPr="00F408E2" w:rsidRDefault="003D1234" w:rsidP="004237A4">
      <w:pPr>
        <w:numPr>
          <w:ilvl w:val="1"/>
          <w:numId w:val="4"/>
        </w:numPr>
        <w:rPr>
          <w:rFonts w:cs="Times New Roman"/>
        </w:rPr>
      </w:pPr>
      <w:r w:rsidRPr="00F408E2">
        <w:rPr>
          <w:rFonts w:cs="Times New Roman"/>
        </w:rPr>
        <w:t>Trouble</w:t>
      </w:r>
      <w:r w:rsidR="00A00144" w:rsidRPr="00F408E2">
        <w:rPr>
          <w:rFonts w:cs="Times New Roman"/>
        </w:rPr>
        <w:t xml:space="preserve"> </w:t>
      </w:r>
      <w:r w:rsidRPr="00F408E2">
        <w:rPr>
          <w:rFonts w:cs="Times New Roman"/>
        </w:rPr>
        <w:t>génito-urinaire</w:t>
      </w:r>
      <w:r w:rsidR="00A00144" w:rsidRPr="00F408E2">
        <w:rPr>
          <w:rFonts w:cs="Times New Roman"/>
        </w:rPr>
        <w:t xml:space="preserve"> (</w:t>
      </w:r>
      <w:r w:rsidR="00796471" w:rsidRPr="00F408E2">
        <w:rPr>
          <w:rFonts w:cs="Times New Roman"/>
        </w:rPr>
        <w:t>l’érection,</w:t>
      </w:r>
      <w:r w:rsidR="00A00144" w:rsidRPr="00F408E2">
        <w:rPr>
          <w:rFonts w:cs="Times New Roman"/>
        </w:rPr>
        <w:t xml:space="preserve"> sphincter</w:t>
      </w:r>
      <w:r w:rsidR="0006188C" w:rsidRPr="00F408E2">
        <w:rPr>
          <w:rFonts w:cs="Times New Roman"/>
        </w:rPr>
        <w:t>)</w:t>
      </w:r>
    </w:p>
    <w:p w14:paraId="2D0B8C1B" w14:textId="586451DC" w:rsidR="006608AF" w:rsidRPr="00F408E2" w:rsidRDefault="00F635FE" w:rsidP="004237A4">
      <w:pPr>
        <w:numPr>
          <w:ilvl w:val="1"/>
          <w:numId w:val="4"/>
        </w:numPr>
        <w:rPr>
          <w:rFonts w:cs="Times New Roman"/>
        </w:rPr>
      </w:pPr>
      <w:r w:rsidRPr="00F408E2">
        <w:rPr>
          <w:rFonts w:cs="Times New Roman"/>
        </w:rPr>
        <w:t>Insensibilité corticale</w:t>
      </w:r>
      <w:r w:rsidR="00EC3244">
        <w:rPr>
          <w:rFonts w:cs="Times New Roman"/>
        </w:rPr>
        <w:t> </w:t>
      </w:r>
      <w:r w:rsidRPr="00F408E2">
        <w:rPr>
          <w:rFonts w:cs="Times New Roman"/>
        </w:rPr>
        <w:t>: a</w:t>
      </w:r>
      <w:r w:rsidR="006608AF" w:rsidRPr="00F408E2">
        <w:rPr>
          <w:rFonts w:cs="Times New Roman"/>
        </w:rPr>
        <w:t>gnosie perceptive</w:t>
      </w:r>
      <w:r w:rsidR="005B172A" w:rsidRPr="00F408E2">
        <w:rPr>
          <w:rFonts w:cs="Times New Roman"/>
        </w:rPr>
        <w:t xml:space="preserve">, </w:t>
      </w:r>
      <w:r w:rsidR="003D1234" w:rsidRPr="00F408E2">
        <w:rPr>
          <w:rFonts w:cs="Times New Roman"/>
        </w:rPr>
        <w:t>astéréognosie</w:t>
      </w:r>
      <w:r w:rsidR="005B172A" w:rsidRPr="00F408E2">
        <w:rPr>
          <w:rFonts w:cs="Times New Roman"/>
        </w:rPr>
        <w:t>, graphesie</w:t>
      </w:r>
      <w:r w:rsidRPr="00F408E2">
        <w:rPr>
          <w:rFonts w:cs="Times New Roman"/>
        </w:rPr>
        <w:t xml:space="preserve"> </w:t>
      </w:r>
    </w:p>
    <w:p w14:paraId="152FB4B9" w14:textId="70C7D106" w:rsidR="00F635FE" w:rsidRPr="00F408E2" w:rsidRDefault="00F635FE" w:rsidP="004237A4">
      <w:pPr>
        <w:numPr>
          <w:ilvl w:val="1"/>
          <w:numId w:val="4"/>
        </w:numPr>
        <w:rPr>
          <w:rFonts w:cs="Times New Roman"/>
        </w:rPr>
      </w:pPr>
      <w:r w:rsidRPr="00F408E2">
        <w:rPr>
          <w:rFonts w:cs="Times New Roman"/>
        </w:rPr>
        <w:t xml:space="preserve">Phénomène de mains </w:t>
      </w:r>
      <w:r w:rsidR="003D1234" w:rsidRPr="00F408E2">
        <w:rPr>
          <w:rFonts w:cs="Times New Roman"/>
        </w:rPr>
        <w:t>étrangères</w:t>
      </w:r>
      <w:r w:rsidRPr="00F408E2">
        <w:rPr>
          <w:rFonts w:cs="Times New Roman"/>
        </w:rPr>
        <w:t xml:space="preserve"> </w:t>
      </w:r>
    </w:p>
    <w:p w14:paraId="6019F4F5" w14:textId="45EED79B" w:rsidR="00F635FE" w:rsidRPr="00F408E2" w:rsidRDefault="00F635FE" w:rsidP="004237A4">
      <w:pPr>
        <w:numPr>
          <w:ilvl w:val="1"/>
          <w:numId w:val="4"/>
        </w:numPr>
        <w:rPr>
          <w:rFonts w:cs="Times New Roman"/>
        </w:rPr>
      </w:pPr>
      <w:r w:rsidRPr="00F408E2">
        <w:rPr>
          <w:rFonts w:cs="Times New Roman"/>
        </w:rPr>
        <w:t>Instabilité de la marche</w:t>
      </w:r>
      <w:r w:rsidR="00E740E9" w:rsidRPr="00F408E2">
        <w:rPr>
          <w:rFonts w:cs="Times New Roman"/>
        </w:rPr>
        <w:t xml:space="preserve"> (début)</w:t>
      </w:r>
    </w:p>
    <w:p w14:paraId="75A1966B" w14:textId="4E7A58B9" w:rsidR="00E740E9" w:rsidRPr="00F408E2" w:rsidRDefault="00E740E9" w:rsidP="004237A4">
      <w:pPr>
        <w:numPr>
          <w:ilvl w:val="1"/>
          <w:numId w:val="4"/>
        </w:numPr>
        <w:rPr>
          <w:rFonts w:cs="Times New Roman"/>
        </w:rPr>
      </w:pPr>
      <w:r w:rsidRPr="00F408E2">
        <w:rPr>
          <w:rFonts w:cs="Times New Roman"/>
        </w:rPr>
        <w:t>Tableau se complète par la dysarthrie</w:t>
      </w:r>
      <w:r w:rsidR="00363578" w:rsidRPr="00F408E2">
        <w:rPr>
          <w:rFonts w:cs="Times New Roman"/>
        </w:rPr>
        <w:t xml:space="preserve">, </w:t>
      </w:r>
      <w:r w:rsidR="00796471" w:rsidRPr="00F408E2">
        <w:rPr>
          <w:rFonts w:cs="Times New Roman"/>
        </w:rPr>
        <w:t>dysphagie,</w:t>
      </w:r>
      <w:r w:rsidR="00363578" w:rsidRPr="00F408E2">
        <w:rPr>
          <w:rFonts w:cs="Times New Roman"/>
        </w:rPr>
        <w:t xml:space="preserve"> myoclonie</w:t>
      </w:r>
      <w:r w:rsidR="00624F59" w:rsidRPr="00F408E2">
        <w:rPr>
          <w:rFonts w:cs="Times New Roman"/>
        </w:rPr>
        <w:t xml:space="preserve"> (taitaitra)</w:t>
      </w:r>
    </w:p>
    <w:p w14:paraId="32924283" w14:textId="5B490DD0" w:rsidR="00F96055" w:rsidRPr="00F408E2" w:rsidRDefault="00F96055" w:rsidP="004237A4">
      <w:pPr>
        <w:numPr>
          <w:ilvl w:val="1"/>
          <w:numId w:val="4"/>
        </w:numPr>
        <w:rPr>
          <w:rFonts w:cs="Times New Roman"/>
        </w:rPr>
      </w:pPr>
      <w:r w:rsidRPr="00F408E2">
        <w:rPr>
          <w:rFonts w:cs="Times New Roman"/>
        </w:rPr>
        <w:t xml:space="preserve">Attitude dystonique des </w:t>
      </w:r>
      <w:r w:rsidR="001459F7" w:rsidRPr="00F408E2">
        <w:rPr>
          <w:rFonts w:cs="Times New Roman"/>
        </w:rPr>
        <w:t>membres</w:t>
      </w:r>
      <w:r w:rsidRPr="00F408E2">
        <w:rPr>
          <w:rFonts w:cs="Times New Roman"/>
        </w:rPr>
        <w:t xml:space="preserve"> </w:t>
      </w:r>
      <w:r w:rsidR="001459F7" w:rsidRPr="00F408E2">
        <w:rPr>
          <w:rFonts w:cs="Times New Roman"/>
        </w:rPr>
        <w:t>supérieur</w:t>
      </w:r>
      <w:r w:rsidRPr="00F408E2">
        <w:rPr>
          <w:rFonts w:cs="Times New Roman"/>
        </w:rPr>
        <w:t xml:space="preserve"> </w:t>
      </w:r>
    </w:p>
    <w:p w14:paraId="27DD680C" w14:textId="372C4B2A" w:rsidR="00F96055" w:rsidRPr="00F408E2" w:rsidRDefault="00F96055" w:rsidP="004237A4">
      <w:pPr>
        <w:numPr>
          <w:ilvl w:val="1"/>
          <w:numId w:val="4"/>
        </w:numPr>
        <w:rPr>
          <w:rFonts w:cs="Times New Roman"/>
        </w:rPr>
      </w:pPr>
      <w:r w:rsidRPr="00F408E2">
        <w:rPr>
          <w:rFonts w:cs="Times New Roman"/>
        </w:rPr>
        <w:t>Tremblement d’attitu</w:t>
      </w:r>
      <w:r w:rsidR="00B12EE6" w:rsidRPr="00F408E2">
        <w:rPr>
          <w:rFonts w:cs="Times New Roman"/>
        </w:rPr>
        <w:t>d</w:t>
      </w:r>
      <w:r w:rsidRPr="00F408E2">
        <w:rPr>
          <w:rFonts w:cs="Times New Roman"/>
        </w:rPr>
        <w:t>e et d’action</w:t>
      </w:r>
    </w:p>
    <w:p w14:paraId="1070E3D5" w14:textId="09BE0C42" w:rsidR="00F96055" w:rsidRPr="00F408E2" w:rsidRDefault="00F96055" w:rsidP="004237A4">
      <w:pPr>
        <w:numPr>
          <w:ilvl w:val="1"/>
          <w:numId w:val="4"/>
        </w:numPr>
        <w:rPr>
          <w:rFonts w:cs="Times New Roman"/>
        </w:rPr>
      </w:pPr>
      <w:r w:rsidRPr="00F408E2">
        <w:rPr>
          <w:rFonts w:cs="Times New Roman"/>
        </w:rPr>
        <w:t xml:space="preserve">Blepharospasme et </w:t>
      </w:r>
      <w:r w:rsidR="00B12EE6" w:rsidRPr="00F408E2">
        <w:rPr>
          <w:rFonts w:cs="Times New Roman"/>
        </w:rPr>
        <w:t>déficit cognitif</w:t>
      </w:r>
    </w:p>
    <w:p w14:paraId="3F964505" w14:textId="2D03D4E9" w:rsidR="0006188C" w:rsidRPr="00F408E2" w:rsidRDefault="006608AF" w:rsidP="0006188C">
      <w:pPr>
        <w:rPr>
          <w:rFonts w:cs="Times New Roman"/>
        </w:rPr>
      </w:pPr>
      <w:r w:rsidRPr="00F408E2">
        <w:rPr>
          <w:rFonts w:cs="Times New Roman"/>
        </w:rPr>
        <w:t>Symptôme</w:t>
      </w:r>
      <w:r w:rsidR="0006188C" w:rsidRPr="00F408E2">
        <w:rPr>
          <w:rFonts w:cs="Times New Roman"/>
        </w:rPr>
        <w:t xml:space="preserve"> associée</w:t>
      </w:r>
      <w:r w:rsidR="0010157B" w:rsidRPr="00F408E2">
        <w:rPr>
          <w:rFonts w:cs="Times New Roman"/>
        </w:rPr>
        <w:t>s</w:t>
      </w:r>
      <w:r w:rsidR="00EC3244">
        <w:rPr>
          <w:rFonts w:cs="Times New Roman"/>
        </w:rPr>
        <w:t> </w:t>
      </w:r>
      <w:r w:rsidRPr="00F408E2">
        <w:rPr>
          <w:rFonts w:cs="Times New Roman"/>
        </w:rPr>
        <w:t>:</w:t>
      </w:r>
    </w:p>
    <w:p w14:paraId="56C02692" w14:textId="1623EE5D" w:rsidR="0010157B" w:rsidRPr="00F408E2" w:rsidRDefault="0010157B" w:rsidP="004237A4">
      <w:pPr>
        <w:numPr>
          <w:ilvl w:val="1"/>
          <w:numId w:val="4"/>
        </w:numPr>
        <w:rPr>
          <w:rFonts w:cs="Times New Roman"/>
        </w:rPr>
      </w:pPr>
      <w:r w:rsidRPr="00F408E2">
        <w:rPr>
          <w:rFonts w:cs="Times New Roman"/>
        </w:rPr>
        <w:t>Sècheresse (</w:t>
      </w:r>
      <w:r w:rsidR="00796471" w:rsidRPr="00F408E2">
        <w:rPr>
          <w:rFonts w:cs="Times New Roman"/>
        </w:rPr>
        <w:t>bouche,</w:t>
      </w:r>
      <w:r w:rsidRPr="00F408E2">
        <w:rPr>
          <w:rFonts w:cs="Times New Roman"/>
        </w:rPr>
        <w:t xml:space="preserve"> yeux)</w:t>
      </w:r>
    </w:p>
    <w:p w14:paraId="1EBD1330" w14:textId="32CF7820" w:rsidR="0010157B" w:rsidRPr="00F408E2" w:rsidRDefault="0010157B" w:rsidP="004237A4">
      <w:pPr>
        <w:numPr>
          <w:ilvl w:val="1"/>
          <w:numId w:val="4"/>
        </w:numPr>
        <w:rPr>
          <w:rFonts w:cs="Times New Roman"/>
        </w:rPr>
      </w:pPr>
      <w:r w:rsidRPr="00F408E2">
        <w:rPr>
          <w:rFonts w:cs="Times New Roman"/>
        </w:rPr>
        <w:t xml:space="preserve">Troubles du </w:t>
      </w:r>
      <w:r w:rsidR="00796471" w:rsidRPr="00F408E2">
        <w:rPr>
          <w:rFonts w:cs="Times New Roman"/>
        </w:rPr>
        <w:t>sommeil,</w:t>
      </w:r>
      <w:r w:rsidRPr="00F408E2">
        <w:rPr>
          <w:rFonts w:cs="Times New Roman"/>
        </w:rPr>
        <w:t xml:space="preserve"> </w:t>
      </w:r>
      <w:r w:rsidR="00796471" w:rsidRPr="00F408E2">
        <w:rPr>
          <w:rFonts w:cs="Times New Roman"/>
        </w:rPr>
        <w:t>fatigue, faiblesse,</w:t>
      </w:r>
      <w:r w:rsidRPr="00F408E2">
        <w:rPr>
          <w:rFonts w:cs="Times New Roman"/>
        </w:rPr>
        <w:t xml:space="preserve"> </w:t>
      </w:r>
      <w:r w:rsidR="006608AF" w:rsidRPr="00F408E2">
        <w:rPr>
          <w:rFonts w:cs="Times New Roman"/>
        </w:rPr>
        <w:t>raideur</w:t>
      </w:r>
      <w:r w:rsidRPr="00F408E2">
        <w:rPr>
          <w:rFonts w:cs="Times New Roman"/>
        </w:rPr>
        <w:t>, ….</w:t>
      </w:r>
    </w:p>
    <w:p w14:paraId="429A8567" w14:textId="31C33EBC" w:rsidR="00B12EE6" w:rsidRPr="00F408E2" w:rsidRDefault="001459F7" w:rsidP="00B12EE6">
      <w:pPr>
        <w:rPr>
          <w:rFonts w:cs="Times New Roman"/>
        </w:rPr>
      </w:pPr>
      <w:r w:rsidRPr="00F408E2">
        <w:rPr>
          <w:rFonts w:cs="Times New Roman"/>
        </w:rPr>
        <w:t>Aucune</w:t>
      </w:r>
      <w:r w:rsidR="00B12EE6" w:rsidRPr="00F408E2">
        <w:rPr>
          <w:rFonts w:cs="Times New Roman"/>
        </w:rPr>
        <w:t xml:space="preserve"> amélioration avec dop</w:t>
      </w:r>
      <w:r w:rsidR="00DA0423" w:rsidRPr="00F408E2">
        <w:rPr>
          <w:rFonts w:cs="Times New Roman"/>
        </w:rPr>
        <w:t>amine</w:t>
      </w:r>
    </w:p>
    <w:p w14:paraId="7D4377E6" w14:textId="264B970F" w:rsidR="002245D8" w:rsidRPr="00F408E2" w:rsidRDefault="002245D8" w:rsidP="002245D8">
      <w:pPr>
        <w:pStyle w:val="Titre2"/>
        <w:rPr>
          <w:rFonts w:cs="Times New Roman"/>
        </w:rPr>
      </w:pPr>
      <w:bookmarkStart w:id="157" w:name="_Toc196656501"/>
      <w:bookmarkStart w:id="158" w:name="_Toc196662308"/>
      <w:r w:rsidRPr="00F408E2">
        <w:rPr>
          <w:rFonts w:cs="Times New Roman"/>
        </w:rPr>
        <w:t xml:space="preserve">Maladie de </w:t>
      </w:r>
      <w:r w:rsidR="001459F7" w:rsidRPr="00F408E2">
        <w:rPr>
          <w:rFonts w:cs="Times New Roman"/>
        </w:rPr>
        <w:t>Wilson</w:t>
      </w:r>
      <w:bookmarkEnd w:id="157"/>
      <w:bookmarkEnd w:id="158"/>
    </w:p>
    <w:p w14:paraId="508C503A" w14:textId="0C6DD624" w:rsidR="00DA0423" w:rsidRPr="00F408E2" w:rsidRDefault="00DA0423" w:rsidP="00B12EE6">
      <w:pPr>
        <w:rPr>
          <w:rFonts w:cs="Times New Roman"/>
        </w:rPr>
      </w:pPr>
      <w:r w:rsidRPr="00F408E2">
        <w:rPr>
          <w:rFonts w:cs="Times New Roman"/>
          <w:b/>
          <w:bCs/>
        </w:rPr>
        <w:t xml:space="preserve">Tous sd </w:t>
      </w:r>
      <w:r w:rsidR="001459F7" w:rsidRPr="00F408E2">
        <w:rPr>
          <w:rFonts w:cs="Times New Roman"/>
          <w:b/>
          <w:bCs/>
        </w:rPr>
        <w:t>parkinsonien</w:t>
      </w:r>
      <w:r w:rsidR="00F45BF9" w:rsidRPr="00F408E2">
        <w:rPr>
          <w:rFonts w:cs="Times New Roman"/>
          <w:b/>
          <w:bCs/>
        </w:rPr>
        <w:t xml:space="preserve"> </w:t>
      </w:r>
      <w:r w:rsidR="001459F7" w:rsidRPr="00F408E2">
        <w:rPr>
          <w:rFonts w:cs="Times New Roman"/>
          <w:b/>
          <w:bCs/>
        </w:rPr>
        <w:t xml:space="preserve"> avant l’âgé</w:t>
      </w:r>
      <w:r w:rsidR="00F45BF9" w:rsidRPr="00F408E2">
        <w:rPr>
          <w:rFonts w:cs="Times New Roman"/>
          <w:b/>
          <w:bCs/>
        </w:rPr>
        <w:t xml:space="preserve"> de 40 doit faire de tes test </w:t>
      </w:r>
      <w:r w:rsidR="00152030" w:rsidRPr="00F408E2">
        <w:rPr>
          <w:rFonts w:cs="Times New Roman"/>
          <w:b/>
          <w:bCs/>
        </w:rPr>
        <w:t>de la maladie de Wilson</w:t>
      </w:r>
    </w:p>
    <w:p w14:paraId="5EC9C6E4" w14:textId="650F0DE4" w:rsidR="002245D8" w:rsidRPr="00F408E2" w:rsidRDefault="002245D8" w:rsidP="00B12EE6">
      <w:pPr>
        <w:rPr>
          <w:rFonts w:cs="Times New Roman"/>
        </w:rPr>
      </w:pPr>
      <w:r w:rsidRPr="00F408E2">
        <w:rPr>
          <w:rFonts w:cs="Times New Roman"/>
        </w:rPr>
        <w:t xml:space="preserve">Trouble métabolique conduisant à dépôt excessif des cuivre dans le s tissu </w:t>
      </w:r>
    </w:p>
    <w:p w14:paraId="7CCC92D9" w14:textId="26DB859F" w:rsidR="002245D8" w:rsidRPr="00F408E2" w:rsidRDefault="002245D8" w:rsidP="00B12EE6">
      <w:pPr>
        <w:rPr>
          <w:rFonts w:cs="Times New Roman"/>
        </w:rPr>
      </w:pPr>
      <w:r w:rsidRPr="00F408E2">
        <w:rPr>
          <w:rFonts w:cs="Times New Roman"/>
        </w:rPr>
        <w:t>Tremblement d’attitude</w:t>
      </w:r>
      <w:r w:rsidR="005174B0" w:rsidRPr="00F408E2">
        <w:rPr>
          <w:rFonts w:cs="Times New Roman"/>
        </w:rPr>
        <w:t xml:space="preserve"> (extrémité)</w:t>
      </w:r>
      <w:r w:rsidRPr="00F408E2">
        <w:rPr>
          <w:rFonts w:cs="Times New Roman"/>
        </w:rPr>
        <w:t xml:space="preserve"> ou d’action</w:t>
      </w:r>
      <w:r w:rsidR="005174B0" w:rsidRPr="00F408E2">
        <w:rPr>
          <w:rFonts w:cs="Times New Roman"/>
        </w:rPr>
        <w:t xml:space="preserve"> (le membre entier</w:t>
      </w:r>
      <w:r w:rsidR="004F2E84" w:rsidRPr="00F408E2">
        <w:rPr>
          <w:rFonts w:cs="Times New Roman"/>
        </w:rPr>
        <w:t xml:space="preserve">) </w:t>
      </w:r>
      <w:r w:rsidR="004F2E84" w:rsidRPr="00F408E2">
        <w:rPr>
          <w:rFonts w:cs="Times New Roman"/>
        </w:rPr>
        <w:sym w:font="Wingdings" w:char="F0E8"/>
      </w:r>
      <w:r w:rsidR="004F2E84" w:rsidRPr="00F408E2">
        <w:rPr>
          <w:rFonts w:cs="Times New Roman"/>
        </w:rPr>
        <w:t xml:space="preserve"> sd cérébelleux</w:t>
      </w:r>
    </w:p>
    <w:p w14:paraId="3D2C0FFB" w14:textId="4346DD21" w:rsidR="0011245A" w:rsidRPr="00F408E2" w:rsidRDefault="0011245A" w:rsidP="00B12EE6">
      <w:pPr>
        <w:rPr>
          <w:rFonts w:cs="Times New Roman"/>
        </w:rPr>
      </w:pPr>
      <w:r w:rsidRPr="00F408E2">
        <w:rPr>
          <w:rFonts w:cs="Times New Roman"/>
        </w:rPr>
        <w:t>Trouble psychique souvent de type psychotique</w:t>
      </w:r>
    </w:p>
    <w:p w14:paraId="1C74F079" w14:textId="34CD8832" w:rsidR="0011245A" w:rsidRPr="00F408E2" w:rsidRDefault="00EA24BA" w:rsidP="00B12EE6">
      <w:pPr>
        <w:rPr>
          <w:rFonts w:cs="Times New Roman"/>
        </w:rPr>
      </w:pPr>
      <w:r w:rsidRPr="00F408E2">
        <w:rPr>
          <w:rFonts w:cs="Times New Roman"/>
        </w:rPr>
        <w:t xml:space="preserve">Mouvement chorée ou athétosique </w:t>
      </w:r>
    </w:p>
    <w:p w14:paraId="3626B7C5" w14:textId="0F37D01C" w:rsidR="00EA24BA" w:rsidRPr="00F408E2" w:rsidRDefault="00EA24BA" w:rsidP="00B12EE6">
      <w:pPr>
        <w:rPr>
          <w:rFonts w:cs="Times New Roman"/>
        </w:rPr>
      </w:pPr>
      <w:r w:rsidRPr="00F408E2">
        <w:rPr>
          <w:rFonts w:cs="Times New Roman"/>
        </w:rPr>
        <w:t>Akinésie</w:t>
      </w:r>
    </w:p>
    <w:p w14:paraId="487B608E" w14:textId="10BE8BCE" w:rsidR="00EA24BA" w:rsidRPr="00F408E2" w:rsidRDefault="00EA24BA" w:rsidP="00B12EE6">
      <w:pPr>
        <w:rPr>
          <w:rFonts w:cs="Times New Roman"/>
        </w:rPr>
      </w:pPr>
      <w:r w:rsidRPr="00F408E2">
        <w:rPr>
          <w:rFonts w:cs="Times New Roman"/>
        </w:rPr>
        <w:t>Phénomène dystonique du visage, du tronc et des membres</w:t>
      </w:r>
    </w:p>
    <w:p w14:paraId="1EF5B2CF" w14:textId="68062683" w:rsidR="00EA24BA" w:rsidRPr="00F408E2" w:rsidRDefault="00EA24BA" w:rsidP="00B12EE6">
      <w:pPr>
        <w:rPr>
          <w:rFonts w:cs="Times New Roman"/>
        </w:rPr>
      </w:pPr>
      <w:r w:rsidRPr="00F408E2">
        <w:rPr>
          <w:rFonts w:cs="Times New Roman"/>
        </w:rPr>
        <w:t>Atteinte hépatique</w:t>
      </w:r>
      <w:r w:rsidR="00EC3244">
        <w:rPr>
          <w:rFonts w:cs="Times New Roman"/>
        </w:rPr>
        <w:t> </w:t>
      </w:r>
      <w:r w:rsidRPr="00F408E2">
        <w:rPr>
          <w:rFonts w:cs="Times New Roman"/>
        </w:rPr>
        <w:t>: cirrhose</w:t>
      </w:r>
      <w:r w:rsidR="005D76AE" w:rsidRPr="00F408E2">
        <w:rPr>
          <w:rFonts w:cs="Times New Roman"/>
        </w:rPr>
        <w:t xml:space="preserve"> </w:t>
      </w:r>
    </w:p>
    <w:p w14:paraId="47153E3D" w14:textId="1FEE477C" w:rsidR="005D76AE" w:rsidRPr="00F408E2" w:rsidRDefault="005D76AE" w:rsidP="005D76AE">
      <w:pPr>
        <w:pStyle w:val="Titre3"/>
        <w:rPr>
          <w:rFonts w:cs="Times New Roman"/>
        </w:rPr>
      </w:pPr>
      <w:bookmarkStart w:id="159" w:name="_Toc196656502"/>
      <w:bookmarkStart w:id="160" w:name="_Toc196662309"/>
      <w:r w:rsidRPr="00F408E2">
        <w:rPr>
          <w:rFonts w:cs="Times New Roman"/>
        </w:rPr>
        <w:t>Diagnostic positif</w:t>
      </w:r>
      <w:bookmarkEnd w:id="159"/>
      <w:bookmarkEnd w:id="160"/>
      <w:r w:rsidRPr="00F408E2">
        <w:rPr>
          <w:rFonts w:cs="Times New Roman"/>
        </w:rPr>
        <w:t xml:space="preserve"> </w:t>
      </w:r>
    </w:p>
    <w:p w14:paraId="34CE72BB" w14:textId="5D6360B6" w:rsidR="00250238" w:rsidRPr="00F408E2" w:rsidRDefault="005D76AE" w:rsidP="005D76AE">
      <w:pPr>
        <w:rPr>
          <w:rFonts w:cs="Times New Roman"/>
        </w:rPr>
      </w:pPr>
      <w:r w:rsidRPr="00F408E2">
        <w:rPr>
          <w:rFonts w:cs="Times New Roman"/>
        </w:rPr>
        <w:t>Présence d’anneau vert péri cornéenne visible à la lampe à fonte</w:t>
      </w:r>
      <w:r w:rsidR="00EC3244">
        <w:rPr>
          <w:rFonts w:cs="Times New Roman"/>
        </w:rPr>
        <w:t> </w:t>
      </w:r>
      <w:r w:rsidRPr="00F408E2">
        <w:rPr>
          <w:rFonts w:cs="Times New Roman"/>
        </w:rPr>
        <w:t>: anneau de</w:t>
      </w:r>
      <w:r w:rsidR="009426E4" w:rsidRPr="00F408E2">
        <w:rPr>
          <w:rFonts w:cs="Times New Roman"/>
        </w:rPr>
        <w:t xml:space="preserve"> Ke</w:t>
      </w:r>
      <w:r w:rsidR="00250238" w:rsidRPr="00F408E2">
        <w:rPr>
          <w:rFonts w:cs="Times New Roman"/>
        </w:rPr>
        <w:t>y</w:t>
      </w:r>
      <w:r w:rsidR="009426E4" w:rsidRPr="00F408E2">
        <w:rPr>
          <w:rFonts w:cs="Times New Roman"/>
        </w:rPr>
        <w:t>ser Fle</w:t>
      </w:r>
      <w:r w:rsidR="00250238" w:rsidRPr="00F408E2">
        <w:rPr>
          <w:rFonts w:cs="Times New Roman"/>
        </w:rPr>
        <w:t>scher</w:t>
      </w:r>
    </w:p>
    <w:p w14:paraId="5CCF9D9F" w14:textId="29D77A2C" w:rsidR="00250238" w:rsidRPr="00F408E2" w:rsidRDefault="00250238" w:rsidP="005D76AE">
      <w:pPr>
        <w:rPr>
          <w:rFonts w:cs="Times New Roman"/>
        </w:rPr>
      </w:pPr>
      <w:r w:rsidRPr="00F408E2">
        <w:rPr>
          <w:rFonts w:cs="Times New Roman"/>
        </w:rPr>
        <w:lastRenderedPageBreak/>
        <w:t>Baisse de la cuprémie</w:t>
      </w:r>
    </w:p>
    <w:p w14:paraId="488F73FB" w14:textId="77777777" w:rsidR="00250238" w:rsidRPr="00F408E2" w:rsidRDefault="00250238" w:rsidP="005D76AE">
      <w:pPr>
        <w:rPr>
          <w:rFonts w:cs="Times New Roman"/>
        </w:rPr>
      </w:pPr>
      <w:r w:rsidRPr="00F408E2">
        <w:rPr>
          <w:rFonts w:cs="Times New Roman"/>
        </w:rPr>
        <w:t>Augmentation cuprurie</w:t>
      </w:r>
    </w:p>
    <w:p w14:paraId="11E0C071" w14:textId="5C122C07" w:rsidR="00250238" w:rsidRPr="00F408E2" w:rsidRDefault="005C2C0F" w:rsidP="00250238">
      <w:pPr>
        <w:pStyle w:val="Titre3"/>
        <w:rPr>
          <w:rFonts w:cs="Times New Roman"/>
        </w:rPr>
      </w:pPr>
      <w:bookmarkStart w:id="161" w:name="_Toc196656503"/>
      <w:bookmarkStart w:id="162" w:name="_Toc196662310"/>
      <w:r w:rsidRPr="00F408E2">
        <w:rPr>
          <w:rFonts w:cs="Times New Roman"/>
        </w:rPr>
        <w:t>Traitement</w:t>
      </w:r>
      <w:bookmarkEnd w:id="161"/>
      <w:bookmarkEnd w:id="162"/>
    </w:p>
    <w:p w14:paraId="2BDEBB28" w14:textId="41478904" w:rsidR="00AF3414" w:rsidRPr="00F408E2" w:rsidRDefault="00F83C91" w:rsidP="00250238">
      <w:pPr>
        <w:rPr>
          <w:rFonts w:cs="Times New Roman"/>
        </w:rPr>
      </w:pPr>
      <w:r w:rsidRPr="00F408E2">
        <w:rPr>
          <w:rFonts w:cs="Times New Roman"/>
        </w:rPr>
        <w:t>C</w:t>
      </w:r>
      <w:r w:rsidR="00250238" w:rsidRPr="00F408E2">
        <w:rPr>
          <w:rFonts w:cs="Times New Roman"/>
        </w:rPr>
        <w:t>h</w:t>
      </w:r>
      <w:r w:rsidRPr="00F408E2">
        <w:rPr>
          <w:rFonts w:cs="Times New Roman"/>
        </w:rPr>
        <w:t>é</w:t>
      </w:r>
      <w:r w:rsidR="00250238" w:rsidRPr="00F408E2">
        <w:rPr>
          <w:rFonts w:cs="Times New Roman"/>
        </w:rPr>
        <w:t>l</w:t>
      </w:r>
      <w:r w:rsidRPr="00F408E2">
        <w:rPr>
          <w:rFonts w:cs="Times New Roman"/>
        </w:rPr>
        <w:t>ateur de cuivre</w:t>
      </w:r>
      <w:r w:rsidR="00EC3244">
        <w:rPr>
          <w:rFonts w:cs="Times New Roman"/>
        </w:rPr>
        <w:t> </w:t>
      </w:r>
      <w:r w:rsidRPr="00F408E2">
        <w:rPr>
          <w:rFonts w:cs="Times New Roman"/>
        </w:rPr>
        <w:t>:</w:t>
      </w:r>
    </w:p>
    <w:p w14:paraId="7F52F110" w14:textId="77777777" w:rsidR="00AF3414" w:rsidRPr="00F408E2" w:rsidRDefault="00AF3414">
      <w:pPr>
        <w:numPr>
          <w:ilvl w:val="0"/>
          <w:numId w:val="0"/>
        </w:numPr>
        <w:spacing w:after="200"/>
        <w:rPr>
          <w:rFonts w:cs="Times New Roman"/>
        </w:rPr>
      </w:pPr>
      <w:r w:rsidRPr="00F408E2">
        <w:rPr>
          <w:rFonts w:cs="Times New Roman"/>
        </w:rPr>
        <w:br w:type="page"/>
      </w:r>
    </w:p>
    <w:p w14:paraId="78EA8889" w14:textId="4891A583" w:rsidR="005D76AE" w:rsidRPr="00F408E2" w:rsidRDefault="00AF3414" w:rsidP="00AF3414">
      <w:pPr>
        <w:pStyle w:val="Titre"/>
        <w:rPr>
          <w:rFonts w:cs="Times New Roman"/>
        </w:rPr>
      </w:pPr>
      <w:r w:rsidRPr="00F408E2">
        <w:rPr>
          <w:rFonts w:cs="Times New Roman"/>
        </w:rPr>
        <w:lastRenderedPageBreak/>
        <w:t xml:space="preserve">Maladie </w:t>
      </w:r>
      <w:r w:rsidR="00124F23" w:rsidRPr="00F408E2">
        <w:rPr>
          <w:rFonts w:cs="Times New Roman"/>
        </w:rPr>
        <w:t>de Huntington</w:t>
      </w:r>
      <w:r w:rsidR="006D503C" w:rsidRPr="00F408E2">
        <w:rPr>
          <w:rFonts w:cs="Times New Roman"/>
        </w:rPr>
        <w:t xml:space="preserve"> (MH) ou chorée de Huntington</w:t>
      </w:r>
    </w:p>
    <w:p w14:paraId="63A551A6" w14:textId="60B2B246" w:rsidR="006D503C" w:rsidRPr="00F408E2" w:rsidRDefault="006D503C" w:rsidP="006D503C">
      <w:pPr>
        <w:pStyle w:val="Sous-titre"/>
        <w:rPr>
          <w:rFonts w:ascii="Times New Roman" w:hAnsi="Times New Roman" w:cs="Times New Roman"/>
        </w:rPr>
      </w:pPr>
      <w:r w:rsidRPr="00F408E2">
        <w:rPr>
          <w:rFonts w:ascii="Times New Roman" w:hAnsi="Times New Roman" w:cs="Times New Roman"/>
        </w:rPr>
        <w:t xml:space="preserve">Objectifs </w:t>
      </w:r>
    </w:p>
    <w:p w14:paraId="1102A7F1" w14:textId="4F5D50E5" w:rsidR="006D503C" w:rsidRPr="00F408E2" w:rsidRDefault="006D503C" w:rsidP="006D503C">
      <w:pPr>
        <w:rPr>
          <w:rFonts w:cs="Times New Roman"/>
        </w:rPr>
      </w:pPr>
      <w:r w:rsidRPr="00F408E2">
        <w:rPr>
          <w:rFonts w:cs="Times New Roman"/>
        </w:rPr>
        <w:t xml:space="preserve">Évoquer </w:t>
      </w:r>
      <w:r w:rsidR="00796471" w:rsidRPr="00F408E2">
        <w:rPr>
          <w:rFonts w:cs="Times New Roman"/>
        </w:rPr>
        <w:t>les lésions responsables</w:t>
      </w:r>
      <w:r w:rsidRPr="00F408E2">
        <w:rPr>
          <w:rFonts w:cs="Times New Roman"/>
        </w:rPr>
        <w:t xml:space="preserve"> </w:t>
      </w:r>
    </w:p>
    <w:p w14:paraId="5AEFA5F8" w14:textId="60DFA972" w:rsidR="006D503C" w:rsidRPr="00F408E2" w:rsidRDefault="00C2782C" w:rsidP="006D503C">
      <w:pPr>
        <w:rPr>
          <w:rFonts w:cs="Times New Roman"/>
        </w:rPr>
      </w:pPr>
      <w:r w:rsidRPr="00F408E2">
        <w:rPr>
          <w:rFonts w:cs="Times New Roman"/>
        </w:rPr>
        <w:t>Expliquer</w:t>
      </w:r>
      <w:r w:rsidR="006D503C" w:rsidRPr="00F408E2">
        <w:rPr>
          <w:rFonts w:cs="Times New Roman"/>
        </w:rPr>
        <w:t xml:space="preserve"> </w:t>
      </w:r>
      <w:r w:rsidR="00796471" w:rsidRPr="00F408E2">
        <w:rPr>
          <w:rFonts w:cs="Times New Roman"/>
        </w:rPr>
        <w:t>les mécanismes lésionnels</w:t>
      </w:r>
      <w:r w:rsidR="006D503C" w:rsidRPr="00F408E2">
        <w:rPr>
          <w:rFonts w:cs="Times New Roman"/>
        </w:rPr>
        <w:t xml:space="preserve"> </w:t>
      </w:r>
    </w:p>
    <w:p w14:paraId="162D4D5D" w14:textId="6D70E9A6" w:rsidR="006D503C" w:rsidRPr="00F408E2" w:rsidRDefault="000E550D" w:rsidP="006D503C">
      <w:pPr>
        <w:rPr>
          <w:rFonts w:cs="Times New Roman"/>
        </w:rPr>
      </w:pPr>
      <w:r w:rsidRPr="00F408E2">
        <w:rPr>
          <w:rFonts w:cs="Times New Roman"/>
        </w:rPr>
        <w:t>Enumérer</w:t>
      </w:r>
      <w:r w:rsidR="006D503C" w:rsidRPr="00F408E2">
        <w:rPr>
          <w:rFonts w:cs="Times New Roman"/>
        </w:rPr>
        <w:t xml:space="preserve"> les </w:t>
      </w:r>
      <w:r w:rsidRPr="00F408E2">
        <w:rPr>
          <w:rFonts w:cs="Times New Roman"/>
        </w:rPr>
        <w:t>éléments</w:t>
      </w:r>
      <w:r w:rsidR="006D503C" w:rsidRPr="00F408E2">
        <w:rPr>
          <w:rFonts w:cs="Times New Roman"/>
        </w:rPr>
        <w:t xml:space="preserve"> clinque </w:t>
      </w:r>
      <w:r w:rsidR="00F931DB" w:rsidRPr="00F408E2">
        <w:rPr>
          <w:rFonts w:cs="Times New Roman"/>
        </w:rPr>
        <w:t>caractéristique</w:t>
      </w:r>
      <w:r w:rsidR="006D503C" w:rsidRPr="00F408E2">
        <w:rPr>
          <w:rFonts w:cs="Times New Roman"/>
        </w:rPr>
        <w:t xml:space="preserve"> </w:t>
      </w:r>
    </w:p>
    <w:p w14:paraId="6895721A" w14:textId="7C490B63" w:rsidR="006D503C" w:rsidRPr="00F408E2" w:rsidRDefault="00B133D1" w:rsidP="006D503C">
      <w:pPr>
        <w:rPr>
          <w:rFonts w:cs="Times New Roman"/>
        </w:rPr>
      </w:pPr>
      <w:r w:rsidRPr="00F408E2">
        <w:rPr>
          <w:rFonts w:cs="Times New Roman"/>
        </w:rPr>
        <w:t>Formuler</w:t>
      </w:r>
      <w:r w:rsidR="006D503C" w:rsidRPr="00F408E2">
        <w:rPr>
          <w:rFonts w:cs="Times New Roman"/>
        </w:rPr>
        <w:t xml:space="preserve"> le</w:t>
      </w:r>
      <w:r w:rsidRPr="00F408E2">
        <w:rPr>
          <w:rFonts w:cs="Times New Roman"/>
        </w:rPr>
        <w:t>s</w:t>
      </w:r>
      <w:r w:rsidR="006D503C" w:rsidRPr="00F408E2">
        <w:rPr>
          <w:rFonts w:cs="Times New Roman"/>
        </w:rPr>
        <w:t xml:space="preserve"> </w:t>
      </w:r>
      <w:r w:rsidR="000E550D" w:rsidRPr="00F408E2">
        <w:rPr>
          <w:rFonts w:cs="Times New Roman"/>
        </w:rPr>
        <w:t>principes</w:t>
      </w:r>
      <w:r w:rsidR="006D503C" w:rsidRPr="00F408E2">
        <w:rPr>
          <w:rFonts w:cs="Times New Roman"/>
        </w:rPr>
        <w:t xml:space="preserve"> de </w:t>
      </w:r>
      <w:r w:rsidR="00746394" w:rsidRPr="00F408E2">
        <w:rPr>
          <w:rFonts w:cs="Times New Roman"/>
        </w:rPr>
        <w:t>traitement</w:t>
      </w:r>
    </w:p>
    <w:p w14:paraId="68DC6AF7" w14:textId="0DCD757F" w:rsidR="00C2782C" w:rsidRPr="00F408E2" w:rsidRDefault="00746394" w:rsidP="00C2782C">
      <w:pPr>
        <w:pStyle w:val="Sous-titre"/>
        <w:rPr>
          <w:rFonts w:ascii="Times New Roman" w:hAnsi="Times New Roman" w:cs="Times New Roman"/>
        </w:rPr>
      </w:pPr>
      <w:r w:rsidRPr="00F408E2">
        <w:rPr>
          <w:rFonts w:ascii="Times New Roman" w:hAnsi="Times New Roman" w:cs="Times New Roman"/>
        </w:rPr>
        <w:t>Introduction</w:t>
      </w:r>
    </w:p>
    <w:p w14:paraId="6181A1A2" w14:textId="0C61481B" w:rsidR="00C2782C" w:rsidRPr="00F408E2" w:rsidRDefault="00C2782C" w:rsidP="00C2782C">
      <w:pPr>
        <w:rPr>
          <w:rFonts w:cs="Times New Roman"/>
        </w:rPr>
      </w:pPr>
      <w:r w:rsidRPr="00F408E2">
        <w:rPr>
          <w:rFonts w:cs="Times New Roman"/>
        </w:rPr>
        <w:t xml:space="preserve">Définition </w:t>
      </w:r>
    </w:p>
    <w:p w14:paraId="31FC0B91" w14:textId="378199BA" w:rsidR="00C2782C" w:rsidRPr="00F408E2" w:rsidRDefault="00C2782C" w:rsidP="004237A4">
      <w:pPr>
        <w:numPr>
          <w:ilvl w:val="1"/>
          <w:numId w:val="4"/>
        </w:numPr>
        <w:rPr>
          <w:rFonts w:cs="Times New Roman"/>
        </w:rPr>
      </w:pPr>
      <w:r w:rsidRPr="00F408E2">
        <w:rPr>
          <w:rFonts w:cs="Times New Roman"/>
        </w:rPr>
        <w:t>PH</w:t>
      </w:r>
      <w:r w:rsidR="00EC3244">
        <w:rPr>
          <w:rFonts w:cs="Times New Roman"/>
        </w:rPr>
        <w:t> </w:t>
      </w:r>
      <w:r w:rsidRPr="00F408E2">
        <w:rPr>
          <w:rFonts w:cs="Times New Roman"/>
        </w:rPr>
        <w:t xml:space="preserve">: </w:t>
      </w:r>
      <w:r w:rsidR="008405A5" w:rsidRPr="00F408E2">
        <w:rPr>
          <w:rFonts w:cs="Times New Roman"/>
        </w:rPr>
        <w:t>affection</w:t>
      </w:r>
      <w:r w:rsidRPr="00F408E2">
        <w:rPr>
          <w:rFonts w:cs="Times New Roman"/>
        </w:rPr>
        <w:t xml:space="preserve"> </w:t>
      </w:r>
      <w:r w:rsidR="00746394" w:rsidRPr="00F408E2">
        <w:rPr>
          <w:rFonts w:cs="Times New Roman"/>
        </w:rPr>
        <w:t>neurodégénérative</w:t>
      </w:r>
      <w:r w:rsidRPr="00F408E2">
        <w:rPr>
          <w:rFonts w:cs="Times New Roman"/>
        </w:rPr>
        <w:t xml:space="preserve"> d’orig</w:t>
      </w:r>
      <w:r w:rsidR="0096489E" w:rsidRPr="00F408E2">
        <w:rPr>
          <w:rFonts w:cs="Times New Roman"/>
        </w:rPr>
        <w:t>ine</w:t>
      </w:r>
      <w:r w:rsidRPr="00F408E2">
        <w:rPr>
          <w:rFonts w:cs="Times New Roman"/>
        </w:rPr>
        <w:t xml:space="preserve"> génét</w:t>
      </w:r>
      <w:r w:rsidR="0096489E" w:rsidRPr="00F408E2">
        <w:rPr>
          <w:rFonts w:cs="Times New Roman"/>
        </w:rPr>
        <w:t>i</w:t>
      </w:r>
      <w:r w:rsidRPr="00F408E2">
        <w:rPr>
          <w:rFonts w:cs="Times New Roman"/>
        </w:rPr>
        <w:t xml:space="preserve">que et </w:t>
      </w:r>
      <w:r w:rsidR="00796471" w:rsidRPr="00F408E2">
        <w:rPr>
          <w:rFonts w:cs="Times New Roman"/>
        </w:rPr>
        <w:t>héréditaire,</w:t>
      </w:r>
      <w:r w:rsidRPr="00F408E2">
        <w:rPr>
          <w:rFonts w:cs="Times New Roman"/>
        </w:rPr>
        <w:t xml:space="preserve"> de transmissio</w:t>
      </w:r>
      <w:r w:rsidR="00770060" w:rsidRPr="00F408E2">
        <w:rPr>
          <w:rFonts w:cs="Times New Roman"/>
        </w:rPr>
        <w:t>n</w:t>
      </w:r>
      <w:r w:rsidRPr="00F408E2">
        <w:rPr>
          <w:rFonts w:cs="Times New Roman"/>
        </w:rPr>
        <w:t xml:space="preserve"> auto</w:t>
      </w:r>
      <w:r w:rsidR="00770060" w:rsidRPr="00F408E2">
        <w:rPr>
          <w:rFonts w:cs="Times New Roman"/>
        </w:rPr>
        <w:t>so</w:t>
      </w:r>
      <w:r w:rsidRPr="00F408E2">
        <w:rPr>
          <w:rFonts w:cs="Times New Roman"/>
        </w:rPr>
        <w:t xml:space="preserve">male </w:t>
      </w:r>
      <w:r w:rsidR="0096489E" w:rsidRPr="00F408E2">
        <w:rPr>
          <w:rFonts w:cs="Times New Roman"/>
        </w:rPr>
        <w:t>dominante</w:t>
      </w:r>
      <w:r w:rsidRPr="00F408E2">
        <w:rPr>
          <w:rFonts w:cs="Times New Roman"/>
        </w:rPr>
        <w:t xml:space="preserve"> à </w:t>
      </w:r>
      <w:r w:rsidR="00770060" w:rsidRPr="00F408E2">
        <w:rPr>
          <w:rFonts w:cs="Times New Roman"/>
        </w:rPr>
        <w:t>pénétrance</w:t>
      </w:r>
      <w:r w:rsidRPr="00F408E2">
        <w:rPr>
          <w:rFonts w:cs="Times New Roman"/>
        </w:rPr>
        <w:t xml:space="preserve"> comp</w:t>
      </w:r>
      <w:r w:rsidR="00796471">
        <w:rPr>
          <w:rFonts w:cs="Times New Roman"/>
        </w:rPr>
        <w:t>l</w:t>
      </w:r>
      <w:r w:rsidRPr="00F408E2">
        <w:rPr>
          <w:rFonts w:cs="Times New Roman"/>
        </w:rPr>
        <w:t>ète, touch</w:t>
      </w:r>
      <w:r w:rsidR="0096489E" w:rsidRPr="00F408E2">
        <w:rPr>
          <w:rFonts w:cs="Times New Roman"/>
        </w:rPr>
        <w:t>ant</w:t>
      </w:r>
      <w:r w:rsidRPr="00F408E2">
        <w:rPr>
          <w:rFonts w:cs="Times New Roman"/>
        </w:rPr>
        <w:t xml:space="preserve"> le </w:t>
      </w:r>
      <w:r w:rsidR="0096489E" w:rsidRPr="00F408E2">
        <w:rPr>
          <w:rFonts w:cs="Times New Roman"/>
        </w:rPr>
        <w:t>striatum</w:t>
      </w:r>
      <w:r w:rsidRPr="00F408E2">
        <w:rPr>
          <w:rFonts w:cs="Times New Roman"/>
        </w:rPr>
        <w:t xml:space="preserve"> et le cortex </w:t>
      </w:r>
      <w:r w:rsidR="0096489E" w:rsidRPr="00F408E2">
        <w:rPr>
          <w:rFonts w:cs="Times New Roman"/>
        </w:rPr>
        <w:t>cér</w:t>
      </w:r>
      <w:r w:rsidRPr="00F408E2">
        <w:rPr>
          <w:rFonts w:cs="Times New Roman"/>
        </w:rPr>
        <w:t xml:space="preserve">ébrale, se </w:t>
      </w:r>
      <w:r w:rsidR="00F569A4" w:rsidRPr="00F408E2">
        <w:rPr>
          <w:rFonts w:cs="Times New Roman"/>
        </w:rPr>
        <w:t>traduisant</w:t>
      </w:r>
      <w:r w:rsidRPr="00F408E2">
        <w:rPr>
          <w:rFonts w:cs="Times New Roman"/>
        </w:rPr>
        <w:t xml:space="preserve"> par </w:t>
      </w:r>
      <w:r w:rsidR="00796471" w:rsidRPr="00F408E2">
        <w:rPr>
          <w:rFonts w:cs="Times New Roman"/>
        </w:rPr>
        <w:t>des</w:t>
      </w:r>
      <w:r w:rsidRPr="00F408E2">
        <w:rPr>
          <w:rFonts w:cs="Times New Roman"/>
        </w:rPr>
        <w:t xml:space="preserve"> </w:t>
      </w:r>
      <w:r w:rsidR="00796471" w:rsidRPr="00F408E2">
        <w:rPr>
          <w:rFonts w:cs="Times New Roman"/>
        </w:rPr>
        <w:t>mouvements</w:t>
      </w:r>
      <w:r w:rsidRPr="00F408E2">
        <w:rPr>
          <w:rFonts w:cs="Times New Roman"/>
        </w:rPr>
        <w:t xml:space="preserve"> anormaux</w:t>
      </w:r>
      <w:r w:rsidR="008405A5" w:rsidRPr="00F408E2">
        <w:rPr>
          <w:rFonts w:cs="Times New Roman"/>
        </w:rPr>
        <w:t>,</w:t>
      </w:r>
      <w:r w:rsidRPr="00F408E2">
        <w:rPr>
          <w:rFonts w:cs="Times New Roman"/>
        </w:rPr>
        <w:t xml:space="preserve"> de </w:t>
      </w:r>
      <w:r w:rsidR="008405A5" w:rsidRPr="00F408E2">
        <w:rPr>
          <w:rFonts w:cs="Times New Roman"/>
        </w:rPr>
        <w:t>troubles</w:t>
      </w:r>
      <w:r w:rsidRPr="00F408E2">
        <w:rPr>
          <w:rFonts w:cs="Times New Roman"/>
        </w:rPr>
        <w:t xml:space="preserve"> de </w:t>
      </w:r>
      <w:r w:rsidR="00F569A4" w:rsidRPr="00F408E2">
        <w:rPr>
          <w:rFonts w:cs="Times New Roman"/>
        </w:rPr>
        <w:t>co</w:t>
      </w:r>
      <w:r w:rsidR="008405A5" w:rsidRPr="00F408E2">
        <w:rPr>
          <w:rFonts w:cs="Times New Roman"/>
        </w:rPr>
        <w:t>m</w:t>
      </w:r>
      <w:r w:rsidR="00F569A4" w:rsidRPr="00F408E2">
        <w:rPr>
          <w:rFonts w:cs="Times New Roman"/>
        </w:rPr>
        <w:t>po</w:t>
      </w:r>
      <w:r w:rsidR="008405A5" w:rsidRPr="00F408E2">
        <w:rPr>
          <w:rFonts w:cs="Times New Roman"/>
        </w:rPr>
        <w:t>r</w:t>
      </w:r>
      <w:r w:rsidR="00F569A4" w:rsidRPr="00F408E2">
        <w:rPr>
          <w:rFonts w:cs="Times New Roman"/>
        </w:rPr>
        <w:t>tement</w:t>
      </w:r>
      <w:r w:rsidRPr="00F408E2">
        <w:rPr>
          <w:rFonts w:cs="Times New Roman"/>
        </w:rPr>
        <w:t xml:space="preserve"> et cognitifs</w:t>
      </w:r>
    </w:p>
    <w:p w14:paraId="3CF3A03D" w14:textId="45EDA48E" w:rsidR="00AA4B7A" w:rsidRPr="00F408E2" w:rsidRDefault="00AA4B7A" w:rsidP="00AA4B7A">
      <w:pPr>
        <w:rPr>
          <w:rFonts w:cs="Times New Roman"/>
        </w:rPr>
      </w:pPr>
      <w:r w:rsidRPr="00F408E2">
        <w:rPr>
          <w:rFonts w:cs="Times New Roman"/>
        </w:rPr>
        <w:t xml:space="preserve">Épidémiologie </w:t>
      </w:r>
    </w:p>
    <w:p w14:paraId="3C4111B6" w14:textId="6E41E1BF" w:rsidR="00AA4B7A" w:rsidRPr="00F408E2" w:rsidRDefault="006E14BD" w:rsidP="004237A4">
      <w:pPr>
        <w:numPr>
          <w:ilvl w:val="1"/>
          <w:numId w:val="4"/>
        </w:numPr>
        <w:rPr>
          <w:rFonts w:cs="Times New Roman"/>
        </w:rPr>
      </w:pPr>
      <w:r w:rsidRPr="00F408E2">
        <w:rPr>
          <w:rFonts w:cs="Times New Roman"/>
        </w:rPr>
        <w:t>Prévalence</w:t>
      </w:r>
      <w:r w:rsidR="00EC3244">
        <w:rPr>
          <w:rFonts w:cs="Times New Roman"/>
        </w:rPr>
        <w:t> </w:t>
      </w:r>
      <w:r w:rsidR="00AA4B7A" w:rsidRPr="00F408E2">
        <w:rPr>
          <w:rFonts w:cs="Times New Roman"/>
        </w:rPr>
        <w:t xml:space="preserve">: 50/ million d’habitant en </w:t>
      </w:r>
      <w:r w:rsidR="00796471" w:rsidRPr="00F408E2">
        <w:rPr>
          <w:rFonts w:cs="Times New Roman"/>
        </w:rPr>
        <w:t>moyenne,</w:t>
      </w:r>
      <w:r w:rsidR="00AA4B7A" w:rsidRPr="00F408E2">
        <w:rPr>
          <w:rFonts w:cs="Times New Roman"/>
        </w:rPr>
        <w:t xml:space="preserve"> dans</w:t>
      </w:r>
      <w:r w:rsidRPr="00F408E2">
        <w:rPr>
          <w:rFonts w:cs="Times New Roman"/>
        </w:rPr>
        <w:t xml:space="preserve"> le</w:t>
      </w:r>
      <w:r w:rsidR="00AA4B7A" w:rsidRPr="00F408E2">
        <w:rPr>
          <w:rFonts w:cs="Times New Roman"/>
        </w:rPr>
        <w:t xml:space="preserve"> monde avec race noire moins att</w:t>
      </w:r>
      <w:r w:rsidRPr="00F408E2">
        <w:rPr>
          <w:rFonts w:cs="Times New Roman"/>
        </w:rPr>
        <w:t>ein</w:t>
      </w:r>
      <w:r w:rsidR="00AA4B7A" w:rsidRPr="00F408E2">
        <w:rPr>
          <w:rFonts w:cs="Times New Roman"/>
        </w:rPr>
        <w:t>t (0.6 / million d’habitant</w:t>
      </w:r>
      <w:r w:rsidRPr="00F408E2">
        <w:rPr>
          <w:rFonts w:cs="Times New Roman"/>
        </w:rPr>
        <w:t>)</w:t>
      </w:r>
      <w:r w:rsidR="00AA4B7A" w:rsidRPr="00F408E2">
        <w:rPr>
          <w:rFonts w:cs="Times New Roman"/>
        </w:rPr>
        <w:t xml:space="preserve"> </w:t>
      </w:r>
    </w:p>
    <w:p w14:paraId="399AB857" w14:textId="367FE5E6" w:rsidR="00AA4B7A" w:rsidRPr="00F408E2" w:rsidRDefault="00AA4B7A" w:rsidP="004237A4">
      <w:pPr>
        <w:numPr>
          <w:ilvl w:val="1"/>
          <w:numId w:val="4"/>
        </w:numPr>
        <w:rPr>
          <w:rFonts w:cs="Times New Roman"/>
        </w:rPr>
      </w:pPr>
      <w:r w:rsidRPr="00F408E2">
        <w:rPr>
          <w:rFonts w:cs="Times New Roman"/>
        </w:rPr>
        <w:t>Début</w:t>
      </w:r>
      <w:r w:rsidR="00EC3244">
        <w:rPr>
          <w:rFonts w:cs="Times New Roman"/>
        </w:rPr>
        <w:t> </w:t>
      </w:r>
      <w:r w:rsidRPr="00F408E2">
        <w:rPr>
          <w:rFonts w:cs="Times New Roman"/>
        </w:rPr>
        <w:t>: ente 3 et 45 an</w:t>
      </w:r>
      <w:r w:rsidR="00746394" w:rsidRPr="00F408E2">
        <w:rPr>
          <w:rFonts w:cs="Times New Roman"/>
        </w:rPr>
        <w:t>s</w:t>
      </w:r>
      <w:r w:rsidRPr="00F408E2">
        <w:rPr>
          <w:rFonts w:cs="Times New Roman"/>
        </w:rPr>
        <w:t xml:space="preserve"> (dans </w:t>
      </w:r>
      <w:r w:rsidR="00637371" w:rsidRPr="00F408E2">
        <w:rPr>
          <w:rFonts w:cs="Times New Roman"/>
        </w:rPr>
        <w:t xml:space="preserve">¾ es </w:t>
      </w:r>
      <w:r w:rsidR="007E7F95" w:rsidRPr="00F408E2">
        <w:rPr>
          <w:rFonts w:cs="Times New Roman"/>
        </w:rPr>
        <w:t>cas)</w:t>
      </w:r>
    </w:p>
    <w:p w14:paraId="219745C2" w14:textId="1266B306" w:rsidR="00637371" w:rsidRPr="00F408E2" w:rsidRDefault="00637371" w:rsidP="004237A4">
      <w:pPr>
        <w:numPr>
          <w:ilvl w:val="1"/>
          <w:numId w:val="4"/>
        </w:numPr>
        <w:rPr>
          <w:rFonts w:cs="Times New Roman"/>
        </w:rPr>
      </w:pPr>
      <w:r w:rsidRPr="00F408E2">
        <w:rPr>
          <w:rFonts w:cs="Times New Roman"/>
        </w:rPr>
        <w:t>Drée d’évolution</w:t>
      </w:r>
      <w:r w:rsidR="00EC3244">
        <w:rPr>
          <w:rFonts w:cs="Times New Roman"/>
        </w:rPr>
        <w:t> </w:t>
      </w:r>
      <w:r w:rsidRPr="00F408E2">
        <w:rPr>
          <w:rFonts w:cs="Times New Roman"/>
        </w:rPr>
        <w:t>: 14 à 17 an</w:t>
      </w:r>
      <w:r w:rsidR="00746394" w:rsidRPr="00F408E2">
        <w:rPr>
          <w:rFonts w:cs="Times New Roman"/>
        </w:rPr>
        <w:t>s</w:t>
      </w:r>
    </w:p>
    <w:p w14:paraId="1C855E0A" w14:textId="4F0B230F" w:rsidR="00637371" w:rsidRPr="00F408E2" w:rsidRDefault="00637371" w:rsidP="004237A4">
      <w:pPr>
        <w:numPr>
          <w:ilvl w:val="1"/>
          <w:numId w:val="4"/>
        </w:numPr>
        <w:rPr>
          <w:rFonts w:cs="Times New Roman"/>
        </w:rPr>
      </w:pPr>
      <w:r w:rsidRPr="00F408E2">
        <w:rPr>
          <w:rFonts w:cs="Times New Roman"/>
        </w:rPr>
        <w:t xml:space="preserve">Frappe en </w:t>
      </w:r>
      <w:r w:rsidR="006E14BD" w:rsidRPr="00F408E2">
        <w:rPr>
          <w:rFonts w:cs="Times New Roman"/>
        </w:rPr>
        <w:t>proportion</w:t>
      </w:r>
      <w:r w:rsidRPr="00F408E2">
        <w:rPr>
          <w:rFonts w:cs="Times New Roman"/>
        </w:rPr>
        <w:t xml:space="preserve"> égale les deux sexes</w:t>
      </w:r>
    </w:p>
    <w:p w14:paraId="518642E5" w14:textId="5235635F" w:rsidR="00746394" w:rsidRPr="002757DA" w:rsidRDefault="00746394" w:rsidP="004237A4">
      <w:pPr>
        <w:pStyle w:val="Titre1"/>
        <w:numPr>
          <w:ilvl w:val="0"/>
          <w:numId w:val="21"/>
        </w:numPr>
        <w:rPr>
          <w:rFonts w:cs="Times New Roman"/>
        </w:rPr>
      </w:pPr>
      <w:bookmarkStart w:id="163" w:name="_Toc196656504"/>
      <w:bookmarkStart w:id="164" w:name="_Toc196662311"/>
      <w:r w:rsidRPr="002757DA">
        <w:rPr>
          <w:rFonts w:cs="Times New Roman"/>
        </w:rPr>
        <w:t>Pathogénèse</w:t>
      </w:r>
      <w:bookmarkEnd w:id="163"/>
      <w:bookmarkEnd w:id="164"/>
      <w:r w:rsidRPr="002757DA">
        <w:rPr>
          <w:rFonts w:cs="Times New Roman"/>
        </w:rPr>
        <w:t xml:space="preserve"> </w:t>
      </w:r>
    </w:p>
    <w:p w14:paraId="107110A9" w14:textId="1D696E1B" w:rsidR="00746394" w:rsidRPr="00F408E2" w:rsidRDefault="00746394" w:rsidP="00746394">
      <w:pPr>
        <w:pStyle w:val="Titre2"/>
        <w:rPr>
          <w:rFonts w:cs="Times New Roman"/>
        </w:rPr>
      </w:pPr>
      <w:bookmarkStart w:id="165" w:name="_Toc196656505"/>
      <w:bookmarkStart w:id="166" w:name="_Toc196662312"/>
      <w:r w:rsidRPr="00F408E2">
        <w:rPr>
          <w:rFonts w:cs="Times New Roman"/>
        </w:rPr>
        <w:t xml:space="preserve">Lésion </w:t>
      </w:r>
      <w:r w:rsidR="000E550D" w:rsidRPr="00F408E2">
        <w:rPr>
          <w:rFonts w:cs="Times New Roman"/>
        </w:rPr>
        <w:t>élémentaire</w:t>
      </w:r>
      <w:bookmarkEnd w:id="165"/>
      <w:bookmarkEnd w:id="166"/>
      <w:r w:rsidRPr="00F408E2">
        <w:rPr>
          <w:rFonts w:cs="Times New Roman"/>
        </w:rPr>
        <w:t xml:space="preserve"> </w:t>
      </w:r>
    </w:p>
    <w:p w14:paraId="3CF537C9" w14:textId="238811F9" w:rsidR="00746394" w:rsidRPr="00F408E2" w:rsidRDefault="00746394" w:rsidP="00746394">
      <w:pPr>
        <w:pStyle w:val="Titre3"/>
        <w:rPr>
          <w:rFonts w:cs="Times New Roman"/>
        </w:rPr>
      </w:pPr>
      <w:bookmarkStart w:id="167" w:name="_Toc196656506"/>
      <w:bookmarkStart w:id="168" w:name="_Toc196662313"/>
      <w:r w:rsidRPr="00F408E2">
        <w:rPr>
          <w:rFonts w:cs="Times New Roman"/>
        </w:rPr>
        <w:t>Atrophie des noyaux gris</w:t>
      </w:r>
      <w:bookmarkEnd w:id="167"/>
      <w:bookmarkEnd w:id="168"/>
    </w:p>
    <w:p w14:paraId="7582EC36" w14:textId="45F14E12" w:rsidR="00746394" w:rsidRPr="00F408E2" w:rsidRDefault="00746394" w:rsidP="00746394">
      <w:pPr>
        <w:rPr>
          <w:rFonts w:cs="Times New Roman"/>
        </w:rPr>
      </w:pPr>
      <w:r w:rsidRPr="00F408E2">
        <w:rPr>
          <w:rFonts w:cs="Times New Roman"/>
        </w:rPr>
        <w:t xml:space="preserve">Dégénérescence </w:t>
      </w:r>
      <w:r w:rsidR="00796471" w:rsidRPr="00F408E2">
        <w:rPr>
          <w:rFonts w:cs="Times New Roman"/>
        </w:rPr>
        <w:t>des petits neurones striés</w:t>
      </w:r>
      <w:r w:rsidRPr="00F408E2">
        <w:rPr>
          <w:rFonts w:cs="Times New Roman"/>
        </w:rPr>
        <w:t xml:space="preserve"> </w:t>
      </w:r>
    </w:p>
    <w:p w14:paraId="5EE47BB1" w14:textId="6E72E4BE" w:rsidR="000F1393" w:rsidRPr="00F408E2" w:rsidRDefault="009F6A7C" w:rsidP="00746394">
      <w:pPr>
        <w:rPr>
          <w:rFonts w:cs="Times New Roman"/>
        </w:rPr>
      </w:pPr>
      <w:r w:rsidRPr="00F408E2">
        <w:rPr>
          <w:rFonts w:cs="Times New Roman"/>
        </w:rPr>
        <w:t>évolution</w:t>
      </w:r>
      <w:r w:rsidR="00746394" w:rsidRPr="00F408E2">
        <w:rPr>
          <w:rFonts w:cs="Times New Roman"/>
        </w:rPr>
        <w:t xml:space="preserve"> </w:t>
      </w:r>
      <w:r w:rsidRPr="00F408E2">
        <w:rPr>
          <w:rFonts w:cs="Times New Roman"/>
        </w:rPr>
        <w:t>quarte</w:t>
      </w:r>
      <w:r w:rsidR="00746394" w:rsidRPr="00F408E2">
        <w:rPr>
          <w:rFonts w:cs="Times New Roman"/>
        </w:rPr>
        <w:t xml:space="preserve"> stades </w:t>
      </w:r>
      <w:r w:rsidR="00844CF4" w:rsidRPr="00F408E2">
        <w:rPr>
          <w:rFonts w:cs="Times New Roman"/>
        </w:rPr>
        <w:t>selon</w:t>
      </w:r>
      <w:r w:rsidR="00746394" w:rsidRPr="00F408E2">
        <w:rPr>
          <w:rFonts w:cs="Times New Roman"/>
        </w:rPr>
        <w:t xml:space="preserve"> Von Sattl</w:t>
      </w:r>
      <w:r w:rsidR="000F1393" w:rsidRPr="00F408E2">
        <w:rPr>
          <w:rFonts w:cs="Times New Roman"/>
        </w:rPr>
        <w:t>e</w:t>
      </w:r>
    </w:p>
    <w:p w14:paraId="798F7A2D" w14:textId="44C16846" w:rsidR="00746394" w:rsidRPr="00F408E2" w:rsidRDefault="000F1393" w:rsidP="004237A4">
      <w:pPr>
        <w:numPr>
          <w:ilvl w:val="1"/>
          <w:numId w:val="4"/>
        </w:numPr>
        <w:rPr>
          <w:rFonts w:cs="Times New Roman"/>
        </w:rPr>
      </w:pPr>
      <w:r w:rsidRPr="00F408E2">
        <w:rPr>
          <w:rFonts w:cs="Times New Roman"/>
        </w:rPr>
        <w:t>Stade I</w:t>
      </w:r>
      <w:r w:rsidR="00EC3244">
        <w:rPr>
          <w:rFonts w:cs="Times New Roman"/>
        </w:rPr>
        <w:t> </w:t>
      </w:r>
      <w:r w:rsidRPr="00F408E2">
        <w:rPr>
          <w:rFonts w:cs="Times New Roman"/>
        </w:rPr>
        <w:t>: per</w:t>
      </w:r>
      <w:r w:rsidR="00205027" w:rsidRPr="00F408E2">
        <w:rPr>
          <w:rFonts w:cs="Times New Roman"/>
        </w:rPr>
        <w:t>t</w:t>
      </w:r>
      <w:r w:rsidRPr="00F408E2">
        <w:rPr>
          <w:rFonts w:cs="Times New Roman"/>
        </w:rPr>
        <w:t xml:space="preserve">e </w:t>
      </w:r>
      <w:r w:rsidR="006C3D0D" w:rsidRPr="00F408E2">
        <w:rPr>
          <w:rFonts w:cs="Times New Roman"/>
        </w:rPr>
        <w:t>neuronale</w:t>
      </w:r>
      <w:r w:rsidRPr="00F408E2">
        <w:rPr>
          <w:rFonts w:cs="Times New Roman"/>
        </w:rPr>
        <w:t xml:space="preserve">, </w:t>
      </w:r>
      <w:r w:rsidR="006C3D0D" w:rsidRPr="00F408E2">
        <w:rPr>
          <w:rFonts w:cs="Times New Roman"/>
        </w:rPr>
        <w:t xml:space="preserve">astrocytose </w:t>
      </w:r>
      <w:r w:rsidRPr="00F408E2">
        <w:rPr>
          <w:rFonts w:cs="Times New Roman"/>
        </w:rPr>
        <w:t>(sans anomali</w:t>
      </w:r>
      <w:r w:rsidR="006C3D0D" w:rsidRPr="00F408E2">
        <w:rPr>
          <w:rFonts w:cs="Times New Roman"/>
        </w:rPr>
        <w:t>e</w:t>
      </w:r>
      <w:r w:rsidRPr="00F408E2">
        <w:rPr>
          <w:rFonts w:cs="Times New Roman"/>
        </w:rPr>
        <w:t xml:space="preserve"> macroscopique) (discret)</w:t>
      </w:r>
    </w:p>
    <w:p w14:paraId="6787407A" w14:textId="46C26FE0" w:rsidR="000F1393" w:rsidRPr="00F408E2" w:rsidRDefault="000F1393" w:rsidP="004237A4">
      <w:pPr>
        <w:numPr>
          <w:ilvl w:val="1"/>
          <w:numId w:val="4"/>
        </w:numPr>
        <w:rPr>
          <w:rFonts w:cs="Times New Roman"/>
        </w:rPr>
      </w:pPr>
      <w:r w:rsidRPr="00F408E2">
        <w:rPr>
          <w:rFonts w:cs="Times New Roman"/>
        </w:rPr>
        <w:t>Stade II</w:t>
      </w:r>
      <w:r w:rsidR="00EC3244">
        <w:rPr>
          <w:rFonts w:cs="Times New Roman"/>
        </w:rPr>
        <w:t> </w:t>
      </w:r>
      <w:r w:rsidRPr="00F408E2">
        <w:rPr>
          <w:rFonts w:cs="Times New Roman"/>
        </w:rPr>
        <w:t xml:space="preserve">: atrophie caudé </w:t>
      </w:r>
      <w:r w:rsidR="0095173A" w:rsidRPr="00F408E2">
        <w:rPr>
          <w:rFonts w:cs="Times New Roman"/>
        </w:rPr>
        <w:t xml:space="preserve">avec perte neuronale et gliose astrocytaire </w:t>
      </w:r>
      <w:r w:rsidR="00796471" w:rsidRPr="00F408E2">
        <w:rPr>
          <w:rFonts w:cs="Times New Roman"/>
        </w:rPr>
        <w:t>des noyaux</w:t>
      </w:r>
      <w:r w:rsidR="0095173A" w:rsidRPr="00F408E2">
        <w:rPr>
          <w:rFonts w:cs="Times New Roman"/>
        </w:rPr>
        <w:t xml:space="preserve"> striatum</w:t>
      </w:r>
    </w:p>
    <w:p w14:paraId="26F78323" w14:textId="4CE2B975" w:rsidR="000F1393" w:rsidRPr="00F408E2" w:rsidRDefault="000F1393" w:rsidP="004237A4">
      <w:pPr>
        <w:numPr>
          <w:ilvl w:val="1"/>
          <w:numId w:val="4"/>
        </w:numPr>
        <w:rPr>
          <w:rFonts w:cs="Times New Roman"/>
        </w:rPr>
      </w:pPr>
      <w:r w:rsidRPr="00F408E2">
        <w:rPr>
          <w:rFonts w:cs="Times New Roman"/>
        </w:rPr>
        <w:t>Stade III</w:t>
      </w:r>
      <w:r w:rsidR="00EC3244">
        <w:rPr>
          <w:rFonts w:cs="Times New Roman"/>
        </w:rPr>
        <w:t> </w:t>
      </w:r>
      <w:r w:rsidRPr="00F408E2">
        <w:rPr>
          <w:rFonts w:cs="Times New Roman"/>
        </w:rPr>
        <w:t xml:space="preserve">: </w:t>
      </w:r>
      <w:r w:rsidR="00844CF4" w:rsidRPr="00F408E2">
        <w:rPr>
          <w:rFonts w:cs="Times New Roman"/>
        </w:rPr>
        <w:t>atrophie</w:t>
      </w:r>
      <w:r w:rsidR="005117AB" w:rsidRPr="00F408E2">
        <w:rPr>
          <w:rFonts w:cs="Times New Roman"/>
        </w:rPr>
        <w:t xml:space="preserve"> </w:t>
      </w:r>
      <w:r w:rsidRPr="00F408E2">
        <w:rPr>
          <w:rFonts w:cs="Times New Roman"/>
        </w:rPr>
        <w:t>du pallidum</w:t>
      </w:r>
    </w:p>
    <w:p w14:paraId="247B0951" w14:textId="428F36E1" w:rsidR="000F1393" w:rsidRPr="00F408E2" w:rsidRDefault="000F1393" w:rsidP="004237A4">
      <w:pPr>
        <w:numPr>
          <w:ilvl w:val="1"/>
          <w:numId w:val="4"/>
        </w:numPr>
        <w:rPr>
          <w:rFonts w:cs="Times New Roman"/>
        </w:rPr>
      </w:pPr>
      <w:r w:rsidRPr="00F408E2">
        <w:rPr>
          <w:rFonts w:cs="Times New Roman"/>
        </w:rPr>
        <w:t>Stade IV</w:t>
      </w:r>
      <w:r w:rsidR="00EC3244">
        <w:rPr>
          <w:rFonts w:cs="Times New Roman"/>
        </w:rPr>
        <w:t> </w:t>
      </w:r>
      <w:r w:rsidRPr="00F408E2">
        <w:rPr>
          <w:rFonts w:cs="Times New Roman"/>
        </w:rPr>
        <w:t xml:space="preserve">: atrophie </w:t>
      </w:r>
      <w:r w:rsidR="005117AB" w:rsidRPr="00F408E2">
        <w:rPr>
          <w:rFonts w:cs="Times New Roman"/>
        </w:rPr>
        <w:t>caudé</w:t>
      </w:r>
      <w:r w:rsidR="0095173A" w:rsidRPr="00F408E2">
        <w:rPr>
          <w:rFonts w:cs="Times New Roman"/>
        </w:rPr>
        <w:t xml:space="preserve"> et </w:t>
      </w:r>
      <w:r w:rsidR="005117AB" w:rsidRPr="00F408E2">
        <w:rPr>
          <w:rFonts w:cs="Times New Roman"/>
        </w:rPr>
        <w:t xml:space="preserve">pallidum (perte </w:t>
      </w:r>
      <w:r w:rsidR="00844CF4" w:rsidRPr="00F408E2">
        <w:rPr>
          <w:rFonts w:cs="Times New Roman"/>
        </w:rPr>
        <w:t>neuronale</w:t>
      </w:r>
      <w:r w:rsidR="005117AB" w:rsidRPr="00F408E2">
        <w:rPr>
          <w:rFonts w:cs="Times New Roman"/>
        </w:rPr>
        <w:t xml:space="preserve"> et gliose importante)</w:t>
      </w:r>
    </w:p>
    <w:p w14:paraId="2EFC24B8" w14:textId="15C252D5" w:rsidR="009F6A7C" w:rsidRPr="00F408E2" w:rsidRDefault="00844CF4" w:rsidP="009F6A7C">
      <w:pPr>
        <w:pStyle w:val="Titre3"/>
        <w:rPr>
          <w:rFonts w:cs="Times New Roman"/>
        </w:rPr>
      </w:pPr>
      <w:bookmarkStart w:id="169" w:name="_Toc196656507"/>
      <w:bookmarkStart w:id="170" w:name="_Toc196662314"/>
      <w:r w:rsidRPr="00F408E2">
        <w:rPr>
          <w:rFonts w:cs="Times New Roman"/>
        </w:rPr>
        <w:t>Perte</w:t>
      </w:r>
      <w:r w:rsidR="009F6A7C" w:rsidRPr="00F408E2">
        <w:rPr>
          <w:rFonts w:cs="Times New Roman"/>
        </w:rPr>
        <w:t xml:space="preserve"> </w:t>
      </w:r>
      <w:r w:rsidRPr="00F408E2">
        <w:rPr>
          <w:rFonts w:cs="Times New Roman"/>
        </w:rPr>
        <w:t>sélectives</w:t>
      </w:r>
      <w:r w:rsidR="009F6A7C" w:rsidRPr="00F408E2">
        <w:rPr>
          <w:rFonts w:cs="Times New Roman"/>
        </w:rPr>
        <w:t xml:space="preserve"> des neurones pyramidaux</w:t>
      </w:r>
      <w:bookmarkEnd w:id="169"/>
      <w:bookmarkEnd w:id="170"/>
      <w:r w:rsidR="009F6A7C" w:rsidRPr="00F408E2">
        <w:rPr>
          <w:rFonts w:cs="Times New Roman"/>
        </w:rPr>
        <w:t xml:space="preserve"> </w:t>
      </w:r>
    </w:p>
    <w:p w14:paraId="2BA19FEC" w14:textId="60D94E9F" w:rsidR="009F6A7C" w:rsidRPr="00F408E2" w:rsidRDefault="00844CF4" w:rsidP="009F6A7C">
      <w:pPr>
        <w:rPr>
          <w:rFonts w:cs="Times New Roman"/>
        </w:rPr>
      </w:pPr>
      <w:r w:rsidRPr="00F408E2">
        <w:rPr>
          <w:rFonts w:cs="Times New Roman"/>
        </w:rPr>
        <w:t>Couches</w:t>
      </w:r>
      <w:r w:rsidR="009F6A7C" w:rsidRPr="00F408E2">
        <w:rPr>
          <w:rFonts w:cs="Times New Roman"/>
        </w:rPr>
        <w:t xml:space="preserve"> corticales III, IV et VI pré</w:t>
      </w:r>
      <w:r w:rsidR="00C02B5F" w:rsidRPr="00F408E2">
        <w:rPr>
          <w:rFonts w:cs="Times New Roman"/>
        </w:rPr>
        <w:t>frontale</w:t>
      </w:r>
    </w:p>
    <w:p w14:paraId="743ED081" w14:textId="59CEB005" w:rsidR="00C02B5F" w:rsidRPr="00F408E2" w:rsidRDefault="00C02B5F" w:rsidP="00C02B5F">
      <w:pPr>
        <w:pStyle w:val="Titre3"/>
        <w:rPr>
          <w:rFonts w:cs="Times New Roman"/>
        </w:rPr>
      </w:pPr>
      <w:bookmarkStart w:id="171" w:name="_Toc196656508"/>
      <w:bookmarkStart w:id="172" w:name="_Toc196662315"/>
      <w:r w:rsidRPr="00F408E2">
        <w:rPr>
          <w:rFonts w:cs="Times New Roman"/>
        </w:rPr>
        <w:lastRenderedPageBreak/>
        <w:t xml:space="preserve">Altération </w:t>
      </w:r>
      <w:r w:rsidR="00844CF4" w:rsidRPr="00F408E2">
        <w:rPr>
          <w:rFonts w:cs="Times New Roman"/>
        </w:rPr>
        <w:t>cellulaire</w:t>
      </w:r>
      <w:r w:rsidRPr="00F408E2">
        <w:rPr>
          <w:rFonts w:cs="Times New Roman"/>
        </w:rPr>
        <w:t xml:space="preserve"> </w:t>
      </w:r>
      <w:r w:rsidR="00844CF4" w:rsidRPr="00F408E2">
        <w:rPr>
          <w:rFonts w:cs="Times New Roman"/>
        </w:rPr>
        <w:t>inconstante</w:t>
      </w:r>
      <w:bookmarkEnd w:id="171"/>
      <w:bookmarkEnd w:id="172"/>
      <w:r w:rsidRPr="00F408E2">
        <w:rPr>
          <w:rFonts w:cs="Times New Roman"/>
        </w:rPr>
        <w:t xml:space="preserve"> </w:t>
      </w:r>
    </w:p>
    <w:p w14:paraId="738A3DA9" w14:textId="643DF97A" w:rsidR="00C02B5F" w:rsidRPr="00F408E2" w:rsidRDefault="00C02B5F" w:rsidP="00C02B5F">
      <w:pPr>
        <w:rPr>
          <w:rFonts w:cs="Times New Roman"/>
        </w:rPr>
      </w:pPr>
      <w:r w:rsidRPr="00F408E2">
        <w:rPr>
          <w:rFonts w:cs="Times New Roman"/>
        </w:rPr>
        <w:t xml:space="preserve">Au </w:t>
      </w:r>
      <w:r w:rsidR="006D14F6" w:rsidRPr="00F408E2">
        <w:rPr>
          <w:rFonts w:cs="Times New Roman"/>
        </w:rPr>
        <w:t>noyau</w:t>
      </w:r>
      <w:r w:rsidRPr="00F408E2">
        <w:rPr>
          <w:rFonts w:cs="Times New Roman"/>
        </w:rPr>
        <w:t xml:space="preserve"> sous thalamique</w:t>
      </w:r>
    </w:p>
    <w:p w14:paraId="2ED781AC" w14:textId="7AA76281" w:rsidR="00C02B5F" w:rsidRPr="00F408E2" w:rsidRDefault="00C02B5F" w:rsidP="00C02B5F">
      <w:pPr>
        <w:rPr>
          <w:rFonts w:cs="Times New Roman"/>
        </w:rPr>
      </w:pPr>
      <w:r w:rsidRPr="00F408E2">
        <w:rPr>
          <w:rFonts w:cs="Times New Roman"/>
        </w:rPr>
        <w:t xml:space="preserve">Dans le </w:t>
      </w:r>
      <w:r w:rsidR="006D14F6" w:rsidRPr="00F408E2">
        <w:rPr>
          <w:rFonts w:cs="Times New Roman"/>
        </w:rPr>
        <w:t>thalamique</w:t>
      </w:r>
    </w:p>
    <w:p w14:paraId="2132EF83" w14:textId="0A8D27E2" w:rsidR="00C02B5F" w:rsidRPr="00F408E2" w:rsidRDefault="00C02B5F" w:rsidP="00C02B5F">
      <w:pPr>
        <w:rPr>
          <w:rFonts w:cs="Times New Roman"/>
        </w:rPr>
      </w:pPr>
      <w:r w:rsidRPr="00F408E2">
        <w:rPr>
          <w:rFonts w:cs="Times New Roman"/>
        </w:rPr>
        <w:t>Dans</w:t>
      </w:r>
      <w:r w:rsidR="006D14F6" w:rsidRPr="00F408E2">
        <w:rPr>
          <w:rFonts w:cs="Times New Roman"/>
        </w:rPr>
        <w:t xml:space="preserve"> le</w:t>
      </w:r>
      <w:r w:rsidRPr="00F408E2">
        <w:rPr>
          <w:rFonts w:cs="Times New Roman"/>
        </w:rPr>
        <w:t xml:space="preserve"> subs</w:t>
      </w:r>
      <w:r w:rsidR="006D14F6" w:rsidRPr="00F408E2">
        <w:rPr>
          <w:rFonts w:cs="Times New Roman"/>
        </w:rPr>
        <w:t>t</w:t>
      </w:r>
      <w:r w:rsidRPr="00F408E2">
        <w:rPr>
          <w:rFonts w:cs="Times New Roman"/>
        </w:rPr>
        <w:t>a</w:t>
      </w:r>
      <w:r w:rsidR="006D14F6" w:rsidRPr="00F408E2">
        <w:rPr>
          <w:rFonts w:cs="Times New Roman"/>
        </w:rPr>
        <w:t>n</w:t>
      </w:r>
      <w:r w:rsidRPr="00F408E2">
        <w:rPr>
          <w:rFonts w:cs="Times New Roman"/>
        </w:rPr>
        <w:t>cia nigra</w:t>
      </w:r>
    </w:p>
    <w:p w14:paraId="779961D2" w14:textId="614C26D3" w:rsidR="00C02B5F" w:rsidRPr="00F408E2" w:rsidRDefault="00C02B5F" w:rsidP="00C02B5F">
      <w:pPr>
        <w:rPr>
          <w:rFonts w:cs="Times New Roman"/>
        </w:rPr>
      </w:pPr>
      <w:r w:rsidRPr="00F408E2">
        <w:rPr>
          <w:rFonts w:cs="Times New Roman"/>
        </w:rPr>
        <w:t>Au cervelet</w:t>
      </w:r>
    </w:p>
    <w:p w14:paraId="24E66B41" w14:textId="1F885162" w:rsidR="000E550D" w:rsidRPr="00F408E2" w:rsidRDefault="000E550D" w:rsidP="000E550D">
      <w:pPr>
        <w:pStyle w:val="Titre2"/>
        <w:rPr>
          <w:rFonts w:cs="Times New Roman"/>
        </w:rPr>
      </w:pPr>
      <w:bookmarkStart w:id="173" w:name="_Toc196656509"/>
      <w:bookmarkStart w:id="174" w:name="_Toc196662316"/>
      <w:r w:rsidRPr="00F408E2">
        <w:rPr>
          <w:rFonts w:cs="Times New Roman"/>
        </w:rPr>
        <w:t>Mécanisme lésionnel</w:t>
      </w:r>
      <w:bookmarkEnd w:id="173"/>
      <w:bookmarkEnd w:id="174"/>
    </w:p>
    <w:p w14:paraId="5EB96530" w14:textId="29B56B87" w:rsidR="000E550D" w:rsidRPr="00F408E2" w:rsidRDefault="000E550D" w:rsidP="000E550D">
      <w:pPr>
        <w:rPr>
          <w:rFonts w:cs="Times New Roman"/>
        </w:rPr>
      </w:pPr>
      <w:r w:rsidRPr="00F408E2">
        <w:rPr>
          <w:rFonts w:cs="Times New Roman"/>
        </w:rPr>
        <w:t>Cortex</w:t>
      </w:r>
      <w:r w:rsidR="00EC3244">
        <w:rPr>
          <w:rFonts w:cs="Times New Roman"/>
        </w:rPr>
        <w:t> </w:t>
      </w:r>
      <w:r w:rsidRPr="00F408E2">
        <w:rPr>
          <w:rFonts w:cs="Times New Roman"/>
        </w:rPr>
        <w:t xml:space="preserve">: </w:t>
      </w:r>
    </w:p>
    <w:p w14:paraId="5BEEA513" w14:textId="5BCDECD0" w:rsidR="000E550D" w:rsidRPr="00F408E2" w:rsidRDefault="000E550D" w:rsidP="004237A4">
      <w:pPr>
        <w:numPr>
          <w:ilvl w:val="1"/>
          <w:numId w:val="4"/>
        </w:numPr>
        <w:rPr>
          <w:rFonts w:cs="Times New Roman"/>
        </w:rPr>
      </w:pPr>
      <w:r w:rsidRPr="00F408E2">
        <w:rPr>
          <w:rFonts w:cs="Times New Roman"/>
        </w:rPr>
        <w:t xml:space="preserve">Déficit en glutamate </w:t>
      </w:r>
      <w:r w:rsidR="00796471" w:rsidRPr="00F408E2">
        <w:rPr>
          <w:rFonts w:cs="Times New Roman"/>
        </w:rPr>
        <w:t>décarboxylase,</w:t>
      </w:r>
      <w:r w:rsidRPr="00F408E2">
        <w:rPr>
          <w:rFonts w:cs="Times New Roman"/>
        </w:rPr>
        <w:t xml:space="preserve"> </w:t>
      </w:r>
      <w:r w:rsidR="000618E9" w:rsidRPr="00F408E2">
        <w:rPr>
          <w:rFonts w:cs="Times New Roman"/>
        </w:rPr>
        <w:t>augmentation</w:t>
      </w:r>
      <w:r w:rsidR="008E586D" w:rsidRPr="00F408E2">
        <w:rPr>
          <w:rFonts w:cs="Times New Roman"/>
        </w:rPr>
        <w:t xml:space="preserve"> en glutamate (</w:t>
      </w:r>
      <w:r w:rsidR="00E93E56" w:rsidRPr="00F408E2">
        <w:rPr>
          <w:rFonts w:cs="Times New Roman"/>
          <w:color w:val="ED7D31" w:themeColor="accent2"/>
        </w:rPr>
        <w:t>excitateur</w:t>
      </w:r>
      <w:r w:rsidR="00E93E56" w:rsidRPr="00F408E2">
        <w:rPr>
          <w:rFonts w:cs="Times New Roman"/>
        </w:rPr>
        <w:t>)</w:t>
      </w:r>
    </w:p>
    <w:p w14:paraId="7329DD52" w14:textId="629E0227" w:rsidR="008E586D" w:rsidRPr="00F408E2" w:rsidRDefault="00E93E56" w:rsidP="004237A4">
      <w:pPr>
        <w:numPr>
          <w:ilvl w:val="1"/>
          <w:numId w:val="4"/>
        </w:numPr>
        <w:rPr>
          <w:rFonts w:cs="Times New Roman"/>
        </w:rPr>
      </w:pPr>
      <w:r w:rsidRPr="00F408E2">
        <w:rPr>
          <w:rFonts w:cs="Times New Roman"/>
        </w:rPr>
        <w:t>Striatum</w:t>
      </w:r>
      <w:r w:rsidR="00EC3244">
        <w:rPr>
          <w:rFonts w:cs="Times New Roman"/>
        </w:rPr>
        <w:t> </w:t>
      </w:r>
      <w:r w:rsidR="008E586D" w:rsidRPr="00F408E2">
        <w:rPr>
          <w:rFonts w:cs="Times New Roman"/>
        </w:rPr>
        <w:t xml:space="preserve">: GABA diminue et </w:t>
      </w:r>
      <w:r w:rsidRPr="00F408E2">
        <w:rPr>
          <w:rFonts w:cs="Times New Roman"/>
        </w:rPr>
        <w:t>Enképhaline</w:t>
      </w:r>
      <w:r w:rsidR="008E586D" w:rsidRPr="00F408E2">
        <w:rPr>
          <w:rFonts w:cs="Times New Roman"/>
        </w:rPr>
        <w:t xml:space="preserve"> diminue </w:t>
      </w:r>
      <w:r w:rsidR="008E586D" w:rsidRPr="00F408E2">
        <w:rPr>
          <w:rFonts w:cs="Times New Roman"/>
        </w:rPr>
        <w:sym w:font="Wingdings" w:char="F0E8"/>
      </w:r>
      <w:r w:rsidR="008E586D" w:rsidRPr="00F408E2">
        <w:rPr>
          <w:rFonts w:cs="Times New Roman"/>
        </w:rPr>
        <w:t xml:space="preserve"> atrophie </w:t>
      </w:r>
    </w:p>
    <w:p w14:paraId="34926057" w14:textId="158DFEE0" w:rsidR="005D43BC" w:rsidRPr="00F408E2" w:rsidRDefault="005D43BC" w:rsidP="004237A4">
      <w:pPr>
        <w:numPr>
          <w:ilvl w:val="1"/>
          <w:numId w:val="4"/>
        </w:numPr>
        <w:rPr>
          <w:rFonts w:cs="Times New Roman"/>
        </w:rPr>
      </w:pPr>
      <w:r w:rsidRPr="00F408E2">
        <w:rPr>
          <w:rFonts w:cs="Times New Roman"/>
        </w:rPr>
        <w:t xml:space="preserve">Striatum atrophié = absence </w:t>
      </w:r>
      <w:r w:rsidRPr="00F408E2">
        <w:rPr>
          <w:rFonts w:cs="Times New Roman"/>
          <w:color w:val="ED7D31" w:themeColor="accent2"/>
        </w:rPr>
        <w:t>d’inhibition corticale</w:t>
      </w:r>
    </w:p>
    <w:p w14:paraId="55C432EF" w14:textId="4D56FD2C" w:rsidR="001F36F8" w:rsidRPr="00F408E2" w:rsidRDefault="005D43BC" w:rsidP="004237A4">
      <w:pPr>
        <w:numPr>
          <w:ilvl w:val="1"/>
          <w:numId w:val="4"/>
        </w:numPr>
        <w:rPr>
          <w:rFonts w:cs="Times New Roman"/>
        </w:rPr>
      </w:pPr>
      <w:r w:rsidRPr="00F408E2">
        <w:rPr>
          <w:rFonts w:cs="Times New Roman"/>
        </w:rPr>
        <w:t>Pallidum</w:t>
      </w:r>
      <w:r w:rsidR="00EC3244">
        <w:rPr>
          <w:rFonts w:cs="Times New Roman"/>
        </w:rPr>
        <w:t> </w:t>
      </w:r>
      <w:r w:rsidR="001F36F8" w:rsidRPr="00F408E2">
        <w:rPr>
          <w:rFonts w:cs="Times New Roman"/>
        </w:rPr>
        <w:t xml:space="preserve">: </w:t>
      </w:r>
      <w:r w:rsidR="00E93E56" w:rsidRPr="00F408E2">
        <w:rPr>
          <w:rFonts w:cs="Times New Roman"/>
        </w:rPr>
        <w:t>contre</w:t>
      </w:r>
      <w:r w:rsidR="001F36F8" w:rsidRPr="00F408E2">
        <w:rPr>
          <w:rFonts w:cs="Times New Roman"/>
        </w:rPr>
        <w:t xml:space="preserve"> effecte</w:t>
      </w:r>
      <w:r w:rsidR="00E93E56" w:rsidRPr="00F408E2">
        <w:rPr>
          <w:rFonts w:cs="Times New Roman"/>
        </w:rPr>
        <w:t>ur</w:t>
      </w:r>
      <w:r w:rsidR="001F36F8" w:rsidRPr="00F408E2">
        <w:rPr>
          <w:rFonts w:cs="Times New Roman"/>
        </w:rPr>
        <w:t xml:space="preserve"> du message gestuel reçu et </w:t>
      </w:r>
      <w:r w:rsidR="000618E9" w:rsidRPr="00F408E2">
        <w:rPr>
          <w:rFonts w:cs="Times New Roman"/>
        </w:rPr>
        <w:t>transmetteur</w:t>
      </w:r>
      <w:r w:rsidR="001F36F8" w:rsidRPr="00F408E2">
        <w:rPr>
          <w:rFonts w:cs="Times New Roman"/>
        </w:rPr>
        <w:t xml:space="preserve"> au cortex </w:t>
      </w:r>
      <w:r w:rsidR="000618E9" w:rsidRPr="00F408E2">
        <w:rPr>
          <w:rFonts w:cs="Times New Roman"/>
        </w:rPr>
        <w:t>moteur</w:t>
      </w:r>
      <w:r w:rsidR="001F36F8" w:rsidRPr="00F408E2">
        <w:rPr>
          <w:rFonts w:cs="Times New Roman"/>
        </w:rPr>
        <w:t xml:space="preserve"> </w:t>
      </w:r>
    </w:p>
    <w:p w14:paraId="23BA5CE3" w14:textId="1BA30C09" w:rsidR="001F36F8" w:rsidRPr="00F408E2" w:rsidRDefault="000618E9" w:rsidP="004237A4">
      <w:pPr>
        <w:numPr>
          <w:ilvl w:val="1"/>
          <w:numId w:val="4"/>
        </w:numPr>
        <w:rPr>
          <w:rFonts w:cs="Times New Roman"/>
        </w:rPr>
      </w:pPr>
      <w:r w:rsidRPr="00F408E2">
        <w:rPr>
          <w:rFonts w:cs="Times New Roman"/>
        </w:rPr>
        <w:t>Détérioration</w:t>
      </w:r>
      <w:r w:rsidR="001F36F8" w:rsidRPr="00F408E2">
        <w:rPr>
          <w:rFonts w:cs="Times New Roman"/>
        </w:rPr>
        <w:t xml:space="preserve"> cor</w:t>
      </w:r>
      <w:r w:rsidRPr="00F408E2">
        <w:rPr>
          <w:rFonts w:cs="Times New Roman"/>
        </w:rPr>
        <w:t>t</w:t>
      </w:r>
      <w:r w:rsidR="001F36F8" w:rsidRPr="00F408E2">
        <w:rPr>
          <w:rFonts w:cs="Times New Roman"/>
        </w:rPr>
        <w:t xml:space="preserve">ico-frontale explique </w:t>
      </w:r>
      <w:r w:rsidRPr="00F408E2">
        <w:rPr>
          <w:rFonts w:cs="Times New Roman"/>
        </w:rPr>
        <w:t>troubles</w:t>
      </w:r>
      <w:r w:rsidR="001F36F8" w:rsidRPr="00F408E2">
        <w:rPr>
          <w:rFonts w:cs="Times New Roman"/>
        </w:rPr>
        <w:t xml:space="preserve"> </w:t>
      </w:r>
      <w:r w:rsidRPr="00F408E2">
        <w:rPr>
          <w:rFonts w:cs="Times New Roman"/>
        </w:rPr>
        <w:t>cognitifs</w:t>
      </w:r>
      <w:r w:rsidR="001F36F8" w:rsidRPr="00F408E2">
        <w:rPr>
          <w:rFonts w:cs="Times New Roman"/>
        </w:rPr>
        <w:t xml:space="preserve"> et psychiques</w:t>
      </w:r>
    </w:p>
    <w:p w14:paraId="3DB24BBB" w14:textId="12D704E7" w:rsidR="00E5223A" w:rsidRPr="00F408E2" w:rsidRDefault="00622941" w:rsidP="00E5223A">
      <w:pPr>
        <w:pStyle w:val="Titre1"/>
        <w:rPr>
          <w:rFonts w:cs="Times New Roman"/>
        </w:rPr>
      </w:pPr>
      <w:bookmarkStart w:id="175" w:name="_Toc196656510"/>
      <w:bookmarkStart w:id="176" w:name="_Toc196662317"/>
      <w:r w:rsidRPr="00F408E2">
        <w:rPr>
          <w:rFonts w:cs="Times New Roman"/>
        </w:rPr>
        <w:t>Symptomatologie</w:t>
      </w:r>
      <w:bookmarkEnd w:id="175"/>
      <w:bookmarkEnd w:id="176"/>
    </w:p>
    <w:p w14:paraId="0BA6BCE8" w14:textId="076EB578" w:rsidR="00E5223A" w:rsidRPr="00F408E2" w:rsidRDefault="006B7E10" w:rsidP="006B7E10">
      <w:pPr>
        <w:pStyle w:val="Titre2"/>
        <w:rPr>
          <w:rFonts w:cs="Times New Roman"/>
        </w:rPr>
      </w:pPr>
      <w:bookmarkStart w:id="177" w:name="_Toc196656511"/>
      <w:bookmarkStart w:id="178" w:name="_Toc196662318"/>
      <w:r w:rsidRPr="00F408E2">
        <w:rPr>
          <w:rFonts w:cs="Times New Roman"/>
        </w:rPr>
        <w:t>Forme typique</w:t>
      </w:r>
      <w:r w:rsidR="00EC3244">
        <w:rPr>
          <w:rFonts w:cs="Times New Roman"/>
        </w:rPr>
        <w:t> </w:t>
      </w:r>
      <w:r w:rsidRPr="00F408E2">
        <w:rPr>
          <w:rFonts w:cs="Times New Roman"/>
        </w:rPr>
        <w:t xml:space="preserve">: forme choréique de l’adultes </w:t>
      </w:r>
      <w:r w:rsidR="00796471" w:rsidRPr="00F408E2">
        <w:rPr>
          <w:rFonts w:cs="Times New Roman"/>
        </w:rPr>
        <w:t>d’âge</w:t>
      </w:r>
      <w:r w:rsidRPr="00F408E2">
        <w:rPr>
          <w:rFonts w:cs="Times New Roman"/>
        </w:rPr>
        <w:t xml:space="preserve"> moyen</w:t>
      </w:r>
      <w:bookmarkEnd w:id="177"/>
      <w:bookmarkEnd w:id="178"/>
      <w:r w:rsidRPr="00F408E2">
        <w:rPr>
          <w:rFonts w:cs="Times New Roman"/>
        </w:rPr>
        <w:t xml:space="preserve"> </w:t>
      </w:r>
    </w:p>
    <w:p w14:paraId="406FF19E" w14:textId="32D35166" w:rsidR="006B7E10" w:rsidRPr="00F408E2" w:rsidRDefault="006B7E10" w:rsidP="00622941">
      <w:pPr>
        <w:pStyle w:val="Titre3"/>
        <w:rPr>
          <w:rFonts w:cs="Times New Roman"/>
        </w:rPr>
      </w:pPr>
      <w:bookmarkStart w:id="179" w:name="_Toc196656512"/>
      <w:bookmarkStart w:id="180" w:name="_Toc196662319"/>
      <w:r w:rsidRPr="00F408E2">
        <w:rPr>
          <w:rFonts w:cs="Times New Roman"/>
        </w:rPr>
        <w:t>Circonstance de découverte</w:t>
      </w:r>
      <w:bookmarkEnd w:id="179"/>
      <w:bookmarkEnd w:id="180"/>
    </w:p>
    <w:p w14:paraId="7AAC9B8D" w14:textId="5D781E08" w:rsidR="006B7E10" w:rsidRPr="00F408E2" w:rsidRDefault="00622941" w:rsidP="004237A4">
      <w:pPr>
        <w:numPr>
          <w:ilvl w:val="1"/>
          <w:numId w:val="4"/>
        </w:numPr>
        <w:rPr>
          <w:rFonts w:cs="Times New Roman"/>
        </w:rPr>
      </w:pPr>
      <w:r w:rsidRPr="00F408E2">
        <w:rPr>
          <w:rFonts w:cs="Times New Roman"/>
        </w:rPr>
        <w:t>Sujet</w:t>
      </w:r>
      <w:r w:rsidR="006B7E10" w:rsidRPr="00F408E2">
        <w:rPr>
          <w:rFonts w:cs="Times New Roman"/>
        </w:rPr>
        <w:t xml:space="preserve"> environ </w:t>
      </w:r>
      <w:r w:rsidRPr="00F408E2">
        <w:rPr>
          <w:rFonts w:cs="Times New Roman"/>
        </w:rPr>
        <w:t>quarante</w:t>
      </w:r>
      <w:r w:rsidR="006B7E10" w:rsidRPr="00F408E2">
        <w:rPr>
          <w:rFonts w:cs="Times New Roman"/>
        </w:rPr>
        <w:t xml:space="preserve"> ans </w:t>
      </w:r>
    </w:p>
    <w:p w14:paraId="1C1C4FE6" w14:textId="420853F3" w:rsidR="006B7E10" w:rsidRPr="00F408E2" w:rsidRDefault="00622941" w:rsidP="004237A4">
      <w:pPr>
        <w:numPr>
          <w:ilvl w:val="1"/>
          <w:numId w:val="4"/>
        </w:numPr>
        <w:rPr>
          <w:rFonts w:cs="Times New Roman"/>
        </w:rPr>
      </w:pPr>
      <w:r w:rsidRPr="00F408E2">
        <w:rPr>
          <w:rFonts w:cs="Times New Roman"/>
        </w:rPr>
        <w:t>Mouvement</w:t>
      </w:r>
      <w:r w:rsidR="006B7E10" w:rsidRPr="00F408E2">
        <w:rPr>
          <w:rFonts w:cs="Times New Roman"/>
        </w:rPr>
        <w:t xml:space="preserve"> anormaux involontaire </w:t>
      </w:r>
      <w:r w:rsidRPr="00F408E2">
        <w:rPr>
          <w:rFonts w:cs="Times New Roman"/>
        </w:rPr>
        <w:t>de la</w:t>
      </w:r>
      <w:r w:rsidR="006B7E10" w:rsidRPr="00F408E2">
        <w:rPr>
          <w:rFonts w:cs="Times New Roman"/>
        </w:rPr>
        <w:t xml:space="preserve"> face </w:t>
      </w:r>
    </w:p>
    <w:p w14:paraId="1F68333F" w14:textId="35758026" w:rsidR="006B7E10" w:rsidRPr="00F408E2" w:rsidRDefault="00622941" w:rsidP="004237A4">
      <w:pPr>
        <w:numPr>
          <w:ilvl w:val="1"/>
          <w:numId w:val="4"/>
        </w:numPr>
        <w:rPr>
          <w:rFonts w:cs="Times New Roman"/>
        </w:rPr>
      </w:pPr>
      <w:r w:rsidRPr="00F408E2">
        <w:rPr>
          <w:rFonts w:cs="Times New Roman"/>
        </w:rPr>
        <w:t>Aggravation</w:t>
      </w:r>
      <w:r w:rsidR="006B7E10" w:rsidRPr="00F408E2">
        <w:rPr>
          <w:rFonts w:cs="Times New Roman"/>
        </w:rPr>
        <w:t xml:space="preserve"> dans le temps et plus manifestes </w:t>
      </w:r>
      <w:r w:rsidR="00796471" w:rsidRPr="00F408E2">
        <w:rPr>
          <w:rFonts w:cs="Times New Roman"/>
        </w:rPr>
        <w:t>à la racine</w:t>
      </w:r>
      <w:r w:rsidR="006B7E10" w:rsidRPr="00F408E2">
        <w:rPr>
          <w:rFonts w:cs="Times New Roman"/>
        </w:rPr>
        <w:t xml:space="preserve"> de membres.</w:t>
      </w:r>
    </w:p>
    <w:p w14:paraId="09881DCB" w14:textId="419542BD" w:rsidR="00622941" w:rsidRPr="00F408E2" w:rsidRDefault="00622941" w:rsidP="00622941">
      <w:pPr>
        <w:pStyle w:val="Titre3"/>
        <w:rPr>
          <w:rFonts w:cs="Times New Roman"/>
        </w:rPr>
      </w:pPr>
      <w:bookmarkStart w:id="181" w:name="_Toc196656513"/>
      <w:bookmarkStart w:id="182" w:name="_Toc196662320"/>
      <w:r w:rsidRPr="00F408E2">
        <w:rPr>
          <w:rFonts w:cs="Times New Roman"/>
        </w:rPr>
        <w:t>Signes clinique</w:t>
      </w:r>
      <w:bookmarkEnd w:id="181"/>
      <w:bookmarkEnd w:id="182"/>
      <w:r w:rsidRPr="00F408E2">
        <w:rPr>
          <w:rFonts w:cs="Times New Roman"/>
        </w:rPr>
        <w:t xml:space="preserve"> </w:t>
      </w:r>
    </w:p>
    <w:p w14:paraId="01E14130" w14:textId="6DF97438" w:rsidR="00622941" w:rsidRPr="00F408E2" w:rsidRDefault="009C7C58" w:rsidP="00622941">
      <w:pPr>
        <w:rPr>
          <w:rFonts w:cs="Times New Roman"/>
        </w:rPr>
      </w:pPr>
      <w:r w:rsidRPr="00F408E2">
        <w:rPr>
          <w:rFonts w:cs="Times New Roman"/>
        </w:rPr>
        <w:t>Signes</w:t>
      </w:r>
      <w:r w:rsidR="00622941" w:rsidRPr="00F408E2">
        <w:rPr>
          <w:rFonts w:cs="Times New Roman"/>
        </w:rPr>
        <w:t xml:space="preserve"> généraux </w:t>
      </w:r>
    </w:p>
    <w:p w14:paraId="78A98DCC" w14:textId="1EB66E51" w:rsidR="00622941" w:rsidRPr="00F408E2" w:rsidRDefault="009C7C58" w:rsidP="004237A4">
      <w:pPr>
        <w:numPr>
          <w:ilvl w:val="1"/>
          <w:numId w:val="4"/>
        </w:numPr>
        <w:rPr>
          <w:rFonts w:cs="Times New Roman"/>
        </w:rPr>
      </w:pPr>
      <w:r w:rsidRPr="00F408E2">
        <w:rPr>
          <w:rFonts w:cs="Times New Roman"/>
        </w:rPr>
        <w:t>Mouvement</w:t>
      </w:r>
      <w:r w:rsidR="00622941" w:rsidRPr="00F408E2">
        <w:rPr>
          <w:rFonts w:cs="Times New Roman"/>
        </w:rPr>
        <w:t xml:space="preserve"> anormaux </w:t>
      </w:r>
      <w:r w:rsidRPr="00F408E2">
        <w:rPr>
          <w:rFonts w:cs="Times New Roman"/>
        </w:rPr>
        <w:t>involontaires</w:t>
      </w:r>
      <w:r w:rsidR="00622941" w:rsidRPr="00F408E2">
        <w:rPr>
          <w:rFonts w:cs="Times New Roman"/>
        </w:rPr>
        <w:t xml:space="preserve"> </w:t>
      </w:r>
      <w:r w:rsidRPr="00F408E2">
        <w:rPr>
          <w:rFonts w:cs="Times New Roman"/>
        </w:rPr>
        <w:t>généralisées</w:t>
      </w:r>
      <w:r w:rsidR="00622941" w:rsidRPr="00F408E2">
        <w:rPr>
          <w:rFonts w:cs="Times New Roman"/>
        </w:rPr>
        <w:t xml:space="preserve"> </w:t>
      </w:r>
    </w:p>
    <w:p w14:paraId="7FBF4249" w14:textId="66491886" w:rsidR="00622941" w:rsidRPr="00F408E2" w:rsidRDefault="009C7C58" w:rsidP="004237A4">
      <w:pPr>
        <w:numPr>
          <w:ilvl w:val="1"/>
          <w:numId w:val="4"/>
        </w:numPr>
        <w:rPr>
          <w:rFonts w:cs="Times New Roman"/>
        </w:rPr>
      </w:pPr>
      <w:r w:rsidRPr="00F408E2">
        <w:rPr>
          <w:rFonts w:cs="Times New Roman"/>
        </w:rPr>
        <w:t>Instabilité</w:t>
      </w:r>
      <w:r w:rsidR="00622941" w:rsidRPr="00F408E2">
        <w:rPr>
          <w:rFonts w:cs="Times New Roman"/>
        </w:rPr>
        <w:t xml:space="preserve">, </w:t>
      </w:r>
      <w:r w:rsidRPr="00F408E2">
        <w:rPr>
          <w:rFonts w:cs="Times New Roman"/>
        </w:rPr>
        <w:t>geste</w:t>
      </w:r>
      <w:r w:rsidR="00622941" w:rsidRPr="00F408E2">
        <w:rPr>
          <w:rFonts w:cs="Times New Roman"/>
        </w:rPr>
        <w:t xml:space="preserve"> </w:t>
      </w:r>
      <w:r w:rsidRPr="00F408E2">
        <w:rPr>
          <w:rFonts w:cs="Times New Roman"/>
        </w:rPr>
        <w:t>stéréotypés</w:t>
      </w:r>
      <w:r w:rsidR="00622941" w:rsidRPr="00F408E2">
        <w:rPr>
          <w:rFonts w:cs="Times New Roman"/>
        </w:rPr>
        <w:t xml:space="preserve"> </w:t>
      </w:r>
      <w:r w:rsidRPr="00F408E2">
        <w:rPr>
          <w:rFonts w:cs="Times New Roman"/>
        </w:rPr>
        <w:t xml:space="preserve">sans </w:t>
      </w:r>
      <w:r w:rsidR="00826829" w:rsidRPr="00F408E2">
        <w:rPr>
          <w:rFonts w:cs="Times New Roman"/>
        </w:rPr>
        <w:t>cesse</w:t>
      </w:r>
      <w:r w:rsidRPr="00F408E2">
        <w:rPr>
          <w:rFonts w:cs="Times New Roman"/>
        </w:rPr>
        <w:t xml:space="preserve"> </w:t>
      </w:r>
      <w:r w:rsidR="00796471" w:rsidRPr="00F408E2">
        <w:rPr>
          <w:rFonts w:cs="Times New Roman"/>
        </w:rPr>
        <w:t>aggravé</w:t>
      </w:r>
      <w:r w:rsidR="00826829" w:rsidRPr="00F408E2">
        <w:rPr>
          <w:rFonts w:cs="Times New Roman"/>
        </w:rPr>
        <w:t xml:space="preserve"> par l’émotion</w:t>
      </w:r>
    </w:p>
    <w:p w14:paraId="4CA5F78C" w14:textId="170E3AFF" w:rsidR="00622941" w:rsidRPr="00F408E2" w:rsidRDefault="009C7C58" w:rsidP="004237A4">
      <w:pPr>
        <w:numPr>
          <w:ilvl w:val="1"/>
          <w:numId w:val="4"/>
        </w:numPr>
        <w:rPr>
          <w:rFonts w:cs="Times New Roman"/>
        </w:rPr>
      </w:pPr>
      <w:r w:rsidRPr="00F408E2">
        <w:rPr>
          <w:rFonts w:cs="Times New Roman"/>
        </w:rPr>
        <w:t>Dystonie</w:t>
      </w:r>
      <w:r w:rsidR="00622941" w:rsidRPr="00F408E2">
        <w:rPr>
          <w:rFonts w:cs="Times New Roman"/>
        </w:rPr>
        <w:t xml:space="preserve"> généralisée </w:t>
      </w:r>
    </w:p>
    <w:p w14:paraId="41AB634A" w14:textId="2931712D" w:rsidR="00622941" w:rsidRPr="00F408E2" w:rsidRDefault="00622941" w:rsidP="004237A4">
      <w:pPr>
        <w:numPr>
          <w:ilvl w:val="1"/>
          <w:numId w:val="4"/>
        </w:numPr>
        <w:rPr>
          <w:rFonts w:cs="Times New Roman"/>
        </w:rPr>
      </w:pPr>
      <w:r w:rsidRPr="00F408E2">
        <w:rPr>
          <w:rFonts w:cs="Times New Roman"/>
        </w:rPr>
        <w:t xml:space="preserve">Lenteur </w:t>
      </w:r>
      <w:r w:rsidR="009C7C58" w:rsidRPr="00F408E2">
        <w:rPr>
          <w:rFonts w:cs="Times New Roman"/>
        </w:rPr>
        <w:t>généralisé</w:t>
      </w:r>
      <w:r w:rsidRPr="00F408E2">
        <w:rPr>
          <w:rFonts w:cs="Times New Roman"/>
        </w:rPr>
        <w:t xml:space="preserve"> </w:t>
      </w:r>
      <w:r w:rsidR="00796471" w:rsidRPr="00F408E2">
        <w:rPr>
          <w:rFonts w:cs="Times New Roman"/>
        </w:rPr>
        <w:t>du mouvement volontaire</w:t>
      </w:r>
    </w:p>
    <w:p w14:paraId="44698A62" w14:textId="31CE8CD2" w:rsidR="00753A0C" w:rsidRPr="00F408E2" w:rsidRDefault="00753A0C" w:rsidP="00753A0C">
      <w:pPr>
        <w:rPr>
          <w:rFonts w:cs="Times New Roman"/>
        </w:rPr>
      </w:pPr>
      <w:r w:rsidRPr="00F408E2">
        <w:rPr>
          <w:rFonts w:cs="Times New Roman"/>
        </w:rPr>
        <w:t>Signes d’examen neurologiques</w:t>
      </w:r>
    </w:p>
    <w:p w14:paraId="19C00698" w14:textId="44488073" w:rsidR="00753A0C" w:rsidRPr="00F408E2" w:rsidRDefault="00753A0C" w:rsidP="004237A4">
      <w:pPr>
        <w:numPr>
          <w:ilvl w:val="1"/>
          <w:numId w:val="4"/>
        </w:numPr>
        <w:rPr>
          <w:rFonts w:cs="Times New Roman"/>
        </w:rPr>
      </w:pPr>
      <w:r w:rsidRPr="00F408E2">
        <w:rPr>
          <w:rFonts w:cs="Times New Roman"/>
        </w:rPr>
        <w:t xml:space="preserve">Fonction </w:t>
      </w:r>
      <w:r w:rsidR="004C0FF1" w:rsidRPr="00F408E2">
        <w:rPr>
          <w:rFonts w:cs="Times New Roman"/>
        </w:rPr>
        <w:t>supérieure</w:t>
      </w:r>
    </w:p>
    <w:p w14:paraId="26D8B59D" w14:textId="3286651F" w:rsidR="00753A0C" w:rsidRPr="00F408E2" w:rsidRDefault="00753A0C" w:rsidP="004237A4">
      <w:pPr>
        <w:numPr>
          <w:ilvl w:val="2"/>
          <w:numId w:val="4"/>
        </w:numPr>
        <w:rPr>
          <w:rFonts w:cs="Times New Roman"/>
        </w:rPr>
      </w:pPr>
      <w:r w:rsidRPr="00F408E2">
        <w:rPr>
          <w:rFonts w:cs="Times New Roman"/>
        </w:rPr>
        <w:t xml:space="preserve">Difficulté de communication </w:t>
      </w:r>
      <w:r w:rsidR="004C0FF1" w:rsidRPr="00F408E2">
        <w:rPr>
          <w:rFonts w:cs="Times New Roman"/>
        </w:rPr>
        <w:t>orale</w:t>
      </w:r>
      <w:r w:rsidRPr="00F408E2">
        <w:rPr>
          <w:rFonts w:cs="Times New Roman"/>
        </w:rPr>
        <w:t xml:space="preserve"> suite </w:t>
      </w:r>
      <w:r w:rsidR="00796471" w:rsidRPr="00F408E2">
        <w:rPr>
          <w:rFonts w:cs="Times New Roman"/>
        </w:rPr>
        <w:t>à la</w:t>
      </w:r>
      <w:r w:rsidRPr="00F408E2">
        <w:rPr>
          <w:rFonts w:cs="Times New Roman"/>
        </w:rPr>
        <w:t xml:space="preserve"> lenteur</w:t>
      </w:r>
    </w:p>
    <w:p w14:paraId="577EF789" w14:textId="715C7C52" w:rsidR="00753A0C" w:rsidRPr="00F408E2" w:rsidRDefault="00753A0C" w:rsidP="004237A4">
      <w:pPr>
        <w:numPr>
          <w:ilvl w:val="2"/>
          <w:numId w:val="4"/>
        </w:numPr>
        <w:rPr>
          <w:rFonts w:cs="Times New Roman"/>
        </w:rPr>
      </w:pPr>
      <w:r w:rsidRPr="00F408E2">
        <w:rPr>
          <w:rFonts w:cs="Times New Roman"/>
        </w:rPr>
        <w:t>Bradypsychie</w:t>
      </w:r>
    </w:p>
    <w:p w14:paraId="01FA1C18" w14:textId="357F649D" w:rsidR="00753A0C" w:rsidRPr="00F408E2" w:rsidRDefault="004C0FF1" w:rsidP="004237A4">
      <w:pPr>
        <w:numPr>
          <w:ilvl w:val="2"/>
          <w:numId w:val="4"/>
        </w:numPr>
        <w:rPr>
          <w:rFonts w:cs="Times New Roman"/>
        </w:rPr>
      </w:pPr>
      <w:r w:rsidRPr="00F408E2">
        <w:rPr>
          <w:rFonts w:cs="Times New Roman"/>
        </w:rPr>
        <w:t>Trouble</w:t>
      </w:r>
      <w:r w:rsidR="00753A0C" w:rsidRPr="00F408E2">
        <w:rPr>
          <w:rFonts w:cs="Times New Roman"/>
        </w:rPr>
        <w:t xml:space="preserve"> mnésique de rappel</w:t>
      </w:r>
    </w:p>
    <w:p w14:paraId="64F8D3D8" w14:textId="32C35A83" w:rsidR="00753A0C" w:rsidRPr="00F408E2" w:rsidRDefault="00753A0C" w:rsidP="004237A4">
      <w:pPr>
        <w:numPr>
          <w:ilvl w:val="2"/>
          <w:numId w:val="4"/>
        </w:numPr>
        <w:rPr>
          <w:rFonts w:cs="Times New Roman"/>
        </w:rPr>
      </w:pPr>
      <w:r w:rsidRPr="00F408E2">
        <w:rPr>
          <w:rFonts w:cs="Times New Roman"/>
        </w:rPr>
        <w:t>Difficulté d’apprent</w:t>
      </w:r>
      <w:r w:rsidR="004C0FF1" w:rsidRPr="00F408E2">
        <w:rPr>
          <w:rFonts w:cs="Times New Roman"/>
        </w:rPr>
        <w:t>i</w:t>
      </w:r>
      <w:r w:rsidRPr="00F408E2">
        <w:rPr>
          <w:rFonts w:cs="Times New Roman"/>
        </w:rPr>
        <w:t>ssage, apraxie</w:t>
      </w:r>
    </w:p>
    <w:p w14:paraId="0CF07EDA" w14:textId="559FDC97" w:rsidR="004C0FF1" w:rsidRPr="00F408E2" w:rsidRDefault="004C0FF1" w:rsidP="004237A4">
      <w:pPr>
        <w:numPr>
          <w:ilvl w:val="1"/>
          <w:numId w:val="4"/>
        </w:numPr>
        <w:rPr>
          <w:rFonts w:cs="Times New Roman"/>
        </w:rPr>
      </w:pPr>
      <w:r w:rsidRPr="00F408E2">
        <w:rPr>
          <w:rFonts w:cs="Times New Roman"/>
        </w:rPr>
        <w:t xml:space="preserve">Expressions psychiatrique </w:t>
      </w:r>
    </w:p>
    <w:p w14:paraId="1DBD9BDC" w14:textId="16564DB4" w:rsidR="004C0FF1" w:rsidRPr="00F408E2" w:rsidRDefault="004C0FF1" w:rsidP="004237A4">
      <w:pPr>
        <w:numPr>
          <w:ilvl w:val="2"/>
          <w:numId w:val="4"/>
        </w:numPr>
        <w:rPr>
          <w:rFonts w:cs="Times New Roman"/>
        </w:rPr>
      </w:pPr>
      <w:r w:rsidRPr="00F408E2">
        <w:rPr>
          <w:rFonts w:cs="Times New Roman"/>
        </w:rPr>
        <w:lastRenderedPageBreak/>
        <w:t xml:space="preserve">Sd dépressif </w:t>
      </w:r>
    </w:p>
    <w:p w14:paraId="110B5831" w14:textId="456B0900" w:rsidR="004C0FF1" w:rsidRPr="00F408E2" w:rsidRDefault="00796471" w:rsidP="004237A4">
      <w:pPr>
        <w:numPr>
          <w:ilvl w:val="2"/>
          <w:numId w:val="4"/>
        </w:numPr>
        <w:rPr>
          <w:rFonts w:cs="Times New Roman"/>
        </w:rPr>
      </w:pPr>
      <w:r w:rsidRPr="00F408E2">
        <w:rPr>
          <w:rFonts w:cs="Times New Roman"/>
        </w:rPr>
        <w:t>Instabilité,</w:t>
      </w:r>
      <w:r w:rsidR="004C0FF1" w:rsidRPr="00F408E2">
        <w:rPr>
          <w:rFonts w:cs="Times New Roman"/>
        </w:rPr>
        <w:t xml:space="preserve"> irritabilité,</w:t>
      </w:r>
      <w:r w:rsidR="005D5A01" w:rsidRPr="00F408E2">
        <w:rPr>
          <w:rFonts w:cs="Times New Roman"/>
        </w:rPr>
        <w:t xml:space="preserve"> agressivité</w:t>
      </w:r>
      <w:r w:rsidR="004C0FF1" w:rsidRPr="00F408E2">
        <w:rPr>
          <w:rFonts w:cs="Times New Roman"/>
        </w:rPr>
        <w:t xml:space="preserve"> </w:t>
      </w:r>
    </w:p>
    <w:p w14:paraId="793F607D" w14:textId="586D72BB" w:rsidR="004C0FF1" w:rsidRPr="00F408E2" w:rsidRDefault="004C0FF1" w:rsidP="004237A4">
      <w:pPr>
        <w:numPr>
          <w:ilvl w:val="2"/>
          <w:numId w:val="4"/>
        </w:numPr>
        <w:rPr>
          <w:rFonts w:cs="Times New Roman"/>
        </w:rPr>
      </w:pPr>
      <w:r w:rsidRPr="00F408E2">
        <w:rPr>
          <w:rFonts w:cs="Times New Roman"/>
        </w:rPr>
        <w:t xml:space="preserve">Suicide au </w:t>
      </w:r>
      <w:r w:rsidR="005D5A01" w:rsidRPr="00F408E2">
        <w:rPr>
          <w:rFonts w:cs="Times New Roman"/>
        </w:rPr>
        <w:t>sujet</w:t>
      </w:r>
      <w:r w:rsidRPr="00F408E2">
        <w:rPr>
          <w:rFonts w:cs="Times New Roman"/>
        </w:rPr>
        <w:t xml:space="preserve"> de 50 ans </w:t>
      </w:r>
    </w:p>
    <w:p w14:paraId="64D846F5" w14:textId="13213DB0" w:rsidR="004C0FF1" w:rsidRPr="00F408E2" w:rsidRDefault="004C0FF1" w:rsidP="004237A4">
      <w:pPr>
        <w:numPr>
          <w:ilvl w:val="2"/>
          <w:numId w:val="4"/>
        </w:numPr>
        <w:rPr>
          <w:rFonts w:cs="Times New Roman"/>
        </w:rPr>
      </w:pPr>
      <w:r w:rsidRPr="00F408E2">
        <w:rPr>
          <w:rFonts w:cs="Times New Roman"/>
        </w:rPr>
        <w:t>Dysthymie (</w:t>
      </w:r>
      <w:r w:rsidR="005D5A01" w:rsidRPr="00F408E2">
        <w:rPr>
          <w:rFonts w:cs="Times New Roman"/>
        </w:rPr>
        <w:t>humeur</w:t>
      </w:r>
      <w:r w:rsidRPr="00F408E2">
        <w:rPr>
          <w:rFonts w:cs="Times New Roman"/>
        </w:rPr>
        <w:t xml:space="preserve"> fluctuante)</w:t>
      </w:r>
    </w:p>
    <w:p w14:paraId="6A9FD70B" w14:textId="59B2B5A2" w:rsidR="004C0FF1" w:rsidRPr="00F408E2" w:rsidRDefault="004C0FF1" w:rsidP="004237A4">
      <w:pPr>
        <w:numPr>
          <w:ilvl w:val="2"/>
          <w:numId w:val="4"/>
        </w:numPr>
        <w:rPr>
          <w:rFonts w:cs="Times New Roman"/>
        </w:rPr>
      </w:pPr>
      <w:r w:rsidRPr="00F408E2">
        <w:rPr>
          <w:rFonts w:cs="Times New Roman"/>
        </w:rPr>
        <w:t xml:space="preserve">Indifférence psychomotrice </w:t>
      </w:r>
    </w:p>
    <w:p w14:paraId="1B406346" w14:textId="7E7619D9" w:rsidR="00D7625D" w:rsidRPr="00F408E2" w:rsidRDefault="00D7625D" w:rsidP="004237A4">
      <w:pPr>
        <w:numPr>
          <w:ilvl w:val="1"/>
          <w:numId w:val="4"/>
        </w:numPr>
        <w:rPr>
          <w:rFonts w:cs="Times New Roman"/>
        </w:rPr>
      </w:pPr>
      <w:r w:rsidRPr="00F408E2">
        <w:rPr>
          <w:rFonts w:cs="Times New Roman"/>
        </w:rPr>
        <w:t xml:space="preserve">Inspection </w:t>
      </w:r>
    </w:p>
    <w:p w14:paraId="5D7E88B5" w14:textId="3997FA13" w:rsidR="00D7625D" w:rsidRPr="00F408E2" w:rsidRDefault="008711C1" w:rsidP="004237A4">
      <w:pPr>
        <w:numPr>
          <w:ilvl w:val="2"/>
          <w:numId w:val="4"/>
        </w:numPr>
        <w:rPr>
          <w:rFonts w:cs="Times New Roman"/>
        </w:rPr>
      </w:pPr>
      <w:r w:rsidRPr="00F408E2">
        <w:rPr>
          <w:rFonts w:cs="Times New Roman"/>
        </w:rPr>
        <w:t>Mouvement</w:t>
      </w:r>
      <w:r w:rsidR="00D7625D" w:rsidRPr="00F408E2">
        <w:rPr>
          <w:rFonts w:cs="Times New Roman"/>
        </w:rPr>
        <w:t xml:space="preserve"> </w:t>
      </w:r>
      <w:r w:rsidRPr="00F408E2">
        <w:rPr>
          <w:rFonts w:cs="Times New Roman"/>
        </w:rPr>
        <w:t>anormaux</w:t>
      </w:r>
      <w:r w:rsidR="00D7625D" w:rsidRPr="00F408E2">
        <w:rPr>
          <w:rFonts w:cs="Times New Roman"/>
        </w:rPr>
        <w:t xml:space="preserve"> de type choréique = </w:t>
      </w:r>
      <w:r w:rsidRPr="00F408E2">
        <w:rPr>
          <w:rFonts w:cs="Times New Roman"/>
        </w:rPr>
        <w:t>mouvement</w:t>
      </w:r>
      <w:r w:rsidR="00D7625D" w:rsidRPr="00F408E2">
        <w:rPr>
          <w:rFonts w:cs="Times New Roman"/>
        </w:rPr>
        <w:t xml:space="preserve"> involontaire </w:t>
      </w:r>
      <w:r w:rsidR="00BA6694" w:rsidRPr="00F408E2">
        <w:rPr>
          <w:rFonts w:cs="Times New Roman"/>
        </w:rPr>
        <w:t>busque</w:t>
      </w:r>
      <w:r w:rsidRPr="00F408E2">
        <w:rPr>
          <w:rFonts w:cs="Times New Roman"/>
        </w:rPr>
        <w:t>,</w:t>
      </w:r>
      <w:r w:rsidR="00D7625D" w:rsidRPr="00F408E2">
        <w:rPr>
          <w:rFonts w:cs="Times New Roman"/>
        </w:rPr>
        <w:t xml:space="preserve"> </w:t>
      </w:r>
      <w:r w:rsidR="00796471" w:rsidRPr="00F408E2">
        <w:rPr>
          <w:rFonts w:cs="Times New Roman"/>
        </w:rPr>
        <w:t>anarchiques,</w:t>
      </w:r>
      <w:r w:rsidR="00D7625D" w:rsidRPr="00F408E2">
        <w:rPr>
          <w:rFonts w:cs="Times New Roman"/>
        </w:rPr>
        <w:t xml:space="preserve"> dans le</w:t>
      </w:r>
      <w:r w:rsidRPr="00F408E2">
        <w:rPr>
          <w:rFonts w:cs="Times New Roman"/>
        </w:rPr>
        <w:t xml:space="preserve"> </w:t>
      </w:r>
      <w:r w:rsidR="00D7625D" w:rsidRPr="00F408E2">
        <w:rPr>
          <w:rFonts w:cs="Times New Roman"/>
        </w:rPr>
        <w:t>temps et espace, moi</w:t>
      </w:r>
      <w:r w:rsidRPr="00F408E2">
        <w:rPr>
          <w:rFonts w:cs="Times New Roman"/>
        </w:rPr>
        <w:t>n</w:t>
      </w:r>
      <w:r w:rsidR="00D7625D" w:rsidRPr="00F408E2">
        <w:rPr>
          <w:rFonts w:cs="Times New Roman"/>
        </w:rPr>
        <w:t xml:space="preserve">s </w:t>
      </w:r>
      <w:r w:rsidR="00796471" w:rsidRPr="00F408E2">
        <w:rPr>
          <w:rFonts w:cs="Times New Roman"/>
        </w:rPr>
        <w:t>explosifs,</w:t>
      </w:r>
      <w:r w:rsidR="00D7625D" w:rsidRPr="00F408E2">
        <w:rPr>
          <w:rFonts w:cs="Times New Roman"/>
        </w:rPr>
        <w:t xml:space="preserve"> </w:t>
      </w:r>
      <w:r w:rsidR="006D7817" w:rsidRPr="00F408E2">
        <w:rPr>
          <w:rFonts w:cs="Times New Roman"/>
        </w:rPr>
        <w:t>prédominants</w:t>
      </w:r>
      <w:r w:rsidR="00D7625D" w:rsidRPr="00F408E2">
        <w:rPr>
          <w:rFonts w:cs="Times New Roman"/>
        </w:rPr>
        <w:t xml:space="preserve"> </w:t>
      </w:r>
      <w:r w:rsidR="00BA6694" w:rsidRPr="00F408E2">
        <w:rPr>
          <w:rFonts w:cs="Times New Roman"/>
        </w:rPr>
        <w:t>muscle</w:t>
      </w:r>
      <w:r w:rsidR="00D7625D" w:rsidRPr="00F408E2">
        <w:rPr>
          <w:rFonts w:cs="Times New Roman"/>
        </w:rPr>
        <w:t xml:space="preserve"> de </w:t>
      </w:r>
      <w:r w:rsidR="00BA6694" w:rsidRPr="00F408E2">
        <w:rPr>
          <w:rFonts w:cs="Times New Roman"/>
        </w:rPr>
        <w:t>racine</w:t>
      </w:r>
      <w:r w:rsidR="00D7625D" w:rsidRPr="00F408E2">
        <w:rPr>
          <w:rFonts w:cs="Times New Roman"/>
        </w:rPr>
        <w:t xml:space="preserve"> des </w:t>
      </w:r>
      <w:r w:rsidR="00796471" w:rsidRPr="00F408E2">
        <w:rPr>
          <w:rFonts w:cs="Times New Roman"/>
        </w:rPr>
        <w:t>membres, du</w:t>
      </w:r>
      <w:r w:rsidR="00D7625D" w:rsidRPr="00F408E2">
        <w:rPr>
          <w:rFonts w:cs="Times New Roman"/>
        </w:rPr>
        <w:t xml:space="preserve"> </w:t>
      </w:r>
      <w:r w:rsidR="00796471" w:rsidRPr="00F408E2">
        <w:rPr>
          <w:rFonts w:cs="Times New Roman"/>
        </w:rPr>
        <w:t>cou,</w:t>
      </w:r>
      <w:r w:rsidR="00D7625D" w:rsidRPr="00F408E2">
        <w:rPr>
          <w:rFonts w:cs="Times New Roman"/>
        </w:rPr>
        <w:t xml:space="preserve"> du </w:t>
      </w:r>
      <w:r w:rsidR="00796471" w:rsidRPr="00F408E2">
        <w:rPr>
          <w:rFonts w:cs="Times New Roman"/>
        </w:rPr>
        <w:t>tronc,</w:t>
      </w:r>
      <w:r w:rsidR="00D7625D" w:rsidRPr="00F408E2">
        <w:rPr>
          <w:rFonts w:cs="Times New Roman"/>
        </w:rPr>
        <w:t xml:space="preserve"> flexio</w:t>
      </w:r>
      <w:r w:rsidR="00BA6694" w:rsidRPr="00F408E2">
        <w:rPr>
          <w:rFonts w:cs="Times New Roman"/>
        </w:rPr>
        <w:t>n</w:t>
      </w:r>
      <w:r w:rsidR="00D7625D" w:rsidRPr="00F408E2">
        <w:rPr>
          <w:rFonts w:cs="Times New Roman"/>
        </w:rPr>
        <w:t xml:space="preserve"> et </w:t>
      </w:r>
      <w:r w:rsidR="00BA6694" w:rsidRPr="00F408E2">
        <w:rPr>
          <w:rFonts w:cs="Times New Roman"/>
        </w:rPr>
        <w:t>inclinaison</w:t>
      </w:r>
      <w:r w:rsidR="00D7625D" w:rsidRPr="00F408E2">
        <w:rPr>
          <w:rFonts w:cs="Times New Roman"/>
        </w:rPr>
        <w:t xml:space="preserve"> du </w:t>
      </w:r>
      <w:r w:rsidR="00BA6694" w:rsidRPr="00F408E2">
        <w:rPr>
          <w:rFonts w:cs="Times New Roman"/>
        </w:rPr>
        <w:t>tronc</w:t>
      </w:r>
      <w:r w:rsidR="00D7625D" w:rsidRPr="00F408E2">
        <w:rPr>
          <w:rFonts w:cs="Times New Roman"/>
        </w:rPr>
        <w:t xml:space="preserve"> </w:t>
      </w:r>
      <w:r w:rsidR="00BA6694" w:rsidRPr="00F408E2">
        <w:rPr>
          <w:rFonts w:cs="Times New Roman"/>
        </w:rPr>
        <w:t xml:space="preserve">et </w:t>
      </w:r>
      <w:r w:rsidR="00D7625D" w:rsidRPr="00F408E2">
        <w:rPr>
          <w:rFonts w:cs="Times New Roman"/>
        </w:rPr>
        <w:t>de la tête</w:t>
      </w:r>
    </w:p>
    <w:p w14:paraId="4F369039" w14:textId="0687DB41" w:rsidR="006D7817" w:rsidRPr="00F408E2" w:rsidRDefault="006D7817" w:rsidP="004237A4">
      <w:pPr>
        <w:numPr>
          <w:ilvl w:val="2"/>
          <w:numId w:val="4"/>
        </w:numPr>
        <w:rPr>
          <w:rFonts w:cs="Times New Roman"/>
        </w:rPr>
      </w:pPr>
      <w:r w:rsidRPr="00F408E2">
        <w:rPr>
          <w:rFonts w:cs="Times New Roman"/>
        </w:rPr>
        <w:t xml:space="preserve">Démarche modifiée de façon </w:t>
      </w:r>
      <w:r w:rsidR="00796471" w:rsidRPr="00F408E2">
        <w:rPr>
          <w:rFonts w:cs="Times New Roman"/>
        </w:rPr>
        <w:t>caractéristique,</w:t>
      </w:r>
      <w:r w:rsidR="00A61855" w:rsidRPr="00F408E2">
        <w:rPr>
          <w:rFonts w:cs="Times New Roman"/>
        </w:rPr>
        <w:t xml:space="preserve"> </w:t>
      </w:r>
      <w:r w:rsidR="000F7D35" w:rsidRPr="00F408E2">
        <w:rPr>
          <w:rFonts w:cs="Times New Roman"/>
        </w:rPr>
        <w:t>marche</w:t>
      </w:r>
      <w:r w:rsidR="00A61855" w:rsidRPr="00F408E2">
        <w:rPr>
          <w:rFonts w:cs="Times New Roman"/>
        </w:rPr>
        <w:t xml:space="preserve"> sur le </w:t>
      </w:r>
      <w:r w:rsidR="00796471" w:rsidRPr="00F408E2">
        <w:rPr>
          <w:rFonts w:cs="Times New Roman"/>
        </w:rPr>
        <w:t>talon, pieds</w:t>
      </w:r>
      <w:r w:rsidR="00A61855" w:rsidRPr="00F408E2">
        <w:rPr>
          <w:rFonts w:cs="Times New Roman"/>
        </w:rPr>
        <w:t xml:space="preserve"> </w:t>
      </w:r>
      <w:r w:rsidR="000F7D35" w:rsidRPr="00F408E2">
        <w:rPr>
          <w:rFonts w:cs="Times New Roman"/>
        </w:rPr>
        <w:t>écarté</w:t>
      </w:r>
      <w:r w:rsidR="00A61855" w:rsidRPr="00F408E2">
        <w:rPr>
          <w:rFonts w:cs="Times New Roman"/>
        </w:rPr>
        <w:t xml:space="preserve">, </w:t>
      </w:r>
      <w:r w:rsidR="001875CD" w:rsidRPr="00F408E2">
        <w:rPr>
          <w:rFonts w:cs="Times New Roman"/>
        </w:rPr>
        <w:t>tronc</w:t>
      </w:r>
      <w:r w:rsidR="00A61855" w:rsidRPr="00F408E2">
        <w:rPr>
          <w:rFonts w:cs="Times New Roman"/>
        </w:rPr>
        <w:t xml:space="preserve"> en </w:t>
      </w:r>
      <w:r w:rsidR="00FE4370" w:rsidRPr="00F408E2">
        <w:rPr>
          <w:rFonts w:cs="Times New Roman"/>
        </w:rPr>
        <w:t>hyperlordose</w:t>
      </w:r>
      <w:r w:rsidR="00A61855" w:rsidRPr="00F408E2">
        <w:rPr>
          <w:rFonts w:cs="Times New Roman"/>
        </w:rPr>
        <w:t>,</w:t>
      </w:r>
      <w:r w:rsidR="001875CD" w:rsidRPr="00F408E2">
        <w:rPr>
          <w:rFonts w:cs="Times New Roman"/>
        </w:rPr>
        <w:t xml:space="preserve"> </w:t>
      </w:r>
      <w:r w:rsidR="00A61855" w:rsidRPr="00F408E2">
        <w:rPr>
          <w:rFonts w:cs="Times New Roman"/>
        </w:rPr>
        <w:t xml:space="preserve">pas </w:t>
      </w:r>
      <w:r w:rsidR="00796471" w:rsidRPr="00F408E2">
        <w:rPr>
          <w:rFonts w:cs="Times New Roman"/>
        </w:rPr>
        <w:t>irréguliers,</w:t>
      </w:r>
      <w:r w:rsidR="00A61855" w:rsidRPr="00F408E2">
        <w:rPr>
          <w:rFonts w:cs="Times New Roman"/>
        </w:rPr>
        <w:t xml:space="preserve"> </w:t>
      </w:r>
      <w:r w:rsidR="000F7D35" w:rsidRPr="00F408E2">
        <w:rPr>
          <w:rFonts w:cs="Times New Roman"/>
        </w:rPr>
        <w:t>asymétrique</w:t>
      </w:r>
      <w:r w:rsidR="00A61855" w:rsidRPr="00F408E2">
        <w:rPr>
          <w:rFonts w:cs="Times New Roman"/>
        </w:rPr>
        <w:t xml:space="preserve"> </w:t>
      </w:r>
    </w:p>
    <w:p w14:paraId="1305D6C7" w14:textId="214D3122" w:rsidR="00A61855" w:rsidRPr="00F408E2" w:rsidRDefault="00A61855" w:rsidP="004237A4">
      <w:pPr>
        <w:numPr>
          <w:ilvl w:val="2"/>
          <w:numId w:val="4"/>
        </w:numPr>
        <w:rPr>
          <w:rFonts w:cs="Times New Roman"/>
        </w:rPr>
      </w:pPr>
      <w:r w:rsidRPr="00F408E2">
        <w:rPr>
          <w:rFonts w:cs="Times New Roman"/>
        </w:rPr>
        <w:t xml:space="preserve">Coude en </w:t>
      </w:r>
      <w:r w:rsidR="00796471" w:rsidRPr="00F408E2">
        <w:rPr>
          <w:rFonts w:cs="Times New Roman"/>
        </w:rPr>
        <w:t>abduction,</w:t>
      </w:r>
      <w:r w:rsidRPr="00F408E2">
        <w:rPr>
          <w:rFonts w:cs="Times New Roman"/>
        </w:rPr>
        <w:t xml:space="preserve"> </w:t>
      </w:r>
      <w:r w:rsidR="000F7D35" w:rsidRPr="00F408E2">
        <w:rPr>
          <w:rFonts w:cs="Times New Roman"/>
        </w:rPr>
        <w:t>gesticulation</w:t>
      </w:r>
      <w:r w:rsidRPr="00F408E2">
        <w:rPr>
          <w:rFonts w:cs="Times New Roman"/>
        </w:rPr>
        <w:t xml:space="preserve"> des </w:t>
      </w:r>
      <w:r w:rsidR="000F7D35" w:rsidRPr="00F408E2">
        <w:rPr>
          <w:rFonts w:cs="Times New Roman"/>
        </w:rPr>
        <w:t>mains</w:t>
      </w:r>
      <w:r w:rsidRPr="00F408E2">
        <w:rPr>
          <w:rFonts w:cs="Times New Roman"/>
        </w:rPr>
        <w:t xml:space="preserve"> </w:t>
      </w:r>
    </w:p>
    <w:p w14:paraId="721D0BEA" w14:textId="5A39FE17" w:rsidR="00A61855" w:rsidRPr="00F408E2" w:rsidRDefault="00B45BE2" w:rsidP="004237A4">
      <w:pPr>
        <w:numPr>
          <w:ilvl w:val="1"/>
          <w:numId w:val="4"/>
        </w:numPr>
        <w:rPr>
          <w:rFonts w:cs="Times New Roman"/>
        </w:rPr>
      </w:pPr>
      <w:r w:rsidRPr="00F408E2">
        <w:rPr>
          <w:rFonts w:cs="Times New Roman"/>
        </w:rPr>
        <w:t>Palpation et percussion</w:t>
      </w:r>
    </w:p>
    <w:p w14:paraId="049B823F" w14:textId="43F82439" w:rsidR="00B45BE2" w:rsidRPr="00F408E2" w:rsidRDefault="00B45BE2" w:rsidP="004237A4">
      <w:pPr>
        <w:numPr>
          <w:ilvl w:val="2"/>
          <w:numId w:val="4"/>
        </w:numPr>
        <w:rPr>
          <w:rFonts w:cs="Times New Roman"/>
        </w:rPr>
      </w:pPr>
      <w:r w:rsidRPr="00F408E2">
        <w:rPr>
          <w:rFonts w:cs="Times New Roman"/>
        </w:rPr>
        <w:t xml:space="preserve">Hypotonicité </w:t>
      </w:r>
      <w:r w:rsidR="000F7D35" w:rsidRPr="00F408E2">
        <w:rPr>
          <w:rFonts w:cs="Times New Roman"/>
        </w:rPr>
        <w:t>malgré</w:t>
      </w:r>
      <w:r w:rsidRPr="00F408E2">
        <w:rPr>
          <w:rFonts w:cs="Times New Roman"/>
        </w:rPr>
        <w:t xml:space="preserve"> un </w:t>
      </w:r>
      <w:r w:rsidR="001875CD" w:rsidRPr="00F408E2">
        <w:rPr>
          <w:rFonts w:cs="Times New Roman"/>
        </w:rPr>
        <w:t>phénomène</w:t>
      </w:r>
      <w:r w:rsidRPr="00F408E2">
        <w:rPr>
          <w:rFonts w:cs="Times New Roman"/>
        </w:rPr>
        <w:t xml:space="preserve"> </w:t>
      </w:r>
      <w:r w:rsidR="001875CD" w:rsidRPr="00F408E2">
        <w:rPr>
          <w:rFonts w:cs="Times New Roman"/>
        </w:rPr>
        <w:t>roue</w:t>
      </w:r>
      <w:r w:rsidRPr="00F408E2">
        <w:rPr>
          <w:rFonts w:cs="Times New Roman"/>
        </w:rPr>
        <w:t xml:space="preserve"> denté</w:t>
      </w:r>
      <w:r w:rsidR="001875CD" w:rsidRPr="00F408E2">
        <w:rPr>
          <w:rFonts w:cs="Times New Roman"/>
        </w:rPr>
        <w:t>e</w:t>
      </w:r>
      <w:r w:rsidRPr="00F408E2">
        <w:rPr>
          <w:rFonts w:cs="Times New Roman"/>
        </w:rPr>
        <w:t xml:space="preserve"> </w:t>
      </w:r>
    </w:p>
    <w:p w14:paraId="793FB730" w14:textId="0D100E8D" w:rsidR="00B45BE2" w:rsidRPr="00F408E2" w:rsidRDefault="00B45BE2" w:rsidP="004237A4">
      <w:pPr>
        <w:numPr>
          <w:ilvl w:val="2"/>
          <w:numId w:val="4"/>
        </w:numPr>
        <w:rPr>
          <w:rFonts w:cs="Times New Roman"/>
        </w:rPr>
      </w:pPr>
      <w:r w:rsidRPr="00F408E2">
        <w:rPr>
          <w:rFonts w:cs="Times New Roman"/>
        </w:rPr>
        <w:t xml:space="preserve">Sans déficit </w:t>
      </w:r>
      <w:r w:rsidR="000F7D35" w:rsidRPr="00F408E2">
        <w:rPr>
          <w:rFonts w:cs="Times New Roman"/>
        </w:rPr>
        <w:t>sensitivomoteur</w:t>
      </w:r>
      <w:r w:rsidRPr="00F408E2">
        <w:rPr>
          <w:rFonts w:cs="Times New Roman"/>
        </w:rPr>
        <w:t xml:space="preserve"> et de reflexe</w:t>
      </w:r>
    </w:p>
    <w:p w14:paraId="1F7BB0EF" w14:textId="22777891" w:rsidR="00ED4DFC" w:rsidRPr="00F408E2" w:rsidRDefault="00ED4DFC" w:rsidP="00ED4DFC">
      <w:pPr>
        <w:pStyle w:val="Titre3"/>
        <w:rPr>
          <w:rFonts w:cs="Times New Roman"/>
        </w:rPr>
      </w:pPr>
      <w:bookmarkStart w:id="183" w:name="_Toc196656514"/>
      <w:bookmarkStart w:id="184" w:name="_Toc196662321"/>
      <w:r w:rsidRPr="00F408E2">
        <w:rPr>
          <w:rFonts w:cs="Times New Roman"/>
        </w:rPr>
        <w:t>Signes paraclinique</w:t>
      </w:r>
      <w:bookmarkEnd w:id="183"/>
      <w:bookmarkEnd w:id="184"/>
      <w:r w:rsidRPr="00F408E2">
        <w:rPr>
          <w:rFonts w:cs="Times New Roman"/>
        </w:rPr>
        <w:t xml:space="preserve"> </w:t>
      </w:r>
    </w:p>
    <w:p w14:paraId="60FFB8CD" w14:textId="1F157BB7" w:rsidR="00ED4DFC" w:rsidRPr="00F408E2" w:rsidRDefault="00ED4DFC" w:rsidP="00ED4DFC">
      <w:pPr>
        <w:rPr>
          <w:rFonts w:cs="Times New Roman"/>
        </w:rPr>
      </w:pPr>
      <w:r w:rsidRPr="00F408E2">
        <w:rPr>
          <w:rFonts w:cs="Times New Roman"/>
        </w:rPr>
        <w:t>LCR</w:t>
      </w:r>
      <w:r w:rsidR="00EC3244">
        <w:rPr>
          <w:rFonts w:cs="Times New Roman"/>
        </w:rPr>
        <w:t> </w:t>
      </w:r>
      <w:r w:rsidRPr="00F408E2">
        <w:rPr>
          <w:rFonts w:cs="Times New Roman"/>
        </w:rPr>
        <w:t xml:space="preserve">: sans </w:t>
      </w:r>
      <w:r w:rsidR="009C4C38" w:rsidRPr="00F408E2">
        <w:rPr>
          <w:rFonts w:cs="Times New Roman"/>
        </w:rPr>
        <w:t>anomalie</w:t>
      </w:r>
      <w:r w:rsidRPr="00F408E2">
        <w:rPr>
          <w:rFonts w:cs="Times New Roman"/>
        </w:rPr>
        <w:t xml:space="preserve"> </w:t>
      </w:r>
    </w:p>
    <w:p w14:paraId="7450BFBE" w14:textId="504EB029" w:rsidR="00ED4DFC" w:rsidRPr="00F408E2" w:rsidRDefault="00ED4DFC" w:rsidP="00ED4DFC">
      <w:pPr>
        <w:rPr>
          <w:rFonts w:cs="Times New Roman"/>
        </w:rPr>
      </w:pPr>
      <w:r w:rsidRPr="00F408E2">
        <w:rPr>
          <w:rFonts w:cs="Times New Roman"/>
        </w:rPr>
        <w:t xml:space="preserve">EEG </w:t>
      </w:r>
      <w:r w:rsidR="002E4FC4" w:rsidRPr="00F408E2">
        <w:rPr>
          <w:rFonts w:cs="Times New Roman"/>
        </w:rPr>
        <w:t>souvent</w:t>
      </w:r>
      <w:r w:rsidRPr="00F408E2">
        <w:rPr>
          <w:rFonts w:cs="Times New Roman"/>
        </w:rPr>
        <w:t xml:space="preserve"> normal</w:t>
      </w:r>
    </w:p>
    <w:p w14:paraId="41461478" w14:textId="774D5030" w:rsidR="00ED4DFC" w:rsidRPr="00F408E2" w:rsidRDefault="009C4C38" w:rsidP="00ED4DFC">
      <w:pPr>
        <w:rPr>
          <w:rFonts w:cs="Times New Roman"/>
        </w:rPr>
      </w:pPr>
      <w:r w:rsidRPr="00F408E2">
        <w:rPr>
          <w:rFonts w:cs="Times New Roman"/>
        </w:rPr>
        <w:t>Examen</w:t>
      </w:r>
      <w:r w:rsidR="00ED4DFC" w:rsidRPr="00F408E2">
        <w:rPr>
          <w:rFonts w:cs="Times New Roman"/>
        </w:rPr>
        <w:t xml:space="preserve"> morphologique (</w:t>
      </w:r>
      <w:r w:rsidR="00796471" w:rsidRPr="00F408E2">
        <w:rPr>
          <w:rFonts w:cs="Times New Roman"/>
        </w:rPr>
        <w:t>scanner,</w:t>
      </w:r>
      <w:r w:rsidR="00ED4DFC" w:rsidRPr="00F408E2">
        <w:rPr>
          <w:rFonts w:cs="Times New Roman"/>
        </w:rPr>
        <w:t xml:space="preserve"> IRM)</w:t>
      </w:r>
      <w:r w:rsidR="00EC3244">
        <w:rPr>
          <w:rFonts w:cs="Times New Roman"/>
        </w:rPr>
        <w:t> </w:t>
      </w:r>
      <w:r w:rsidR="00ED4DFC" w:rsidRPr="00F408E2">
        <w:rPr>
          <w:rFonts w:cs="Times New Roman"/>
        </w:rPr>
        <w:t>: atrophie cortico-</w:t>
      </w:r>
      <w:r w:rsidR="001A3AB1" w:rsidRPr="00F408E2">
        <w:rPr>
          <w:rFonts w:cs="Times New Roman"/>
        </w:rPr>
        <w:t>frontal</w:t>
      </w:r>
      <w:r w:rsidR="00ED4DFC" w:rsidRPr="00F408E2">
        <w:rPr>
          <w:rFonts w:cs="Times New Roman"/>
        </w:rPr>
        <w:t xml:space="preserve"> et </w:t>
      </w:r>
      <w:r w:rsidR="00796471" w:rsidRPr="00F408E2">
        <w:rPr>
          <w:rFonts w:cs="Times New Roman"/>
        </w:rPr>
        <w:t>pariétale,</w:t>
      </w:r>
      <w:r w:rsidR="00205027" w:rsidRPr="00F408E2">
        <w:rPr>
          <w:rFonts w:cs="Times New Roman"/>
        </w:rPr>
        <w:t xml:space="preserve"> </w:t>
      </w:r>
      <w:r w:rsidR="00ED4DFC" w:rsidRPr="00F408E2">
        <w:rPr>
          <w:rFonts w:cs="Times New Roman"/>
        </w:rPr>
        <w:t xml:space="preserve">atrophie du noyau </w:t>
      </w:r>
      <w:r w:rsidR="00796471" w:rsidRPr="00F408E2">
        <w:rPr>
          <w:rFonts w:cs="Times New Roman"/>
        </w:rPr>
        <w:t>caudé,</w:t>
      </w:r>
      <w:r w:rsidR="00ED4DFC" w:rsidRPr="00F408E2">
        <w:rPr>
          <w:rFonts w:cs="Times New Roman"/>
        </w:rPr>
        <w:t xml:space="preserve"> du</w:t>
      </w:r>
      <w:r w:rsidRPr="00F408E2">
        <w:rPr>
          <w:rFonts w:cs="Times New Roman"/>
        </w:rPr>
        <w:t xml:space="preserve"> </w:t>
      </w:r>
      <w:r w:rsidR="00796471" w:rsidRPr="00F408E2">
        <w:rPr>
          <w:rFonts w:cs="Times New Roman"/>
        </w:rPr>
        <w:t>Putamen</w:t>
      </w:r>
      <w:r w:rsidR="00ED4DFC" w:rsidRPr="00F408E2">
        <w:rPr>
          <w:rFonts w:cs="Times New Roman"/>
        </w:rPr>
        <w:t xml:space="preserve"> </w:t>
      </w:r>
    </w:p>
    <w:p w14:paraId="0257A996" w14:textId="658F091A" w:rsidR="00ED4DFC" w:rsidRPr="00F408E2" w:rsidRDefault="009C4C38" w:rsidP="00ED4DFC">
      <w:pPr>
        <w:rPr>
          <w:rFonts w:cs="Times New Roman"/>
        </w:rPr>
      </w:pPr>
      <w:r w:rsidRPr="00F408E2">
        <w:rPr>
          <w:rFonts w:cs="Times New Roman"/>
        </w:rPr>
        <w:t>Imagerie</w:t>
      </w:r>
      <w:r w:rsidR="00ED4DFC" w:rsidRPr="00F408E2">
        <w:rPr>
          <w:rFonts w:cs="Times New Roman"/>
        </w:rPr>
        <w:t xml:space="preserve"> </w:t>
      </w:r>
      <w:r w:rsidRPr="00F408E2">
        <w:rPr>
          <w:rFonts w:cs="Times New Roman"/>
        </w:rPr>
        <w:t>fonctionnelle</w:t>
      </w:r>
      <w:r w:rsidR="00ED4DFC" w:rsidRPr="00F408E2">
        <w:rPr>
          <w:rFonts w:cs="Times New Roman"/>
        </w:rPr>
        <w:t xml:space="preserve"> </w:t>
      </w:r>
      <w:r w:rsidRPr="00F408E2">
        <w:rPr>
          <w:rFonts w:cs="Times New Roman"/>
        </w:rPr>
        <w:t xml:space="preserve">étude le </w:t>
      </w:r>
      <w:r w:rsidR="00ED4DFC" w:rsidRPr="00F408E2">
        <w:rPr>
          <w:rFonts w:cs="Times New Roman"/>
        </w:rPr>
        <w:t>métabolisme</w:t>
      </w:r>
      <w:r w:rsidR="00EC3244">
        <w:rPr>
          <w:rFonts w:cs="Times New Roman"/>
        </w:rPr>
        <w:t> </w:t>
      </w:r>
      <w:r w:rsidR="00ED4DFC" w:rsidRPr="00F408E2">
        <w:rPr>
          <w:rFonts w:cs="Times New Roman"/>
        </w:rPr>
        <w:t>: PET sca</w:t>
      </w:r>
      <w:r w:rsidR="001A3AB1" w:rsidRPr="00F408E2">
        <w:rPr>
          <w:rFonts w:cs="Times New Roman"/>
        </w:rPr>
        <w:t>n</w:t>
      </w:r>
      <w:r w:rsidR="00EC3244">
        <w:rPr>
          <w:rFonts w:cs="Times New Roman"/>
        </w:rPr>
        <w:t> </w:t>
      </w:r>
      <w:r w:rsidR="00ED4DFC" w:rsidRPr="00F408E2">
        <w:rPr>
          <w:rFonts w:cs="Times New Roman"/>
        </w:rPr>
        <w:t>: révèle l’</w:t>
      </w:r>
      <w:r w:rsidR="00796471" w:rsidRPr="00F408E2">
        <w:rPr>
          <w:rFonts w:cs="Times New Roman"/>
        </w:rPr>
        <w:t>hypo débit</w:t>
      </w:r>
      <w:r w:rsidR="00ED4DFC" w:rsidRPr="00F408E2">
        <w:rPr>
          <w:rFonts w:cs="Times New Roman"/>
        </w:rPr>
        <w:t xml:space="preserve"> </w:t>
      </w:r>
      <w:r w:rsidR="00796471" w:rsidRPr="00F408E2">
        <w:rPr>
          <w:rFonts w:cs="Times New Roman"/>
        </w:rPr>
        <w:t>cortical</w:t>
      </w:r>
      <w:r w:rsidR="00ED4DFC" w:rsidRPr="00F408E2">
        <w:rPr>
          <w:rFonts w:cs="Times New Roman"/>
        </w:rPr>
        <w:t xml:space="preserve"> et de noya</w:t>
      </w:r>
      <w:r w:rsidRPr="00F408E2">
        <w:rPr>
          <w:rFonts w:cs="Times New Roman"/>
        </w:rPr>
        <w:t>ux</w:t>
      </w:r>
      <w:r w:rsidR="00ED4DFC" w:rsidRPr="00F408E2">
        <w:rPr>
          <w:rFonts w:cs="Times New Roman"/>
        </w:rPr>
        <w:t xml:space="preserve"> </w:t>
      </w:r>
      <w:r w:rsidR="00796471" w:rsidRPr="00F408E2">
        <w:rPr>
          <w:rFonts w:cs="Times New Roman"/>
        </w:rPr>
        <w:t>gris,</w:t>
      </w:r>
      <w:r w:rsidR="00ED4DFC" w:rsidRPr="00F408E2">
        <w:rPr>
          <w:rFonts w:cs="Times New Roman"/>
        </w:rPr>
        <w:t xml:space="preserve"> l’attente </w:t>
      </w:r>
      <w:r w:rsidR="00295C4B" w:rsidRPr="00F408E2">
        <w:rPr>
          <w:rFonts w:cs="Times New Roman"/>
        </w:rPr>
        <w:t>métabolique</w:t>
      </w:r>
      <w:r w:rsidR="00ED4DFC" w:rsidRPr="00F408E2">
        <w:rPr>
          <w:rFonts w:cs="Times New Roman"/>
        </w:rPr>
        <w:t xml:space="preserve"> des </w:t>
      </w:r>
      <w:r w:rsidR="001A3AB1" w:rsidRPr="00F408E2">
        <w:rPr>
          <w:rFonts w:cs="Times New Roman"/>
        </w:rPr>
        <w:t>noyaux</w:t>
      </w:r>
      <w:r w:rsidR="00ED4DFC" w:rsidRPr="00F408E2">
        <w:rPr>
          <w:rFonts w:cs="Times New Roman"/>
        </w:rPr>
        <w:t xml:space="preserve"> g</w:t>
      </w:r>
      <w:r w:rsidR="001A3AB1" w:rsidRPr="00F408E2">
        <w:rPr>
          <w:rFonts w:cs="Times New Roman"/>
        </w:rPr>
        <w:t>ris</w:t>
      </w:r>
    </w:p>
    <w:p w14:paraId="7DFE68B9" w14:textId="320BA473" w:rsidR="000F7D35" w:rsidRPr="00F408E2" w:rsidRDefault="005F6532" w:rsidP="000F7D35">
      <w:pPr>
        <w:pStyle w:val="Titre2"/>
        <w:rPr>
          <w:rFonts w:cs="Times New Roman"/>
        </w:rPr>
      </w:pPr>
      <w:bookmarkStart w:id="185" w:name="_Toc196656515"/>
      <w:bookmarkStart w:id="186" w:name="_Toc196662322"/>
      <w:r>
        <w:rPr>
          <w:rFonts w:cs="Times New Roman"/>
        </w:rPr>
        <w:t>Forme anato</w:t>
      </w:r>
      <w:r w:rsidR="000F7D35" w:rsidRPr="00F408E2">
        <w:rPr>
          <w:rFonts w:cs="Times New Roman"/>
        </w:rPr>
        <w:t>mo-</w:t>
      </w:r>
      <w:r w:rsidR="00295C4B" w:rsidRPr="00F408E2">
        <w:rPr>
          <w:rFonts w:cs="Times New Roman"/>
        </w:rPr>
        <w:t>clinique</w:t>
      </w:r>
      <w:bookmarkEnd w:id="185"/>
      <w:bookmarkEnd w:id="186"/>
      <w:r w:rsidR="000F7D35" w:rsidRPr="00F408E2">
        <w:rPr>
          <w:rFonts w:cs="Times New Roman"/>
        </w:rPr>
        <w:t xml:space="preserve"> </w:t>
      </w:r>
    </w:p>
    <w:p w14:paraId="10C3E556" w14:textId="7DAA9176" w:rsidR="000F7D35" w:rsidRPr="00F408E2" w:rsidRDefault="000F7D35" w:rsidP="000F7D35">
      <w:pPr>
        <w:pStyle w:val="Titre3"/>
        <w:rPr>
          <w:rFonts w:cs="Times New Roman"/>
        </w:rPr>
      </w:pPr>
      <w:bookmarkStart w:id="187" w:name="_Toc196656516"/>
      <w:bookmarkStart w:id="188" w:name="_Toc196662323"/>
      <w:r w:rsidRPr="00F408E2">
        <w:rPr>
          <w:rFonts w:cs="Times New Roman"/>
        </w:rPr>
        <w:t>Forme tardives</w:t>
      </w:r>
      <w:r w:rsidR="00EC3244">
        <w:rPr>
          <w:rFonts w:cs="Times New Roman"/>
        </w:rPr>
        <w:t> </w:t>
      </w:r>
      <w:r w:rsidRPr="00F408E2">
        <w:rPr>
          <w:rFonts w:cs="Times New Roman"/>
        </w:rPr>
        <w:t>: après 70 ans</w:t>
      </w:r>
      <w:bookmarkEnd w:id="187"/>
      <w:bookmarkEnd w:id="188"/>
    </w:p>
    <w:p w14:paraId="48BB6704" w14:textId="2E06445B" w:rsidR="000F7D35" w:rsidRPr="00F408E2" w:rsidRDefault="000F7D35" w:rsidP="000F7D35">
      <w:pPr>
        <w:rPr>
          <w:rFonts w:cs="Times New Roman"/>
        </w:rPr>
      </w:pPr>
      <w:r w:rsidRPr="00F408E2">
        <w:rPr>
          <w:rFonts w:cs="Times New Roman"/>
        </w:rPr>
        <w:t xml:space="preserve">Singe </w:t>
      </w:r>
      <w:r w:rsidR="00295C4B" w:rsidRPr="00F408E2">
        <w:rPr>
          <w:rFonts w:cs="Times New Roman"/>
        </w:rPr>
        <w:t>moteur</w:t>
      </w:r>
      <w:r w:rsidRPr="00F408E2">
        <w:rPr>
          <w:rFonts w:cs="Times New Roman"/>
        </w:rPr>
        <w:t xml:space="preserve"> discrets </w:t>
      </w:r>
    </w:p>
    <w:p w14:paraId="6AA4FF1C" w14:textId="1DCE2507" w:rsidR="000F7D35" w:rsidRPr="00F408E2" w:rsidRDefault="000F7D35" w:rsidP="000F7D35">
      <w:pPr>
        <w:rPr>
          <w:rFonts w:cs="Times New Roman"/>
        </w:rPr>
      </w:pPr>
      <w:r w:rsidRPr="00F408E2">
        <w:rPr>
          <w:rFonts w:cs="Times New Roman"/>
        </w:rPr>
        <w:t>Signes psychique plu</w:t>
      </w:r>
      <w:r w:rsidR="00295C4B" w:rsidRPr="00F408E2">
        <w:rPr>
          <w:rFonts w:cs="Times New Roman"/>
        </w:rPr>
        <w:t>s</w:t>
      </w:r>
      <w:r w:rsidRPr="00F408E2">
        <w:rPr>
          <w:rFonts w:cs="Times New Roman"/>
        </w:rPr>
        <w:t xml:space="preserve"> marqués </w:t>
      </w:r>
    </w:p>
    <w:p w14:paraId="46D36CEE" w14:textId="1C179228" w:rsidR="000F7D35" w:rsidRPr="00F408E2" w:rsidRDefault="000F7D35" w:rsidP="000F7D35">
      <w:pPr>
        <w:rPr>
          <w:rFonts w:cs="Times New Roman"/>
        </w:rPr>
      </w:pPr>
      <w:r w:rsidRPr="00F408E2">
        <w:rPr>
          <w:rFonts w:cs="Times New Roman"/>
        </w:rPr>
        <w:t xml:space="preserve">Singe </w:t>
      </w:r>
      <w:r w:rsidR="002E4FC4" w:rsidRPr="00F408E2">
        <w:rPr>
          <w:rFonts w:cs="Times New Roman"/>
        </w:rPr>
        <w:t>cognitif</w:t>
      </w:r>
      <w:r w:rsidRPr="00F408E2">
        <w:rPr>
          <w:rFonts w:cs="Times New Roman"/>
        </w:rPr>
        <w:t xml:space="preserve"> masque par la </w:t>
      </w:r>
      <w:r w:rsidR="00295C4B" w:rsidRPr="00F408E2">
        <w:rPr>
          <w:rFonts w:cs="Times New Roman"/>
        </w:rPr>
        <w:t>vieillesse</w:t>
      </w:r>
    </w:p>
    <w:p w14:paraId="4F412E5B" w14:textId="6B87CC92" w:rsidR="000F7D35" w:rsidRPr="00F408E2" w:rsidRDefault="000F7D35" w:rsidP="000F7D35">
      <w:pPr>
        <w:rPr>
          <w:rFonts w:cs="Times New Roman"/>
        </w:rPr>
      </w:pPr>
      <w:r w:rsidRPr="00F408E2">
        <w:rPr>
          <w:rFonts w:cs="Times New Roman"/>
        </w:rPr>
        <w:t xml:space="preserve">Biologie porte le </w:t>
      </w:r>
      <w:r w:rsidR="002E4FC4" w:rsidRPr="00F408E2">
        <w:rPr>
          <w:rFonts w:cs="Times New Roman"/>
        </w:rPr>
        <w:t>diagnostic</w:t>
      </w:r>
    </w:p>
    <w:p w14:paraId="37C7CC17" w14:textId="41D7C667" w:rsidR="002E4FC4" w:rsidRPr="00F408E2" w:rsidRDefault="002E4FC4" w:rsidP="002E4FC4">
      <w:pPr>
        <w:pStyle w:val="Titre3"/>
        <w:rPr>
          <w:rFonts w:cs="Times New Roman"/>
        </w:rPr>
      </w:pPr>
      <w:bookmarkStart w:id="189" w:name="_Toc196656517"/>
      <w:bookmarkStart w:id="190" w:name="_Toc196662324"/>
      <w:r w:rsidRPr="00F408E2">
        <w:rPr>
          <w:rFonts w:cs="Times New Roman"/>
        </w:rPr>
        <w:t>Forme de l’adulte jeune</w:t>
      </w:r>
      <w:bookmarkEnd w:id="189"/>
      <w:bookmarkEnd w:id="190"/>
    </w:p>
    <w:p w14:paraId="5F41E25D" w14:textId="677CFBE4" w:rsidR="002E4FC4" w:rsidRPr="00F408E2" w:rsidRDefault="002E4FC4" w:rsidP="002E4FC4">
      <w:pPr>
        <w:rPr>
          <w:rFonts w:cs="Times New Roman"/>
        </w:rPr>
      </w:pPr>
      <w:r w:rsidRPr="00F408E2">
        <w:rPr>
          <w:rFonts w:cs="Times New Roman"/>
        </w:rPr>
        <w:t xml:space="preserve">Sd parkinsonien au </w:t>
      </w:r>
      <w:r w:rsidR="005F6532" w:rsidRPr="00F408E2">
        <w:rPr>
          <w:rFonts w:cs="Times New Roman"/>
        </w:rPr>
        <w:t>1</w:t>
      </w:r>
      <w:r w:rsidR="005F6532" w:rsidRPr="00F408E2">
        <w:rPr>
          <w:rFonts w:cs="Times New Roman"/>
          <w:vertAlign w:val="superscript"/>
        </w:rPr>
        <w:t>er</w:t>
      </w:r>
      <w:r w:rsidRPr="00F408E2">
        <w:rPr>
          <w:rFonts w:cs="Times New Roman"/>
        </w:rPr>
        <w:t xml:space="preserve"> plan </w:t>
      </w:r>
    </w:p>
    <w:p w14:paraId="2234B3FB" w14:textId="7684A7AE" w:rsidR="002E4FC4" w:rsidRPr="00F408E2" w:rsidRDefault="002E4FC4" w:rsidP="002E4FC4">
      <w:pPr>
        <w:rPr>
          <w:rFonts w:cs="Times New Roman"/>
        </w:rPr>
      </w:pPr>
      <w:r w:rsidRPr="00F408E2">
        <w:rPr>
          <w:rFonts w:cs="Times New Roman"/>
        </w:rPr>
        <w:t xml:space="preserve">Ensuite mouvement choréique </w:t>
      </w:r>
    </w:p>
    <w:p w14:paraId="6619A99D" w14:textId="77F54A86" w:rsidR="002E4FC4" w:rsidRPr="00F408E2" w:rsidRDefault="009C4C38" w:rsidP="002E4FC4">
      <w:pPr>
        <w:rPr>
          <w:rFonts w:cs="Times New Roman"/>
        </w:rPr>
      </w:pPr>
      <w:r w:rsidRPr="00F408E2">
        <w:rPr>
          <w:rFonts w:cs="Times New Roman"/>
        </w:rPr>
        <w:t>Manifestation</w:t>
      </w:r>
      <w:r w:rsidR="002E4FC4" w:rsidRPr="00F408E2">
        <w:rPr>
          <w:rFonts w:cs="Times New Roman"/>
        </w:rPr>
        <w:t xml:space="preserve"> dystoniques</w:t>
      </w:r>
    </w:p>
    <w:p w14:paraId="59B22CE3" w14:textId="4503CC2A" w:rsidR="009C4C38" w:rsidRPr="00F408E2" w:rsidRDefault="009C4C38" w:rsidP="009C4C38">
      <w:pPr>
        <w:pStyle w:val="Titre3"/>
        <w:rPr>
          <w:rFonts w:cs="Times New Roman"/>
        </w:rPr>
      </w:pPr>
      <w:bookmarkStart w:id="191" w:name="_Toc196656518"/>
      <w:bookmarkStart w:id="192" w:name="_Toc196662325"/>
      <w:r w:rsidRPr="00F408E2">
        <w:rPr>
          <w:rFonts w:cs="Times New Roman"/>
        </w:rPr>
        <w:lastRenderedPageBreak/>
        <w:t xml:space="preserve">Forme infantile et </w:t>
      </w:r>
      <w:r w:rsidR="00CA4E68" w:rsidRPr="00F408E2">
        <w:rPr>
          <w:rFonts w:cs="Times New Roman"/>
        </w:rPr>
        <w:t>juvénile</w:t>
      </w:r>
      <w:bookmarkEnd w:id="191"/>
      <w:bookmarkEnd w:id="192"/>
      <w:r w:rsidRPr="00F408E2">
        <w:rPr>
          <w:rFonts w:cs="Times New Roman"/>
        </w:rPr>
        <w:t xml:space="preserve"> </w:t>
      </w:r>
    </w:p>
    <w:p w14:paraId="0FF91951" w14:textId="6724621F" w:rsidR="009C4C38" w:rsidRPr="00F408E2" w:rsidRDefault="009C4C38" w:rsidP="009C4C38">
      <w:pPr>
        <w:rPr>
          <w:rFonts w:cs="Times New Roman"/>
        </w:rPr>
      </w:pPr>
      <w:r w:rsidRPr="00F408E2">
        <w:rPr>
          <w:rFonts w:cs="Times New Roman"/>
        </w:rPr>
        <w:t xml:space="preserve">Début avant 10 </w:t>
      </w:r>
      <w:r w:rsidR="005F6532" w:rsidRPr="00F408E2">
        <w:rPr>
          <w:rFonts w:cs="Times New Roman"/>
        </w:rPr>
        <w:t>ans</w:t>
      </w:r>
      <w:r w:rsidRPr="00F408E2">
        <w:rPr>
          <w:rFonts w:cs="Times New Roman"/>
        </w:rPr>
        <w:t xml:space="preserve"> 1</w:t>
      </w:r>
      <w:r w:rsidR="005F6532" w:rsidRPr="00F408E2">
        <w:rPr>
          <w:rFonts w:cs="Times New Roman"/>
        </w:rPr>
        <w:t>%,</w:t>
      </w:r>
      <w:r w:rsidRPr="00F408E2">
        <w:rPr>
          <w:rFonts w:cs="Times New Roman"/>
        </w:rPr>
        <w:t xml:space="preserve"> avant 20 ans 10%</w:t>
      </w:r>
    </w:p>
    <w:p w14:paraId="6DEB8520" w14:textId="219E2A4F" w:rsidR="009C4C38" w:rsidRPr="00F408E2" w:rsidRDefault="00A346E6" w:rsidP="009C4C38">
      <w:pPr>
        <w:rPr>
          <w:rFonts w:cs="Times New Roman"/>
        </w:rPr>
      </w:pPr>
      <w:r w:rsidRPr="00F408E2">
        <w:rPr>
          <w:rFonts w:cs="Times New Roman"/>
        </w:rPr>
        <w:t>Mouvement</w:t>
      </w:r>
      <w:r w:rsidR="009C4C38" w:rsidRPr="00F408E2">
        <w:rPr>
          <w:rFonts w:cs="Times New Roman"/>
        </w:rPr>
        <w:t xml:space="preserve"> cho</w:t>
      </w:r>
      <w:r w:rsidR="00CA4E68" w:rsidRPr="00F408E2">
        <w:rPr>
          <w:rFonts w:cs="Times New Roman"/>
        </w:rPr>
        <w:t>r</w:t>
      </w:r>
      <w:r w:rsidR="009C4C38" w:rsidRPr="00F408E2">
        <w:rPr>
          <w:rFonts w:cs="Times New Roman"/>
        </w:rPr>
        <w:t xml:space="preserve">éo-athétosique </w:t>
      </w:r>
      <w:r w:rsidR="00CA4E68" w:rsidRPr="00F408E2">
        <w:rPr>
          <w:rFonts w:cs="Times New Roman"/>
        </w:rPr>
        <w:t>tardif</w:t>
      </w:r>
    </w:p>
    <w:p w14:paraId="73471646" w14:textId="5F36E386" w:rsidR="009C4C38" w:rsidRPr="00F408E2" w:rsidRDefault="009C4C38" w:rsidP="009C4C38">
      <w:pPr>
        <w:rPr>
          <w:rFonts w:cs="Times New Roman"/>
        </w:rPr>
      </w:pPr>
      <w:r w:rsidRPr="00F408E2">
        <w:rPr>
          <w:rFonts w:cs="Times New Roman"/>
        </w:rPr>
        <w:t>Dyst</w:t>
      </w:r>
      <w:r w:rsidR="00CA4E68" w:rsidRPr="00F408E2">
        <w:rPr>
          <w:rFonts w:cs="Times New Roman"/>
        </w:rPr>
        <w:t>o</w:t>
      </w:r>
      <w:r w:rsidRPr="00F408E2">
        <w:rPr>
          <w:rFonts w:cs="Times New Roman"/>
        </w:rPr>
        <w:t>nie et sd pa</w:t>
      </w:r>
      <w:r w:rsidR="00CA4E68" w:rsidRPr="00F408E2">
        <w:rPr>
          <w:rFonts w:cs="Times New Roman"/>
        </w:rPr>
        <w:t>r</w:t>
      </w:r>
      <w:r w:rsidRPr="00F408E2">
        <w:rPr>
          <w:rFonts w:cs="Times New Roman"/>
        </w:rPr>
        <w:t>kinsonn</w:t>
      </w:r>
      <w:r w:rsidR="00CA4E68" w:rsidRPr="00F408E2">
        <w:rPr>
          <w:rFonts w:cs="Times New Roman"/>
        </w:rPr>
        <w:t>ien</w:t>
      </w:r>
      <w:r w:rsidRPr="00F408E2">
        <w:rPr>
          <w:rFonts w:cs="Times New Roman"/>
        </w:rPr>
        <w:t xml:space="preserve"> </w:t>
      </w:r>
    </w:p>
    <w:p w14:paraId="05BA9868" w14:textId="17627880" w:rsidR="009C4C38" w:rsidRPr="00F408E2" w:rsidRDefault="009C4C38" w:rsidP="009C4C38">
      <w:pPr>
        <w:rPr>
          <w:rFonts w:cs="Times New Roman"/>
        </w:rPr>
      </w:pPr>
      <w:r w:rsidRPr="00F408E2">
        <w:rPr>
          <w:rFonts w:cs="Times New Roman"/>
        </w:rPr>
        <w:t xml:space="preserve">Sd cérébelleux </w:t>
      </w:r>
    </w:p>
    <w:p w14:paraId="4973EDB7" w14:textId="79EB3435" w:rsidR="009C4C38" w:rsidRPr="00F408E2" w:rsidRDefault="008C3AA5" w:rsidP="009C4C38">
      <w:pPr>
        <w:rPr>
          <w:rFonts w:cs="Times New Roman"/>
        </w:rPr>
      </w:pPr>
      <w:r w:rsidRPr="00F408E2">
        <w:rPr>
          <w:rFonts w:cs="Times New Roman"/>
        </w:rPr>
        <w:t>Crise</w:t>
      </w:r>
      <w:r w:rsidR="009C4C38" w:rsidRPr="00F408E2">
        <w:rPr>
          <w:rFonts w:cs="Times New Roman"/>
        </w:rPr>
        <w:t xml:space="preserve"> comitiales </w:t>
      </w:r>
      <w:r w:rsidR="00A20DB9" w:rsidRPr="00F408E2">
        <w:rPr>
          <w:rFonts w:cs="Times New Roman"/>
        </w:rPr>
        <w:t xml:space="preserve">ou </w:t>
      </w:r>
      <w:r w:rsidRPr="00F408E2">
        <w:rPr>
          <w:rFonts w:cs="Times New Roman"/>
        </w:rPr>
        <w:t>crise</w:t>
      </w:r>
      <w:r w:rsidR="00A20DB9" w:rsidRPr="00F408E2">
        <w:rPr>
          <w:rFonts w:cs="Times New Roman"/>
        </w:rPr>
        <w:t xml:space="preserve"> convulsive </w:t>
      </w:r>
      <w:r w:rsidR="009C4C38" w:rsidRPr="00F408E2">
        <w:rPr>
          <w:rFonts w:cs="Times New Roman"/>
        </w:rPr>
        <w:t>(re</w:t>
      </w:r>
      <w:r w:rsidR="00A20DB9" w:rsidRPr="00F408E2">
        <w:rPr>
          <w:rFonts w:cs="Times New Roman"/>
        </w:rPr>
        <w:t>belle au traitement)</w:t>
      </w:r>
    </w:p>
    <w:p w14:paraId="7720662C" w14:textId="472B52B0" w:rsidR="00A20DB9" w:rsidRPr="00F408E2" w:rsidRDefault="00A20DB9" w:rsidP="009C4C38">
      <w:pPr>
        <w:rPr>
          <w:rFonts w:cs="Times New Roman"/>
        </w:rPr>
      </w:pPr>
      <w:r w:rsidRPr="00F408E2">
        <w:rPr>
          <w:rFonts w:cs="Times New Roman"/>
        </w:rPr>
        <w:t>Lésions</w:t>
      </w:r>
      <w:r w:rsidR="00EC3244">
        <w:rPr>
          <w:rFonts w:cs="Times New Roman"/>
        </w:rPr>
        <w:t> </w:t>
      </w:r>
      <w:r w:rsidRPr="00F408E2">
        <w:rPr>
          <w:rFonts w:cs="Times New Roman"/>
        </w:rPr>
        <w:t xml:space="preserve">: </w:t>
      </w:r>
      <w:r w:rsidR="005F6532" w:rsidRPr="00F408E2">
        <w:rPr>
          <w:rFonts w:cs="Times New Roman"/>
        </w:rPr>
        <w:t>striatum,</w:t>
      </w:r>
      <w:r w:rsidR="008C3AA5" w:rsidRPr="00F408E2">
        <w:rPr>
          <w:rFonts w:cs="Times New Roman"/>
        </w:rPr>
        <w:t xml:space="preserve"> </w:t>
      </w:r>
      <w:r w:rsidR="005F6532" w:rsidRPr="00F408E2">
        <w:rPr>
          <w:rFonts w:cs="Times New Roman"/>
        </w:rPr>
        <w:t>cervelet,</w:t>
      </w:r>
      <w:r w:rsidRPr="00F408E2">
        <w:rPr>
          <w:rFonts w:cs="Times New Roman"/>
        </w:rPr>
        <w:t xml:space="preserve"> cortex</w:t>
      </w:r>
    </w:p>
    <w:p w14:paraId="078B3445" w14:textId="2AF535D1" w:rsidR="00A20DB9" w:rsidRPr="00F408E2" w:rsidRDefault="00A20DB9" w:rsidP="009C4C38">
      <w:pPr>
        <w:rPr>
          <w:rFonts w:cs="Times New Roman"/>
        </w:rPr>
      </w:pPr>
      <w:r w:rsidRPr="00F408E2">
        <w:rPr>
          <w:rFonts w:cs="Times New Roman"/>
        </w:rPr>
        <w:t xml:space="preserve">Lésion anatomique au </w:t>
      </w:r>
      <w:r w:rsidR="00A346E6" w:rsidRPr="00F408E2">
        <w:rPr>
          <w:rFonts w:cs="Times New Roman"/>
        </w:rPr>
        <w:t>niveau</w:t>
      </w:r>
      <w:r w:rsidRPr="00F408E2">
        <w:rPr>
          <w:rFonts w:cs="Times New Roman"/>
        </w:rPr>
        <w:t xml:space="preserve"> </w:t>
      </w:r>
      <w:r w:rsidR="001C528B" w:rsidRPr="00F408E2">
        <w:rPr>
          <w:rFonts w:cs="Times New Roman"/>
        </w:rPr>
        <w:t xml:space="preserve">noyaux </w:t>
      </w:r>
      <w:r w:rsidR="00A346E6" w:rsidRPr="00F408E2">
        <w:rPr>
          <w:rFonts w:cs="Times New Roman"/>
        </w:rPr>
        <w:t>striatum</w:t>
      </w:r>
      <w:r w:rsidR="001C528B" w:rsidRPr="00F408E2">
        <w:rPr>
          <w:rFonts w:cs="Times New Roman"/>
        </w:rPr>
        <w:t xml:space="preserve"> et </w:t>
      </w:r>
      <w:r w:rsidR="0064634F" w:rsidRPr="00F408E2">
        <w:rPr>
          <w:rFonts w:cs="Times New Roman"/>
        </w:rPr>
        <w:t>dépopulation</w:t>
      </w:r>
      <w:r w:rsidR="001C528B" w:rsidRPr="00F408E2">
        <w:rPr>
          <w:rFonts w:cs="Times New Roman"/>
        </w:rPr>
        <w:t xml:space="preserve"> du </w:t>
      </w:r>
      <w:r w:rsidR="005F6532" w:rsidRPr="00F408E2">
        <w:rPr>
          <w:rFonts w:cs="Times New Roman"/>
        </w:rPr>
        <w:t>cervelet,</w:t>
      </w:r>
      <w:r w:rsidR="001C528B" w:rsidRPr="00F408E2">
        <w:rPr>
          <w:rFonts w:cs="Times New Roman"/>
        </w:rPr>
        <w:t xml:space="preserve"> et atteinte du cortex temporal</w:t>
      </w:r>
    </w:p>
    <w:p w14:paraId="1DF5561E" w14:textId="6EB9E878" w:rsidR="001C528B" w:rsidRPr="00F408E2" w:rsidRDefault="00544871" w:rsidP="00544871">
      <w:pPr>
        <w:pStyle w:val="Titre3"/>
        <w:rPr>
          <w:rFonts w:cs="Times New Roman"/>
        </w:rPr>
      </w:pPr>
      <w:bookmarkStart w:id="193" w:name="_Toc196656519"/>
      <w:bookmarkStart w:id="194" w:name="_Toc196662326"/>
      <w:r w:rsidRPr="00F408E2">
        <w:rPr>
          <w:rFonts w:cs="Times New Roman"/>
        </w:rPr>
        <w:t>Forme évolutive</w:t>
      </w:r>
      <w:bookmarkEnd w:id="193"/>
      <w:bookmarkEnd w:id="194"/>
      <w:r w:rsidRPr="00F408E2">
        <w:rPr>
          <w:rFonts w:cs="Times New Roman"/>
        </w:rPr>
        <w:t xml:space="preserve"> </w:t>
      </w:r>
    </w:p>
    <w:p w14:paraId="5494F5CF" w14:textId="393ED82C" w:rsidR="00544871" w:rsidRPr="00F408E2" w:rsidRDefault="00544871" w:rsidP="00544871">
      <w:pPr>
        <w:rPr>
          <w:rFonts w:cs="Times New Roman"/>
        </w:rPr>
      </w:pPr>
      <w:r w:rsidRPr="00F408E2">
        <w:rPr>
          <w:rFonts w:cs="Times New Roman"/>
        </w:rPr>
        <w:t xml:space="preserve">Maladie de Huntington au stade </w:t>
      </w:r>
      <w:r w:rsidR="002F460A" w:rsidRPr="00F408E2">
        <w:rPr>
          <w:rFonts w:cs="Times New Roman"/>
        </w:rPr>
        <w:t>évolué</w:t>
      </w:r>
      <w:r w:rsidRPr="00F408E2">
        <w:rPr>
          <w:rFonts w:cs="Times New Roman"/>
        </w:rPr>
        <w:t xml:space="preserve"> </w:t>
      </w:r>
    </w:p>
    <w:p w14:paraId="23F702B7" w14:textId="53324551" w:rsidR="00544871" w:rsidRPr="00F408E2" w:rsidRDefault="002F460A" w:rsidP="004237A4">
      <w:pPr>
        <w:numPr>
          <w:ilvl w:val="1"/>
          <w:numId w:val="4"/>
        </w:numPr>
        <w:rPr>
          <w:rFonts w:cs="Times New Roman"/>
        </w:rPr>
      </w:pPr>
      <w:r w:rsidRPr="00F408E2">
        <w:rPr>
          <w:rFonts w:cs="Times New Roman"/>
        </w:rPr>
        <w:t>Amaigrissement</w:t>
      </w:r>
      <w:r w:rsidR="00544871" w:rsidRPr="00F408E2">
        <w:rPr>
          <w:rFonts w:cs="Times New Roman"/>
        </w:rPr>
        <w:t xml:space="preserve"> de façon </w:t>
      </w:r>
      <w:r w:rsidR="00B558B1" w:rsidRPr="00F408E2">
        <w:rPr>
          <w:rFonts w:cs="Times New Roman"/>
        </w:rPr>
        <w:t>insidieuse</w:t>
      </w:r>
      <w:r w:rsidR="00544871" w:rsidRPr="00F408E2">
        <w:rPr>
          <w:rFonts w:cs="Times New Roman"/>
        </w:rPr>
        <w:t xml:space="preserve"> et </w:t>
      </w:r>
      <w:r w:rsidR="00B558B1" w:rsidRPr="00F408E2">
        <w:rPr>
          <w:rFonts w:cs="Times New Roman"/>
        </w:rPr>
        <w:t>cachexie</w:t>
      </w:r>
      <w:r w:rsidR="00544871" w:rsidRPr="00F408E2">
        <w:rPr>
          <w:rFonts w:cs="Times New Roman"/>
        </w:rPr>
        <w:t xml:space="preserve"> </w:t>
      </w:r>
    </w:p>
    <w:p w14:paraId="22B66165" w14:textId="462FD137" w:rsidR="00544871" w:rsidRPr="00F408E2" w:rsidRDefault="004E6D49" w:rsidP="004237A4">
      <w:pPr>
        <w:numPr>
          <w:ilvl w:val="1"/>
          <w:numId w:val="4"/>
        </w:numPr>
        <w:rPr>
          <w:rFonts w:cs="Times New Roman"/>
        </w:rPr>
      </w:pPr>
      <w:r w:rsidRPr="00F408E2">
        <w:rPr>
          <w:rFonts w:cs="Times New Roman"/>
        </w:rPr>
        <w:t>Atrophie</w:t>
      </w:r>
      <w:r w:rsidR="00544871" w:rsidRPr="00F408E2">
        <w:rPr>
          <w:rFonts w:cs="Times New Roman"/>
        </w:rPr>
        <w:t xml:space="preserve"> </w:t>
      </w:r>
      <w:r w:rsidR="005F6532" w:rsidRPr="00F408E2">
        <w:rPr>
          <w:rFonts w:cs="Times New Roman"/>
        </w:rPr>
        <w:t>des muscles</w:t>
      </w:r>
      <w:r w:rsidR="00544871" w:rsidRPr="00F408E2">
        <w:rPr>
          <w:rFonts w:cs="Times New Roman"/>
        </w:rPr>
        <w:t xml:space="preserve"> </w:t>
      </w:r>
      <w:r w:rsidR="00B558B1" w:rsidRPr="00F408E2">
        <w:rPr>
          <w:rFonts w:cs="Times New Roman"/>
        </w:rPr>
        <w:t>interosseux</w:t>
      </w:r>
      <w:r w:rsidR="00544871" w:rsidRPr="00F408E2">
        <w:rPr>
          <w:rFonts w:cs="Times New Roman"/>
        </w:rPr>
        <w:t xml:space="preserve"> des mai</w:t>
      </w:r>
      <w:r w:rsidRPr="00F408E2">
        <w:rPr>
          <w:rFonts w:cs="Times New Roman"/>
        </w:rPr>
        <w:t>n</w:t>
      </w:r>
      <w:r w:rsidR="00544871" w:rsidRPr="00F408E2">
        <w:rPr>
          <w:rFonts w:cs="Times New Roman"/>
        </w:rPr>
        <w:t xml:space="preserve">s </w:t>
      </w:r>
    </w:p>
    <w:p w14:paraId="16A654C2" w14:textId="77D9BE78" w:rsidR="00544871" w:rsidRPr="00F408E2" w:rsidRDefault="00544871" w:rsidP="004237A4">
      <w:pPr>
        <w:numPr>
          <w:ilvl w:val="1"/>
          <w:numId w:val="4"/>
        </w:numPr>
        <w:rPr>
          <w:rFonts w:cs="Times New Roman"/>
        </w:rPr>
      </w:pPr>
      <w:r w:rsidRPr="00F408E2">
        <w:rPr>
          <w:rFonts w:cs="Times New Roman"/>
        </w:rPr>
        <w:t xml:space="preserve">Mouvement choréique généralisés, </w:t>
      </w:r>
      <w:r w:rsidR="004E6D49" w:rsidRPr="00F408E2">
        <w:rPr>
          <w:rFonts w:cs="Times New Roman"/>
        </w:rPr>
        <w:t>dystonie</w:t>
      </w:r>
      <w:r w:rsidRPr="00F408E2">
        <w:rPr>
          <w:rFonts w:cs="Times New Roman"/>
        </w:rPr>
        <w:t xml:space="preserve">, akinésie, </w:t>
      </w:r>
      <w:r w:rsidR="00002FB3" w:rsidRPr="00F408E2">
        <w:rPr>
          <w:rFonts w:cs="Times New Roman"/>
        </w:rPr>
        <w:t xml:space="preserve">chutes </w:t>
      </w:r>
      <w:r w:rsidR="004E6D49" w:rsidRPr="00F408E2">
        <w:rPr>
          <w:rFonts w:cs="Times New Roman"/>
        </w:rPr>
        <w:t>fréquentes</w:t>
      </w:r>
      <w:r w:rsidR="00002FB3" w:rsidRPr="00F408E2">
        <w:rPr>
          <w:rFonts w:cs="Times New Roman"/>
        </w:rPr>
        <w:t xml:space="preserve"> </w:t>
      </w:r>
    </w:p>
    <w:p w14:paraId="6BD4C183" w14:textId="53F52BE8" w:rsidR="00002FB3" w:rsidRPr="00F408E2" w:rsidRDefault="004E6D49" w:rsidP="004237A4">
      <w:pPr>
        <w:numPr>
          <w:ilvl w:val="1"/>
          <w:numId w:val="4"/>
        </w:numPr>
        <w:rPr>
          <w:rFonts w:cs="Times New Roman"/>
        </w:rPr>
      </w:pPr>
      <w:r w:rsidRPr="00F408E2">
        <w:rPr>
          <w:rFonts w:cs="Times New Roman"/>
        </w:rPr>
        <w:t>Décès</w:t>
      </w:r>
      <w:r w:rsidR="00002FB3" w:rsidRPr="00F408E2">
        <w:rPr>
          <w:rFonts w:cs="Times New Roman"/>
        </w:rPr>
        <w:t xml:space="preserve"> liés à la maladie</w:t>
      </w:r>
      <w:r w:rsidR="00EC3244">
        <w:rPr>
          <w:rFonts w:cs="Times New Roman"/>
        </w:rPr>
        <w:t> </w:t>
      </w:r>
      <w:r w:rsidR="00002FB3" w:rsidRPr="00F408E2">
        <w:rPr>
          <w:rFonts w:cs="Times New Roman"/>
        </w:rPr>
        <w:t xml:space="preserve">: troubles de s </w:t>
      </w:r>
      <w:r w:rsidR="005F6532" w:rsidRPr="00F408E2">
        <w:rPr>
          <w:rFonts w:cs="Times New Roman"/>
        </w:rPr>
        <w:t>déglutition,</w:t>
      </w:r>
      <w:r w:rsidR="00002FB3" w:rsidRPr="00F408E2">
        <w:rPr>
          <w:rFonts w:cs="Times New Roman"/>
        </w:rPr>
        <w:t xml:space="preserve"> </w:t>
      </w:r>
      <w:r w:rsidRPr="00F408E2">
        <w:rPr>
          <w:rFonts w:cs="Times New Roman"/>
        </w:rPr>
        <w:t>pneumopathie</w:t>
      </w:r>
      <w:r w:rsidR="00002FB3" w:rsidRPr="00F408E2">
        <w:rPr>
          <w:rFonts w:cs="Times New Roman"/>
        </w:rPr>
        <w:t xml:space="preserve"> </w:t>
      </w:r>
      <w:r w:rsidR="005F6532" w:rsidRPr="00F408E2">
        <w:rPr>
          <w:rFonts w:cs="Times New Roman"/>
        </w:rPr>
        <w:t>d’inhalation,</w:t>
      </w:r>
      <w:r w:rsidR="00002FB3" w:rsidRPr="00F408E2">
        <w:rPr>
          <w:rFonts w:cs="Times New Roman"/>
        </w:rPr>
        <w:t xml:space="preserve"> suicide, …</w:t>
      </w:r>
    </w:p>
    <w:p w14:paraId="6D6272FD" w14:textId="62FCA8FD" w:rsidR="008C3AA5" w:rsidRPr="00F408E2" w:rsidRDefault="001A75E9" w:rsidP="008C3AA5">
      <w:pPr>
        <w:pStyle w:val="Titre3"/>
        <w:rPr>
          <w:rFonts w:cs="Times New Roman"/>
        </w:rPr>
      </w:pPr>
      <w:bookmarkStart w:id="195" w:name="_Toc196656520"/>
      <w:bookmarkStart w:id="196" w:name="_Toc196662327"/>
      <w:r w:rsidRPr="00F408E2">
        <w:rPr>
          <w:rFonts w:cs="Times New Roman"/>
        </w:rPr>
        <w:t>Formes</w:t>
      </w:r>
      <w:r w:rsidR="008C3AA5" w:rsidRPr="00F408E2">
        <w:rPr>
          <w:rFonts w:cs="Times New Roman"/>
        </w:rPr>
        <w:t xml:space="preserve"> </w:t>
      </w:r>
      <w:r w:rsidR="004E6D49" w:rsidRPr="00F408E2">
        <w:rPr>
          <w:rFonts w:cs="Times New Roman"/>
        </w:rPr>
        <w:t>étiologique</w:t>
      </w:r>
      <w:bookmarkEnd w:id="195"/>
      <w:bookmarkEnd w:id="196"/>
      <w:r w:rsidR="008C3AA5" w:rsidRPr="00F408E2">
        <w:rPr>
          <w:rFonts w:cs="Times New Roman"/>
        </w:rPr>
        <w:t xml:space="preserve"> </w:t>
      </w:r>
    </w:p>
    <w:p w14:paraId="442DF007" w14:textId="2E545BD8" w:rsidR="008C3AA5" w:rsidRPr="00F408E2" w:rsidRDefault="008C3AA5" w:rsidP="008C3AA5">
      <w:pPr>
        <w:rPr>
          <w:rFonts w:cs="Times New Roman"/>
        </w:rPr>
      </w:pPr>
      <w:r w:rsidRPr="00F408E2">
        <w:rPr>
          <w:rFonts w:cs="Times New Roman"/>
        </w:rPr>
        <w:t xml:space="preserve">Étiologies </w:t>
      </w:r>
    </w:p>
    <w:p w14:paraId="3D829066" w14:textId="6E9F0EAE" w:rsidR="008C3AA5" w:rsidRPr="00F408E2" w:rsidRDefault="008C3AA5" w:rsidP="004237A4">
      <w:pPr>
        <w:numPr>
          <w:ilvl w:val="1"/>
          <w:numId w:val="4"/>
        </w:numPr>
        <w:rPr>
          <w:rFonts w:cs="Times New Roman"/>
        </w:rPr>
      </w:pPr>
      <w:r w:rsidRPr="00F408E2">
        <w:rPr>
          <w:rFonts w:cs="Times New Roman"/>
        </w:rPr>
        <w:t>Déficit en acide gamma-ami</w:t>
      </w:r>
      <w:r w:rsidR="008216DE" w:rsidRPr="00F408E2">
        <w:rPr>
          <w:rFonts w:cs="Times New Roman"/>
        </w:rPr>
        <w:t>n</w:t>
      </w:r>
      <w:r w:rsidR="001A75E9" w:rsidRPr="00F408E2">
        <w:rPr>
          <w:rFonts w:cs="Times New Roman"/>
        </w:rPr>
        <w:t>o</w:t>
      </w:r>
      <w:r w:rsidRPr="00F408E2">
        <w:rPr>
          <w:rFonts w:cs="Times New Roman"/>
        </w:rPr>
        <w:t xml:space="preserve">-butilique (GABA) et de son </w:t>
      </w:r>
      <w:r w:rsidR="001A75E9" w:rsidRPr="00F408E2">
        <w:rPr>
          <w:rFonts w:cs="Times New Roman"/>
        </w:rPr>
        <w:t>enzyme</w:t>
      </w:r>
      <w:r w:rsidRPr="00F408E2">
        <w:rPr>
          <w:rFonts w:cs="Times New Roman"/>
        </w:rPr>
        <w:t xml:space="preserve"> </w:t>
      </w:r>
      <w:r w:rsidR="001A75E9" w:rsidRPr="00F408E2">
        <w:rPr>
          <w:rFonts w:cs="Times New Roman"/>
        </w:rPr>
        <w:t>de</w:t>
      </w:r>
      <w:r w:rsidRPr="00F408E2">
        <w:rPr>
          <w:rFonts w:cs="Times New Roman"/>
        </w:rPr>
        <w:t xml:space="preserve"> </w:t>
      </w:r>
      <w:r w:rsidR="005F6532" w:rsidRPr="00F408E2">
        <w:rPr>
          <w:rFonts w:cs="Times New Roman"/>
        </w:rPr>
        <w:t>synthèse,</w:t>
      </w:r>
      <w:r w:rsidRPr="00F408E2">
        <w:rPr>
          <w:rFonts w:cs="Times New Roman"/>
        </w:rPr>
        <w:t xml:space="preserve"> la </w:t>
      </w:r>
      <w:r w:rsidR="00177B62" w:rsidRPr="00F408E2">
        <w:rPr>
          <w:rFonts w:cs="Times New Roman"/>
        </w:rPr>
        <w:t>glutamine</w:t>
      </w:r>
      <w:r w:rsidRPr="00F408E2">
        <w:rPr>
          <w:rFonts w:cs="Times New Roman"/>
        </w:rPr>
        <w:t xml:space="preserve"> </w:t>
      </w:r>
      <w:r w:rsidR="001A75E9" w:rsidRPr="00F408E2">
        <w:rPr>
          <w:rFonts w:cs="Times New Roman"/>
        </w:rPr>
        <w:t>désoxy</w:t>
      </w:r>
      <w:r w:rsidR="008216DE" w:rsidRPr="00F408E2">
        <w:rPr>
          <w:rFonts w:cs="Times New Roman"/>
        </w:rPr>
        <w:t>ca</w:t>
      </w:r>
      <w:r w:rsidR="00832036" w:rsidRPr="00F408E2">
        <w:rPr>
          <w:rFonts w:cs="Times New Roman"/>
        </w:rPr>
        <w:t>roxyla</w:t>
      </w:r>
      <w:r w:rsidR="001A75E9" w:rsidRPr="00F408E2">
        <w:rPr>
          <w:rFonts w:cs="Times New Roman"/>
        </w:rPr>
        <w:t>se</w:t>
      </w:r>
      <w:r w:rsidRPr="00F408E2">
        <w:rPr>
          <w:rFonts w:cs="Times New Roman"/>
        </w:rPr>
        <w:t xml:space="preserve"> d’o</w:t>
      </w:r>
      <w:r w:rsidR="008216DE" w:rsidRPr="00F408E2">
        <w:rPr>
          <w:rFonts w:cs="Times New Roman"/>
        </w:rPr>
        <w:t>rigi</w:t>
      </w:r>
      <w:r w:rsidRPr="00F408E2">
        <w:rPr>
          <w:rFonts w:cs="Times New Roman"/>
        </w:rPr>
        <w:t>n</w:t>
      </w:r>
      <w:r w:rsidR="008216DE" w:rsidRPr="00F408E2">
        <w:rPr>
          <w:rFonts w:cs="Times New Roman"/>
        </w:rPr>
        <w:t>e</w:t>
      </w:r>
      <w:r w:rsidRPr="00F408E2">
        <w:rPr>
          <w:rFonts w:cs="Times New Roman"/>
        </w:rPr>
        <w:t xml:space="preserve"> </w:t>
      </w:r>
      <w:r w:rsidR="008216DE" w:rsidRPr="00F408E2">
        <w:rPr>
          <w:rFonts w:cs="Times New Roman"/>
        </w:rPr>
        <w:t>génétique</w:t>
      </w:r>
      <w:r w:rsidRPr="00F408E2">
        <w:rPr>
          <w:rFonts w:cs="Times New Roman"/>
        </w:rPr>
        <w:t xml:space="preserve"> par anomalie du gène au bras couts du </w:t>
      </w:r>
      <w:r w:rsidR="00832036" w:rsidRPr="00F408E2">
        <w:rPr>
          <w:rFonts w:cs="Times New Roman"/>
        </w:rPr>
        <w:t>chromosome</w:t>
      </w:r>
      <w:r w:rsidRPr="00F408E2">
        <w:rPr>
          <w:rFonts w:cs="Times New Roman"/>
        </w:rPr>
        <w:t xml:space="preserve"> -4 (4p</w:t>
      </w:r>
      <w:r w:rsidR="00177B62" w:rsidRPr="00F408E2">
        <w:rPr>
          <w:rFonts w:cs="Times New Roman"/>
        </w:rPr>
        <w:t>16.3)</w:t>
      </w:r>
    </w:p>
    <w:p w14:paraId="6B44705B" w14:textId="6AD650B0" w:rsidR="00177B62" w:rsidRPr="00F408E2" w:rsidRDefault="00177B62" w:rsidP="004237A4">
      <w:pPr>
        <w:numPr>
          <w:ilvl w:val="1"/>
          <w:numId w:val="4"/>
        </w:numPr>
        <w:rPr>
          <w:rFonts w:cs="Times New Roman"/>
        </w:rPr>
      </w:pPr>
      <w:r w:rsidRPr="00F408E2">
        <w:rPr>
          <w:rFonts w:cs="Times New Roman"/>
        </w:rPr>
        <w:t xml:space="preserve">Anomalie transmise de façon </w:t>
      </w:r>
      <w:r w:rsidR="002137D7" w:rsidRPr="00F408E2">
        <w:rPr>
          <w:rFonts w:cs="Times New Roman"/>
        </w:rPr>
        <w:t>autosomique</w:t>
      </w:r>
      <w:r w:rsidRPr="00F408E2">
        <w:rPr>
          <w:rFonts w:cs="Times New Roman"/>
        </w:rPr>
        <w:t xml:space="preserve"> </w:t>
      </w:r>
      <w:r w:rsidR="002137D7" w:rsidRPr="00F408E2">
        <w:rPr>
          <w:rFonts w:cs="Times New Roman"/>
        </w:rPr>
        <w:t>dominante</w:t>
      </w:r>
      <w:r w:rsidRPr="00F408E2">
        <w:rPr>
          <w:rFonts w:cs="Times New Roman"/>
        </w:rPr>
        <w:t xml:space="preserve"> avec pénétrance complète</w:t>
      </w:r>
    </w:p>
    <w:p w14:paraId="3874657A" w14:textId="2FAF19AD" w:rsidR="001A1CDF" w:rsidRPr="00F408E2" w:rsidRDefault="001A1CDF" w:rsidP="001A1CDF">
      <w:pPr>
        <w:rPr>
          <w:rFonts w:cs="Times New Roman"/>
        </w:rPr>
      </w:pPr>
      <w:r w:rsidRPr="00F408E2">
        <w:rPr>
          <w:rFonts w:cs="Times New Roman"/>
        </w:rPr>
        <w:t xml:space="preserve">Fromes </w:t>
      </w:r>
      <w:r w:rsidR="002137D7" w:rsidRPr="00F408E2">
        <w:rPr>
          <w:rFonts w:cs="Times New Roman"/>
        </w:rPr>
        <w:t>selon</w:t>
      </w:r>
      <w:r w:rsidRPr="00F408E2">
        <w:rPr>
          <w:rFonts w:cs="Times New Roman"/>
        </w:rPr>
        <w:t xml:space="preserve"> le sexe du </w:t>
      </w:r>
      <w:r w:rsidR="002137D7" w:rsidRPr="00F408E2">
        <w:rPr>
          <w:rFonts w:cs="Times New Roman"/>
        </w:rPr>
        <w:t>transmetteur</w:t>
      </w:r>
      <w:r w:rsidRPr="00F408E2">
        <w:rPr>
          <w:rFonts w:cs="Times New Roman"/>
        </w:rPr>
        <w:t xml:space="preserve"> </w:t>
      </w:r>
    </w:p>
    <w:p w14:paraId="280686F2" w14:textId="48A8F22F" w:rsidR="001A1CDF" w:rsidRPr="00F408E2" w:rsidRDefault="000E2146" w:rsidP="004237A4">
      <w:pPr>
        <w:numPr>
          <w:ilvl w:val="1"/>
          <w:numId w:val="4"/>
        </w:numPr>
        <w:rPr>
          <w:rFonts w:cs="Times New Roman"/>
        </w:rPr>
      </w:pPr>
      <w:r w:rsidRPr="00F408E2">
        <w:rPr>
          <w:rFonts w:cs="Times New Roman"/>
        </w:rPr>
        <w:t>Origine</w:t>
      </w:r>
      <w:r w:rsidR="001A1CDF" w:rsidRPr="00F408E2">
        <w:rPr>
          <w:rFonts w:cs="Times New Roman"/>
        </w:rPr>
        <w:t xml:space="preserve"> </w:t>
      </w:r>
      <w:r w:rsidRPr="00F408E2">
        <w:rPr>
          <w:rFonts w:cs="Times New Roman"/>
        </w:rPr>
        <w:t>paternelle</w:t>
      </w:r>
    </w:p>
    <w:p w14:paraId="273F7B32" w14:textId="504EE84F" w:rsidR="001A1CDF" w:rsidRPr="00F408E2" w:rsidRDefault="000E2146" w:rsidP="004237A4">
      <w:pPr>
        <w:numPr>
          <w:ilvl w:val="2"/>
          <w:numId w:val="4"/>
        </w:numPr>
        <w:rPr>
          <w:rFonts w:cs="Times New Roman"/>
        </w:rPr>
      </w:pPr>
      <w:r w:rsidRPr="00F408E2">
        <w:rPr>
          <w:rFonts w:cs="Times New Roman"/>
        </w:rPr>
        <w:t>Manifestation</w:t>
      </w:r>
      <w:r w:rsidR="001A1CDF" w:rsidRPr="00F408E2">
        <w:rPr>
          <w:rFonts w:cs="Times New Roman"/>
        </w:rPr>
        <w:t xml:space="preserve"> </w:t>
      </w:r>
      <w:r w:rsidRPr="00F408E2">
        <w:rPr>
          <w:rFonts w:cs="Times New Roman"/>
        </w:rPr>
        <w:t>clinique</w:t>
      </w:r>
      <w:r w:rsidR="001A1CDF" w:rsidRPr="00F408E2">
        <w:rPr>
          <w:rFonts w:cs="Times New Roman"/>
        </w:rPr>
        <w:t xml:space="preserve"> </w:t>
      </w:r>
      <w:r w:rsidRPr="00F408E2">
        <w:rPr>
          <w:rFonts w:cs="Times New Roman"/>
        </w:rPr>
        <w:t>survient</w:t>
      </w:r>
      <w:r w:rsidR="001A1CDF" w:rsidRPr="00F408E2">
        <w:rPr>
          <w:rFonts w:cs="Times New Roman"/>
        </w:rPr>
        <w:t xml:space="preserve"> </w:t>
      </w:r>
      <w:r w:rsidR="005F6532" w:rsidRPr="00F408E2">
        <w:rPr>
          <w:rFonts w:cs="Times New Roman"/>
        </w:rPr>
        <w:t>tôt,</w:t>
      </w:r>
      <w:r w:rsidR="001A1CDF" w:rsidRPr="00F408E2">
        <w:rPr>
          <w:rFonts w:cs="Times New Roman"/>
        </w:rPr>
        <w:t xml:space="preserve"> deve</w:t>
      </w:r>
      <w:r w:rsidRPr="00F408E2">
        <w:rPr>
          <w:rFonts w:cs="Times New Roman"/>
        </w:rPr>
        <w:t>n</w:t>
      </w:r>
      <w:r w:rsidR="001A1CDF" w:rsidRPr="00F408E2">
        <w:rPr>
          <w:rFonts w:cs="Times New Roman"/>
        </w:rPr>
        <w:t>u de plu</w:t>
      </w:r>
      <w:r w:rsidR="00EB5227" w:rsidRPr="00F408E2">
        <w:rPr>
          <w:rFonts w:cs="Times New Roman"/>
        </w:rPr>
        <w:t>s</w:t>
      </w:r>
      <w:r w:rsidR="001A1CDF" w:rsidRPr="00F408E2">
        <w:rPr>
          <w:rFonts w:cs="Times New Roman"/>
        </w:rPr>
        <w:t xml:space="preserve"> en </w:t>
      </w:r>
      <w:r w:rsidR="00EB5227" w:rsidRPr="00F408E2">
        <w:rPr>
          <w:rFonts w:cs="Times New Roman"/>
        </w:rPr>
        <w:t>plus</w:t>
      </w:r>
      <w:r w:rsidR="001A1CDF" w:rsidRPr="00F408E2">
        <w:rPr>
          <w:rFonts w:cs="Times New Roman"/>
        </w:rPr>
        <w:t xml:space="preserve"> préco</w:t>
      </w:r>
      <w:r w:rsidR="00EB5227" w:rsidRPr="00F408E2">
        <w:rPr>
          <w:rFonts w:cs="Times New Roman"/>
        </w:rPr>
        <w:t>c</w:t>
      </w:r>
      <w:r w:rsidR="001A1CDF" w:rsidRPr="00F408E2">
        <w:rPr>
          <w:rFonts w:cs="Times New Roman"/>
        </w:rPr>
        <w:t xml:space="preserve">e </w:t>
      </w:r>
      <w:r w:rsidR="005F6532" w:rsidRPr="00F408E2">
        <w:rPr>
          <w:rFonts w:cs="Times New Roman"/>
        </w:rPr>
        <w:t>à la génération</w:t>
      </w:r>
      <w:r w:rsidR="005F6532">
        <w:rPr>
          <w:rFonts w:cs="Times New Roman"/>
        </w:rPr>
        <w:t xml:space="preserve"> suivante</w:t>
      </w:r>
    </w:p>
    <w:p w14:paraId="7F6C14C0" w14:textId="2050F051" w:rsidR="001A1CDF" w:rsidRPr="00F408E2" w:rsidRDefault="001A1CDF" w:rsidP="004237A4">
      <w:pPr>
        <w:numPr>
          <w:ilvl w:val="1"/>
          <w:numId w:val="4"/>
        </w:numPr>
        <w:rPr>
          <w:rFonts w:cs="Times New Roman"/>
        </w:rPr>
      </w:pPr>
      <w:r w:rsidRPr="00F408E2">
        <w:rPr>
          <w:rFonts w:cs="Times New Roman"/>
        </w:rPr>
        <w:t>Orig</w:t>
      </w:r>
      <w:r w:rsidR="00EB5227" w:rsidRPr="00F408E2">
        <w:rPr>
          <w:rFonts w:cs="Times New Roman"/>
        </w:rPr>
        <w:t>i</w:t>
      </w:r>
      <w:r w:rsidRPr="00F408E2">
        <w:rPr>
          <w:rFonts w:cs="Times New Roman"/>
        </w:rPr>
        <w:t>ne mat</w:t>
      </w:r>
      <w:r w:rsidR="00701715" w:rsidRPr="00F408E2">
        <w:rPr>
          <w:rFonts w:cs="Times New Roman"/>
        </w:rPr>
        <w:t>ern</w:t>
      </w:r>
      <w:r w:rsidRPr="00F408E2">
        <w:rPr>
          <w:rFonts w:cs="Times New Roman"/>
        </w:rPr>
        <w:t>elle</w:t>
      </w:r>
    </w:p>
    <w:p w14:paraId="31B8D226" w14:textId="157FA5FA" w:rsidR="001A1CDF" w:rsidRPr="00F408E2" w:rsidRDefault="001A1CDF" w:rsidP="004237A4">
      <w:pPr>
        <w:numPr>
          <w:ilvl w:val="2"/>
          <w:numId w:val="4"/>
        </w:numPr>
        <w:rPr>
          <w:rFonts w:cs="Times New Roman"/>
        </w:rPr>
      </w:pPr>
      <w:r w:rsidRPr="00F408E2">
        <w:rPr>
          <w:rFonts w:cs="Times New Roman"/>
        </w:rPr>
        <w:t>Symptomatolo</w:t>
      </w:r>
      <w:r w:rsidR="00701715" w:rsidRPr="00F408E2">
        <w:rPr>
          <w:rFonts w:cs="Times New Roman"/>
        </w:rPr>
        <w:t>gi</w:t>
      </w:r>
      <w:r w:rsidRPr="00F408E2">
        <w:rPr>
          <w:rFonts w:cs="Times New Roman"/>
        </w:rPr>
        <w:t xml:space="preserve">e </w:t>
      </w:r>
      <w:r w:rsidR="00701715" w:rsidRPr="00F408E2">
        <w:rPr>
          <w:rFonts w:cs="Times New Roman"/>
        </w:rPr>
        <w:t>clinique</w:t>
      </w:r>
      <w:r w:rsidRPr="00F408E2">
        <w:rPr>
          <w:rFonts w:cs="Times New Roman"/>
        </w:rPr>
        <w:t xml:space="preserve"> stable et peu </w:t>
      </w:r>
      <w:r w:rsidR="00701715" w:rsidRPr="00F408E2">
        <w:rPr>
          <w:rFonts w:cs="Times New Roman"/>
        </w:rPr>
        <w:t>tardive</w:t>
      </w:r>
      <w:r w:rsidRPr="00F408E2">
        <w:rPr>
          <w:rFonts w:cs="Times New Roman"/>
        </w:rPr>
        <w:t xml:space="preserve"> suite à une </w:t>
      </w:r>
      <w:r w:rsidR="000D60F5" w:rsidRPr="00F408E2">
        <w:rPr>
          <w:rFonts w:cs="Times New Roman"/>
        </w:rPr>
        <w:t>exocytoxicité</w:t>
      </w:r>
    </w:p>
    <w:p w14:paraId="0DAD3957" w14:textId="69EECC0D" w:rsidR="00701715" w:rsidRPr="00F408E2" w:rsidRDefault="00701715" w:rsidP="00701715">
      <w:pPr>
        <w:pStyle w:val="Titre1"/>
        <w:rPr>
          <w:rFonts w:cs="Times New Roman"/>
        </w:rPr>
      </w:pPr>
      <w:bookmarkStart w:id="197" w:name="_Toc196656521"/>
      <w:bookmarkStart w:id="198" w:name="_Toc196662328"/>
      <w:r w:rsidRPr="00F408E2">
        <w:rPr>
          <w:rFonts w:cs="Times New Roman"/>
        </w:rPr>
        <w:t>Diagnostic</w:t>
      </w:r>
      <w:bookmarkEnd w:id="197"/>
      <w:bookmarkEnd w:id="198"/>
    </w:p>
    <w:p w14:paraId="5120B43F" w14:textId="0141D6E8" w:rsidR="00701715" w:rsidRPr="00F408E2" w:rsidRDefault="00EB5227" w:rsidP="00701715">
      <w:pPr>
        <w:pStyle w:val="Titre2"/>
        <w:rPr>
          <w:rFonts w:cs="Times New Roman"/>
        </w:rPr>
      </w:pPr>
      <w:bookmarkStart w:id="199" w:name="_Toc196656522"/>
      <w:bookmarkStart w:id="200" w:name="_Toc196662329"/>
      <w:r w:rsidRPr="00F408E2">
        <w:rPr>
          <w:rFonts w:cs="Times New Roman"/>
        </w:rPr>
        <w:t>Diagnostic</w:t>
      </w:r>
      <w:r w:rsidR="00701715" w:rsidRPr="00F408E2">
        <w:rPr>
          <w:rFonts w:cs="Times New Roman"/>
        </w:rPr>
        <w:t xml:space="preserve"> positif</w:t>
      </w:r>
      <w:bookmarkEnd w:id="199"/>
      <w:bookmarkEnd w:id="200"/>
      <w:r w:rsidR="00701715" w:rsidRPr="00F408E2">
        <w:rPr>
          <w:rFonts w:cs="Times New Roman"/>
        </w:rPr>
        <w:t xml:space="preserve"> </w:t>
      </w:r>
    </w:p>
    <w:p w14:paraId="68A2AD05" w14:textId="4E8CA273" w:rsidR="00701715" w:rsidRPr="00F408E2" w:rsidRDefault="00EB5227" w:rsidP="00701715">
      <w:pPr>
        <w:rPr>
          <w:rFonts w:cs="Times New Roman"/>
        </w:rPr>
      </w:pPr>
      <w:r w:rsidRPr="00F408E2">
        <w:rPr>
          <w:rFonts w:cs="Times New Roman"/>
        </w:rPr>
        <w:t>Mouvement</w:t>
      </w:r>
      <w:r w:rsidR="00701715" w:rsidRPr="00F408E2">
        <w:rPr>
          <w:rFonts w:cs="Times New Roman"/>
        </w:rPr>
        <w:t xml:space="preserve"> choréique et </w:t>
      </w:r>
      <w:r w:rsidR="003C136F" w:rsidRPr="00F408E2">
        <w:rPr>
          <w:rFonts w:cs="Times New Roman"/>
        </w:rPr>
        <w:t>dysarthrie</w:t>
      </w:r>
    </w:p>
    <w:p w14:paraId="5248DADA" w14:textId="400C26C2" w:rsidR="00701715" w:rsidRPr="00F408E2" w:rsidRDefault="00EB5227" w:rsidP="00701715">
      <w:pPr>
        <w:rPr>
          <w:rFonts w:cs="Times New Roman"/>
        </w:rPr>
      </w:pPr>
      <w:r w:rsidRPr="00F408E2">
        <w:rPr>
          <w:rFonts w:cs="Times New Roman"/>
        </w:rPr>
        <w:lastRenderedPageBreak/>
        <w:t>Trouble</w:t>
      </w:r>
      <w:r w:rsidR="00701715" w:rsidRPr="00F408E2">
        <w:rPr>
          <w:rFonts w:cs="Times New Roman"/>
        </w:rPr>
        <w:t xml:space="preserve"> du </w:t>
      </w:r>
      <w:r w:rsidRPr="00F408E2">
        <w:rPr>
          <w:rFonts w:cs="Times New Roman"/>
        </w:rPr>
        <w:t>caractère</w:t>
      </w:r>
    </w:p>
    <w:p w14:paraId="7CCF8AAF" w14:textId="0E68BBEE" w:rsidR="00701715" w:rsidRPr="00F408E2" w:rsidRDefault="00D17060" w:rsidP="00701715">
      <w:pPr>
        <w:rPr>
          <w:rFonts w:cs="Times New Roman"/>
        </w:rPr>
      </w:pPr>
      <w:r w:rsidRPr="00F408E2">
        <w:rPr>
          <w:rFonts w:cs="Times New Roman"/>
        </w:rPr>
        <w:t>Dégradation</w:t>
      </w:r>
      <w:r w:rsidR="00701715" w:rsidRPr="00F408E2">
        <w:rPr>
          <w:rFonts w:cs="Times New Roman"/>
        </w:rPr>
        <w:t xml:space="preserve"> </w:t>
      </w:r>
      <w:r w:rsidR="00EB5227" w:rsidRPr="00F408E2">
        <w:rPr>
          <w:rFonts w:cs="Times New Roman"/>
        </w:rPr>
        <w:t>intellectuelle</w:t>
      </w:r>
      <w:r w:rsidR="00EC3244">
        <w:rPr>
          <w:rFonts w:cs="Times New Roman"/>
        </w:rPr>
        <w:t> </w:t>
      </w:r>
      <w:r w:rsidR="002D37CB" w:rsidRPr="00F408E2">
        <w:rPr>
          <w:rFonts w:cs="Times New Roman"/>
        </w:rPr>
        <w:t xml:space="preserve">: trouble psychique </w:t>
      </w:r>
    </w:p>
    <w:p w14:paraId="0BA3C1B5" w14:textId="4EE63B5D" w:rsidR="002D37CB" w:rsidRPr="00F408E2" w:rsidRDefault="00D17060" w:rsidP="00701715">
      <w:pPr>
        <w:rPr>
          <w:rFonts w:cs="Times New Roman"/>
        </w:rPr>
      </w:pPr>
      <w:r w:rsidRPr="00F408E2">
        <w:rPr>
          <w:rFonts w:cs="Times New Roman"/>
        </w:rPr>
        <w:t>Trouble</w:t>
      </w:r>
      <w:r w:rsidR="002D37CB" w:rsidRPr="00F408E2">
        <w:rPr>
          <w:rFonts w:cs="Times New Roman"/>
        </w:rPr>
        <w:t xml:space="preserve"> de comportement</w:t>
      </w:r>
      <w:r w:rsidR="00EC3244">
        <w:rPr>
          <w:rFonts w:cs="Times New Roman"/>
        </w:rPr>
        <w:t> </w:t>
      </w:r>
      <w:r w:rsidR="002D37CB" w:rsidRPr="00F408E2">
        <w:rPr>
          <w:rFonts w:cs="Times New Roman"/>
        </w:rPr>
        <w:t xml:space="preserve">: </w:t>
      </w:r>
      <w:r w:rsidRPr="00F408E2">
        <w:rPr>
          <w:rFonts w:cs="Times New Roman"/>
        </w:rPr>
        <w:t>dysthymie</w:t>
      </w:r>
      <w:r w:rsidR="00581BB1" w:rsidRPr="00F408E2">
        <w:rPr>
          <w:rFonts w:cs="Times New Roman"/>
        </w:rPr>
        <w:t xml:space="preserve">, </w:t>
      </w:r>
      <w:r w:rsidRPr="00F408E2">
        <w:rPr>
          <w:rFonts w:cs="Times New Roman"/>
        </w:rPr>
        <w:t>indifférence</w:t>
      </w:r>
      <w:r w:rsidR="00581BB1" w:rsidRPr="00F408E2">
        <w:rPr>
          <w:rFonts w:cs="Times New Roman"/>
        </w:rPr>
        <w:t xml:space="preserve"> </w:t>
      </w:r>
      <w:r w:rsidRPr="00F408E2">
        <w:rPr>
          <w:rFonts w:cs="Times New Roman"/>
        </w:rPr>
        <w:t>psychomotrice</w:t>
      </w:r>
    </w:p>
    <w:p w14:paraId="32D09970" w14:textId="244EAAA1" w:rsidR="002D37CB" w:rsidRPr="00F408E2" w:rsidRDefault="002D37CB" w:rsidP="00701715">
      <w:pPr>
        <w:rPr>
          <w:rFonts w:cs="Times New Roman"/>
        </w:rPr>
      </w:pPr>
      <w:r w:rsidRPr="00F408E2">
        <w:rPr>
          <w:rFonts w:cs="Times New Roman"/>
        </w:rPr>
        <w:t xml:space="preserve">Présence </w:t>
      </w:r>
      <w:r w:rsidR="005F6532" w:rsidRPr="00F408E2">
        <w:rPr>
          <w:rFonts w:cs="Times New Roman"/>
        </w:rPr>
        <w:t>d’antécédent familial</w:t>
      </w:r>
      <w:r w:rsidR="00581BB1" w:rsidRPr="00F408E2">
        <w:rPr>
          <w:rFonts w:cs="Times New Roman"/>
        </w:rPr>
        <w:t xml:space="preserve"> </w:t>
      </w:r>
    </w:p>
    <w:p w14:paraId="68E87F57" w14:textId="5D31B901" w:rsidR="00581BB1" w:rsidRPr="00F408E2" w:rsidRDefault="00581BB1" w:rsidP="00701715">
      <w:pPr>
        <w:rPr>
          <w:rFonts w:cs="Times New Roman"/>
        </w:rPr>
      </w:pPr>
      <w:r w:rsidRPr="00F408E2">
        <w:rPr>
          <w:rFonts w:cs="Times New Roman"/>
        </w:rPr>
        <w:t>Imagerie morphologi</w:t>
      </w:r>
      <w:r w:rsidR="000617D5" w:rsidRPr="00F408E2">
        <w:rPr>
          <w:rFonts w:cs="Times New Roman"/>
        </w:rPr>
        <w:t>que (</w:t>
      </w:r>
      <w:r w:rsidR="003C136F" w:rsidRPr="00F408E2">
        <w:rPr>
          <w:rFonts w:cs="Times New Roman"/>
        </w:rPr>
        <w:t>élimination</w:t>
      </w:r>
      <w:r w:rsidR="000617D5" w:rsidRPr="00F408E2">
        <w:rPr>
          <w:rFonts w:cs="Times New Roman"/>
        </w:rPr>
        <w:t>)</w:t>
      </w:r>
      <w:r w:rsidR="00EC3244">
        <w:rPr>
          <w:rFonts w:cs="Times New Roman"/>
        </w:rPr>
        <w:t> </w:t>
      </w:r>
      <w:r w:rsidR="000617D5" w:rsidRPr="00F408E2">
        <w:rPr>
          <w:rFonts w:cs="Times New Roman"/>
        </w:rPr>
        <w:t xml:space="preserve">: atrophie </w:t>
      </w:r>
      <w:r w:rsidR="00D17060" w:rsidRPr="00F408E2">
        <w:rPr>
          <w:rFonts w:cs="Times New Roman"/>
        </w:rPr>
        <w:t>du</w:t>
      </w:r>
      <w:r w:rsidR="000617D5" w:rsidRPr="00F408E2">
        <w:rPr>
          <w:rFonts w:cs="Times New Roman"/>
        </w:rPr>
        <w:t xml:space="preserve"> cortex </w:t>
      </w:r>
      <w:r w:rsidR="003C136F" w:rsidRPr="00F408E2">
        <w:rPr>
          <w:rFonts w:cs="Times New Roman"/>
        </w:rPr>
        <w:t xml:space="preserve">et </w:t>
      </w:r>
      <w:r w:rsidR="00CE026D" w:rsidRPr="00F408E2">
        <w:rPr>
          <w:rFonts w:cs="Times New Roman"/>
        </w:rPr>
        <w:t xml:space="preserve">striatum </w:t>
      </w:r>
      <w:r w:rsidR="003C136F" w:rsidRPr="00F408E2">
        <w:rPr>
          <w:rFonts w:cs="Times New Roman"/>
        </w:rPr>
        <w:t>confirmé par PET scan</w:t>
      </w:r>
    </w:p>
    <w:p w14:paraId="533D39A7" w14:textId="5F00DEA9" w:rsidR="000617D5" w:rsidRPr="00F408E2" w:rsidRDefault="005F6532" w:rsidP="00701715">
      <w:pPr>
        <w:rPr>
          <w:rFonts w:cs="Times New Roman"/>
        </w:rPr>
      </w:pPr>
      <w:r w:rsidRPr="00F408E2">
        <w:rPr>
          <w:rFonts w:cs="Times New Roman"/>
        </w:rPr>
        <w:t>Test</w:t>
      </w:r>
      <w:r w:rsidR="000617D5" w:rsidRPr="00F408E2">
        <w:rPr>
          <w:rFonts w:cs="Times New Roman"/>
        </w:rPr>
        <w:t xml:space="preserve"> génétique confirme le </w:t>
      </w:r>
      <w:r w:rsidR="00CE026D" w:rsidRPr="00F408E2">
        <w:rPr>
          <w:rFonts w:cs="Times New Roman"/>
        </w:rPr>
        <w:t>diagnostic</w:t>
      </w:r>
    </w:p>
    <w:p w14:paraId="52A568B2" w14:textId="4E8981BC" w:rsidR="003C136F" w:rsidRPr="00F408E2" w:rsidRDefault="003C136F" w:rsidP="003C136F">
      <w:pPr>
        <w:pStyle w:val="Titre2"/>
        <w:rPr>
          <w:rFonts w:cs="Times New Roman"/>
        </w:rPr>
      </w:pPr>
      <w:bookmarkStart w:id="201" w:name="_Toc196656523"/>
      <w:bookmarkStart w:id="202" w:name="_Toc196662330"/>
      <w:r w:rsidRPr="00F408E2">
        <w:rPr>
          <w:rFonts w:cs="Times New Roman"/>
        </w:rPr>
        <w:t>Différentiel</w:t>
      </w:r>
      <w:bookmarkEnd w:id="201"/>
      <w:bookmarkEnd w:id="202"/>
    </w:p>
    <w:p w14:paraId="008E7F2C" w14:textId="1B2C637C" w:rsidR="003C136F" w:rsidRPr="00F408E2" w:rsidRDefault="00BC7407" w:rsidP="00951A7B">
      <w:pPr>
        <w:pStyle w:val="Titre3"/>
        <w:rPr>
          <w:rFonts w:cs="Times New Roman"/>
        </w:rPr>
      </w:pPr>
      <w:bookmarkStart w:id="203" w:name="_Toc196656524"/>
      <w:bookmarkStart w:id="204" w:name="_Toc196662331"/>
      <w:r w:rsidRPr="00F408E2">
        <w:rPr>
          <w:rFonts w:cs="Times New Roman"/>
        </w:rPr>
        <w:t xml:space="preserve">Chorée </w:t>
      </w:r>
      <w:r w:rsidR="00951A7B" w:rsidRPr="00F408E2">
        <w:rPr>
          <w:rFonts w:cs="Times New Roman"/>
        </w:rPr>
        <w:t>héréditaire</w:t>
      </w:r>
      <w:r w:rsidRPr="00F408E2">
        <w:rPr>
          <w:rFonts w:cs="Times New Roman"/>
        </w:rPr>
        <w:t xml:space="preserve"> </w:t>
      </w:r>
      <w:r w:rsidR="00CE026D" w:rsidRPr="00F408E2">
        <w:rPr>
          <w:rStyle w:val="Titre3Car"/>
          <w:rFonts w:cs="Times New Roman"/>
        </w:rPr>
        <w:t>bénigne</w:t>
      </w:r>
      <w:bookmarkEnd w:id="203"/>
      <w:bookmarkEnd w:id="204"/>
      <w:r w:rsidRPr="00F408E2">
        <w:rPr>
          <w:rFonts w:cs="Times New Roman"/>
        </w:rPr>
        <w:t xml:space="preserve"> </w:t>
      </w:r>
    </w:p>
    <w:p w14:paraId="7854ECDC" w14:textId="7E2AD758" w:rsidR="00BC7407" w:rsidRPr="00F408E2" w:rsidRDefault="00BC7407" w:rsidP="003C136F">
      <w:pPr>
        <w:rPr>
          <w:rFonts w:cs="Times New Roman"/>
        </w:rPr>
      </w:pPr>
      <w:r w:rsidRPr="00F408E2">
        <w:rPr>
          <w:rFonts w:cs="Times New Roman"/>
        </w:rPr>
        <w:t xml:space="preserve">Apparition </w:t>
      </w:r>
      <w:r w:rsidR="00CE026D" w:rsidRPr="00F408E2">
        <w:rPr>
          <w:rFonts w:cs="Times New Roman"/>
        </w:rPr>
        <w:t>des signes</w:t>
      </w:r>
      <w:r w:rsidRPr="00F408E2">
        <w:rPr>
          <w:rFonts w:cs="Times New Roman"/>
        </w:rPr>
        <w:t xml:space="preserve"> dès l’enfance </w:t>
      </w:r>
    </w:p>
    <w:p w14:paraId="33EFE405" w14:textId="6D243734" w:rsidR="00BC7407" w:rsidRPr="00F408E2" w:rsidRDefault="00BC7407" w:rsidP="003C136F">
      <w:pPr>
        <w:rPr>
          <w:rFonts w:cs="Times New Roman"/>
        </w:rPr>
      </w:pPr>
      <w:r w:rsidRPr="00F408E2">
        <w:rPr>
          <w:rFonts w:cs="Times New Roman"/>
        </w:rPr>
        <w:t xml:space="preserve">Sd choréique </w:t>
      </w:r>
      <w:r w:rsidR="004D0C68" w:rsidRPr="00F408E2">
        <w:rPr>
          <w:rFonts w:cs="Times New Roman"/>
        </w:rPr>
        <w:t>instabilité</w:t>
      </w:r>
      <w:r w:rsidRPr="00F408E2">
        <w:rPr>
          <w:rFonts w:cs="Times New Roman"/>
        </w:rPr>
        <w:t>, grimace, dysarth</w:t>
      </w:r>
      <w:r w:rsidR="00951A7B" w:rsidRPr="00F408E2">
        <w:rPr>
          <w:rFonts w:cs="Times New Roman"/>
        </w:rPr>
        <w:t>ri</w:t>
      </w:r>
      <w:r w:rsidRPr="00F408E2">
        <w:rPr>
          <w:rFonts w:cs="Times New Roman"/>
        </w:rPr>
        <w:t>e), isolé ou accomp</w:t>
      </w:r>
      <w:r w:rsidR="004D0C68" w:rsidRPr="00F408E2">
        <w:rPr>
          <w:rFonts w:cs="Times New Roman"/>
        </w:rPr>
        <w:t>agné</w:t>
      </w:r>
    </w:p>
    <w:p w14:paraId="1BB1B97B" w14:textId="58A20127" w:rsidR="00BC7407" w:rsidRPr="00F408E2" w:rsidRDefault="00BC7407" w:rsidP="003C136F">
      <w:pPr>
        <w:rPr>
          <w:rFonts w:cs="Times New Roman"/>
        </w:rPr>
      </w:pPr>
      <w:r w:rsidRPr="00F408E2">
        <w:rPr>
          <w:rFonts w:cs="Times New Roman"/>
        </w:rPr>
        <w:t>Signes cé</w:t>
      </w:r>
      <w:r w:rsidR="005644CE" w:rsidRPr="00F408E2">
        <w:rPr>
          <w:rFonts w:cs="Times New Roman"/>
        </w:rPr>
        <w:t>ré</w:t>
      </w:r>
      <w:r w:rsidRPr="00F408E2">
        <w:rPr>
          <w:rFonts w:cs="Times New Roman"/>
        </w:rPr>
        <w:t>b</w:t>
      </w:r>
      <w:r w:rsidR="005644CE" w:rsidRPr="00F408E2">
        <w:rPr>
          <w:rFonts w:cs="Times New Roman"/>
        </w:rPr>
        <w:t>e</w:t>
      </w:r>
      <w:r w:rsidRPr="00F408E2">
        <w:rPr>
          <w:rFonts w:cs="Times New Roman"/>
        </w:rPr>
        <w:t>l</w:t>
      </w:r>
      <w:r w:rsidR="00E36338" w:rsidRPr="00F408E2">
        <w:rPr>
          <w:rFonts w:cs="Times New Roman"/>
        </w:rPr>
        <w:t>l</w:t>
      </w:r>
      <w:r w:rsidRPr="00F408E2">
        <w:rPr>
          <w:rFonts w:cs="Times New Roman"/>
        </w:rPr>
        <w:t>eu</w:t>
      </w:r>
      <w:r w:rsidR="00E36338" w:rsidRPr="00F408E2">
        <w:rPr>
          <w:rFonts w:cs="Times New Roman"/>
        </w:rPr>
        <w:t>x</w:t>
      </w:r>
      <w:r w:rsidRPr="00F408E2">
        <w:rPr>
          <w:rFonts w:cs="Times New Roman"/>
        </w:rPr>
        <w:t xml:space="preserve"> vermin</w:t>
      </w:r>
      <w:r w:rsidR="004903A6" w:rsidRPr="00F408E2">
        <w:rPr>
          <w:rFonts w:cs="Times New Roman"/>
        </w:rPr>
        <w:t>i</w:t>
      </w:r>
      <w:r w:rsidRPr="00F408E2">
        <w:rPr>
          <w:rFonts w:cs="Times New Roman"/>
        </w:rPr>
        <w:t xml:space="preserve">en, </w:t>
      </w:r>
      <w:r w:rsidR="00E36338" w:rsidRPr="00F408E2">
        <w:rPr>
          <w:rFonts w:cs="Times New Roman"/>
        </w:rPr>
        <w:t>dystonie</w:t>
      </w:r>
      <w:r w:rsidRPr="00F408E2">
        <w:rPr>
          <w:rFonts w:cs="Times New Roman"/>
        </w:rPr>
        <w:t xml:space="preserve"> </w:t>
      </w:r>
    </w:p>
    <w:p w14:paraId="27065C1B" w14:textId="41CA2047" w:rsidR="00BC7407" w:rsidRPr="00F408E2" w:rsidRDefault="005F6532" w:rsidP="003C136F">
      <w:pPr>
        <w:rPr>
          <w:rFonts w:cs="Times New Roman"/>
        </w:rPr>
      </w:pPr>
      <w:r w:rsidRPr="00F408E2">
        <w:rPr>
          <w:rFonts w:cs="Times New Roman"/>
        </w:rPr>
        <w:t>Apraxie,</w:t>
      </w:r>
      <w:r w:rsidR="00951A7B" w:rsidRPr="00F408E2">
        <w:rPr>
          <w:rFonts w:cs="Times New Roman"/>
        </w:rPr>
        <w:t xml:space="preserve"> </w:t>
      </w:r>
      <w:r w:rsidR="005644CE" w:rsidRPr="00F408E2">
        <w:rPr>
          <w:rFonts w:cs="Times New Roman"/>
        </w:rPr>
        <w:t>mycologie</w:t>
      </w:r>
      <w:r w:rsidR="00BC7407" w:rsidRPr="00F408E2">
        <w:rPr>
          <w:rFonts w:cs="Times New Roman"/>
        </w:rPr>
        <w:t xml:space="preserve">, convulsion </w:t>
      </w:r>
      <w:r w:rsidR="00951A7B" w:rsidRPr="00F408E2">
        <w:rPr>
          <w:rFonts w:cs="Times New Roman"/>
        </w:rPr>
        <w:sym w:font="Wingdings" w:char="F0E8"/>
      </w:r>
      <w:r w:rsidR="00951A7B" w:rsidRPr="00F408E2">
        <w:rPr>
          <w:rFonts w:cs="Times New Roman"/>
        </w:rPr>
        <w:t xml:space="preserve"> EEG </w:t>
      </w:r>
      <w:r w:rsidR="004E0EE5" w:rsidRPr="00F408E2">
        <w:rPr>
          <w:rFonts w:cs="Times New Roman"/>
        </w:rPr>
        <w:t>anormale</w:t>
      </w:r>
    </w:p>
    <w:p w14:paraId="32DDDB55" w14:textId="16D3AC8C" w:rsidR="00BC7407" w:rsidRPr="00F408E2" w:rsidRDefault="004E0EE5" w:rsidP="003C136F">
      <w:pPr>
        <w:rPr>
          <w:rFonts w:cs="Times New Roman"/>
        </w:rPr>
      </w:pPr>
      <w:r w:rsidRPr="00F408E2">
        <w:rPr>
          <w:rFonts w:cs="Times New Roman"/>
        </w:rPr>
        <w:t>Scanner</w:t>
      </w:r>
      <w:r w:rsidR="00BC7407" w:rsidRPr="00F408E2">
        <w:rPr>
          <w:rFonts w:cs="Times New Roman"/>
        </w:rPr>
        <w:t xml:space="preserve"> céréb</w:t>
      </w:r>
      <w:r w:rsidRPr="00F408E2">
        <w:rPr>
          <w:rFonts w:cs="Times New Roman"/>
        </w:rPr>
        <w:t>rale</w:t>
      </w:r>
      <w:r w:rsidR="00BC7407" w:rsidRPr="00F408E2">
        <w:rPr>
          <w:rFonts w:cs="Times New Roman"/>
        </w:rPr>
        <w:t xml:space="preserve"> san</w:t>
      </w:r>
      <w:r w:rsidRPr="00F408E2">
        <w:rPr>
          <w:rFonts w:cs="Times New Roman"/>
        </w:rPr>
        <w:t>s</w:t>
      </w:r>
      <w:r w:rsidR="00BC7407" w:rsidRPr="00F408E2">
        <w:rPr>
          <w:rFonts w:cs="Times New Roman"/>
        </w:rPr>
        <w:t xml:space="preserve"> </w:t>
      </w:r>
      <w:r w:rsidRPr="00F408E2">
        <w:rPr>
          <w:rFonts w:cs="Times New Roman"/>
        </w:rPr>
        <w:t>atrophie</w:t>
      </w:r>
      <w:r w:rsidR="00BC7407" w:rsidRPr="00F408E2">
        <w:rPr>
          <w:rFonts w:cs="Times New Roman"/>
        </w:rPr>
        <w:t xml:space="preserve"> coritco-caudé</w:t>
      </w:r>
    </w:p>
    <w:p w14:paraId="58348EAE" w14:textId="4C41D459" w:rsidR="008812E7" w:rsidRPr="00F408E2" w:rsidRDefault="008812E7" w:rsidP="008812E7">
      <w:pPr>
        <w:pStyle w:val="Titre3"/>
        <w:rPr>
          <w:rFonts w:cs="Times New Roman"/>
        </w:rPr>
      </w:pPr>
      <w:bookmarkStart w:id="205" w:name="_Toc196656525"/>
      <w:bookmarkStart w:id="206" w:name="_Toc196662332"/>
      <w:r w:rsidRPr="00F408E2">
        <w:rPr>
          <w:rFonts w:cs="Times New Roman"/>
        </w:rPr>
        <w:t>Atrophie dentato-rubro-pallido-</w:t>
      </w:r>
      <w:r w:rsidR="00E36338" w:rsidRPr="00F408E2">
        <w:rPr>
          <w:rFonts w:cs="Times New Roman"/>
        </w:rPr>
        <w:t>L</w:t>
      </w:r>
      <w:r w:rsidR="00C01B75" w:rsidRPr="00F408E2">
        <w:rPr>
          <w:rFonts w:cs="Times New Roman"/>
        </w:rPr>
        <w:t>uysienne</w:t>
      </w:r>
      <w:bookmarkEnd w:id="205"/>
      <w:bookmarkEnd w:id="206"/>
      <w:r w:rsidR="00C01B75" w:rsidRPr="00F408E2">
        <w:rPr>
          <w:rFonts w:cs="Times New Roman"/>
        </w:rPr>
        <w:t xml:space="preserve"> </w:t>
      </w:r>
    </w:p>
    <w:p w14:paraId="3ECD8715" w14:textId="3749F4EB" w:rsidR="00C01B75" w:rsidRPr="00F408E2" w:rsidRDefault="00C01B75" w:rsidP="00C01B75">
      <w:pPr>
        <w:rPr>
          <w:rFonts w:cs="Times New Roman"/>
        </w:rPr>
      </w:pPr>
      <w:r w:rsidRPr="00F408E2">
        <w:rPr>
          <w:rFonts w:cs="Times New Roman"/>
        </w:rPr>
        <w:t xml:space="preserve">Sd ataxo-choréique </w:t>
      </w:r>
    </w:p>
    <w:p w14:paraId="2C14CC7D" w14:textId="49AC1B06" w:rsidR="00C01B75" w:rsidRPr="00F408E2" w:rsidRDefault="00C01B75" w:rsidP="00C01B75">
      <w:pPr>
        <w:rPr>
          <w:rFonts w:cs="Times New Roman"/>
        </w:rPr>
      </w:pPr>
      <w:r w:rsidRPr="00F408E2">
        <w:rPr>
          <w:rFonts w:cs="Times New Roman"/>
        </w:rPr>
        <w:t>Epilepsie ou</w:t>
      </w:r>
      <w:r w:rsidR="005644CE" w:rsidRPr="00F408E2">
        <w:rPr>
          <w:rFonts w:cs="Times New Roman"/>
        </w:rPr>
        <w:t xml:space="preserve"> myoclonie</w:t>
      </w:r>
      <w:r w:rsidRPr="00F408E2">
        <w:rPr>
          <w:rFonts w:cs="Times New Roman"/>
        </w:rPr>
        <w:t xml:space="preserve"> </w:t>
      </w:r>
    </w:p>
    <w:p w14:paraId="4FD075D3" w14:textId="06A5241B" w:rsidR="00C01B75" w:rsidRPr="00F408E2" w:rsidRDefault="00C01B75" w:rsidP="00C01B75">
      <w:pPr>
        <w:rPr>
          <w:rFonts w:cs="Times New Roman"/>
        </w:rPr>
      </w:pPr>
      <w:r w:rsidRPr="00F408E2">
        <w:rPr>
          <w:rFonts w:cs="Times New Roman"/>
        </w:rPr>
        <w:t xml:space="preserve">Sd </w:t>
      </w:r>
      <w:r w:rsidR="005644CE" w:rsidRPr="00F408E2">
        <w:rPr>
          <w:rFonts w:cs="Times New Roman"/>
        </w:rPr>
        <w:t>cérébelleux</w:t>
      </w:r>
      <w:r w:rsidRPr="00F408E2">
        <w:rPr>
          <w:rFonts w:cs="Times New Roman"/>
        </w:rPr>
        <w:t xml:space="preserve"> masqu</w:t>
      </w:r>
      <w:r w:rsidR="001F1F3F" w:rsidRPr="00F408E2">
        <w:rPr>
          <w:rFonts w:cs="Times New Roman"/>
        </w:rPr>
        <w:t>é</w:t>
      </w:r>
      <w:r w:rsidRPr="00F408E2">
        <w:rPr>
          <w:rFonts w:cs="Times New Roman"/>
        </w:rPr>
        <w:t xml:space="preserve"> </w:t>
      </w:r>
      <w:r w:rsidR="00666DF5" w:rsidRPr="00F408E2">
        <w:rPr>
          <w:rFonts w:cs="Times New Roman"/>
        </w:rPr>
        <w:t>par</w:t>
      </w:r>
      <w:r w:rsidRPr="00F408E2">
        <w:rPr>
          <w:rFonts w:cs="Times New Roman"/>
        </w:rPr>
        <w:t xml:space="preserve"> es </w:t>
      </w:r>
      <w:r w:rsidR="00666DF5" w:rsidRPr="00F408E2">
        <w:rPr>
          <w:rFonts w:cs="Times New Roman"/>
        </w:rPr>
        <w:t xml:space="preserve">mouvement choréique </w:t>
      </w:r>
    </w:p>
    <w:p w14:paraId="4192BA55" w14:textId="69D8DF4E" w:rsidR="001F1F3F" w:rsidRPr="00F408E2" w:rsidRDefault="001F1F3F" w:rsidP="00C01B75">
      <w:pPr>
        <w:rPr>
          <w:rFonts w:cs="Times New Roman"/>
        </w:rPr>
      </w:pPr>
      <w:r w:rsidRPr="00F408E2">
        <w:rPr>
          <w:rFonts w:cs="Times New Roman"/>
        </w:rPr>
        <w:t xml:space="preserve">Sd pyramidale et </w:t>
      </w:r>
      <w:r w:rsidR="005644CE" w:rsidRPr="00F408E2">
        <w:rPr>
          <w:rFonts w:cs="Times New Roman"/>
        </w:rPr>
        <w:t>démentiel</w:t>
      </w:r>
    </w:p>
    <w:p w14:paraId="70ADC2DE" w14:textId="3271D15B" w:rsidR="00666DF5" w:rsidRPr="00F408E2" w:rsidRDefault="00666DF5" w:rsidP="00C01B75">
      <w:pPr>
        <w:rPr>
          <w:rFonts w:cs="Times New Roman"/>
        </w:rPr>
      </w:pPr>
      <w:r w:rsidRPr="00F408E2">
        <w:rPr>
          <w:rFonts w:cs="Times New Roman"/>
        </w:rPr>
        <w:t xml:space="preserve">Gène responsable au </w:t>
      </w:r>
      <w:r w:rsidR="005644CE" w:rsidRPr="00F408E2">
        <w:rPr>
          <w:rFonts w:cs="Times New Roman"/>
        </w:rPr>
        <w:t>chromosome</w:t>
      </w:r>
      <w:r w:rsidRPr="00F408E2">
        <w:rPr>
          <w:rFonts w:cs="Times New Roman"/>
        </w:rPr>
        <w:t xml:space="preserve"> -12</w:t>
      </w:r>
    </w:p>
    <w:p w14:paraId="7CB97042" w14:textId="5B4B6D0B" w:rsidR="004D0C68" w:rsidRPr="00F408E2" w:rsidRDefault="004D0C68" w:rsidP="004D0C68">
      <w:pPr>
        <w:pStyle w:val="Titre3"/>
        <w:rPr>
          <w:rFonts w:cs="Times New Roman"/>
        </w:rPr>
      </w:pPr>
      <w:bookmarkStart w:id="207" w:name="_Toc196656526"/>
      <w:bookmarkStart w:id="208" w:name="_Toc196662333"/>
      <w:r w:rsidRPr="00F408E2">
        <w:rPr>
          <w:rFonts w:cs="Times New Roman"/>
        </w:rPr>
        <w:t>Neuro-ancathocytose</w:t>
      </w:r>
      <w:bookmarkEnd w:id="207"/>
      <w:bookmarkEnd w:id="208"/>
      <w:r w:rsidRPr="00F408E2">
        <w:rPr>
          <w:rFonts w:cs="Times New Roman"/>
        </w:rPr>
        <w:t xml:space="preserve"> </w:t>
      </w:r>
    </w:p>
    <w:p w14:paraId="4B7A67AF" w14:textId="2E76F31E" w:rsidR="004D0C68" w:rsidRPr="00F408E2" w:rsidRDefault="004D0C68" w:rsidP="004D0C68">
      <w:pPr>
        <w:rPr>
          <w:rFonts w:cs="Times New Roman"/>
        </w:rPr>
      </w:pPr>
      <w:r w:rsidRPr="00F408E2">
        <w:rPr>
          <w:rFonts w:cs="Times New Roman"/>
        </w:rPr>
        <w:t>Apparition au cours de la 3</w:t>
      </w:r>
      <w:r w:rsidRPr="00F408E2">
        <w:rPr>
          <w:rFonts w:cs="Times New Roman"/>
          <w:vertAlign w:val="superscript"/>
        </w:rPr>
        <w:t>ème</w:t>
      </w:r>
      <w:r w:rsidRPr="00F408E2">
        <w:rPr>
          <w:rFonts w:cs="Times New Roman"/>
        </w:rPr>
        <w:t xml:space="preserve"> et 4</w:t>
      </w:r>
      <w:r w:rsidRPr="00F408E2">
        <w:rPr>
          <w:rFonts w:cs="Times New Roman"/>
          <w:vertAlign w:val="superscript"/>
        </w:rPr>
        <w:t>ème</w:t>
      </w:r>
      <w:r w:rsidRPr="00F408E2">
        <w:rPr>
          <w:rFonts w:cs="Times New Roman"/>
        </w:rPr>
        <w:t xml:space="preserve"> </w:t>
      </w:r>
      <w:r w:rsidR="005644CE" w:rsidRPr="00F408E2">
        <w:rPr>
          <w:rFonts w:cs="Times New Roman"/>
        </w:rPr>
        <w:t>décennie</w:t>
      </w:r>
    </w:p>
    <w:p w14:paraId="0B4BCD28" w14:textId="206F0B91" w:rsidR="004D0C68" w:rsidRPr="00F408E2" w:rsidRDefault="005644CE" w:rsidP="004D0C68">
      <w:pPr>
        <w:rPr>
          <w:rFonts w:cs="Times New Roman"/>
        </w:rPr>
      </w:pPr>
      <w:r w:rsidRPr="00F408E2">
        <w:rPr>
          <w:rFonts w:cs="Times New Roman"/>
        </w:rPr>
        <w:t>Mouvement</w:t>
      </w:r>
      <w:r w:rsidR="004D0C68" w:rsidRPr="00F408E2">
        <w:rPr>
          <w:rFonts w:cs="Times New Roman"/>
        </w:rPr>
        <w:t xml:space="preserve"> anormaux (</w:t>
      </w:r>
      <w:r w:rsidR="005F6532" w:rsidRPr="00F408E2">
        <w:rPr>
          <w:rFonts w:cs="Times New Roman"/>
        </w:rPr>
        <w:t>chorée,</w:t>
      </w:r>
      <w:r w:rsidR="004D0C68" w:rsidRPr="00F408E2">
        <w:rPr>
          <w:rFonts w:cs="Times New Roman"/>
        </w:rPr>
        <w:t xml:space="preserve"> </w:t>
      </w:r>
      <w:r w:rsidR="005F6532" w:rsidRPr="00F408E2">
        <w:rPr>
          <w:rFonts w:cs="Times New Roman"/>
        </w:rPr>
        <w:t>dystonie, tics</w:t>
      </w:r>
      <w:r w:rsidR="005F6532">
        <w:rPr>
          <w:rFonts w:cs="Times New Roman"/>
        </w:rPr>
        <w:t>)</w:t>
      </w:r>
    </w:p>
    <w:p w14:paraId="455ECCA1" w14:textId="0E029C8E" w:rsidR="004D0C68" w:rsidRPr="00F408E2" w:rsidRDefault="004D0C68" w:rsidP="004D0C68">
      <w:pPr>
        <w:rPr>
          <w:rFonts w:cs="Times New Roman"/>
        </w:rPr>
      </w:pPr>
      <w:r w:rsidRPr="00F408E2">
        <w:rPr>
          <w:rFonts w:cs="Times New Roman"/>
        </w:rPr>
        <w:t xml:space="preserve">Signe </w:t>
      </w:r>
      <w:r w:rsidR="00213320" w:rsidRPr="00F408E2">
        <w:rPr>
          <w:rFonts w:cs="Times New Roman"/>
        </w:rPr>
        <w:t>extrapyramidaux</w:t>
      </w:r>
      <w:r w:rsidRPr="00F408E2">
        <w:rPr>
          <w:rFonts w:cs="Times New Roman"/>
        </w:rPr>
        <w:t xml:space="preserve">, </w:t>
      </w:r>
      <w:r w:rsidR="00213320" w:rsidRPr="00F408E2">
        <w:rPr>
          <w:rFonts w:cs="Times New Roman"/>
        </w:rPr>
        <w:t>crises</w:t>
      </w:r>
      <w:r w:rsidRPr="00F408E2">
        <w:rPr>
          <w:rFonts w:cs="Times New Roman"/>
        </w:rPr>
        <w:t xml:space="preserve"> </w:t>
      </w:r>
      <w:r w:rsidR="005F6532" w:rsidRPr="00F408E2">
        <w:rPr>
          <w:rFonts w:cs="Times New Roman"/>
        </w:rPr>
        <w:t>comitiale,</w:t>
      </w:r>
      <w:r w:rsidRPr="00F408E2">
        <w:rPr>
          <w:rFonts w:cs="Times New Roman"/>
        </w:rPr>
        <w:t xml:space="preserve"> signe </w:t>
      </w:r>
      <w:r w:rsidR="0045469C" w:rsidRPr="00F408E2">
        <w:rPr>
          <w:rFonts w:cs="Times New Roman"/>
        </w:rPr>
        <w:t>psychiatrique</w:t>
      </w:r>
      <w:r w:rsidRPr="00F408E2">
        <w:rPr>
          <w:rFonts w:cs="Times New Roman"/>
        </w:rPr>
        <w:t>,</w:t>
      </w:r>
      <w:r w:rsidR="0045469C" w:rsidRPr="00F408E2">
        <w:rPr>
          <w:rFonts w:cs="Times New Roman"/>
        </w:rPr>
        <w:t xml:space="preserve"> </w:t>
      </w:r>
      <w:r w:rsidRPr="00F408E2">
        <w:rPr>
          <w:rFonts w:cs="Times New Roman"/>
        </w:rPr>
        <w:t xml:space="preserve">démences, </w:t>
      </w:r>
      <w:r w:rsidR="005372CD" w:rsidRPr="00F408E2">
        <w:rPr>
          <w:rFonts w:cs="Times New Roman"/>
        </w:rPr>
        <w:t>neuropathie</w:t>
      </w:r>
      <w:r w:rsidRPr="00F408E2">
        <w:rPr>
          <w:rFonts w:cs="Times New Roman"/>
        </w:rPr>
        <w:t xml:space="preserve"> axonale </w:t>
      </w:r>
    </w:p>
    <w:p w14:paraId="17F7B7BB" w14:textId="1D013BA7" w:rsidR="004D0C68" w:rsidRPr="00F408E2" w:rsidRDefault="005372CD" w:rsidP="004D0C68">
      <w:pPr>
        <w:rPr>
          <w:rFonts w:cs="Times New Roman"/>
        </w:rPr>
      </w:pPr>
      <w:r w:rsidRPr="00F408E2">
        <w:rPr>
          <w:rFonts w:cs="Times New Roman"/>
        </w:rPr>
        <w:t>Hérédité</w:t>
      </w:r>
      <w:r w:rsidR="004D0C68" w:rsidRPr="00F408E2">
        <w:rPr>
          <w:rFonts w:cs="Times New Roman"/>
        </w:rPr>
        <w:t xml:space="preserve"> de </w:t>
      </w:r>
      <w:r w:rsidR="00213320" w:rsidRPr="00F408E2">
        <w:rPr>
          <w:rFonts w:cs="Times New Roman"/>
        </w:rPr>
        <w:t>transmission</w:t>
      </w:r>
      <w:r w:rsidR="004D0C68" w:rsidRPr="00F408E2">
        <w:rPr>
          <w:rFonts w:cs="Times New Roman"/>
        </w:rPr>
        <w:t xml:space="preserve"> par </w:t>
      </w:r>
      <w:r w:rsidR="000E031B" w:rsidRPr="00F408E2">
        <w:rPr>
          <w:rFonts w:cs="Times New Roman"/>
        </w:rPr>
        <w:t>diverse</w:t>
      </w:r>
      <w:r w:rsidR="004D0C68" w:rsidRPr="00F408E2">
        <w:rPr>
          <w:rFonts w:cs="Times New Roman"/>
        </w:rPr>
        <w:t xml:space="preserve"> modalité </w:t>
      </w:r>
    </w:p>
    <w:p w14:paraId="7226FF80" w14:textId="48EDB536" w:rsidR="004D0C68" w:rsidRPr="00F408E2" w:rsidRDefault="004D0C68" w:rsidP="004D0C68">
      <w:pPr>
        <w:rPr>
          <w:rFonts w:cs="Times New Roman"/>
        </w:rPr>
      </w:pPr>
      <w:r w:rsidRPr="00F408E2">
        <w:rPr>
          <w:rFonts w:cs="Times New Roman"/>
        </w:rPr>
        <w:t>Biologie</w:t>
      </w:r>
      <w:r w:rsidR="00EC3244">
        <w:rPr>
          <w:rFonts w:cs="Times New Roman"/>
        </w:rPr>
        <w:t> </w:t>
      </w:r>
      <w:r w:rsidRPr="00F408E2">
        <w:rPr>
          <w:rFonts w:cs="Times New Roman"/>
        </w:rPr>
        <w:t xml:space="preserve">: </w:t>
      </w:r>
      <w:r w:rsidRPr="00F408E2">
        <w:rPr>
          <w:rFonts w:cs="Times New Roman"/>
          <w:color w:val="ED7D31" w:themeColor="accent2"/>
        </w:rPr>
        <w:t>acanthocytose</w:t>
      </w:r>
      <w:r w:rsidRPr="00F408E2">
        <w:rPr>
          <w:rFonts w:cs="Times New Roman"/>
        </w:rPr>
        <w:t xml:space="preserve"> (</w:t>
      </w:r>
      <w:r w:rsidR="000E031B" w:rsidRPr="00F408E2">
        <w:rPr>
          <w:rFonts w:cs="Times New Roman"/>
        </w:rPr>
        <w:t>hématies</w:t>
      </w:r>
      <w:r w:rsidRPr="00F408E2">
        <w:rPr>
          <w:rFonts w:cs="Times New Roman"/>
        </w:rPr>
        <w:t xml:space="preserve"> entourés d’</w:t>
      </w:r>
      <w:r w:rsidR="000044B1" w:rsidRPr="00F408E2">
        <w:rPr>
          <w:rFonts w:cs="Times New Roman"/>
        </w:rPr>
        <w:t>e</w:t>
      </w:r>
      <w:r w:rsidR="005F6532">
        <w:rPr>
          <w:rFonts w:cs="Times New Roman"/>
        </w:rPr>
        <w:t>x</w:t>
      </w:r>
      <w:r w:rsidR="006C0E15" w:rsidRPr="00F408E2">
        <w:rPr>
          <w:rFonts w:cs="Times New Roman"/>
        </w:rPr>
        <w:t>croissance en</w:t>
      </w:r>
      <w:r w:rsidR="005372CD" w:rsidRPr="00F408E2">
        <w:rPr>
          <w:rFonts w:cs="Times New Roman"/>
        </w:rPr>
        <w:t xml:space="preserve"> forme</w:t>
      </w:r>
      <w:r w:rsidR="006C0E15" w:rsidRPr="00F408E2">
        <w:rPr>
          <w:rFonts w:cs="Times New Roman"/>
        </w:rPr>
        <w:t xml:space="preserve"> d’épine)</w:t>
      </w:r>
    </w:p>
    <w:p w14:paraId="6F9775FD" w14:textId="06815502" w:rsidR="00213320" w:rsidRPr="00F408E2" w:rsidRDefault="00213320" w:rsidP="00213320">
      <w:pPr>
        <w:pStyle w:val="Titre3"/>
        <w:rPr>
          <w:rFonts w:cs="Times New Roman"/>
        </w:rPr>
      </w:pPr>
      <w:bookmarkStart w:id="209" w:name="_Toc196656527"/>
      <w:bookmarkStart w:id="210" w:name="_Toc196662334"/>
      <w:r w:rsidRPr="00F408E2">
        <w:rPr>
          <w:rFonts w:cs="Times New Roman"/>
        </w:rPr>
        <w:t xml:space="preserve">Sd choréique </w:t>
      </w:r>
      <w:r w:rsidR="00F91057" w:rsidRPr="00F408E2">
        <w:rPr>
          <w:rFonts w:cs="Times New Roman"/>
        </w:rPr>
        <w:t>progressif</w:t>
      </w:r>
      <w:r w:rsidRPr="00F408E2">
        <w:rPr>
          <w:rFonts w:cs="Times New Roman"/>
        </w:rPr>
        <w:t xml:space="preserve"> sporadique</w:t>
      </w:r>
      <w:bookmarkEnd w:id="209"/>
      <w:bookmarkEnd w:id="210"/>
      <w:r w:rsidRPr="00F408E2">
        <w:rPr>
          <w:rFonts w:cs="Times New Roman"/>
        </w:rPr>
        <w:t xml:space="preserve"> </w:t>
      </w:r>
    </w:p>
    <w:p w14:paraId="37AED535" w14:textId="3D2ADF13" w:rsidR="00213320" w:rsidRPr="00F408E2" w:rsidRDefault="00F91057" w:rsidP="00213320">
      <w:pPr>
        <w:rPr>
          <w:rFonts w:cs="Times New Roman"/>
        </w:rPr>
      </w:pPr>
      <w:r w:rsidRPr="00F408E2">
        <w:rPr>
          <w:rFonts w:cs="Times New Roman"/>
        </w:rPr>
        <w:t>Chorée</w:t>
      </w:r>
      <w:r w:rsidR="00213320" w:rsidRPr="00F408E2">
        <w:rPr>
          <w:rFonts w:cs="Times New Roman"/>
        </w:rPr>
        <w:t xml:space="preserve"> </w:t>
      </w:r>
      <w:r w:rsidR="005F6532">
        <w:rPr>
          <w:rFonts w:cs="Times New Roman"/>
        </w:rPr>
        <w:t>s</w:t>
      </w:r>
      <w:r w:rsidR="005347C9" w:rsidRPr="00F408E2">
        <w:rPr>
          <w:rFonts w:cs="Times New Roman"/>
        </w:rPr>
        <w:t>eu</w:t>
      </w:r>
      <w:r w:rsidR="00213320" w:rsidRPr="00F408E2">
        <w:rPr>
          <w:rFonts w:cs="Times New Roman"/>
        </w:rPr>
        <w:t xml:space="preserve">le </w:t>
      </w:r>
    </w:p>
    <w:p w14:paraId="273DB019" w14:textId="1B925134" w:rsidR="00213320" w:rsidRPr="00F408E2" w:rsidRDefault="00F91057" w:rsidP="00213320">
      <w:pPr>
        <w:rPr>
          <w:rFonts w:cs="Times New Roman"/>
        </w:rPr>
      </w:pPr>
      <w:r w:rsidRPr="00F408E2">
        <w:rPr>
          <w:rFonts w:cs="Times New Roman"/>
        </w:rPr>
        <w:t>Maladie</w:t>
      </w:r>
      <w:r w:rsidR="00213320" w:rsidRPr="00F408E2">
        <w:rPr>
          <w:rFonts w:cs="Times New Roman"/>
        </w:rPr>
        <w:t xml:space="preserve"> de Vaquez où </w:t>
      </w:r>
      <w:r w:rsidR="0055754F" w:rsidRPr="00F408E2">
        <w:rPr>
          <w:rFonts w:cs="Times New Roman"/>
        </w:rPr>
        <w:t>le</w:t>
      </w:r>
      <w:r w:rsidR="00213320" w:rsidRPr="00F408E2">
        <w:rPr>
          <w:rFonts w:cs="Times New Roman"/>
        </w:rPr>
        <w:t xml:space="preserve"> choré</w:t>
      </w:r>
      <w:r w:rsidR="0055754F" w:rsidRPr="00F408E2">
        <w:rPr>
          <w:rFonts w:cs="Times New Roman"/>
        </w:rPr>
        <w:t xml:space="preserve">ique </w:t>
      </w:r>
      <w:r w:rsidR="00213320" w:rsidRPr="00F408E2">
        <w:rPr>
          <w:rFonts w:cs="Times New Roman"/>
        </w:rPr>
        <w:t xml:space="preserve">est </w:t>
      </w:r>
      <w:r w:rsidR="0055754F" w:rsidRPr="00F408E2">
        <w:rPr>
          <w:rFonts w:cs="Times New Roman"/>
        </w:rPr>
        <w:t>influencé</w:t>
      </w:r>
      <w:r w:rsidR="00213320" w:rsidRPr="00F408E2">
        <w:rPr>
          <w:rFonts w:cs="Times New Roman"/>
        </w:rPr>
        <w:t xml:space="preserve"> par le </w:t>
      </w:r>
      <w:r w:rsidR="005F6532" w:rsidRPr="00F408E2">
        <w:rPr>
          <w:rFonts w:cs="Times New Roman"/>
        </w:rPr>
        <w:t>froid,</w:t>
      </w:r>
      <w:r w:rsidR="00213320" w:rsidRPr="00F408E2">
        <w:rPr>
          <w:rFonts w:cs="Times New Roman"/>
        </w:rPr>
        <w:t xml:space="preserve"> </w:t>
      </w:r>
      <w:r w:rsidR="008F15F2" w:rsidRPr="00F408E2">
        <w:rPr>
          <w:rFonts w:cs="Times New Roman"/>
        </w:rPr>
        <w:t>émotions</w:t>
      </w:r>
      <w:r w:rsidR="00213320" w:rsidRPr="00F408E2">
        <w:rPr>
          <w:rFonts w:cs="Times New Roman"/>
        </w:rPr>
        <w:t>,</w:t>
      </w:r>
      <w:r w:rsidR="008F15F2" w:rsidRPr="00F408E2">
        <w:rPr>
          <w:rFonts w:cs="Times New Roman"/>
        </w:rPr>
        <w:t xml:space="preserve"> </w:t>
      </w:r>
      <w:r w:rsidR="00213320" w:rsidRPr="00F408E2">
        <w:rPr>
          <w:rFonts w:cs="Times New Roman"/>
        </w:rPr>
        <w:t>hémopat</w:t>
      </w:r>
      <w:r w:rsidR="000044B1" w:rsidRPr="00F408E2">
        <w:rPr>
          <w:rFonts w:cs="Times New Roman"/>
        </w:rPr>
        <w:t>hie</w:t>
      </w:r>
    </w:p>
    <w:p w14:paraId="01D31C98" w14:textId="6E62E789" w:rsidR="00213320" w:rsidRPr="00F408E2" w:rsidRDefault="002A41AE" w:rsidP="002A41AE">
      <w:pPr>
        <w:pStyle w:val="Titre3"/>
        <w:rPr>
          <w:rFonts w:cs="Times New Roman"/>
        </w:rPr>
      </w:pPr>
      <w:bookmarkStart w:id="211" w:name="_Toc196656528"/>
      <w:bookmarkStart w:id="212" w:name="_Toc196662335"/>
      <w:r w:rsidRPr="00F408E2">
        <w:rPr>
          <w:rFonts w:cs="Times New Roman"/>
        </w:rPr>
        <w:lastRenderedPageBreak/>
        <w:t>Maladi</w:t>
      </w:r>
      <w:r w:rsidR="00DE61CB" w:rsidRPr="00F408E2">
        <w:rPr>
          <w:rFonts w:cs="Times New Roman"/>
        </w:rPr>
        <w:t xml:space="preserve">e </w:t>
      </w:r>
      <w:r w:rsidR="000044B1" w:rsidRPr="00F408E2">
        <w:rPr>
          <w:rFonts w:cs="Times New Roman"/>
        </w:rPr>
        <w:t>vasculaire</w:t>
      </w:r>
      <w:bookmarkEnd w:id="211"/>
      <w:bookmarkEnd w:id="212"/>
      <w:r w:rsidRPr="00F408E2">
        <w:rPr>
          <w:rFonts w:cs="Times New Roman"/>
        </w:rPr>
        <w:t xml:space="preserve"> </w:t>
      </w:r>
    </w:p>
    <w:p w14:paraId="5BFAF565" w14:textId="260B4E2C" w:rsidR="002A41AE" w:rsidRPr="00F408E2" w:rsidRDefault="002A41AE" w:rsidP="002A41AE">
      <w:pPr>
        <w:rPr>
          <w:rFonts w:cs="Times New Roman"/>
        </w:rPr>
      </w:pPr>
      <w:r w:rsidRPr="00F408E2">
        <w:rPr>
          <w:rFonts w:cs="Times New Roman"/>
        </w:rPr>
        <w:t>Vascularite au cours de Lup</w:t>
      </w:r>
      <w:r w:rsidR="00707255" w:rsidRPr="00F408E2">
        <w:rPr>
          <w:rFonts w:cs="Times New Roman"/>
        </w:rPr>
        <w:t>us</w:t>
      </w:r>
      <w:r w:rsidRPr="00F408E2">
        <w:rPr>
          <w:rFonts w:cs="Times New Roman"/>
        </w:rPr>
        <w:t xml:space="preserve"> </w:t>
      </w:r>
      <w:r w:rsidR="00DE61CB" w:rsidRPr="00F408E2">
        <w:rPr>
          <w:rFonts w:cs="Times New Roman"/>
        </w:rPr>
        <w:t>érythémateux</w:t>
      </w:r>
      <w:r w:rsidRPr="00F408E2">
        <w:rPr>
          <w:rFonts w:cs="Times New Roman"/>
        </w:rPr>
        <w:t xml:space="preserve"> </w:t>
      </w:r>
    </w:p>
    <w:p w14:paraId="3B6EB782" w14:textId="3A1D41FE" w:rsidR="002A41AE" w:rsidRPr="00F408E2" w:rsidRDefault="002A41AE" w:rsidP="002A41AE">
      <w:pPr>
        <w:rPr>
          <w:rFonts w:cs="Times New Roman"/>
        </w:rPr>
      </w:pPr>
      <w:r w:rsidRPr="00F408E2">
        <w:rPr>
          <w:rFonts w:cs="Times New Roman"/>
        </w:rPr>
        <w:t xml:space="preserve">Infarctus </w:t>
      </w:r>
      <w:r w:rsidR="00DE61CB" w:rsidRPr="00F408E2">
        <w:rPr>
          <w:rFonts w:cs="Times New Roman"/>
        </w:rPr>
        <w:t>cérébral</w:t>
      </w:r>
    </w:p>
    <w:p w14:paraId="300183BB" w14:textId="67D03E4F" w:rsidR="00707255" w:rsidRPr="00F408E2" w:rsidRDefault="00707255" w:rsidP="00707255">
      <w:pPr>
        <w:pStyle w:val="Titre3"/>
        <w:rPr>
          <w:rFonts w:cs="Times New Roman"/>
        </w:rPr>
      </w:pPr>
      <w:bookmarkStart w:id="213" w:name="_Toc196656529"/>
      <w:bookmarkStart w:id="214" w:name="_Toc196662336"/>
      <w:r w:rsidRPr="00F408E2">
        <w:rPr>
          <w:rFonts w:cs="Times New Roman"/>
        </w:rPr>
        <w:t>Chorées infectieuse</w:t>
      </w:r>
      <w:bookmarkEnd w:id="213"/>
      <w:bookmarkEnd w:id="214"/>
      <w:r w:rsidRPr="00F408E2">
        <w:rPr>
          <w:rFonts w:cs="Times New Roman"/>
        </w:rPr>
        <w:t xml:space="preserve"> </w:t>
      </w:r>
    </w:p>
    <w:p w14:paraId="20CD8ECE" w14:textId="6981744B" w:rsidR="00707255" w:rsidRPr="00F408E2" w:rsidRDefault="00F264BC" w:rsidP="00707255">
      <w:pPr>
        <w:rPr>
          <w:rFonts w:cs="Times New Roman"/>
        </w:rPr>
      </w:pPr>
      <w:r w:rsidRPr="00F408E2">
        <w:rPr>
          <w:rFonts w:cs="Times New Roman"/>
        </w:rPr>
        <w:t>Chorées</w:t>
      </w:r>
      <w:r w:rsidR="00707255" w:rsidRPr="00F408E2">
        <w:rPr>
          <w:rFonts w:cs="Times New Roman"/>
        </w:rPr>
        <w:t xml:space="preserve"> de Sydenham </w:t>
      </w:r>
      <w:r w:rsidR="004C509B" w:rsidRPr="00F408E2">
        <w:rPr>
          <w:rFonts w:cs="Times New Roman"/>
        </w:rPr>
        <w:t>(streptococcique</w:t>
      </w:r>
      <w:r w:rsidR="006A3A55" w:rsidRPr="00F408E2">
        <w:rPr>
          <w:rFonts w:cs="Times New Roman"/>
        </w:rPr>
        <w:t>)</w:t>
      </w:r>
    </w:p>
    <w:p w14:paraId="4E08BA2F" w14:textId="1CE6FC5E" w:rsidR="004C509B" w:rsidRPr="00F408E2" w:rsidRDefault="00F264BC" w:rsidP="004237A4">
      <w:pPr>
        <w:numPr>
          <w:ilvl w:val="1"/>
          <w:numId w:val="4"/>
        </w:numPr>
        <w:rPr>
          <w:rFonts w:cs="Times New Roman"/>
        </w:rPr>
      </w:pPr>
      <w:r w:rsidRPr="00F408E2">
        <w:rPr>
          <w:rFonts w:cs="Times New Roman"/>
        </w:rPr>
        <w:t>Survient</w:t>
      </w:r>
      <w:r w:rsidR="004C509B" w:rsidRPr="00F408E2">
        <w:rPr>
          <w:rFonts w:cs="Times New Roman"/>
        </w:rPr>
        <w:t xml:space="preserve"> des mois </w:t>
      </w:r>
      <w:r w:rsidR="0064714A" w:rsidRPr="00F408E2">
        <w:rPr>
          <w:rFonts w:cs="Times New Roman"/>
        </w:rPr>
        <w:t>après</w:t>
      </w:r>
      <w:r w:rsidR="004C509B" w:rsidRPr="00F408E2">
        <w:rPr>
          <w:rFonts w:cs="Times New Roman"/>
        </w:rPr>
        <w:t xml:space="preserve"> infectio</w:t>
      </w:r>
      <w:r w:rsidR="0064714A" w:rsidRPr="00F408E2">
        <w:rPr>
          <w:rFonts w:cs="Times New Roman"/>
        </w:rPr>
        <w:t>n</w:t>
      </w:r>
      <w:r w:rsidR="004C509B" w:rsidRPr="00F408E2">
        <w:rPr>
          <w:rFonts w:cs="Times New Roman"/>
        </w:rPr>
        <w:t xml:space="preserve"> aiguë</w:t>
      </w:r>
    </w:p>
    <w:p w14:paraId="16EB76E7" w14:textId="4241743A" w:rsidR="004C509B" w:rsidRPr="00F408E2" w:rsidRDefault="004C509B" w:rsidP="004237A4">
      <w:pPr>
        <w:numPr>
          <w:ilvl w:val="1"/>
          <w:numId w:val="4"/>
        </w:numPr>
        <w:rPr>
          <w:rFonts w:cs="Times New Roman"/>
        </w:rPr>
      </w:pPr>
      <w:r w:rsidRPr="00F408E2">
        <w:rPr>
          <w:rFonts w:cs="Times New Roman"/>
        </w:rPr>
        <w:t xml:space="preserve"> enfant de 5 – 15 a</w:t>
      </w:r>
      <w:r w:rsidR="0064714A" w:rsidRPr="00F408E2">
        <w:rPr>
          <w:rFonts w:cs="Times New Roman"/>
        </w:rPr>
        <w:t>ns</w:t>
      </w:r>
      <w:r w:rsidRPr="00F408E2">
        <w:rPr>
          <w:rFonts w:cs="Times New Roman"/>
        </w:rPr>
        <w:t xml:space="preserve"> </w:t>
      </w:r>
    </w:p>
    <w:p w14:paraId="7F0259EA" w14:textId="5C7BA4E1" w:rsidR="004C509B" w:rsidRPr="00F408E2" w:rsidRDefault="004C509B" w:rsidP="004237A4">
      <w:pPr>
        <w:numPr>
          <w:ilvl w:val="1"/>
          <w:numId w:val="4"/>
        </w:numPr>
        <w:rPr>
          <w:rFonts w:cs="Times New Roman"/>
        </w:rPr>
      </w:pPr>
      <w:r w:rsidRPr="00F408E2">
        <w:rPr>
          <w:rFonts w:cs="Times New Roman"/>
        </w:rPr>
        <w:t>Lésion</w:t>
      </w:r>
      <w:r w:rsidR="00EC3244">
        <w:rPr>
          <w:rFonts w:cs="Times New Roman"/>
        </w:rPr>
        <w:t> </w:t>
      </w:r>
      <w:r w:rsidRPr="00F408E2">
        <w:rPr>
          <w:rFonts w:cs="Times New Roman"/>
        </w:rPr>
        <w:t xml:space="preserve">: </w:t>
      </w:r>
      <w:r w:rsidR="00F264BC" w:rsidRPr="00F408E2">
        <w:rPr>
          <w:rFonts w:cs="Times New Roman"/>
        </w:rPr>
        <w:t xml:space="preserve">nature </w:t>
      </w:r>
      <w:r w:rsidR="00E12705" w:rsidRPr="00F408E2">
        <w:rPr>
          <w:rFonts w:cs="Times New Roman"/>
        </w:rPr>
        <w:t>immunitaire</w:t>
      </w:r>
      <w:r w:rsidRPr="00F408E2">
        <w:rPr>
          <w:rFonts w:cs="Times New Roman"/>
        </w:rPr>
        <w:t xml:space="preserve"> au no</w:t>
      </w:r>
      <w:r w:rsidR="00E12705" w:rsidRPr="00F408E2">
        <w:rPr>
          <w:rFonts w:cs="Times New Roman"/>
        </w:rPr>
        <w:t xml:space="preserve">yau </w:t>
      </w:r>
      <w:r w:rsidRPr="00F408E2">
        <w:rPr>
          <w:rFonts w:cs="Times New Roman"/>
        </w:rPr>
        <w:t xml:space="preserve">caudé </w:t>
      </w:r>
    </w:p>
    <w:p w14:paraId="6F83902B" w14:textId="66843D48" w:rsidR="004C509B" w:rsidRPr="00F408E2" w:rsidRDefault="004C509B" w:rsidP="004237A4">
      <w:pPr>
        <w:numPr>
          <w:ilvl w:val="1"/>
          <w:numId w:val="4"/>
        </w:numPr>
        <w:rPr>
          <w:rFonts w:cs="Times New Roman"/>
        </w:rPr>
      </w:pPr>
      <w:r w:rsidRPr="00F408E2">
        <w:rPr>
          <w:rFonts w:cs="Times New Roman"/>
        </w:rPr>
        <w:t xml:space="preserve">Lier au </w:t>
      </w:r>
      <w:r w:rsidR="00E12705" w:rsidRPr="00F408E2">
        <w:rPr>
          <w:rFonts w:cs="Times New Roman"/>
        </w:rPr>
        <w:t>rhumatisme</w:t>
      </w:r>
      <w:r w:rsidRPr="00F408E2">
        <w:rPr>
          <w:rFonts w:cs="Times New Roman"/>
        </w:rPr>
        <w:t xml:space="preserve"> </w:t>
      </w:r>
      <w:r w:rsidR="00E12705" w:rsidRPr="00F408E2">
        <w:rPr>
          <w:rFonts w:cs="Times New Roman"/>
        </w:rPr>
        <w:t>articulaire</w:t>
      </w:r>
      <w:r w:rsidRPr="00F408E2">
        <w:rPr>
          <w:rFonts w:cs="Times New Roman"/>
        </w:rPr>
        <w:t xml:space="preserve"> </w:t>
      </w:r>
      <w:r w:rsidR="00FD17AD" w:rsidRPr="00F408E2">
        <w:rPr>
          <w:rFonts w:cs="Times New Roman"/>
        </w:rPr>
        <w:t>aigu</w:t>
      </w:r>
      <w:r w:rsidR="00E12705" w:rsidRPr="00F408E2">
        <w:rPr>
          <w:rFonts w:cs="Times New Roman"/>
        </w:rPr>
        <w:t xml:space="preserve"> </w:t>
      </w:r>
      <w:r w:rsidR="005F6532">
        <w:rPr>
          <w:rFonts w:cs="Times New Roman"/>
        </w:rPr>
        <w:t>(M</w:t>
      </w:r>
      <w:r w:rsidRPr="00F408E2">
        <w:rPr>
          <w:rFonts w:cs="Times New Roman"/>
        </w:rPr>
        <w:t xml:space="preserve">. Bouillaud </w:t>
      </w:r>
    </w:p>
    <w:p w14:paraId="13A5C0E7" w14:textId="3307E0F3" w:rsidR="004C509B" w:rsidRPr="00F408E2" w:rsidRDefault="00E12705" w:rsidP="00707255">
      <w:pPr>
        <w:rPr>
          <w:rFonts w:cs="Times New Roman"/>
        </w:rPr>
      </w:pPr>
      <w:r w:rsidRPr="00F408E2">
        <w:rPr>
          <w:rFonts w:cs="Times New Roman"/>
        </w:rPr>
        <w:t>Encéphalite</w:t>
      </w:r>
      <w:r w:rsidR="006A3A55" w:rsidRPr="00F408E2">
        <w:rPr>
          <w:rFonts w:cs="Times New Roman"/>
        </w:rPr>
        <w:t xml:space="preserve"> herpétique </w:t>
      </w:r>
    </w:p>
    <w:p w14:paraId="0C07586B" w14:textId="21CA16E7" w:rsidR="006A3A55" w:rsidRPr="00F408E2" w:rsidRDefault="0093260E" w:rsidP="00707255">
      <w:pPr>
        <w:rPr>
          <w:rFonts w:cs="Times New Roman"/>
        </w:rPr>
      </w:pPr>
      <w:r w:rsidRPr="00F408E2">
        <w:rPr>
          <w:rFonts w:cs="Times New Roman"/>
        </w:rPr>
        <w:t>Toxoplasmose</w:t>
      </w:r>
      <w:r w:rsidR="006A3A55" w:rsidRPr="00F408E2">
        <w:rPr>
          <w:rFonts w:cs="Times New Roman"/>
        </w:rPr>
        <w:t xml:space="preserve"> cérébrale</w:t>
      </w:r>
    </w:p>
    <w:p w14:paraId="530741F9" w14:textId="30FBFBD8" w:rsidR="00B405BA" w:rsidRPr="00F408E2" w:rsidRDefault="00B405BA" w:rsidP="00B405BA">
      <w:pPr>
        <w:pStyle w:val="Titre2"/>
        <w:rPr>
          <w:rFonts w:cs="Times New Roman"/>
        </w:rPr>
      </w:pPr>
      <w:bookmarkStart w:id="215" w:name="_Toc196656530"/>
      <w:bookmarkStart w:id="216" w:name="_Toc196662337"/>
      <w:r w:rsidRPr="00F408E2">
        <w:rPr>
          <w:rFonts w:cs="Times New Roman"/>
        </w:rPr>
        <w:t xml:space="preserve">Autres </w:t>
      </w:r>
      <w:r w:rsidR="00E12705" w:rsidRPr="00F408E2">
        <w:rPr>
          <w:rFonts w:cs="Times New Roman"/>
        </w:rPr>
        <w:t>étiologie</w:t>
      </w:r>
      <w:bookmarkEnd w:id="215"/>
      <w:bookmarkEnd w:id="216"/>
      <w:r w:rsidRPr="00F408E2">
        <w:rPr>
          <w:rFonts w:cs="Times New Roman"/>
        </w:rPr>
        <w:t xml:space="preserve"> </w:t>
      </w:r>
    </w:p>
    <w:p w14:paraId="2C8AB803" w14:textId="25AFF0F5" w:rsidR="00B405BA" w:rsidRPr="00F408E2" w:rsidRDefault="00B50A54" w:rsidP="00B405BA">
      <w:pPr>
        <w:rPr>
          <w:rFonts w:cs="Times New Roman"/>
        </w:rPr>
      </w:pPr>
      <w:r w:rsidRPr="00F408E2">
        <w:rPr>
          <w:rFonts w:cs="Times New Roman"/>
        </w:rPr>
        <w:t>Origine</w:t>
      </w:r>
      <w:r w:rsidR="00B405BA" w:rsidRPr="00F408E2">
        <w:rPr>
          <w:rFonts w:cs="Times New Roman"/>
        </w:rPr>
        <w:t xml:space="preserve"> </w:t>
      </w:r>
      <w:r w:rsidRPr="00F408E2">
        <w:rPr>
          <w:rFonts w:cs="Times New Roman"/>
        </w:rPr>
        <w:t>médicamenteuse</w:t>
      </w:r>
      <w:r w:rsidR="00EC3244">
        <w:rPr>
          <w:rFonts w:cs="Times New Roman"/>
        </w:rPr>
        <w:t> </w:t>
      </w:r>
      <w:r w:rsidR="00B405BA" w:rsidRPr="00F408E2">
        <w:rPr>
          <w:rFonts w:cs="Times New Roman"/>
        </w:rPr>
        <w:t xml:space="preserve">: </w:t>
      </w:r>
      <w:r w:rsidR="005F6532" w:rsidRPr="00F408E2">
        <w:rPr>
          <w:rFonts w:cs="Times New Roman"/>
        </w:rPr>
        <w:t>œstrogène,</w:t>
      </w:r>
      <w:r w:rsidR="00B405BA" w:rsidRPr="00F408E2">
        <w:rPr>
          <w:rFonts w:cs="Times New Roman"/>
        </w:rPr>
        <w:t xml:space="preserve"> contraceptif </w:t>
      </w:r>
    </w:p>
    <w:p w14:paraId="46D3A2C1" w14:textId="653D28B6" w:rsidR="00B405BA" w:rsidRPr="00F408E2" w:rsidRDefault="00B405BA" w:rsidP="00B405BA">
      <w:pPr>
        <w:rPr>
          <w:rFonts w:cs="Times New Roman"/>
        </w:rPr>
      </w:pPr>
      <w:r w:rsidRPr="00F408E2">
        <w:rPr>
          <w:rFonts w:cs="Times New Roman"/>
        </w:rPr>
        <w:t xml:space="preserve">Tuer cérébrale </w:t>
      </w:r>
    </w:p>
    <w:p w14:paraId="14DA388A" w14:textId="5F8956AE" w:rsidR="00A9477A" w:rsidRPr="00F408E2" w:rsidRDefault="00B50A54" w:rsidP="00B405BA">
      <w:pPr>
        <w:rPr>
          <w:rFonts w:cs="Times New Roman"/>
        </w:rPr>
      </w:pPr>
      <w:r w:rsidRPr="00F408E2">
        <w:rPr>
          <w:rFonts w:cs="Times New Roman"/>
        </w:rPr>
        <w:t>Endocrinienne</w:t>
      </w:r>
      <w:r w:rsidR="00EC3244">
        <w:rPr>
          <w:rFonts w:cs="Times New Roman"/>
        </w:rPr>
        <w:t> </w:t>
      </w:r>
      <w:r w:rsidR="00A9477A" w:rsidRPr="00F408E2">
        <w:rPr>
          <w:rFonts w:cs="Times New Roman"/>
        </w:rPr>
        <w:t xml:space="preserve">: thyrotoxicose </w:t>
      </w:r>
    </w:p>
    <w:p w14:paraId="35FE148D" w14:textId="14E08BB1" w:rsidR="00A9477A" w:rsidRPr="00F408E2" w:rsidRDefault="00B50A54" w:rsidP="00A9477A">
      <w:pPr>
        <w:pStyle w:val="Titre1"/>
        <w:rPr>
          <w:rFonts w:cs="Times New Roman"/>
        </w:rPr>
      </w:pPr>
      <w:bookmarkStart w:id="217" w:name="_Toc196656531"/>
      <w:bookmarkStart w:id="218" w:name="_Toc196662338"/>
      <w:r w:rsidRPr="00F408E2">
        <w:rPr>
          <w:rFonts w:cs="Times New Roman"/>
        </w:rPr>
        <w:t>Principes</w:t>
      </w:r>
      <w:r w:rsidR="00A9477A" w:rsidRPr="00F408E2">
        <w:rPr>
          <w:rFonts w:cs="Times New Roman"/>
        </w:rPr>
        <w:t xml:space="preserve"> </w:t>
      </w:r>
      <w:r w:rsidR="005F6532" w:rsidRPr="00F408E2">
        <w:rPr>
          <w:rFonts w:cs="Times New Roman"/>
        </w:rPr>
        <w:t>du</w:t>
      </w:r>
      <w:r w:rsidR="00A9477A" w:rsidRPr="00F408E2">
        <w:rPr>
          <w:rFonts w:cs="Times New Roman"/>
        </w:rPr>
        <w:t xml:space="preserve"> traitement</w:t>
      </w:r>
      <w:bookmarkEnd w:id="217"/>
      <w:bookmarkEnd w:id="218"/>
    </w:p>
    <w:p w14:paraId="709FBFBF" w14:textId="50B36365" w:rsidR="00A9477A" w:rsidRPr="00F408E2" w:rsidRDefault="00B50A54" w:rsidP="00A9477A">
      <w:pPr>
        <w:rPr>
          <w:rFonts w:cs="Times New Roman"/>
        </w:rPr>
      </w:pPr>
      <w:r w:rsidRPr="00F408E2">
        <w:rPr>
          <w:rFonts w:cs="Times New Roman"/>
        </w:rPr>
        <w:t>Aucun</w:t>
      </w:r>
      <w:r w:rsidR="0017787B" w:rsidRPr="00F408E2">
        <w:rPr>
          <w:rFonts w:cs="Times New Roman"/>
        </w:rPr>
        <w:t xml:space="preserve"> </w:t>
      </w:r>
      <w:r w:rsidRPr="00F408E2">
        <w:rPr>
          <w:rFonts w:cs="Times New Roman"/>
        </w:rPr>
        <w:t>traitement</w:t>
      </w:r>
      <w:r w:rsidR="0017787B" w:rsidRPr="00F408E2">
        <w:rPr>
          <w:rFonts w:cs="Times New Roman"/>
        </w:rPr>
        <w:t xml:space="preserve"> curatif</w:t>
      </w:r>
      <w:r w:rsidR="00EC3244">
        <w:rPr>
          <w:rFonts w:cs="Times New Roman"/>
        </w:rPr>
        <w:t> </w:t>
      </w:r>
      <w:r w:rsidR="0017787B" w:rsidRPr="00F408E2">
        <w:rPr>
          <w:rFonts w:cs="Times New Roman"/>
        </w:rPr>
        <w:t xml:space="preserve">: </w:t>
      </w:r>
    </w:p>
    <w:p w14:paraId="6054FD7B" w14:textId="2D1401B7" w:rsidR="0017787B" w:rsidRPr="00F408E2" w:rsidRDefault="0017787B" w:rsidP="004237A4">
      <w:pPr>
        <w:numPr>
          <w:ilvl w:val="1"/>
          <w:numId w:val="4"/>
        </w:numPr>
        <w:rPr>
          <w:rFonts w:cs="Times New Roman"/>
        </w:rPr>
      </w:pPr>
      <w:r w:rsidRPr="00F408E2">
        <w:rPr>
          <w:rFonts w:cs="Times New Roman"/>
        </w:rPr>
        <w:t xml:space="preserve">Prise en </w:t>
      </w:r>
      <w:r w:rsidR="00576E8C" w:rsidRPr="00F408E2">
        <w:rPr>
          <w:rFonts w:cs="Times New Roman"/>
        </w:rPr>
        <w:t>charge</w:t>
      </w:r>
      <w:r w:rsidRPr="00F408E2">
        <w:rPr>
          <w:rFonts w:cs="Times New Roman"/>
        </w:rPr>
        <w:t xml:space="preserve"> bien </w:t>
      </w:r>
      <w:r w:rsidR="005F6532" w:rsidRPr="00F408E2">
        <w:rPr>
          <w:rFonts w:cs="Times New Roman"/>
        </w:rPr>
        <w:t>conduite,</w:t>
      </w:r>
      <w:r w:rsidRPr="00F408E2">
        <w:rPr>
          <w:rFonts w:cs="Times New Roman"/>
        </w:rPr>
        <w:t xml:space="preserve"> </w:t>
      </w:r>
      <w:r w:rsidR="00B50A54" w:rsidRPr="00F408E2">
        <w:rPr>
          <w:rFonts w:cs="Times New Roman"/>
        </w:rPr>
        <w:t>meilleur</w:t>
      </w:r>
      <w:r w:rsidRPr="00F408E2">
        <w:rPr>
          <w:rFonts w:cs="Times New Roman"/>
        </w:rPr>
        <w:t xml:space="preserve"> survie </w:t>
      </w:r>
    </w:p>
    <w:p w14:paraId="1587C795" w14:textId="710A4EBC" w:rsidR="0017787B" w:rsidRPr="00F408E2" w:rsidRDefault="0017787B" w:rsidP="0017787B">
      <w:pPr>
        <w:rPr>
          <w:rFonts w:cs="Times New Roman"/>
        </w:rPr>
      </w:pPr>
      <w:r w:rsidRPr="00F408E2">
        <w:rPr>
          <w:rFonts w:cs="Times New Roman"/>
        </w:rPr>
        <w:t xml:space="preserve">Buts de </w:t>
      </w:r>
      <w:r w:rsidR="00576E8C" w:rsidRPr="00F408E2">
        <w:rPr>
          <w:rFonts w:cs="Times New Roman"/>
        </w:rPr>
        <w:t xml:space="preserve">traitement </w:t>
      </w:r>
    </w:p>
    <w:p w14:paraId="03A9747B" w14:textId="5F344D9D" w:rsidR="0017787B" w:rsidRPr="00F408E2" w:rsidRDefault="00A17A7D" w:rsidP="004237A4">
      <w:pPr>
        <w:numPr>
          <w:ilvl w:val="1"/>
          <w:numId w:val="4"/>
        </w:numPr>
        <w:rPr>
          <w:rFonts w:cs="Times New Roman"/>
        </w:rPr>
      </w:pPr>
      <w:r w:rsidRPr="00F408E2">
        <w:rPr>
          <w:rFonts w:cs="Times New Roman"/>
        </w:rPr>
        <w:t>Traiter</w:t>
      </w:r>
      <w:r w:rsidR="0017787B" w:rsidRPr="00F408E2">
        <w:rPr>
          <w:rFonts w:cs="Times New Roman"/>
        </w:rPr>
        <w:t xml:space="preserve"> le </w:t>
      </w:r>
      <w:r w:rsidRPr="00F408E2">
        <w:rPr>
          <w:rFonts w:cs="Times New Roman"/>
        </w:rPr>
        <w:t>malade</w:t>
      </w:r>
      <w:r w:rsidR="0017787B" w:rsidRPr="00F408E2">
        <w:rPr>
          <w:rFonts w:cs="Times New Roman"/>
        </w:rPr>
        <w:t xml:space="preserve"> </w:t>
      </w:r>
      <w:r w:rsidR="00576E8C" w:rsidRPr="00F408E2">
        <w:rPr>
          <w:rFonts w:cs="Times New Roman"/>
        </w:rPr>
        <w:t>ainsi</w:t>
      </w:r>
      <w:r w:rsidR="0017787B" w:rsidRPr="00F408E2">
        <w:rPr>
          <w:rFonts w:cs="Times New Roman"/>
        </w:rPr>
        <w:t xml:space="preserve"> que sa maladie </w:t>
      </w:r>
    </w:p>
    <w:p w14:paraId="53A96754" w14:textId="75CB926D" w:rsidR="0017787B" w:rsidRPr="00F408E2" w:rsidRDefault="00A17A7D" w:rsidP="004237A4">
      <w:pPr>
        <w:numPr>
          <w:ilvl w:val="1"/>
          <w:numId w:val="4"/>
        </w:numPr>
        <w:rPr>
          <w:rFonts w:cs="Times New Roman"/>
        </w:rPr>
      </w:pPr>
      <w:r w:rsidRPr="00F408E2">
        <w:rPr>
          <w:rFonts w:cs="Times New Roman"/>
        </w:rPr>
        <w:t>Surveillance</w:t>
      </w:r>
      <w:r w:rsidR="0017787B" w:rsidRPr="00F408E2">
        <w:rPr>
          <w:rFonts w:cs="Times New Roman"/>
        </w:rPr>
        <w:t xml:space="preserve"> et étude des tous symptômes </w:t>
      </w:r>
    </w:p>
    <w:p w14:paraId="4CF99B4D" w14:textId="5C5824A4" w:rsidR="0017787B" w:rsidRPr="00F408E2" w:rsidRDefault="0017787B" w:rsidP="004237A4">
      <w:pPr>
        <w:numPr>
          <w:ilvl w:val="1"/>
          <w:numId w:val="4"/>
        </w:numPr>
        <w:rPr>
          <w:rFonts w:cs="Times New Roman"/>
        </w:rPr>
      </w:pPr>
      <w:r w:rsidRPr="00F408E2">
        <w:rPr>
          <w:rFonts w:cs="Times New Roman"/>
        </w:rPr>
        <w:t xml:space="preserve">Mener </w:t>
      </w:r>
      <w:r w:rsidR="00576E8C" w:rsidRPr="00F408E2">
        <w:rPr>
          <w:rFonts w:cs="Times New Roman"/>
        </w:rPr>
        <w:t>une</w:t>
      </w:r>
      <w:r w:rsidRPr="00F408E2">
        <w:rPr>
          <w:rFonts w:cs="Times New Roman"/>
        </w:rPr>
        <w:t xml:space="preserve"> </w:t>
      </w:r>
      <w:r w:rsidR="00576E8C" w:rsidRPr="00F408E2">
        <w:rPr>
          <w:rFonts w:cs="Times New Roman"/>
        </w:rPr>
        <w:t>meilleure survie</w:t>
      </w:r>
      <w:r w:rsidRPr="00F408E2">
        <w:rPr>
          <w:rFonts w:cs="Times New Roman"/>
        </w:rPr>
        <w:t xml:space="preserve"> au paient </w:t>
      </w:r>
    </w:p>
    <w:p w14:paraId="37C4F395" w14:textId="45923ADB" w:rsidR="0017787B" w:rsidRPr="00F408E2" w:rsidRDefault="0017787B" w:rsidP="0017787B">
      <w:pPr>
        <w:rPr>
          <w:rFonts w:cs="Times New Roman"/>
        </w:rPr>
      </w:pPr>
      <w:r w:rsidRPr="00F408E2">
        <w:rPr>
          <w:rFonts w:cs="Times New Roman"/>
        </w:rPr>
        <w:t>Moyens</w:t>
      </w:r>
      <w:r w:rsidR="00EC3244">
        <w:rPr>
          <w:rFonts w:cs="Times New Roman"/>
        </w:rPr>
        <w:t> </w:t>
      </w:r>
      <w:r w:rsidRPr="00F408E2">
        <w:rPr>
          <w:rFonts w:cs="Times New Roman"/>
        </w:rPr>
        <w:t xml:space="preserve">: </w:t>
      </w:r>
      <w:r w:rsidR="0024013D" w:rsidRPr="00F408E2">
        <w:rPr>
          <w:rFonts w:cs="Times New Roman"/>
        </w:rPr>
        <w:t>médicamenteux</w:t>
      </w:r>
      <w:r w:rsidRPr="00F408E2">
        <w:rPr>
          <w:rFonts w:cs="Times New Roman"/>
        </w:rPr>
        <w:t xml:space="preserve">, </w:t>
      </w:r>
      <w:r w:rsidR="005F6532" w:rsidRPr="00F408E2">
        <w:rPr>
          <w:rFonts w:cs="Times New Roman"/>
        </w:rPr>
        <w:t>soutien,</w:t>
      </w:r>
      <w:r w:rsidRPr="00F408E2">
        <w:rPr>
          <w:rFonts w:cs="Times New Roman"/>
        </w:rPr>
        <w:t xml:space="preserve"> </w:t>
      </w:r>
      <w:r w:rsidR="005F6532" w:rsidRPr="00F408E2">
        <w:rPr>
          <w:rFonts w:cs="Times New Roman"/>
        </w:rPr>
        <w:t>psychologique,</w:t>
      </w:r>
      <w:r w:rsidRPr="00F408E2">
        <w:rPr>
          <w:rFonts w:cs="Times New Roman"/>
        </w:rPr>
        <w:t xml:space="preserve"> </w:t>
      </w:r>
      <w:r w:rsidR="000661CB" w:rsidRPr="00F408E2">
        <w:rPr>
          <w:rFonts w:cs="Times New Roman"/>
        </w:rPr>
        <w:t>kinésithérapie</w:t>
      </w:r>
    </w:p>
    <w:p w14:paraId="54931E48" w14:textId="156AA3C4" w:rsidR="001221D8" w:rsidRPr="00F408E2" w:rsidRDefault="000661CB" w:rsidP="0017787B">
      <w:pPr>
        <w:rPr>
          <w:rFonts w:cs="Times New Roman"/>
        </w:rPr>
      </w:pPr>
      <w:r w:rsidRPr="00F408E2">
        <w:rPr>
          <w:rFonts w:cs="Times New Roman"/>
        </w:rPr>
        <w:t>Indication</w:t>
      </w:r>
      <w:r w:rsidR="001221D8" w:rsidRPr="00F408E2">
        <w:rPr>
          <w:rFonts w:cs="Times New Roman"/>
        </w:rPr>
        <w:t xml:space="preserve"> et </w:t>
      </w:r>
      <w:r w:rsidR="0024013D" w:rsidRPr="00F408E2">
        <w:rPr>
          <w:rFonts w:cs="Times New Roman"/>
        </w:rPr>
        <w:t>recommandation</w:t>
      </w:r>
      <w:r w:rsidR="001221D8" w:rsidRPr="00F408E2">
        <w:rPr>
          <w:rFonts w:cs="Times New Roman"/>
        </w:rPr>
        <w:t xml:space="preserve"> </w:t>
      </w:r>
    </w:p>
    <w:p w14:paraId="2A64BFEF" w14:textId="57B6477F" w:rsidR="00B068A3" w:rsidRPr="00F408E2" w:rsidRDefault="000661CB" w:rsidP="004237A4">
      <w:pPr>
        <w:numPr>
          <w:ilvl w:val="1"/>
          <w:numId w:val="4"/>
        </w:numPr>
        <w:rPr>
          <w:rFonts w:cs="Times New Roman"/>
        </w:rPr>
      </w:pPr>
      <w:r w:rsidRPr="00F408E2">
        <w:rPr>
          <w:rFonts w:cs="Times New Roman"/>
        </w:rPr>
        <w:t>Médicalement</w:t>
      </w:r>
      <w:r w:rsidR="00B068A3" w:rsidRPr="00F408E2">
        <w:rPr>
          <w:rFonts w:cs="Times New Roman"/>
        </w:rPr>
        <w:t xml:space="preserve"> et psychothérapie</w:t>
      </w:r>
    </w:p>
    <w:p w14:paraId="4E0ED702" w14:textId="1A9A5C0B" w:rsidR="001221D8" w:rsidRPr="00F408E2" w:rsidRDefault="001221D8" w:rsidP="004237A4">
      <w:pPr>
        <w:numPr>
          <w:ilvl w:val="2"/>
          <w:numId w:val="4"/>
        </w:numPr>
        <w:rPr>
          <w:rFonts w:cs="Times New Roman"/>
        </w:rPr>
      </w:pPr>
      <w:r w:rsidRPr="00F408E2">
        <w:rPr>
          <w:rFonts w:cs="Times New Roman"/>
        </w:rPr>
        <w:t>Psychotrope</w:t>
      </w:r>
      <w:r w:rsidR="00EC3244">
        <w:rPr>
          <w:rFonts w:cs="Times New Roman"/>
        </w:rPr>
        <w:t> </w:t>
      </w:r>
      <w:r w:rsidRPr="00F408E2">
        <w:rPr>
          <w:rFonts w:cs="Times New Roman"/>
        </w:rPr>
        <w:t xml:space="preserve">: dépression, anxiété </w:t>
      </w:r>
    </w:p>
    <w:p w14:paraId="67CF9DF0" w14:textId="0EB7B87A" w:rsidR="001221D8" w:rsidRPr="00F408E2" w:rsidRDefault="00EC3244" w:rsidP="004237A4">
      <w:pPr>
        <w:numPr>
          <w:ilvl w:val="2"/>
          <w:numId w:val="4"/>
        </w:numPr>
        <w:rPr>
          <w:rFonts w:cs="Times New Roman"/>
        </w:rPr>
      </w:pPr>
      <w:r>
        <w:rPr>
          <w:rFonts w:cs="Times New Roman"/>
        </w:rPr>
        <w:t> </w:t>
      </w:r>
      <w:r w:rsidR="001221D8" w:rsidRPr="00F408E2">
        <w:rPr>
          <w:rFonts w:cs="Times New Roman"/>
        </w:rPr>
        <w:t xml:space="preserve">: </w:t>
      </w:r>
      <w:r w:rsidR="000661CB" w:rsidRPr="00F408E2">
        <w:rPr>
          <w:rFonts w:cs="Times New Roman"/>
        </w:rPr>
        <w:t xml:space="preserve">mouvement </w:t>
      </w:r>
      <w:r w:rsidR="001221D8" w:rsidRPr="00F408E2">
        <w:rPr>
          <w:rFonts w:cs="Times New Roman"/>
        </w:rPr>
        <w:t xml:space="preserve">choréique </w:t>
      </w:r>
    </w:p>
    <w:p w14:paraId="7F8D17DD" w14:textId="07251207" w:rsidR="001221D8" w:rsidRPr="00F408E2" w:rsidRDefault="000661CB" w:rsidP="004237A4">
      <w:pPr>
        <w:numPr>
          <w:ilvl w:val="1"/>
          <w:numId w:val="4"/>
        </w:numPr>
        <w:rPr>
          <w:rFonts w:cs="Times New Roman"/>
        </w:rPr>
      </w:pPr>
      <w:r w:rsidRPr="00F408E2">
        <w:rPr>
          <w:rFonts w:cs="Times New Roman"/>
        </w:rPr>
        <w:t>Kinésithérapie</w:t>
      </w:r>
      <w:r w:rsidR="00EC3244">
        <w:rPr>
          <w:rFonts w:cs="Times New Roman"/>
        </w:rPr>
        <w:t> </w:t>
      </w:r>
      <w:r w:rsidR="00B068A3" w:rsidRPr="00F408E2">
        <w:rPr>
          <w:rFonts w:cs="Times New Roman"/>
        </w:rPr>
        <w:t xml:space="preserve">: </w:t>
      </w:r>
      <w:r w:rsidR="00EB5715" w:rsidRPr="00F408E2">
        <w:rPr>
          <w:rFonts w:cs="Times New Roman"/>
        </w:rPr>
        <w:t>trouble</w:t>
      </w:r>
      <w:r w:rsidR="00B068A3" w:rsidRPr="00F408E2">
        <w:rPr>
          <w:rFonts w:cs="Times New Roman"/>
        </w:rPr>
        <w:t xml:space="preserve"> de</w:t>
      </w:r>
      <w:r w:rsidR="00EB5715" w:rsidRPr="00F408E2">
        <w:rPr>
          <w:rFonts w:cs="Times New Roman"/>
        </w:rPr>
        <w:t xml:space="preserve"> </w:t>
      </w:r>
      <w:r w:rsidR="00B068A3" w:rsidRPr="00F408E2">
        <w:rPr>
          <w:rFonts w:cs="Times New Roman"/>
        </w:rPr>
        <w:t>l’équili</w:t>
      </w:r>
      <w:r w:rsidR="00EB5715" w:rsidRPr="00F408E2">
        <w:rPr>
          <w:rFonts w:cs="Times New Roman"/>
        </w:rPr>
        <w:t>b</w:t>
      </w:r>
      <w:r w:rsidR="00B068A3" w:rsidRPr="00F408E2">
        <w:rPr>
          <w:rFonts w:cs="Times New Roman"/>
        </w:rPr>
        <w:t xml:space="preserve">re </w:t>
      </w:r>
    </w:p>
    <w:p w14:paraId="7B8932C1" w14:textId="5F1BF1E7" w:rsidR="00B068A3" w:rsidRPr="00F408E2" w:rsidRDefault="000661CB" w:rsidP="004237A4">
      <w:pPr>
        <w:numPr>
          <w:ilvl w:val="1"/>
          <w:numId w:val="4"/>
        </w:numPr>
        <w:rPr>
          <w:rFonts w:cs="Times New Roman"/>
        </w:rPr>
      </w:pPr>
      <w:r w:rsidRPr="00F408E2">
        <w:rPr>
          <w:rFonts w:cs="Times New Roman"/>
        </w:rPr>
        <w:t>Rééduquions</w:t>
      </w:r>
      <w:r w:rsidR="00B068A3" w:rsidRPr="00F408E2">
        <w:rPr>
          <w:rFonts w:cs="Times New Roman"/>
        </w:rPr>
        <w:t xml:space="preserve"> </w:t>
      </w:r>
      <w:r w:rsidR="005F6532" w:rsidRPr="00F408E2">
        <w:rPr>
          <w:rFonts w:cs="Times New Roman"/>
        </w:rPr>
        <w:t>orthophonique,</w:t>
      </w:r>
      <w:r w:rsidR="00B068A3" w:rsidRPr="00F408E2">
        <w:rPr>
          <w:rFonts w:cs="Times New Roman"/>
        </w:rPr>
        <w:t xml:space="preserve"> ergothérapie</w:t>
      </w:r>
    </w:p>
    <w:p w14:paraId="30302DC5" w14:textId="24D419FC" w:rsidR="00EB5715" w:rsidRPr="00F408E2" w:rsidRDefault="000661CB" w:rsidP="00B76F2A">
      <w:pPr>
        <w:pStyle w:val="Sous-titre"/>
        <w:rPr>
          <w:rFonts w:ascii="Times New Roman" w:hAnsi="Times New Roman" w:cs="Times New Roman"/>
        </w:rPr>
      </w:pPr>
      <w:r w:rsidRPr="00F408E2">
        <w:rPr>
          <w:rFonts w:ascii="Times New Roman" w:hAnsi="Times New Roman" w:cs="Times New Roman"/>
        </w:rPr>
        <w:t>Conclusion</w:t>
      </w:r>
      <w:r w:rsidR="00B76F2A" w:rsidRPr="00F408E2">
        <w:rPr>
          <w:rFonts w:ascii="Times New Roman" w:hAnsi="Times New Roman" w:cs="Times New Roman"/>
        </w:rPr>
        <w:t xml:space="preserve"> </w:t>
      </w:r>
    </w:p>
    <w:p w14:paraId="201F7DD9" w14:textId="0DB1B6F3" w:rsidR="00A42F69" w:rsidRPr="00F408E2" w:rsidRDefault="00A42F69" w:rsidP="00A42F69">
      <w:pPr>
        <w:rPr>
          <w:rFonts w:cs="Times New Roman"/>
        </w:rPr>
      </w:pPr>
      <w:r w:rsidRPr="00F408E2">
        <w:rPr>
          <w:rFonts w:cs="Times New Roman"/>
        </w:rPr>
        <w:t xml:space="preserve">Maladie dégénérative </w:t>
      </w:r>
    </w:p>
    <w:p w14:paraId="07208B2A" w14:textId="0C06C572" w:rsidR="00A42F69" w:rsidRPr="00F408E2" w:rsidRDefault="005F6532" w:rsidP="00A42F69">
      <w:pPr>
        <w:rPr>
          <w:rFonts w:cs="Times New Roman"/>
        </w:rPr>
      </w:pPr>
      <w:r w:rsidRPr="00F408E2">
        <w:rPr>
          <w:rFonts w:cs="Times New Roman"/>
        </w:rPr>
        <w:t>Héréditaire,</w:t>
      </w:r>
      <w:r w:rsidR="00A42F69" w:rsidRPr="00F408E2">
        <w:rPr>
          <w:rFonts w:cs="Times New Roman"/>
        </w:rPr>
        <w:t xml:space="preserve"> de </w:t>
      </w:r>
      <w:r w:rsidR="00AC5BB3" w:rsidRPr="00F408E2">
        <w:rPr>
          <w:rFonts w:cs="Times New Roman"/>
        </w:rPr>
        <w:t>transmission</w:t>
      </w:r>
      <w:r w:rsidR="00A42F69" w:rsidRPr="00F408E2">
        <w:rPr>
          <w:rFonts w:cs="Times New Roman"/>
        </w:rPr>
        <w:t xml:space="preserve"> autosomale </w:t>
      </w:r>
      <w:r w:rsidR="00AC5BB3" w:rsidRPr="00F408E2">
        <w:rPr>
          <w:rFonts w:cs="Times New Roman"/>
        </w:rPr>
        <w:t>dominant</w:t>
      </w:r>
    </w:p>
    <w:p w14:paraId="3A60ECFA" w14:textId="61F7333A" w:rsidR="00E7798B" w:rsidRPr="00F408E2" w:rsidRDefault="00A42F69" w:rsidP="00A42F69">
      <w:pPr>
        <w:rPr>
          <w:rFonts w:cs="Times New Roman"/>
        </w:rPr>
      </w:pPr>
      <w:r w:rsidRPr="00F408E2">
        <w:rPr>
          <w:rFonts w:cs="Times New Roman"/>
        </w:rPr>
        <w:t>Manifestation</w:t>
      </w:r>
      <w:r w:rsidR="00EC3244">
        <w:rPr>
          <w:rFonts w:cs="Times New Roman"/>
        </w:rPr>
        <w:t> </w:t>
      </w:r>
      <w:r w:rsidRPr="00F408E2">
        <w:rPr>
          <w:rFonts w:cs="Times New Roman"/>
        </w:rPr>
        <w:t xml:space="preserve">: </w:t>
      </w:r>
      <w:r w:rsidR="00AC5BB3" w:rsidRPr="00F408E2">
        <w:rPr>
          <w:rFonts w:cs="Times New Roman"/>
        </w:rPr>
        <w:t>chorée</w:t>
      </w:r>
      <w:r w:rsidRPr="00F408E2">
        <w:rPr>
          <w:rFonts w:cs="Times New Roman"/>
        </w:rPr>
        <w:t>, trouble de caractère et dégra</w:t>
      </w:r>
      <w:r w:rsidR="00AC5BB3" w:rsidRPr="00F408E2">
        <w:rPr>
          <w:rFonts w:cs="Times New Roman"/>
        </w:rPr>
        <w:t>da</w:t>
      </w:r>
      <w:r w:rsidRPr="00F408E2">
        <w:rPr>
          <w:rFonts w:cs="Times New Roman"/>
        </w:rPr>
        <w:t>tion intellectuelle</w:t>
      </w:r>
    </w:p>
    <w:p w14:paraId="2880ABAB" w14:textId="10D76616" w:rsidR="00A42F69" w:rsidRPr="00F408E2" w:rsidRDefault="00E7798B" w:rsidP="00E7798B">
      <w:pPr>
        <w:pStyle w:val="Titre"/>
        <w:rPr>
          <w:rFonts w:cs="Times New Roman"/>
        </w:rPr>
      </w:pPr>
      <w:r w:rsidRPr="00F408E2">
        <w:rPr>
          <w:rFonts w:cs="Times New Roman"/>
        </w:rPr>
        <w:lastRenderedPageBreak/>
        <w:t>Maladie d’Alzheimer</w:t>
      </w:r>
    </w:p>
    <w:p w14:paraId="32741C15" w14:textId="44B19500" w:rsidR="00E7798B" w:rsidRPr="00F408E2" w:rsidRDefault="00E7798B" w:rsidP="00E7798B">
      <w:pPr>
        <w:pStyle w:val="Sous-titre"/>
        <w:rPr>
          <w:rFonts w:ascii="Times New Roman" w:hAnsi="Times New Roman" w:cs="Times New Roman"/>
        </w:rPr>
      </w:pPr>
      <w:r w:rsidRPr="00F408E2">
        <w:rPr>
          <w:rFonts w:ascii="Times New Roman" w:hAnsi="Times New Roman" w:cs="Times New Roman"/>
        </w:rPr>
        <w:t>Objectifs</w:t>
      </w:r>
    </w:p>
    <w:p w14:paraId="0D1B4225" w14:textId="03576FE7" w:rsidR="00E7798B" w:rsidRPr="00F408E2" w:rsidRDefault="00E7798B" w:rsidP="00E7798B">
      <w:pPr>
        <w:rPr>
          <w:rFonts w:cs="Times New Roman"/>
        </w:rPr>
      </w:pPr>
      <w:r w:rsidRPr="00F408E2">
        <w:rPr>
          <w:rFonts w:cs="Times New Roman"/>
        </w:rPr>
        <w:t xml:space="preserve">Evoquer les lésions responsables </w:t>
      </w:r>
    </w:p>
    <w:p w14:paraId="4C6CB541" w14:textId="1F42B211" w:rsidR="00E7798B" w:rsidRPr="00F408E2" w:rsidRDefault="00E7798B" w:rsidP="00E7798B">
      <w:pPr>
        <w:rPr>
          <w:rFonts w:cs="Times New Roman"/>
        </w:rPr>
      </w:pPr>
      <w:r w:rsidRPr="00F408E2">
        <w:rPr>
          <w:rFonts w:cs="Times New Roman"/>
        </w:rPr>
        <w:t>Connaître les mécanismes lésionnels</w:t>
      </w:r>
    </w:p>
    <w:p w14:paraId="5CB5EF1F" w14:textId="162A4B0E" w:rsidR="00E7798B" w:rsidRPr="00F408E2" w:rsidRDefault="00E7798B" w:rsidP="00E7798B">
      <w:pPr>
        <w:rPr>
          <w:rFonts w:cs="Times New Roman"/>
        </w:rPr>
      </w:pPr>
      <w:r w:rsidRPr="00F408E2">
        <w:rPr>
          <w:rFonts w:cs="Times New Roman"/>
        </w:rPr>
        <w:t>Connaître les signes caractéris</w:t>
      </w:r>
      <w:r w:rsidR="00A7605A" w:rsidRPr="00F408E2">
        <w:rPr>
          <w:rFonts w:cs="Times New Roman"/>
        </w:rPr>
        <w:t>ti</w:t>
      </w:r>
      <w:r w:rsidRPr="00F408E2">
        <w:rPr>
          <w:rFonts w:cs="Times New Roman"/>
        </w:rPr>
        <w:t>ques</w:t>
      </w:r>
    </w:p>
    <w:p w14:paraId="5E381D21" w14:textId="019550A2" w:rsidR="00E7798B" w:rsidRPr="00F408E2" w:rsidRDefault="00E7798B" w:rsidP="00E7798B">
      <w:pPr>
        <w:rPr>
          <w:rFonts w:cs="Times New Roman"/>
        </w:rPr>
      </w:pPr>
      <w:r w:rsidRPr="00F408E2">
        <w:rPr>
          <w:rFonts w:cs="Times New Roman"/>
        </w:rPr>
        <w:t>Connaître les étiologies</w:t>
      </w:r>
    </w:p>
    <w:p w14:paraId="58431125" w14:textId="58EC0F8F" w:rsidR="00E7798B" w:rsidRPr="00F408E2" w:rsidRDefault="00E7798B" w:rsidP="00E7798B">
      <w:pPr>
        <w:rPr>
          <w:rFonts w:cs="Times New Roman"/>
        </w:rPr>
      </w:pPr>
      <w:r w:rsidRPr="00F408E2">
        <w:rPr>
          <w:rFonts w:cs="Times New Roman"/>
        </w:rPr>
        <w:t>Formuler les principes de traitement</w:t>
      </w:r>
    </w:p>
    <w:p w14:paraId="57C8EA16" w14:textId="5ED4B13B" w:rsidR="00E7798B" w:rsidRPr="00F408E2" w:rsidRDefault="00E7798B" w:rsidP="00E7798B">
      <w:pPr>
        <w:pStyle w:val="Sous-titre"/>
        <w:rPr>
          <w:rFonts w:ascii="Times New Roman" w:hAnsi="Times New Roman" w:cs="Times New Roman"/>
        </w:rPr>
      </w:pPr>
      <w:r w:rsidRPr="00F408E2">
        <w:rPr>
          <w:rFonts w:ascii="Times New Roman" w:hAnsi="Times New Roman" w:cs="Times New Roman"/>
        </w:rPr>
        <w:t>Introduction</w:t>
      </w:r>
    </w:p>
    <w:p w14:paraId="41EE3071" w14:textId="29CB110D" w:rsidR="00E7798B" w:rsidRPr="00F408E2" w:rsidRDefault="00E7798B" w:rsidP="00E7798B">
      <w:pPr>
        <w:rPr>
          <w:rFonts w:cs="Times New Roman"/>
        </w:rPr>
      </w:pPr>
      <w:r w:rsidRPr="00F408E2">
        <w:rPr>
          <w:rFonts w:cs="Times New Roman"/>
        </w:rPr>
        <w:t>Définition</w:t>
      </w:r>
    </w:p>
    <w:p w14:paraId="5971E4A6" w14:textId="21AF361B" w:rsidR="00E7798B" w:rsidRPr="00F408E2" w:rsidRDefault="00E7798B" w:rsidP="004237A4">
      <w:pPr>
        <w:numPr>
          <w:ilvl w:val="1"/>
          <w:numId w:val="4"/>
        </w:numPr>
        <w:rPr>
          <w:rFonts w:cs="Times New Roman"/>
        </w:rPr>
      </w:pPr>
      <w:r w:rsidRPr="00F408E2">
        <w:rPr>
          <w:rFonts w:cs="Times New Roman"/>
        </w:rPr>
        <w:t>Maladie d’Alzheimer</w:t>
      </w:r>
      <w:r w:rsidR="00EC3244">
        <w:rPr>
          <w:rFonts w:cs="Times New Roman"/>
        </w:rPr>
        <w:t> </w:t>
      </w:r>
      <w:r w:rsidRPr="00F408E2">
        <w:rPr>
          <w:rFonts w:cs="Times New Roman"/>
        </w:rPr>
        <w:t>: une démence sénile neurodégénérative de type corticale suite à une détérioration progressive et définitive des neurones corticaux (atrophie cérébrale) partant de la région hippocampique vers l’ensemble de cerveau</w:t>
      </w:r>
    </w:p>
    <w:p w14:paraId="0290C67A" w14:textId="068BAD73" w:rsidR="00E7798B" w:rsidRPr="00F408E2" w:rsidRDefault="00E7798B" w:rsidP="004237A4">
      <w:pPr>
        <w:numPr>
          <w:ilvl w:val="1"/>
          <w:numId w:val="4"/>
        </w:numPr>
        <w:rPr>
          <w:rFonts w:cs="Times New Roman"/>
        </w:rPr>
      </w:pPr>
      <w:r w:rsidRPr="00F408E2">
        <w:rPr>
          <w:rFonts w:cs="Times New Roman"/>
        </w:rPr>
        <w:t>Maladie d’Alzheimer</w:t>
      </w:r>
      <w:r w:rsidR="00EC3244">
        <w:rPr>
          <w:rFonts w:cs="Times New Roman"/>
        </w:rPr>
        <w:t> </w:t>
      </w:r>
      <w:r w:rsidRPr="00F408E2">
        <w:rPr>
          <w:rFonts w:cs="Times New Roman"/>
        </w:rPr>
        <w:t xml:space="preserve">: affection neurodégénérative du SNC caractérisée par un détérioration progressive et durable des fonctions cognitives suite à des lésions neuropathies spécifique (plaque sénile, dégénérescence neuro-fibrillaire, angiopathie </w:t>
      </w:r>
      <w:r w:rsidR="005F6532" w:rsidRPr="00F408E2">
        <w:rPr>
          <w:rFonts w:cs="Times New Roman"/>
        </w:rPr>
        <w:t>amyloïde,</w:t>
      </w:r>
      <w:r w:rsidRPr="00F408E2">
        <w:rPr>
          <w:rFonts w:cs="Times New Roman"/>
        </w:rPr>
        <w:t xml:space="preserve"> déficit cholinergique) </w:t>
      </w:r>
      <w:r w:rsidRPr="00F408E2">
        <w:rPr>
          <w:rFonts w:cs="Times New Roman"/>
        </w:rPr>
        <w:sym w:font="Wingdings" w:char="F0E8"/>
      </w:r>
      <w:r w:rsidRPr="00F408E2">
        <w:rPr>
          <w:rFonts w:cs="Times New Roman"/>
        </w:rPr>
        <w:t xml:space="preserve"> définition physiopathologique</w:t>
      </w:r>
    </w:p>
    <w:p w14:paraId="69F6E303" w14:textId="13F7608D" w:rsidR="00E7798B" w:rsidRPr="00F408E2" w:rsidRDefault="00E7798B" w:rsidP="00E7798B">
      <w:pPr>
        <w:rPr>
          <w:rFonts w:cs="Times New Roman"/>
        </w:rPr>
      </w:pPr>
      <w:r w:rsidRPr="00F408E2">
        <w:rPr>
          <w:rFonts w:cs="Times New Roman"/>
        </w:rPr>
        <w:t>Epidémiologie</w:t>
      </w:r>
    </w:p>
    <w:p w14:paraId="28D610FD" w14:textId="3D7224AA" w:rsidR="00E7798B" w:rsidRPr="00F408E2" w:rsidRDefault="00E7798B" w:rsidP="004237A4">
      <w:pPr>
        <w:numPr>
          <w:ilvl w:val="1"/>
          <w:numId w:val="4"/>
        </w:numPr>
        <w:rPr>
          <w:rFonts w:cs="Times New Roman"/>
        </w:rPr>
      </w:pPr>
      <w:r w:rsidRPr="00F408E2">
        <w:rPr>
          <w:rFonts w:cs="Times New Roman"/>
        </w:rPr>
        <w:t>Facteur de risque +++</w:t>
      </w:r>
      <w:r w:rsidR="00EC3244">
        <w:rPr>
          <w:rFonts w:cs="Times New Roman"/>
        </w:rPr>
        <w:t> </w:t>
      </w:r>
      <w:r w:rsidRPr="00F408E2">
        <w:rPr>
          <w:rFonts w:cs="Times New Roman"/>
        </w:rPr>
        <w:t>: âge avancé</w:t>
      </w:r>
    </w:p>
    <w:p w14:paraId="272D9919" w14:textId="680F7E66" w:rsidR="00E7798B" w:rsidRPr="00F408E2" w:rsidRDefault="001131BE" w:rsidP="004237A4">
      <w:pPr>
        <w:numPr>
          <w:ilvl w:val="1"/>
          <w:numId w:val="4"/>
        </w:numPr>
        <w:rPr>
          <w:rFonts w:cs="Times New Roman"/>
        </w:rPr>
      </w:pPr>
      <w:r w:rsidRPr="00F408E2">
        <w:rPr>
          <w:rFonts w:cs="Times New Roman"/>
        </w:rPr>
        <w:t xml:space="preserve">25 à 40% après 85 ans </w:t>
      </w:r>
    </w:p>
    <w:p w14:paraId="3570EAEB" w14:textId="04D10A12" w:rsidR="001131BE" w:rsidRPr="00F408E2" w:rsidRDefault="001131BE" w:rsidP="004237A4">
      <w:pPr>
        <w:numPr>
          <w:ilvl w:val="1"/>
          <w:numId w:val="4"/>
        </w:numPr>
        <w:rPr>
          <w:rFonts w:cs="Times New Roman"/>
        </w:rPr>
      </w:pPr>
      <w:r w:rsidRPr="00F408E2">
        <w:rPr>
          <w:rFonts w:cs="Times New Roman"/>
        </w:rPr>
        <w:t>Sex ratio</w:t>
      </w:r>
      <w:r w:rsidR="00EC3244">
        <w:rPr>
          <w:rFonts w:cs="Times New Roman"/>
        </w:rPr>
        <w:t> </w:t>
      </w:r>
      <w:r w:rsidRPr="00F408E2">
        <w:rPr>
          <w:rFonts w:cs="Times New Roman"/>
        </w:rPr>
        <w:t>: 2 femmes ou un homme</w:t>
      </w:r>
    </w:p>
    <w:p w14:paraId="25F6A5B4" w14:textId="1F70A2BE" w:rsidR="001131BE" w:rsidRPr="00F408E2" w:rsidRDefault="001131BE" w:rsidP="004237A4">
      <w:pPr>
        <w:numPr>
          <w:ilvl w:val="1"/>
          <w:numId w:val="4"/>
        </w:numPr>
        <w:rPr>
          <w:rFonts w:cs="Times New Roman"/>
        </w:rPr>
      </w:pPr>
      <w:r w:rsidRPr="00F408E2">
        <w:rPr>
          <w:rFonts w:cs="Times New Roman"/>
        </w:rPr>
        <w:t>Prédisposition génétique aux formes précoces</w:t>
      </w:r>
    </w:p>
    <w:p w14:paraId="0D3EEEBB" w14:textId="6EC0A985" w:rsidR="001131BE" w:rsidRPr="002757DA" w:rsidRDefault="001131BE" w:rsidP="004237A4">
      <w:pPr>
        <w:pStyle w:val="Titre1"/>
        <w:numPr>
          <w:ilvl w:val="0"/>
          <w:numId w:val="22"/>
        </w:numPr>
        <w:rPr>
          <w:rFonts w:cs="Times New Roman"/>
        </w:rPr>
      </w:pPr>
      <w:bookmarkStart w:id="219" w:name="_Toc196656532"/>
      <w:bookmarkStart w:id="220" w:name="_Toc196662339"/>
      <w:r w:rsidRPr="002757DA">
        <w:rPr>
          <w:rFonts w:cs="Times New Roman"/>
        </w:rPr>
        <w:t>Pathogénèse</w:t>
      </w:r>
      <w:bookmarkEnd w:id="219"/>
      <w:bookmarkEnd w:id="220"/>
    </w:p>
    <w:p w14:paraId="3665547E" w14:textId="5CAD7026" w:rsidR="001131BE" w:rsidRPr="00F408E2" w:rsidRDefault="001131BE" w:rsidP="001131BE">
      <w:pPr>
        <w:pStyle w:val="Titre2"/>
        <w:rPr>
          <w:rFonts w:cs="Times New Roman"/>
        </w:rPr>
      </w:pPr>
      <w:bookmarkStart w:id="221" w:name="_Toc196656533"/>
      <w:bookmarkStart w:id="222" w:name="_Toc196662340"/>
      <w:r w:rsidRPr="00F408E2">
        <w:rPr>
          <w:rFonts w:cs="Times New Roman"/>
        </w:rPr>
        <w:t>Lésions élémentaires</w:t>
      </w:r>
      <w:bookmarkEnd w:id="221"/>
      <w:bookmarkEnd w:id="222"/>
    </w:p>
    <w:p w14:paraId="4C58E516" w14:textId="77777777" w:rsidR="001131BE" w:rsidRPr="00F408E2" w:rsidRDefault="001131BE" w:rsidP="001131BE">
      <w:pPr>
        <w:rPr>
          <w:rFonts w:cs="Times New Roman"/>
        </w:rPr>
      </w:pPr>
      <w:r w:rsidRPr="00F408E2">
        <w:rPr>
          <w:rFonts w:cs="Times New Roman"/>
        </w:rPr>
        <w:t>Perte neuronales excessives ou atrophie corticale déficit cholinergique</w:t>
      </w:r>
    </w:p>
    <w:p w14:paraId="33252597" w14:textId="6B34A4B0" w:rsidR="001131BE" w:rsidRPr="00F408E2" w:rsidRDefault="001131BE" w:rsidP="001131BE">
      <w:pPr>
        <w:rPr>
          <w:rFonts w:cs="Times New Roman"/>
        </w:rPr>
      </w:pPr>
      <w:r w:rsidRPr="00F408E2">
        <w:rPr>
          <w:rFonts w:cs="Times New Roman"/>
        </w:rPr>
        <w:t>Dégénérescence neurofibrillaires (DNF)</w:t>
      </w:r>
    </w:p>
    <w:p w14:paraId="01E52020" w14:textId="7AA9C022" w:rsidR="001131BE" w:rsidRPr="00F408E2" w:rsidRDefault="001131BE" w:rsidP="001131BE">
      <w:pPr>
        <w:rPr>
          <w:rFonts w:cs="Times New Roman"/>
        </w:rPr>
      </w:pPr>
      <w:r w:rsidRPr="00F408E2">
        <w:rPr>
          <w:rFonts w:cs="Times New Roman"/>
        </w:rPr>
        <w:t xml:space="preserve"> Plaques sénile (PS) (plaque d’athérome)</w:t>
      </w:r>
    </w:p>
    <w:p w14:paraId="5D3CDD93" w14:textId="2AF05583" w:rsidR="001131BE" w:rsidRPr="00F408E2" w:rsidRDefault="001131BE" w:rsidP="001131BE">
      <w:pPr>
        <w:rPr>
          <w:rFonts w:cs="Times New Roman"/>
        </w:rPr>
      </w:pPr>
      <w:r w:rsidRPr="00F408E2">
        <w:rPr>
          <w:rFonts w:cs="Times New Roman"/>
        </w:rPr>
        <w:t>Angiopathie amyloïde (AA)</w:t>
      </w:r>
    </w:p>
    <w:p w14:paraId="610D44C0" w14:textId="073FF280" w:rsidR="001131BE" w:rsidRPr="00F408E2" w:rsidRDefault="001131BE" w:rsidP="001131BE">
      <w:pPr>
        <w:pStyle w:val="Titre2"/>
        <w:rPr>
          <w:rFonts w:cs="Times New Roman"/>
        </w:rPr>
      </w:pPr>
      <w:bookmarkStart w:id="223" w:name="_Toc196656534"/>
      <w:bookmarkStart w:id="224" w:name="_Toc196662341"/>
      <w:r w:rsidRPr="00F408E2">
        <w:rPr>
          <w:rFonts w:cs="Times New Roman"/>
        </w:rPr>
        <w:t>Mécanisme lésionnel</w:t>
      </w:r>
      <w:bookmarkEnd w:id="223"/>
      <w:bookmarkEnd w:id="224"/>
    </w:p>
    <w:p w14:paraId="3B46C635" w14:textId="64C4DB40" w:rsidR="001131BE" w:rsidRPr="00F408E2" w:rsidRDefault="001131BE" w:rsidP="001131BE">
      <w:pPr>
        <w:rPr>
          <w:rFonts w:cs="Times New Roman"/>
        </w:rPr>
      </w:pPr>
      <w:r w:rsidRPr="00F408E2">
        <w:rPr>
          <w:rFonts w:cs="Times New Roman"/>
        </w:rPr>
        <w:t xml:space="preserve">03 types histologique (DNF, PS, AA) </w:t>
      </w:r>
      <w:r w:rsidRPr="00F408E2">
        <w:rPr>
          <w:rFonts w:cs="Times New Roman"/>
        </w:rPr>
        <w:sym w:font="Wingdings" w:char="F0E8"/>
      </w:r>
      <w:r w:rsidRPr="00F408E2">
        <w:rPr>
          <w:rFonts w:cs="Times New Roman"/>
        </w:rPr>
        <w:t xml:space="preserve"> perte neuronale </w:t>
      </w:r>
      <w:r w:rsidRPr="00F408E2">
        <w:rPr>
          <w:rFonts w:cs="Times New Roman"/>
        </w:rPr>
        <w:sym w:font="Wingdings" w:char="F0E8"/>
      </w:r>
      <w:r w:rsidRPr="00F408E2">
        <w:rPr>
          <w:rFonts w:cs="Times New Roman"/>
        </w:rPr>
        <w:t xml:space="preserve"> déplétion en acétylcholine transférase et acétylcholine estérase</w:t>
      </w:r>
    </w:p>
    <w:p w14:paraId="6F1C106C" w14:textId="044AC8E4" w:rsidR="001131BE" w:rsidRPr="00F408E2" w:rsidRDefault="001131BE" w:rsidP="001131BE">
      <w:pPr>
        <w:rPr>
          <w:rFonts w:cs="Times New Roman"/>
        </w:rPr>
      </w:pPr>
      <w:r w:rsidRPr="00F408E2">
        <w:rPr>
          <w:rFonts w:cs="Times New Roman"/>
        </w:rPr>
        <w:lastRenderedPageBreak/>
        <w:t xml:space="preserve">Perte enzymatique </w:t>
      </w:r>
      <w:r w:rsidRPr="00F408E2">
        <w:rPr>
          <w:rFonts w:cs="Times New Roman"/>
        </w:rPr>
        <w:sym w:font="Wingdings" w:char="F0E8"/>
      </w:r>
      <w:r w:rsidRPr="00F408E2">
        <w:rPr>
          <w:rFonts w:cs="Times New Roman"/>
        </w:rPr>
        <w:t xml:space="preserve"> altération d’échange calcique </w:t>
      </w:r>
      <w:r w:rsidRPr="00F408E2">
        <w:rPr>
          <w:rFonts w:cs="Times New Roman"/>
        </w:rPr>
        <w:sym w:font="Wingdings" w:char="F0E8"/>
      </w:r>
      <w:r w:rsidRPr="00F408E2">
        <w:rPr>
          <w:rFonts w:cs="Times New Roman"/>
        </w:rPr>
        <w:t xml:space="preserve"> atrophie corticale successive</w:t>
      </w:r>
    </w:p>
    <w:p w14:paraId="4409931E" w14:textId="057E68D3" w:rsidR="001131BE" w:rsidRPr="00F408E2" w:rsidRDefault="001131BE" w:rsidP="001131BE">
      <w:pPr>
        <w:pStyle w:val="Titre1"/>
        <w:rPr>
          <w:rFonts w:cs="Times New Roman"/>
        </w:rPr>
      </w:pPr>
      <w:bookmarkStart w:id="225" w:name="_Toc196656535"/>
      <w:bookmarkStart w:id="226" w:name="_Toc196662342"/>
      <w:r w:rsidRPr="00F408E2">
        <w:rPr>
          <w:rFonts w:cs="Times New Roman"/>
        </w:rPr>
        <w:t>Symptomatologie</w:t>
      </w:r>
      <w:bookmarkEnd w:id="225"/>
      <w:bookmarkEnd w:id="226"/>
      <w:r w:rsidRPr="00F408E2">
        <w:rPr>
          <w:rFonts w:cs="Times New Roman"/>
        </w:rPr>
        <w:t xml:space="preserve"> </w:t>
      </w:r>
    </w:p>
    <w:p w14:paraId="5D882A89" w14:textId="3B2531FF" w:rsidR="001131BE" w:rsidRPr="00F408E2" w:rsidRDefault="001131BE" w:rsidP="001131BE">
      <w:pPr>
        <w:pStyle w:val="Titre2"/>
        <w:rPr>
          <w:rFonts w:cs="Times New Roman"/>
        </w:rPr>
      </w:pPr>
      <w:bookmarkStart w:id="227" w:name="_Toc196656536"/>
      <w:bookmarkStart w:id="228" w:name="_Toc196662343"/>
      <w:r w:rsidRPr="00F408E2">
        <w:rPr>
          <w:rFonts w:cs="Times New Roman"/>
        </w:rPr>
        <w:t>Symptôme clinique</w:t>
      </w:r>
      <w:bookmarkEnd w:id="227"/>
      <w:bookmarkEnd w:id="228"/>
    </w:p>
    <w:p w14:paraId="1CFBE0DA" w14:textId="7FC4A141" w:rsidR="001131BE" w:rsidRPr="00F408E2" w:rsidRDefault="001131BE" w:rsidP="001131BE">
      <w:pPr>
        <w:pStyle w:val="Titre3"/>
        <w:rPr>
          <w:rFonts w:cs="Times New Roman"/>
        </w:rPr>
      </w:pPr>
      <w:bookmarkStart w:id="229" w:name="_Toc196656537"/>
      <w:bookmarkStart w:id="230" w:name="_Toc196662344"/>
      <w:r w:rsidRPr="00F408E2">
        <w:rPr>
          <w:rFonts w:cs="Times New Roman"/>
        </w:rPr>
        <w:t>Circonstance de découverte</w:t>
      </w:r>
      <w:bookmarkEnd w:id="229"/>
      <w:bookmarkEnd w:id="230"/>
    </w:p>
    <w:p w14:paraId="356B2BA5" w14:textId="0E4F5A33" w:rsidR="001131BE" w:rsidRPr="00F408E2" w:rsidRDefault="001131BE" w:rsidP="001131BE">
      <w:pPr>
        <w:rPr>
          <w:rFonts w:cs="Times New Roman"/>
        </w:rPr>
      </w:pPr>
      <w:r w:rsidRPr="00F408E2">
        <w:rPr>
          <w:rFonts w:cs="Times New Roman"/>
        </w:rPr>
        <w:t>Sujet plus de 55 ans</w:t>
      </w:r>
    </w:p>
    <w:p w14:paraId="15441240" w14:textId="357A04F2" w:rsidR="001131BE" w:rsidRPr="00F408E2" w:rsidRDefault="001131BE" w:rsidP="001131BE">
      <w:pPr>
        <w:rPr>
          <w:rFonts w:cs="Times New Roman"/>
        </w:rPr>
      </w:pPr>
      <w:r w:rsidRPr="00F408E2">
        <w:rPr>
          <w:rFonts w:cs="Times New Roman"/>
        </w:rPr>
        <w:t>Notion de désorientation spatiale</w:t>
      </w:r>
    </w:p>
    <w:p w14:paraId="2308231D" w14:textId="2419E40D" w:rsidR="001131BE" w:rsidRPr="00F408E2" w:rsidRDefault="001131BE" w:rsidP="001131BE">
      <w:pPr>
        <w:rPr>
          <w:rFonts w:cs="Times New Roman"/>
        </w:rPr>
      </w:pPr>
      <w:r w:rsidRPr="00F408E2">
        <w:rPr>
          <w:rFonts w:cs="Times New Roman"/>
        </w:rPr>
        <w:t>Trouble de mémoire à cou</w:t>
      </w:r>
      <w:r w:rsidR="002D09B8" w:rsidRPr="00F408E2">
        <w:rPr>
          <w:rFonts w:cs="Times New Roman"/>
        </w:rPr>
        <w:t>r</w:t>
      </w:r>
      <w:r w:rsidRPr="00F408E2">
        <w:rPr>
          <w:rFonts w:cs="Times New Roman"/>
        </w:rPr>
        <w:t>t terme</w:t>
      </w:r>
    </w:p>
    <w:p w14:paraId="0817D2AD" w14:textId="631D5495" w:rsidR="002D09B8" w:rsidRPr="00F408E2" w:rsidRDefault="002D09B8" w:rsidP="002D09B8">
      <w:pPr>
        <w:rPr>
          <w:rFonts w:cs="Times New Roman"/>
        </w:rPr>
      </w:pPr>
      <w:r w:rsidRPr="00F408E2">
        <w:rPr>
          <w:rFonts w:cs="Times New Roman"/>
        </w:rPr>
        <w:t>Aggravation progressive des symptômes dans le temps = trouble de personnalité +/- 6 mois</w:t>
      </w:r>
    </w:p>
    <w:p w14:paraId="7742BE2E" w14:textId="3FEC93DE" w:rsidR="002D09B8" w:rsidRPr="00F408E2" w:rsidRDefault="002D09B8" w:rsidP="002D09B8">
      <w:pPr>
        <w:pStyle w:val="Titre3"/>
        <w:rPr>
          <w:rFonts w:cs="Times New Roman"/>
        </w:rPr>
      </w:pPr>
      <w:bookmarkStart w:id="231" w:name="_Toc196656538"/>
      <w:bookmarkStart w:id="232" w:name="_Toc196662345"/>
      <w:r w:rsidRPr="00F408E2">
        <w:rPr>
          <w:rFonts w:cs="Times New Roman"/>
        </w:rPr>
        <w:t>Signe d’examen clinique</w:t>
      </w:r>
      <w:bookmarkEnd w:id="231"/>
      <w:bookmarkEnd w:id="232"/>
    </w:p>
    <w:p w14:paraId="71F1925F" w14:textId="77B29F8B" w:rsidR="002D09B8" w:rsidRPr="00F408E2" w:rsidRDefault="002D09B8" w:rsidP="002D09B8">
      <w:pPr>
        <w:pStyle w:val="Titre4"/>
        <w:rPr>
          <w:rFonts w:ascii="Times New Roman" w:hAnsi="Times New Roman" w:cs="Times New Roman"/>
        </w:rPr>
      </w:pPr>
      <w:r w:rsidRPr="00F408E2">
        <w:rPr>
          <w:rFonts w:ascii="Times New Roman" w:hAnsi="Times New Roman" w:cs="Times New Roman"/>
        </w:rPr>
        <w:t>Etat général</w:t>
      </w:r>
    </w:p>
    <w:p w14:paraId="1A9F9E85" w14:textId="321534CA" w:rsidR="002D09B8" w:rsidRPr="00F408E2" w:rsidRDefault="002D09B8" w:rsidP="002D09B8">
      <w:pPr>
        <w:rPr>
          <w:rFonts w:cs="Times New Roman"/>
        </w:rPr>
      </w:pPr>
      <w:r w:rsidRPr="00F408E2">
        <w:rPr>
          <w:rFonts w:cs="Times New Roman"/>
        </w:rPr>
        <w:t>En général conservé, surtout au début, souvent inconscient de son état</w:t>
      </w:r>
    </w:p>
    <w:p w14:paraId="682FE292" w14:textId="438230E3" w:rsidR="002D09B8" w:rsidRPr="00F408E2" w:rsidRDefault="002D09B8" w:rsidP="002D09B8">
      <w:pPr>
        <w:pStyle w:val="Titre4"/>
        <w:rPr>
          <w:rFonts w:ascii="Times New Roman" w:hAnsi="Times New Roman" w:cs="Times New Roman"/>
        </w:rPr>
      </w:pPr>
      <w:r w:rsidRPr="00F408E2">
        <w:rPr>
          <w:rFonts w:ascii="Times New Roman" w:hAnsi="Times New Roman" w:cs="Times New Roman"/>
        </w:rPr>
        <w:t>Examen neurologique</w:t>
      </w:r>
    </w:p>
    <w:p w14:paraId="749A5319" w14:textId="66C471E7" w:rsidR="002D09B8" w:rsidRPr="00F408E2" w:rsidRDefault="002D09B8" w:rsidP="002D09B8">
      <w:pPr>
        <w:rPr>
          <w:rFonts w:cs="Times New Roman"/>
        </w:rPr>
      </w:pPr>
      <w:r w:rsidRPr="00F408E2">
        <w:rPr>
          <w:rFonts w:cs="Times New Roman"/>
        </w:rPr>
        <w:t>Fonction supérieur</w:t>
      </w:r>
    </w:p>
    <w:p w14:paraId="560EE63C" w14:textId="3FA6ACC2" w:rsidR="002D09B8" w:rsidRPr="00F408E2" w:rsidRDefault="002D09B8" w:rsidP="004237A4">
      <w:pPr>
        <w:numPr>
          <w:ilvl w:val="1"/>
          <w:numId w:val="4"/>
        </w:numPr>
        <w:rPr>
          <w:rFonts w:cs="Times New Roman"/>
        </w:rPr>
      </w:pPr>
      <w:r w:rsidRPr="00F408E2">
        <w:rPr>
          <w:rFonts w:cs="Times New Roman"/>
        </w:rPr>
        <w:t>Désorientation temporo-spatiale (confusion)</w:t>
      </w:r>
    </w:p>
    <w:p w14:paraId="783E5402" w14:textId="5DD7C8CF" w:rsidR="002D09B8" w:rsidRPr="00F408E2" w:rsidRDefault="002D09B8" w:rsidP="004237A4">
      <w:pPr>
        <w:numPr>
          <w:ilvl w:val="1"/>
          <w:numId w:val="4"/>
        </w:numPr>
        <w:rPr>
          <w:rFonts w:cs="Times New Roman"/>
        </w:rPr>
      </w:pPr>
      <w:r w:rsidRPr="00F408E2">
        <w:rPr>
          <w:rFonts w:cs="Times New Roman"/>
        </w:rPr>
        <w:t>Aphasie apraxo-agnosique</w:t>
      </w:r>
    </w:p>
    <w:p w14:paraId="3A3F85FD" w14:textId="642DB66D" w:rsidR="002D09B8" w:rsidRPr="00F408E2" w:rsidRDefault="002D09B8" w:rsidP="004237A4">
      <w:pPr>
        <w:numPr>
          <w:ilvl w:val="1"/>
          <w:numId w:val="4"/>
        </w:numPr>
        <w:rPr>
          <w:rFonts w:cs="Times New Roman"/>
        </w:rPr>
      </w:pPr>
      <w:r w:rsidRPr="00F408E2">
        <w:rPr>
          <w:rFonts w:cs="Times New Roman"/>
        </w:rPr>
        <w:t>Trouble de mémoire …. Altération de la mémoire récente et ….</w:t>
      </w:r>
    </w:p>
    <w:p w14:paraId="698F6332" w14:textId="44A6D316" w:rsidR="002D09B8" w:rsidRPr="00F408E2" w:rsidRDefault="002D09B8" w:rsidP="002D09B8">
      <w:pPr>
        <w:rPr>
          <w:rFonts w:cs="Times New Roman"/>
        </w:rPr>
      </w:pPr>
      <w:r w:rsidRPr="00F408E2">
        <w:rPr>
          <w:rFonts w:cs="Times New Roman"/>
        </w:rPr>
        <w:t>Trouble de caractère (personnalité)</w:t>
      </w:r>
    </w:p>
    <w:p w14:paraId="4EFCDDD7" w14:textId="2A94AA3E" w:rsidR="002D09B8" w:rsidRPr="00F408E2" w:rsidRDefault="002D09B8" w:rsidP="002D09B8">
      <w:pPr>
        <w:rPr>
          <w:rFonts w:cs="Times New Roman"/>
        </w:rPr>
      </w:pPr>
      <w:r w:rsidRPr="00F408E2">
        <w:rPr>
          <w:rFonts w:cs="Times New Roman"/>
        </w:rPr>
        <w:t>Pre de compétences sociale et professionnelle</w:t>
      </w:r>
    </w:p>
    <w:p w14:paraId="2453CD6A" w14:textId="4DADB7B5" w:rsidR="002D09B8" w:rsidRPr="00F408E2" w:rsidRDefault="002D09B8" w:rsidP="002D09B8">
      <w:pPr>
        <w:rPr>
          <w:rFonts w:cs="Times New Roman"/>
        </w:rPr>
      </w:pPr>
      <w:r w:rsidRPr="00F408E2">
        <w:rPr>
          <w:rFonts w:cs="Times New Roman"/>
        </w:rPr>
        <w:t>Test Mini Mental Score (MMS</w:t>
      </w:r>
      <w:r w:rsidR="00EC3244">
        <w:rPr>
          <w:rFonts w:cs="Times New Roman"/>
        </w:rPr>
        <w:t> </w:t>
      </w:r>
      <w:r w:rsidRPr="00F408E2">
        <w:rPr>
          <w:rFonts w:cs="Times New Roman"/>
        </w:rPr>
        <w:t>: &lt; 24, score 0 – 30)</w:t>
      </w:r>
    </w:p>
    <w:p w14:paraId="24315F62" w14:textId="0E0AC7C3" w:rsidR="002D09B8" w:rsidRPr="00F408E2" w:rsidRDefault="002D09B8" w:rsidP="002D09B8">
      <w:pPr>
        <w:pStyle w:val="Titre1"/>
        <w:rPr>
          <w:rFonts w:cs="Times New Roman"/>
        </w:rPr>
      </w:pPr>
      <w:bookmarkStart w:id="233" w:name="_Toc196656539"/>
      <w:bookmarkStart w:id="234" w:name="_Toc196662346"/>
      <w:r w:rsidRPr="00F408E2">
        <w:rPr>
          <w:rFonts w:cs="Times New Roman"/>
        </w:rPr>
        <w:t>Démence de type Alzheimer</w:t>
      </w:r>
      <w:bookmarkEnd w:id="233"/>
      <w:bookmarkEnd w:id="234"/>
    </w:p>
    <w:p w14:paraId="4E9E4E05" w14:textId="15FB2A0B" w:rsidR="002D09B8" w:rsidRPr="00F408E2" w:rsidRDefault="002D09B8" w:rsidP="002D09B8">
      <w:pPr>
        <w:pStyle w:val="Titre2"/>
        <w:rPr>
          <w:rFonts w:cs="Times New Roman"/>
        </w:rPr>
      </w:pPr>
      <w:bookmarkStart w:id="235" w:name="_Toc196656540"/>
      <w:bookmarkStart w:id="236" w:name="_Toc196662347"/>
      <w:r w:rsidRPr="00F408E2">
        <w:rPr>
          <w:rFonts w:cs="Times New Roman"/>
        </w:rPr>
        <w:t>Signe d’examen physique</w:t>
      </w:r>
      <w:bookmarkEnd w:id="235"/>
      <w:bookmarkEnd w:id="236"/>
    </w:p>
    <w:p w14:paraId="76D78C29" w14:textId="0FB63F45" w:rsidR="002D09B8" w:rsidRPr="00F408E2" w:rsidRDefault="002D09B8" w:rsidP="002D09B8">
      <w:pPr>
        <w:rPr>
          <w:rFonts w:cs="Times New Roman"/>
        </w:rPr>
      </w:pPr>
      <w:r w:rsidRPr="00F408E2">
        <w:rPr>
          <w:rFonts w:cs="Times New Roman"/>
        </w:rPr>
        <w:t>Motricité = normal sauf hypertonie extra pyramidal</w:t>
      </w:r>
    </w:p>
    <w:p w14:paraId="5DA5E766" w14:textId="2B8BB187" w:rsidR="002D09B8" w:rsidRPr="00F408E2" w:rsidRDefault="002D09B8" w:rsidP="002D09B8">
      <w:pPr>
        <w:rPr>
          <w:rFonts w:cs="Times New Roman"/>
        </w:rPr>
      </w:pPr>
      <w:r w:rsidRPr="00F408E2">
        <w:rPr>
          <w:rFonts w:cs="Times New Roman"/>
        </w:rPr>
        <w:t>Sensibilité = superficielle</w:t>
      </w:r>
      <w:r w:rsidR="001056C9" w:rsidRPr="00F408E2">
        <w:rPr>
          <w:rFonts w:cs="Times New Roman"/>
        </w:rPr>
        <w:t xml:space="preserve"> sans </w:t>
      </w:r>
      <w:r w:rsidRPr="00F408E2">
        <w:rPr>
          <w:rFonts w:cs="Times New Roman"/>
        </w:rPr>
        <w:t>troubl</w:t>
      </w:r>
      <w:r w:rsidR="001056C9" w:rsidRPr="00F408E2">
        <w:rPr>
          <w:rFonts w:cs="Times New Roman"/>
        </w:rPr>
        <w:t>e</w:t>
      </w:r>
    </w:p>
    <w:p w14:paraId="0518FC8E" w14:textId="58BE5170" w:rsidR="002D09B8" w:rsidRPr="00F408E2" w:rsidRDefault="002D09B8" w:rsidP="002D09B8">
      <w:pPr>
        <w:rPr>
          <w:rFonts w:cs="Times New Roman"/>
        </w:rPr>
      </w:pPr>
      <w:r w:rsidRPr="00F408E2">
        <w:rPr>
          <w:rFonts w:cs="Times New Roman"/>
        </w:rPr>
        <w:t xml:space="preserve">Nerf </w:t>
      </w:r>
      <w:r w:rsidR="005F6532" w:rsidRPr="00F408E2">
        <w:rPr>
          <w:rFonts w:cs="Times New Roman"/>
        </w:rPr>
        <w:t>crâniens,</w:t>
      </w:r>
      <w:r w:rsidRPr="00F408E2">
        <w:rPr>
          <w:rFonts w:cs="Times New Roman"/>
        </w:rPr>
        <w:t xml:space="preserve"> sans </w:t>
      </w:r>
      <w:r w:rsidR="00946F05" w:rsidRPr="00F408E2">
        <w:rPr>
          <w:rFonts w:cs="Times New Roman"/>
        </w:rPr>
        <w:t>anomalie</w:t>
      </w:r>
    </w:p>
    <w:p w14:paraId="2DF46189" w14:textId="1E3BAA39" w:rsidR="002D09B8" w:rsidRPr="00F408E2" w:rsidRDefault="002D09B8" w:rsidP="002D09B8">
      <w:pPr>
        <w:pStyle w:val="Titre2"/>
        <w:rPr>
          <w:rFonts w:cs="Times New Roman"/>
        </w:rPr>
      </w:pPr>
      <w:bookmarkStart w:id="237" w:name="_Toc196656541"/>
      <w:bookmarkStart w:id="238" w:name="_Toc196662348"/>
      <w:r w:rsidRPr="00F408E2">
        <w:rPr>
          <w:rFonts w:cs="Times New Roman"/>
        </w:rPr>
        <w:t>Symptôme paraclinique</w:t>
      </w:r>
      <w:bookmarkEnd w:id="237"/>
      <w:bookmarkEnd w:id="238"/>
    </w:p>
    <w:p w14:paraId="71FE1E87" w14:textId="29641F46" w:rsidR="002D09B8" w:rsidRPr="00F408E2" w:rsidRDefault="002D09B8" w:rsidP="002D09B8">
      <w:pPr>
        <w:rPr>
          <w:rFonts w:cs="Times New Roman"/>
        </w:rPr>
      </w:pPr>
      <w:r w:rsidRPr="00F408E2">
        <w:rPr>
          <w:rFonts w:cs="Times New Roman"/>
        </w:rPr>
        <w:t>LCR normale</w:t>
      </w:r>
    </w:p>
    <w:p w14:paraId="01107B41" w14:textId="2F5AEEAB" w:rsidR="002D09B8" w:rsidRPr="00F408E2" w:rsidRDefault="002D09B8" w:rsidP="002D09B8">
      <w:pPr>
        <w:rPr>
          <w:rFonts w:cs="Times New Roman"/>
        </w:rPr>
      </w:pPr>
      <w:r w:rsidRPr="00F408E2">
        <w:rPr>
          <w:rFonts w:cs="Times New Roman"/>
        </w:rPr>
        <w:lastRenderedPageBreak/>
        <w:t>Scanner, IRM cérébraux</w:t>
      </w:r>
      <w:r w:rsidR="00EC3244">
        <w:rPr>
          <w:rFonts w:cs="Times New Roman"/>
        </w:rPr>
        <w:t> </w:t>
      </w:r>
      <w:r w:rsidRPr="00F408E2">
        <w:rPr>
          <w:rFonts w:cs="Times New Roman"/>
        </w:rPr>
        <w:t>: atrophie corticale diffuse, sans dilatation ventriculaire</w:t>
      </w:r>
    </w:p>
    <w:p w14:paraId="2620412A" w14:textId="0B79B8E0" w:rsidR="002D09B8" w:rsidRPr="00F408E2" w:rsidRDefault="002D09B8" w:rsidP="002D09B8">
      <w:pPr>
        <w:rPr>
          <w:rFonts w:cs="Times New Roman"/>
        </w:rPr>
      </w:pPr>
      <w:r w:rsidRPr="00F408E2">
        <w:rPr>
          <w:rFonts w:cs="Times New Roman"/>
        </w:rPr>
        <w:t>EEG</w:t>
      </w:r>
      <w:r w:rsidR="00EC3244">
        <w:rPr>
          <w:rFonts w:cs="Times New Roman"/>
        </w:rPr>
        <w:t> </w:t>
      </w:r>
      <w:r w:rsidRPr="00F408E2">
        <w:rPr>
          <w:rFonts w:cs="Times New Roman"/>
        </w:rPr>
        <w:t xml:space="preserve">: ralentissement </w:t>
      </w:r>
      <w:r w:rsidR="005F6532" w:rsidRPr="00F408E2">
        <w:rPr>
          <w:rFonts w:cs="Times New Roman"/>
        </w:rPr>
        <w:t>du rythme cortical</w:t>
      </w:r>
    </w:p>
    <w:p w14:paraId="10484525" w14:textId="2880CA2F" w:rsidR="002D09B8" w:rsidRPr="00F408E2" w:rsidRDefault="00946F05" w:rsidP="002D09B8">
      <w:pPr>
        <w:rPr>
          <w:rFonts w:cs="Times New Roman"/>
        </w:rPr>
      </w:pPr>
      <w:r w:rsidRPr="00F408E2">
        <w:rPr>
          <w:rFonts w:cs="Times New Roman"/>
        </w:rPr>
        <w:t>Tomographie</w:t>
      </w:r>
      <w:r w:rsidR="002D09B8" w:rsidRPr="00F408E2">
        <w:rPr>
          <w:rFonts w:cs="Times New Roman"/>
        </w:rPr>
        <w:t xml:space="preserve"> par émission de positrons (TEP) = réduction d’O2, de </w:t>
      </w:r>
      <w:r w:rsidR="006A6F34" w:rsidRPr="00F408E2">
        <w:rPr>
          <w:rFonts w:cs="Times New Roman"/>
        </w:rPr>
        <w:t>glucose</w:t>
      </w:r>
    </w:p>
    <w:p w14:paraId="464A9C28" w14:textId="35E21B48" w:rsidR="002D09B8" w:rsidRPr="00F408E2" w:rsidRDefault="00A60B54" w:rsidP="00A60B54">
      <w:pPr>
        <w:pStyle w:val="Titre3"/>
        <w:rPr>
          <w:rFonts w:cs="Times New Roman"/>
        </w:rPr>
      </w:pPr>
      <w:bookmarkStart w:id="239" w:name="_Toc196656542"/>
      <w:bookmarkStart w:id="240" w:name="_Toc196662349"/>
      <w:r w:rsidRPr="00F408E2">
        <w:rPr>
          <w:rFonts w:cs="Times New Roman"/>
        </w:rPr>
        <w:t>Diagnostic positif</w:t>
      </w:r>
      <w:bookmarkEnd w:id="239"/>
      <w:bookmarkEnd w:id="240"/>
      <w:r w:rsidRPr="00F408E2">
        <w:rPr>
          <w:rFonts w:cs="Times New Roman"/>
        </w:rPr>
        <w:t xml:space="preserve"> </w:t>
      </w:r>
    </w:p>
    <w:p w14:paraId="3E3D7817" w14:textId="30A10560" w:rsidR="00A60B54" w:rsidRPr="00F408E2" w:rsidRDefault="00A60B54" w:rsidP="00A60B54">
      <w:pPr>
        <w:rPr>
          <w:rFonts w:cs="Times New Roman"/>
        </w:rPr>
      </w:pPr>
      <w:r w:rsidRPr="00F408E2">
        <w:rPr>
          <w:rFonts w:cs="Times New Roman"/>
        </w:rPr>
        <w:t>Progression des signes dans le temps</w:t>
      </w:r>
    </w:p>
    <w:p w14:paraId="2C57FF7B" w14:textId="70FF38CE" w:rsidR="00A60B54" w:rsidRPr="00F408E2" w:rsidRDefault="00A60B54" w:rsidP="00A60B54">
      <w:pPr>
        <w:rPr>
          <w:rFonts w:cs="Times New Roman"/>
        </w:rPr>
      </w:pPr>
      <w:r w:rsidRPr="00F408E2">
        <w:rPr>
          <w:rFonts w:cs="Times New Roman"/>
        </w:rPr>
        <w:t>Aphaso-aprax</w:t>
      </w:r>
      <w:r w:rsidR="005F6532">
        <w:rPr>
          <w:rFonts w:cs="Times New Roman"/>
        </w:rPr>
        <w:t>o</w:t>
      </w:r>
      <w:r w:rsidRPr="00F408E2">
        <w:rPr>
          <w:rFonts w:cs="Times New Roman"/>
        </w:rPr>
        <w:t xml:space="preserve">-agnosique associée à une désorientation temporo-spatiale, </w:t>
      </w:r>
    </w:p>
    <w:p w14:paraId="635245AE" w14:textId="2BD3A21F" w:rsidR="00A60B54" w:rsidRPr="00F408E2" w:rsidRDefault="00A60B54" w:rsidP="00A60B54">
      <w:pPr>
        <w:rPr>
          <w:rFonts w:cs="Times New Roman"/>
        </w:rPr>
      </w:pPr>
      <w:r w:rsidRPr="00F408E2">
        <w:rPr>
          <w:rFonts w:cs="Times New Roman"/>
        </w:rPr>
        <w:t xml:space="preserve">Atrophie corticales en </w:t>
      </w:r>
      <w:r w:rsidR="005F6532" w:rsidRPr="00F408E2">
        <w:rPr>
          <w:rFonts w:cs="Times New Roman"/>
        </w:rPr>
        <w:t>extension,</w:t>
      </w:r>
      <w:r w:rsidRPr="00F408E2">
        <w:rPr>
          <w:rFonts w:cs="Times New Roman"/>
        </w:rPr>
        <w:t xml:space="preserve"> diffuse</w:t>
      </w:r>
    </w:p>
    <w:p w14:paraId="6F0F3EB9" w14:textId="662EAFB1" w:rsidR="00A60B54" w:rsidRPr="00F408E2" w:rsidRDefault="00A60B54" w:rsidP="00A60B54">
      <w:pPr>
        <w:rPr>
          <w:rFonts w:cs="Times New Roman"/>
        </w:rPr>
      </w:pPr>
      <w:r w:rsidRPr="00F408E2">
        <w:rPr>
          <w:rFonts w:cs="Times New Roman"/>
        </w:rPr>
        <w:t>Trouble de mémoire ancienne</w:t>
      </w:r>
    </w:p>
    <w:p w14:paraId="281709FF" w14:textId="23AF30AB" w:rsidR="00A60B54" w:rsidRPr="00F408E2" w:rsidRDefault="00A60B54" w:rsidP="00A60B54">
      <w:pPr>
        <w:rPr>
          <w:rFonts w:cs="Times New Roman"/>
        </w:rPr>
      </w:pPr>
      <w:r w:rsidRPr="00F408E2">
        <w:rPr>
          <w:rFonts w:cs="Times New Roman"/>
        </w:rPr>
        <w:t xml:space="preserve">Test psychométrique, MMSE mois de 24 </w:t>
      </w:r>
    </w:p>
    <w:p w14:paraId="12EAE398" w14:textId="35769DA8" w:rsidR="00A60B54" w:rsidRPr="00F408E2" w:rsidRDefault="00A60B54" w:rsidP="00A60B54">
      <w:pPr>
        <w:pStyle w:val="Titre2"/>
        <w:rPr>
          <w:rFonts w:cs="Times New Roman"/>
        </w:rPr>
      </w:pPr>
      <w:bookmarkStart w:id="241" w:name="_Toc196656543"/>
      <w:bookmarkStart w:id="242" w:name="_Toc196662350"/>
      <w:r w:rsidRPr="00F408E2">
        <w:rPr>
          <w:rFonts w:cs="Times New Roman"/>
        </w:rPr>
        <w:t>Forme clinique</w:t>
      </w:r>
      <w:bookmarkEnd w:id="241"/>
      <w:bookmarkEnd w:id="242"/>
    </w:p>
    <w:p w14:paraId="228B0635" w14:textId="3F7C965F" w:rsidR="00A60B54" w:rsidRPr="00F408E2" w:rsidRDefault="00A60B54" w:rsidP="00A60B54">
      <w:pPr>
        <w:pStyle w:val="Titre3"/>
        <w:rPr>
          <w:rFonts w:cs="Times New Roman"/>
        </w:rPr>
      </w:pPr>
      <w:bookmarkStart w:id="243" w:name="_Toc196656544"/>
      <w:bookmarkStart w:id="244" w:name="_Toc196662351"/>
      <w:r w:rsidRPr="00F408E2">
        <w:rPr>
          <w:rFonts w:cs="Times New Roman"/>
        </w:rPr>
        <w:t>Forme anatomo-clinique</w:t>
      </w:r>
      <w:bookmarkEnd w:id="243"/>
      <w:bookmarkEnd w:id="244"/>
    </w:p>
    <w:p w14:paraId="4F7ABAE2" w14:textId="4E7CE9EF" w:rsidR="00A60B54" w:rsidRPr="00F408E2" w:rsidRDefault="00A60B54" w:rsidP="00A60B54">
      <w:pPr>
        <w:rPr>
          <w:rFonts w:cs="Times New Roman"/>
        </w:rPr>
      </w:pPr>
      <w:r w:rsidRPr="00F408E2">
        <w:rPr>
          <w:rFonts w:cs="Times New Roman"/>
        </w:rPr>
        <w:t xml:space="preserve">Selon le cortex concerné </w:t>
      </w:r>
    </w:p>
    <w:p w14:paraId="292766CD" w14:textId="33922735" w:rsidR="00A60B54" w:rsidRPr="00F408E2" w:rsidRDefault="00A60B54" w:rsidP="004237A4">
      <w:pPr>
        <w:numPr>
          <w:ilvl w:val="1"/>
          <w:numId w:val="4"/>
        </w:numPr>
        <w:rPr>
          <w:rFonts w:cs="Times New Roman"/>
        </w:rPr>
      </w:pPr>
      <w:r w:rsidRPr="00F408E2">
        <w:rPr>
          <w:rFonts w:cs="Times New Roman"/>
        </w:rPr>
        <w:t>Démence à prédominance atteinte fronto-temporale avec aphaso-apraxique et confusion, même aspect à l’imagerie</w:t>
      </w:r>
    </w:p>
    <w:p w14:paraId="08F6EFCD" w14:textId="6FD92D83" w:rsidR="00A60B54" w:rsidRPr="00F408E2" w:rsidRDefault="00A60B54" w:rsidP="004237A4">
      <w:pPr>
        <w:numPr>
          <w:ilvl w:val="1"/>
          <w:numId w:val="4"/>
        </w:numPr>
        <w:rPr>
          <w:rFonts w:cs="Times New Roman"/>
        </w:rPr>
      </w:pPr>
      <w:r w:rsidRPr="00F408E2">
        <w:rPr>
          <w:rFonts w:cs="Times New Roman"/>
        </w:rPr>
        <w:t>Atrophie temporale dégénérative = prédominance et trouble de mémoire, désorientation et apraxie</w:t>
      </w:r>
    </w:p>
    <w:p w14:paraId="721B3B9C" w14:textId="64B29310" w:rsidR="00A60B54" w:rsidRPr="00F408E2" w:rsidRDefault="00A60B54" w:rsidP="00A60B54">
      <w:pPr>
        <w:pStyle w:val="Titre3"/>
        <w:rPr>
          <w:rFonts w:cs="Times New Roman"/>
        </w:rPr>
      </w:pPr>
      <w:bookmarkStart w:id="245" w:name="_Toc196656545"/>
      <w:bookmarkStart w:id="246" w:name="_Toc196662352"/>
      <w:r w:rsidRPr="00F408E2">
        <w:rPr>
          <w:rFonts w:cs="Times New Roman"/>
        </w:rPr>
        <w:t>Forme évolutive</w:t>
      </w:r>
      <w:bookmarkEnd w:id="245"/>
      <w:bookmarkEnd w:id="246"/>
    </w:p>
    <w:p w14:paraId="31C0A767" w14:textId="37E97BD8" w:rsidR="00A60B54" w:rsidRPr="00F408E2" w:rsidRDefault="00A60B54" w:rsidP="00A60B54">
      <w:pPr>
        <w:rPr>
          <w:rFonts w:cs="Times New Roman"/>
        </w:rPr>
      </w:pPr>
      <w:r w:rsidRPr="00F408E2">
        <w:rPr>
          <w:rFonts w:cs="Times New Roman"/>
        </w:rPr>
        <w:t>Démence sénile de type Alzheimer (DSTA)</w:t>
      </w:r>
    </w:p>
    <w:p w14:paraId="1340D720" w14:textId="05DC2B88" w:rsidR="00A60B54" w:rsidRPr="00F408E2" w:rsidRDefault="00A60B54" w:rsidP="004237A4">
      <w:pPr>
        <w:numPr>
          <w:ilvl w:val="1"/>
          <w:numId w:val="4"/>
        </w:numPr>
        <w:rPr>
          <w:rFonts w:cs="Times New Roman"/>
        </w:rPr>
      </w:pPr>
      <w:r w:rsidRPr="00F408E2">
        <w:rPr>
          <w:rFonts w:cs="Times New Roman"/>
        </w:rPr>
        <w:t>Début tardive</w:t>
      </w:r>
    </w:p>
    <w:p w14:paraId="6A7EAC16" w14:textId="5C085C5E" w:rsidR="00A60B54" w:rsidRPr="00F408E2" w:rsidRDefault="009511FD" w:rsidP="004237A4">
      <w:pPr>
        <w:numPr>
          <w:ilvl w:val="1"/>
          <w:numId w:val="4"/>
        </w:numPr>
        <w:rPr>
          <w:rFonts w:cs="Times New Roman"/>
        </w:rPr>
      </w:pPr>
      <w:r w:rsidRPr="00F408E2">
        <w:rPr>
          <w:rFonts w:cs="Times New Roman"/>
        </w:rPr>
        <w:t>Symptôme</w:t>
      </w:r>
      <w:r w:rsidR="00A60B54" w:rsidRPr="00F408E2">
        <w:rPr>
          <w:rFonts w:cs="Times New Roman"/>
        </w:rPr>
        <w:t xml:space="preserve"> d’emblée complète</w:t>
      </w:r>
    </w:p>
    <w:p w14:paraId="54100067" w14:textId="036154C8" w:rsidR="00A60B54" w:rsidRPr="00F408E2" w:rsidRDefault="00A60B54" w:rsidP="004237A4">
      <w:pPr>
        <w:numPr>
          <w:ilvl w:val="1"/>
          <w:numId w:val="4"/>
        </w:numPr>
        <w:rPr>
          <w:rFonts w:cs="Times New Roman"/>
        </w:rPr>
      </w:pPr>
      <w:r w:rsidRPr="00F408E2">
        <w:rPr>
          <w:rFonts w:cs="Times New Roman"/>
        </w:rPr>
        <w:t xml:space="preserve">Apanage </w:t>
      </w:r>
      <w:r w:rsidR="005F6532" w:rsidRPr="00F408E2">
        <w:rPr>
          <w:rFonts w:cs="Times New Roman"/>
        </w:rPr>
        <w:t>des formes grabataires</w:t>
      </w:r>
    </w:p>
    <w:p w14:paraId="45E34E6C" w14:textId="386FAEE4" w:rsidR="00A60B54" w:rsidRPr="00F408E2" w:rsidRDefault="00A60B54" w:rsidP="004237A4">
      <w:pPr>
        <w:numPr>
          <w:ilvl w:val="1"/>
          <w:numId w:val="4"/>
        </w:numPr>
        <w:rPr>
          <w:rFonts w:cs="Times New Roman"/>
        </w:rPr>
      </w:pPr>
      <w:r w:rsidRPr="00F408E2">
        <w:rPr>
          <w:rFonts w:cs="Times New Roman"/>
        </w:rPr>
        <w:t>Forme à progression rapide de la dégénérescence</w:t>
      </w:r>
    </w:p>
    <w:p w14:paraId="24301D26" w14:textId="3928F65E" w:rsidR="00A60B54" w:rsidRPr="00F408E2" w:rsidRDefault="00A60B54" w:rsidP="00A60B54">
      <w:pPr>
        <w:pStyle w:val="Titre1"/>
        <w:rPr>
          <w:rFonts w:cs="Times New Roman"/>
        </w:rPr>
      </w:pPr>
      <w:bookmarkStart w:id="247" w:name="_Toc196656546"/>
      <w:bookmarkStart w:id="248" w:name="_Toc196662353"/>
      <w:r w:rsidRPr="00F408E2">
        <w:rPr>
          <w:rFonts w:cs="Times New Roman"/>
        </w:rPr>
        <w:t>Etiologies</w:t>
      </w:r>
      <w:bookmarkEnd w:id="247"/>
      <w:bookmarkEnd w:id="248"/>
    </w:p>
    <w:p w14:paraId="6D6C9F69" w14:textId="39C02125" w:rsidR="00A60B54" w:rsidRPr="00F408E2" w:rsidRDefault="00A60B54" w:rsidP="00A60B54">
      <w:pPr>
        <w:rPr>
          <w:rFonts w:cs="Times New Roman"/>
        </w:rPr>
      </w:pPr>
      <w:r w:rsidRPr="00F408E2">
        <w:rPr>
          <w:rFonts w:cs="Times New Roman"/>
        </w:rPr>
        <w:t xml:space="preserve">Facteur infectieuse, tonique, immunologique, génétique, </w:t>
      </w:r>
      <w:r w:rsidRPr="00F408E2">
        <w:rPr>
          <w:rFonts w:cs="Times New Roman"/>
        </w:rPr>
        <w:sym w:font="Wingdings" w:char="F0E8"/>
      </w:r>
      <w:r w:rsidRPr="00F408E2">
        <w:rPr>
          <w:rFonts w:cs="Times New Roman"/>
        </w:rPr>
        <w:t xml:space="preserve"> tous en discussion</w:t>
      </w:r>
    </w:p>
    <w:p w14:paraId="1AC46761" w14:textId="19070942" w:rsidR="00A60B54" w:rsidRPr="00F408E2" w:rsidRDefault="00A60B54" w:rsidP="00A60B54">
      <w:pPr>
        <w:rPr>
          <w:rFonts w:cs="Times New Roman"/>
        </w:rPr>
      </w:pPr>
      <w:r w:rsidRPr="00F408E2">
        <w:rPr>
          <w:rFonts w:cs="Times New Roman"/>
        </w:rPr>
        <w:t>Pour le facteur génétique = rôle de dépôt de protéine beta amyloïde à une place centrale dans la physiopathologie de maladie d’Alzheimer</w:t>
      </w:r>
    </w:p>
    <w:p w14:paraId="3DFAF015" w14:textId="12798975" w:rsidR="00A60B54" w:rsidRPr="00F408E2" w:rsidRDefault="00A60B54" w:rsidP="00A60B54">
      <w:pPr>
        <w:pStyle w:val="Titre1"/>
        <w:rPr>
          <w:rFonts w:cs="Times New Roman"/>
        </w:rPr>
      </w:pPr>
      <w:bookmarkStart w:id="249" w:name="_Toc196656547"/>
      <w:bookmarkStart w:id="250" w:name="_Toc196662354"/>
      <w:r w:rsidRPr="00F408E2">
        <w:rPr>
          <w:rFonts w:cs="Times New Roman"/>
        </w:rPr>
        <w:t>Principes de traitement</w:t>
      </w:r>
      <w:bookmarkEnd w:id="249"/>
      <w:bookmarkEnd w:id="250"/>
    </w:p>
    <w:p w14:paraId="5B9B0F97" w14:textId="03914570" w:rsidR="00A60B54" w:rsidRPr="00F408E2" w:rsidRDefault="00595F0F" w:rsidP="00A60B54">
      <w:pPr>
        <w:rPr>
          <w:rFonts w:cs="Times New Roman"/>
        </w:rPr>
      </w:pPr>
      <w:r w:rsidRPr="00F408E2">
        <w:rPr>
          <w:rFonts w:cs="Times New Roman"/>
        </w:rPr>
        <w:t>Lésion élémentaire</w:t>
      </w:r>
      <w:r w:rsidR="00EC3244">
        <w:rPr>
          <w:rFonts w:cs="Times New Roman"/>
        </w:rPr>
        <w:t> </w:t>
      </w:r>
      <w:r w:rsidRPr="00F408E2">
        <w:rPr>
          <w:rFonts w:cs="Times New Roman"/>
        </w:rPr>
        <w:t>: aucun traitement</w:t>
      </w:r>
    </w:p>
    <w:p w14:paraId="39A20920" w14:textId="355A1732" w:rsidR="00595F0F" w:rsidRPr="00F408E2" w:rsidRDefault="00595F0F" w:rsidP="00A60B54">
      <w:pPr>
        <w:rPr>
          <w:rFonts w:cs="Times New Roman"/>
        </w:rPr>
      </w:pPr>
      <w:r w:rsidRPr="00F408E2">
        <w:rPr>
          <w:rFonts w:cs="Times New Roman"/>
        </w:rPr>
        <w:t>Principes</w:t>
      </w:r>
    </w:p>
    <w:p w14:paraId="1424178E" w14:textId="645E18A8" w:rsidR="00595F0F" w:rsidRPr="00F408E2" w:rsidRDefault="00595F0F" w:rsidP="004237A4">
      <w:pPr>
        <w:numPr>
          <w:ilvl w:val="1"/>
          <w:numId w:val="4"/>
        </w:numPr>
        <w:rPr>
          <w:rFonts w:cs="Times New Roman"/>
        </w:rPr>
      </w:pPr>
      <w:r w:rsidRPr="00F408E2">
        <w:rPr>
          <w:rFonts w:cs="Times New Roman"/>
        </w:rPr>
        <w:lastRenderedPageBreak/>
        <w:t xml:space="preserve">Aide et maintien à domicile le plus longtemps possible </w:t>
      </w:r>
    </w:p>
    <w:p w14:paraId="08E4E16A" w14:textId="6755AB3B" w:rsidR="00595F0F" w:rsidRPr="00F408E2" w:rsidRDefault="00595F0F" w:rsidP="004237A4">
      <w:pPr>
        <w:numPr>
          <w:ilvl w:val="1"/>
          <w:numId w:val="4"/>
        </w:numPr>
        <w:rPr>
          <w:rFonts w:cs="Times New Roman"/>
        </w:rPr>
      </w:pPr>
      <w:r w:rsidRPr="00F408E2">
        <w:rPr>
          <w:rFonts w:cs="Times New Roman"/>
        </w:rPr>
        <w:t>Prise en charge médicale</w:t>
      </w:r>
    </w:p>
    <w:p w14:paraId="5C96D451" w14:textId="026B0E87" w:rsidR="00595F0F" w:rsidRPr="00F408E2" w:rsidRDefault="00595F0F" w:rsidP="004237A4">
      <w:pPr>
        <w:numPr>
          <w:ilvl w:val="1"/>
          <w:numId w:val="4"/>
        </w:numPr>
        <w:rPr>
          <w:rFonts w:cs="Times New Roman"/>
        </w:rPr>
      </w:pPr>
      <w:r w:rsidRPr="00F408E2">
        <w:rPr>
          <w:rFonts w:cs="Times New Roman"/>
        </w:rPr>
        <w:t>Prise en charge paramédicale</w:t>
      </w:r>
    </w:p>
    <w:p w14:paraId="6018FBAD" w14:textId="6B3FFDEA" w:rsidR="00595F0F" w:rsidRPr="00F408E2" w:rsidRDefault="00595F0F" w:rsidP="004237A4">
      <w:pPr>
        <w:numPr>
          <w:ilvl w:val="1"/>
          <w:numId w:val="4"/>
        </w:numPr>
        <w:rPr>
          <w:rFonts w:cs="Times New Roman"/>
        </w:rPr>
      </w:pPr>
      <w:r w:rsidRPr="00F408E2">
        <w:rPr>
          <w:rFonts w:cs="Times New Roman"/>
        </w:rPr>
        <w:t>Prise en charge sociale</w:t>
      </w:r>
    </w:p>
    <w:p w14:paraId="10FCEAEE" w14:textId="0935439D" w:rsidR="00595F0F" w:rsidRPr="00F408E2" w:rsidRDefault="00595F0F" w:rsidP="00595F0F">
      <w:pPr>
        <w:pStyle w:val="Titre4"/>
        <w:rPr>
          <w:rFonts w:ascii="Times New Roman" w:hAnsi="Times New Roman" w:cs="Times New Roman"/>
        </w:rPr>
      </w:pPr>
      <w:r w:rsidRPr="00F408E2">
        <w:rPr>
          <w:rFonts w:ascii="Times New Roman" w:hAnsi="Times New Roman" w:cs="Times New Roman"/>
        </w:rPr>
        <w:t>Prise en charge paramédicale</w:t>
      </w:r>
    </w:p>
    <w:p w14:paraId="428A3EE0" w14:textId="228C4FBD" w:rsidR="00595F0F" w:rsidRPr="00F408E2" w:rsidRDefault="00595F0F" w:rsidP="00595F0F">
      <w:pPr>
        <w:rPr>
          <w:rFonts w:cs="Times New Roman"/>
        </w:rPr>
      </w:pPr>
      <w:r w:rsidRPr="00F408E2">
        <w:rPr>
          <w:rFonts w:cs="Times New Roman"/>
        </w:rPr>
        <w:t>Stimulation cognitive (jeu, lecture)</w:t>
      </w:r>
    </w:p>
    <w:p w14:paraId="7BDBC20D" w14:textId="75ACB893" w:rsidR="00595F0F" w:rsidRPr="00F408E2" w:rsidRDefault="00595F0F" w:rsidP="00595F0F">
      <w:pPr>
        <w:rPr>
          <w:rFonts w:cs="Times New Roman"/>
        </w:rPr>
      </w:pPr>
      <w:r w:rsidRPr="00F408E2">
        <w:rPr>
          <w:rFonts w:cs="Times New Roman"/>
        </w:rPr>
        <w:t xml:space="preserve">Maintien à domicile (aide </w:t>
      </w:r>
      <w:r w:rsidRPr="00F408E2">
        <w:rPr>
          <w:rFonts w:cs="Times New Roman"/>
          <w:highlight w:val="yellow"/>
        </w:rPr>
        <w:t>messager,</w:t>
      </w:r>
      <w:r w:rsidRPr="00F408E2">
        <w:rPr>
          <w:rFonts w:cs="Times New Roman"/>
        </w:rPr>
        <w:t xml:space="preserve"> repos, …)</w:t>
      </w:r>
    </w:p>
    <w:p w14:paraId="7E31CEE4" w14:textId="2B51E78E" w:rsidR="00595F0F" w:rsidRPr="00F408E2" w:rsidRDefault="00595F0F" w:rsidP="00595F0F">
      <w:pPr>
        <w:rPr>
          <w:rFonts w:cs="Times New Roman"/>
        </w:rPr>
      </w:pPr>
      <w:r w:rsidRPr="00F408E2">
        <w:rPr>
          <w:rFonts w:cs="Times New Roman"/>
        </w:rPr>
        <w:t>Surveillance (vigilance)</w:t>
      </w:r>
    </w:p>
    <w:p w14:paraId="002CEB29" w14:textId="78723749" w:rsidR="00595F0F" w:rsidRPr="00F408E2" w:rsidRDefault="00595F0F" w:rsidP="00595F0F">
      <w:pPr>
        <w:pStyle w:val="Titre4"/>
        <w:rPr>
          <w:rFonts w:ascii="Times New Roman" w:hAnsi="Times New Roman" w:cs="Times New Roman"/>
        </w:rPr>
      </w:pPr>
      <w:r w:rsidRPr="00F408E2">
        <w:rPr>
          <w:rFonts w:ascii="Times New Roman" w:hAnsi="Times New Roman" w:cs="Times New Roman"/>
        </w:rPr>
        <w:t>Prise en charge médicale</w:t>
      </w:r>
    </w:p>
    <w:p w14:paraId="50BFD312" w14:textId="6274BB92" w:rsidR="00595F0F" w:rsidRPr="00F408E2" w:rsidRDefault="00595F0F" w:rsidP="00595F0F">
      <w:pPr>
        <w:rPr>
          <w:rFonts w:cs="Times New Roman"/>
        </w:rPr>
      </w:pPr>
      <w:r w:rsidRPr="00F408E2">
        <w:rPr>
          <w:rFonts w:cs="Times New Roman"/>
        </w:rPr>
        <w:t>Traitement symptomatique</w:t>
      </w:r>
    </w:p>
    <w:p w14:paraId="1FCD95A5" w14:textId="5AA1F36A" w:rsidR="00595F0F" w:rsidRPr="00F408E2" w:rsidRDefault="00595F0F" w:rsidP="004237A4">
      <w:pPr>
        <w:numPr>
          <w:ilvl w:val="1"/>
          <w:numId w:val="4"/>
        </w:numPr>
        <w:rPr>
          <w:rFonts w:cs="Times New Roman"/>
        </w:rPr>
      </w:pPr>
      <w:r w:rsidRPr="00F408E2">
        <w:rPr>
          <w:rFonts w:cs="Times New Roman"/>
        </w:rPr>
        <w:t>Au stade léger et modéré</w:t>
      </w:r>
      <w:r w:rsidR="00EC3244">
        <w:rPr>
          <w:rFonts w:cs="Times New Roman"/>
        </w:rPr>
        <w:t> </w:t>
      </w:r>
      <w:r w:rsidRPr="00F408E2">
        <w:rPr>
          <w:rFonts w:cs="Times New Roman"/>
        </w:rPr>
        <w:t>:</w:t>
      </w:r>
    </w:p>
    <w:p w14:paraId="3E3D8D52" w14:textId="41CA1EEE" w:rsidR="00595F0F" w:rsidRPr="00F408E2" w:rsidRDefault="00595F0F" w:rsidP="004237A4">
      <w:pPr>
        <w:numPr>
          <w:ilvl w:val="2"/>
          <w:numId w:val="4"/>
        </w:numPr>
        <w:rPr>
          <w:rFonts w:cs="Times New Roman"/>
        </w:rPr>
      </w:pPr>
      <w:r w:rsidRPr="00F408E2">
        <w:rPr>
          <w:rFonts w:cs="Times New Roman"/>
        </w:rPr>
        <w:t>MMSE</w:t>
      </w:r>
      <w:r w:rsidR="00EC3244">
        <w:rPr>
          <w:rFonts w:cs="Times New Roman"/>
        </w:rPr>
        <w:t> </w:t>
      </w:r>
      <w:r w:rsidRPr="00F408E2">
        <w:rPr>
          <w:rFonts w:cs="Times New Roman"/>
        </w:rPr>
        <w:t xml:space="preserve">: 0 – 26 </w:t>
      </w:r>
      <w:r w:rsidRPr="00F408E2">
        <w:rPr>
          <w:rFonts w:cs="Times New Roman"/>
        </w:rPr>
        <w:sym w:font="Wingdings" w:char="F0E8"/>
      </w:r>
      <w:r w:rsidRPr="00F408E2">
        <w:rPr>
          <w:rFonts w:cs="Times New Roman"/>
        </w:rPr>
        <w:t xml:space="preserve"> anticholinéstér</w:t>
      </w:r>
      <w:r w:rsidR="00E732D5" w:rsidRPr="00F408E2">
        <w:rPr>
          <w:rFonts w:cs="Times New Roman"/>
        </w:rPr>
        <w:t>asique (</w:t>
      </w:r>
      <w:r w:rsidR="00CE6125" w:rsidRPr="00F408E2">
        <w:rPr>
          <w:rFonts w:cs="Times New Roman"/>
        </w:rPr>
        <w:t>aricept, exelon, remnyl</w:t>
      </w:r>
      <w:r w:rsidRPr="00F408E2">
        <w:rPr>
          <w:rFonts w:cs="Times New Roman"/>
        </w:rPr>
        <w:t>)</w:t>
      </w:r>
    </w:p>
    <w:p w14:paraId="39117560" w14:textId="08879B38" w:rsidR="00595F0F" w:rsidRPr="00F408E2" w:rsidRDefault="009B6149" w:rsidP="004237A4">
      <w:pPr>
        <w:numPr>
          <w:ilvl w:val="2"/>
          <w:numId w:val="4"/>
        </w:numPr>
        <w:rPr>
          <w:rFonts w:cs="Times New Roman"/>
        </w:rPr>
      </w:pPr>
      <w:r w:rsidRPr="00F408E2">
        <w:rPr>
          <w:rFonts w:cs="Times New Roman"/>
        </w:rPr>
        <w:t xml:space="preserve">Correction </w:t>
      </w:r>
      <w:r w:rsidR="00DA0D64" w:rsidRPr="00F408E2">
        <w:rPr>
          <w:rFonts w:cs="Times New Roman"/>
        </w:rPr>
        <w:t>de</w:t>
      </w:r>
      <w:r w:rsidR="005F6532">
        <w:rPr>
          <w:rFonts w:cs="Times New Roman"/>
        </w:rPr>
        <w:t>s</w:t>
      </w:r>
      <w:r w:rsidR="00DA0D64" w:rsidRPr="00F408E2">
        <w:rPr>
          <w:rFonts w:cs="Times New Roman"/>
        </w:rPr>
        <w:t xml:space="preserve"> </w:t>
      </w:r>
      <w:r w:rsidR="005F6532" w:rsidRPr="00F408E2">
        <w:rPr>
          <w:rFonts w:cs="Times New Roman"/>
        </w:rPr>
        <w:t>déficits sensoriels</w:t>
      </w:r>
    </w:p>
    <w:p w14:paraId="331EAB5C" w14:textId="37D957DE" w:rsidR="00DA0D64" w:rsidRPr="00F408E2" w:rsidRDefault="00DA0D64" w:rsidP="004237A4">
      <w:pPr>
        <w:numPr>
          <w:ilvl w:val="2"/>
          <w:numId w:val="4"/>
        </w:numPr>
        <w:rPr>
          <w:rFonts w:cs="Times New Roman"/>
        </w:rPr>
      </w:pPr>
      <w:r w:rsidRPr="00F408E2">
        <w:rPr>
          <w:rFonts w:cs="Times New Roman"/>
        </w:rPr>
        <w:t>Surveillance et traitement de pathologie associés</w:t>
      </w:r>
    </w:p>
    <w:p w14:paraId="280CA4CF" w14:textId="7C4C9F0A" w:rsidR="00DA0D64" w:rsidRPr="00F408E2" w:rsidRDefault="00DA0D64" w:rsidP="00DA0D64">
      <w:pPr>
        <w:rPr>
          <w:rFonts w:cs="Times New Roman"/>
        </w:rPr>
      </w:pPr>
      <w:r w:rsidRPr="00F408E2">
        <w:rPr>
          <w:rFonts w:cs="Times New Roman"/>
        </w:rPr>
        <w:t xml:space="preserve">Psychothérapie </w:t>
      </w:r>
      <w:r w:rsidR="00806574" w:rsidRPr="00F408E2">
        <w:rPr>
          <w:rFonts w:cs="Times New Roman"/>
        </w:rPr>
        <w:t>familiale</w:t>
      </w:r>
    </w:p>
    <w:p w14:paraId="632149AB" w14:textId="2079303F" w:rsidR="00DA0D64" w:rsidRPr="00F408E2" w:rsidRDefault="00DA0D64" w:rsidP="00DA0D64">
      <w:pPr>
        <w:pStyle w:val="Sous-titre"/>
        <w:rPr>
          <w:rFonts w:ascii="Times New Roman" w:hAnsi="Times New Roman" w:cs="Times New Roman"/>
        </w:rPr>
      </w:pPr>
      <w:r w:rsidRPr="00F408E2">
        <w:rPr>
          <w:rFonts w:ascii="Times New Roman" w:hAnsi="Times New Roman" w:cs="Times New Roman"/>
        </w:rPr>
        <w:t>Conclusion</w:t>
      </w:r>
    </w:p>
    <w:p w14:paraId="2F119119" w14:textId="7327869F" w:rsidR="00DA0D64" w:rsidRPr="00F408E2" w:rsidRDefault="00DA0D64" w:rsidP="00DA0D64">
      <w:pPr>
        <w:rPr>
          <w:rFonts w:cs="Times New Roman"/>
        </w:rPr>
      </w:pPr>
      <w:r w:rsidRPr="00F408E2">
        <w:rPr>
          <w:rFonts w:cs="Times New Roman"/>
        </w:rPr>
        <w:t>Maladie d’Alzheimer neurodégénérative corticale</w:t>
      </w:r>
      <w:r w:rsidR="00EC3244">
        <w:rPr>
          <w:rFonts w:cs="Times New Roman"/>
        </w:rPr>
        <w:t> </w:t>
      </w:r>
      <w:r w:rsidRPr="00F408E2">
        <w:rPr>
          <w:rFonts w:cs="Times New Roman"/>
        </w:rPr>
        <w:t>:</w:t>
      </w:r>
    </w:p>
    <w:p w14:paraId="65B92432" w14:textId="77777777" w:rsidR="00DA0D64" w:rsidRPr="00F408E2" w:rsidRDefault="00DA0D64" w:rsidP="004237A4">
      <w:pPr>
        <w:numPr>
          <w:ilvl w:val="1"/>
          <w:numId w:val="4"/>
        </w:numPr>
        <w:rPr>
          <w:rFonts w:cs="Times New Roman"/>
        </w:rPr>
      </w:pPr>
      <w:r w:rsidRPr="00F408E2">
        <w:rPr>
          <w:rFonts w:cs="Times New Roman"/>
        </w:rPr>
        <w:t>Dégénérescence neurofibriallaire</w:t>
      </w:r>
    </w:p>
    <w:p w14:paraId="619E0C62" w14:textId="77777777" w:rsidR="00DA0D64" w:rsidRPr="00F408E2" w:rsidRDefault="00DA0D64" w:rsidP="004237A4">
      <w:pPr>
        <w:numPr>
          <w:ilvl w:val="1"/>
          <w:numId w:val="4"/>
        </w:numPr>
        <w:rPr>
          <w:rFonts w:cs="Times New Roman"/>
        </w:rPr>
      </w:pPr>
      <w:r w:rsidRPr="00F408E2">
        <w:rPr>
          <w:rFonts w:cs="Times New Roman"/>
        </w:rPr>
        <w:t>Plaque sénile</w:t>
      </w:r>
    </w:p>
    <w:p w14:paraId="590DC7A9" w14:textId="77777777" w:rsidR="00DA0D64" w:rsidRPr="00F408E2" w:rsidRDefault="00DA0D64" w:rsidP="004237A4">
      <w:pPr>
        <w:numPr>
          <w:ilvl w:val="1"/>
          <w:numId w:val="4"/>
        </w:numPr>
        <w:rPr>
          <w:rFonts w:cs="Times New Roman"/>
        </w:rPr>
      </w:pPr>
      <w:r w:rsidRPr="00F408E2">
        <w:rPr>
          <w:rFonts w:cs="Times New Roman"/>
        </w:rPr>
        <w:t>Angiopathie amyloïde</w:t>
      </w:r>
    </w:p>
    <w:p w14:paraId="2751D7F8" w14:textId="09D96470" w:rsidR="00DA0D64" w:rsidRPr="00F408E2" w:rsidRDefault="005F6532" w:rsidP="007A20CF">
      <w:pPr>
        <w:rPr>
          <w:rFonts w:cs="Times New Roman"/>
        </w:rPr>
      </w:pPr>
      <w:r>
        <w:rPr>
          <w:rFonts w:cs="Times New Roman"/>
        </w:rPr>
        <w:t>Sd aph</w:t>
      </w:r>
      <w:r w:rsidR="00DA0D64" w:rsidRPr="00F408E2">
        <w:rPr>
          <w:rFonts w:cs="Times New Roman"/>
        </w:rPr>
        <w:t>aso-apraxo-confusion</w:t>
      </w:r>
    </w:p>
    <w:p w14:paraId="1BE1B2F9" w14:textId="77777777" w:rsidR="00DA0D64" w:rsidRPr="00F408E2" w:rsidRDefault="00DA0D64">
      <w:pPr>
        <w:numPr>
          <w:ilvl w:val="0"/>
          <w:numId w:val="0"/>
        </w:numPr>
        <w:spacing w:after="200"/>
        <w:rPr>
          <w:rFonts w:cs="Times New Roman"/>
        </w:rPr>
      </w:pPr>
      <w:r w:rsidRPr="00F408E2">
        <w:rPr>
          <w:rFonts w:cs="Times New Roman"/>
        </w:rPr>
        <w:br w:type="page"/>
      </w:r>
    </w:p>
    <w:p w14:paraId="064DA02A" w14:textId="7F402BDC" w:rsidR="00DA0D64" w:rsidRPr="00F408E2" w:rsidRDefault="00DA0D64" w:rsidP="00DA0D64">
      <w:pPr>
        <w:pStyle w:val="Titre"/>
        <w:rPr>
          <w:rFonts w:cs="Times New Roman"/>
        </w:rPr>
      </w:pPr>
      <w:r w:rsidRPr="00F408E2">
        <w:rPr>
          <w:rFonts w:cs="Times New Roman"/>
        </w:rPr>
        <w:lastRenderedPageBreak/>
        <w:t>Les démences</w:t>
      </w:r>
    </w:p>
    <w:p w14:paraId="5BDF8D3B" w14:textId="677388DC" w:rsidR="00DA0D64" w:rsidRPr="00F408E2" w:rsidRDefault="00DA0D64" w:rsidP="00DA0D64">
      <w:pPr>
        <w:pStyle w:val="Sous-titre"/>
        <w:rPr>
          <w:rFonts w:ascii="Times New Roman" w:hAnsi="Times New Roman" w:cs="Times New Roman"/>
        </w:rPr>
      </w:pPr>
      <w:r w:rsidRPr="00F408E2">
        <w:rPr>
          <w:rFonts w:ascii="Times New Roman" w:hAnsi="Times New Roman" w:cs="Times New Roman"/>
        </w:rPr>
        <w:t>Introduction</w:t>
      </w:r>
    </w:p>
    <w:p w14:paraId="3492AFDB" w14:textId="32249B0F" w:rsidR="00DA0D64" w:rsidRPr="00F408E2" w:rsidRDefault="00DA0D64" w:rsidP="00DA0D64">
      <w:pPr>
        <w:rPr>
          <w:rFonts w:cs="Times New Roman"/>
        </w:rPr>
      </w:pPr>
      <w:r w:rsidRPr="00F408E2">
        <w:rPr>
          <w:rFonts w:cs="Times New Roman"/>
        </w:rPr>
        <w:t>Défin</w:t>
      </w:r>
      <w:r w:rsidR="000831CD" w:rsidRPr="00F408E2">
        <w:rPr>
          <w:rFonts w:cs="Times New Roman"/>
        </w:rPr>
        <w:t>i</w:t>
      </w:r>
      <w:r w:rsidRPr="00F408E2">
        <w:rPr>
          <w:rFonts w:cs="Times New Roman"/>
        </w:rPr>
        <w:t>tion</w:t>
      </w:r>
    </w:p>
    <w:p w14:paraId="1CBF47A2" w14:textId="00175234" w:rsidR="00DA0D64" w:rsidRPr="00F408E2" w:rsidRDefault="00DA0D64" w:rsidP="004237A4">
      <w:pPr>
        <w:numPr>
          <w:ilvl w:val="1"/>
          <w:numId w:val="4"/>
        </w:numPr>
        <w:rPr>
          <w:rFonts w:cs="Times New Roman"/>
        </w:rPr>
      </w:pPr>
      <w:r w:rsidRPr="00F408E2">
        <w:rPr>
          <w:rFonts w:cs="Times New Roman"/>
        </w:rPr>
        <w:t>Détérioration progressive de fonction intellectuelle marquée par handicap des activité</w:t>
      </w:r>
      <w:r w:rsidR="000831CD" w:rsidRPr="00F408E2">
        <w:rPr>
          <w:rFonts w:cs="Times New Roman"/>
        </w:rPr>
        <w:t>s</w:t>
      </w:r>
      <w:r w:rsidRPr="00F408E2">
        <w:rPr>
          <w:rFonts w:cs="Times New Roman"/>
        </w:rPr>
        <w:t xml:space="preserve"> de la vie quotidienne apparue depuis 6mois + trouble au moins d’une fonction </w:t>
      </w:r>
      <w:r w:rsidR="000831CD" w:rsidRPr="00F408E2">
        <w:rPr>
          <w:rFonts w:cs="Times New Roman"/>
        </w:rPr>
        <w:t>cognitive suivante</w:t>
      </w:r>
      <w:r w:rsidR="00EC3244">
        <w:rPr>
          <w:rFonts w:cs="Times New Roman"/>
        </w:rPr>
        <w:t> </w:t>
      </w:r>
      <w:r w:rsidR="000831CD" w:rsidRPr="00F408E2">
        <w:rPr>
          <w:rFonts w:cs="Times New Roman"/>
        </w:rPr>
        <w:t>: langage, calcul, jugement, praxie, gnosie, altération de pensée abstraite ou modification de la personnalité</w:t>
      </w:r>
    </w:p>
    <w:p w14:paraId="38244E00" w14:textId="770F62D2" w:rsidR="000831CD" w:rsidRPr="00F408E2" w:rsidRDefault="000831CD" w:rsidP="004237A4">
      <w:pPr>
        <w:numPr>
          <w:ilvl w:val="1"/>
          <w:numId w:val="4"/>
        </w:numPr>
        <w:rPr>
          <w:rFonts w:cs="Times New Roman"/>
        </w:rPr>
      </w:pPr>
      <w:r w:rsidRPr="00F408E2">
        <w:rPr>
          <w:rFonts w:cs="Times New Roman"/>
        </w:rPr>
        <w:t>Trouble mnésique + déficit cognitif dans au moins un domaine (langage,</w:t>
      </w:r>
      <w:r w:rsidR="00080D9F" w:rsidRPr="00F408E2">
        <w:rPr>
          <w:rFonts w:cs="Times New Roman"/>
        </w:rPr>
        <w:t xml:space="preserve"> praxie, fonction exécutive</w:t>
      </w:r>
      <w:r w:rsidRPr="00F408E2">
        <w:rPr>
          <w:rFonts w:cs="Times New Roman"/>
        </w:rPr>
        <w:t>) et de changement de personnalité avec conséquence psycho-sociale</w:t>
      </w:r>
    </w:p>
    <w:p w14:paraId="6EA01ABD" w14:textId="6B7D6577" w:rsidR="000831CD" w:rsidRPr="00F408E2" w:rsidRDefault="000831CD" w:rsidP="004237A4">
      <w:pPr>
        <w:numPr>
          <w:ilvl w:val="1"/>
          <w:numId w:val="4"/>
        </w:numPr>
        <w:rPr>
          <w:rFonts w:cs="Times New Roman"/>
        </w:rPr>
      </w:pPr>
      <w:r w:rsidRPr="00F408E2">
        <w:rPr>
          <w:rFonts w:cs="Times New Roman"/>
        </w:rPr>
        <w:t>Principale cause de Maladie d’Alzheimer</w:t>
      </w:r>
    </w:p>
    <w:p w14:paraId="44AA73A0" w14:textId="6DA1F695" w:rsidR="000831CD" w:rsidRPr="00F408E2" w:rsidRDefault="000831CD" w:rsidP="000831CD">
      <w:pPr>
        <w:pStyle w:val="Sous-titre"/>
        <w:rPr>
          <w:rFonts w:ascii="Times New Roman" w:hAnsi="Times New Roman" w:cs="Times New Roman"/>
        </w:rPr>
      </w:pPr>
      <w:r w:rsidRPr="00F408E2">
        <w:rPr>
          <w:rFonts w:ascii="Times New Roman" w:hAnsi="Times New Roman" w:cs="Times New Roman"/>
        </w:rPr>
        <w:t>Rappel physiopathologique</w:t>
      </w:r>
    </w:p>
    <w:p w14:paraId="797D96C1" w14:textId="2E2D4BDF" w:rsidR="000831CD" w:rsidRPr="00F408E2" w:rsidRDefault="000831CD" w:rsidP="000831CD">
      <w:pPr>
        <w:rPr>
          <w:rFonts w:cs="Times New Roman"/>
        </w:rPr>
      </w:pPr>
      <w:r w:rsidRPr="00F408E2">
        <w:rPr>
          <w:rFonts w:cs="Times New Roman"/>
        </w:rPr>
        <w:t>Démence dégénérative (majeur cause)</w:t>
      </w:r>
    </w:p>
    <w:p w14:paraId="1AC4734B" w14:textId="2E9FB42A" w:rsidR="000831CD" w:rsidRPr="00F408E2" w:rsidRDefault="000831CD" w:rsidP="004237A4">
      <w:pPr>
        <w:numPr>
          <w:ilvl w:val="1"/>
          <w:numId w:val="4"/>
        </w:numPr>
        <w:rPr>
          <w:rFonts w:cs="Times New Roman"/>
        </w:rPr>
      </w:pPr>
      <w:r w:rsidRPr="00F408E2">
        <w:rPr>
          <w:rFonts w:cs="Times New Roman"/>
        </w:rPr>
        <w:t xml:space="preserve">Perte neuronales bilatérale des régions étendue du cortex associatif et structures corticales. Altération </w:t>
      </w:r>
      <w:r w:rsidR="005F6532" w:rsidRPr="00F408E2">
        <w:rPr>
          <w:rFonts w:cs="Times New Roman"/>
        </w:rPr>
        <w:t>de la fonction intellectuelle</w:t>
      </w:r>
      <w:r w:rsidRPr="00F408E2">
        <w:rPr>
          <w:rFonts w:cs="Times New Roman"/>
        </w:rPr>
        <w:t xml:space="preserve"> </w:t>
      </w:r>
    </w:p>
    <w:p w14:paraId="31200F24" w14:textId="633A0AEE" w:rsidR="000831CD" w:rsidRPr="00F408E2" w:rsidRDefault="000831CD" w:rsidP="000831CD">
      <w:pPr>
        <w:rPr>
          <w:rFonts w:cs="Times New Roman"/>
        </w:rPr>
      </w:pPr>
      <w:r w:rsidRPr="00F408E2">
        <w:rPr>
          <w:rFonts w:cs="Times New Roman"/>
        </w:rPr>
        <w:t>Démence secondaire (curable 10 -15%)</w:t>
      </w:r>
      <w:r w:rsidR="003731A1" w:rsidRPr="00F408E2">
        <w:rPr>
          <w:rFonts w:cs="Times New Roman"/>
        </w:rPr>
        <w:t xml:space="preserve"> </w:t>
      </w:r>
      <w:r w:rsidR="0078738B" w:rsidRPr="00F408E2">
        <w:rPr>
          <w:rFonts w:cs="Times New Roman"/>
        </w:rPr>
        <w:t>dysfonc</w:t>
      </w:r>
      <w:r w:rsidR="0034362C" w:rsidRPr="00F408E2">
        <w:rPr>
          <w:rFonts w:cs="Times New Roman"/>
        </w:rPr>
        <w:t>t</w:t>
      </w:r>
      <w:r w:rsidR="0078738B" w:rsidRPr="00F408E2">
        <w:rPr>
          <w:rFonts w:cs="Times New Roman"/>
        </w:rPr>
        <w:t>ionnement c</w:t>
      </w:r>
      <w:r w:rsidR="003731A1" w:rsidRPr="00F408E2">
        <w:rPr>
          <w:rFonts w:cs="Times New Roman"/>
        </w:rPr>
        <w:t>érébrale secondaire, réversible lors de la correction de facteur causal</w:t>
      </w:r>
    </w:p>
    <w:p w14:paraId="2A765021" w14:textId="718A5D99" w:rsidR="003731A1" w:rsidRPr="002757DA" w:rsidRDefault="003731A1" w:rsidP="004237A4">
      <w:pPr>
        <w:pStyle w:val="Titre1"/>
        <w:numPr>
          <w:ilvl w:val="0"/>
          <w:numId w:val="23"/>
        </w:numPr>
        <w:rPr>
          <w:rFonts w:cs="Times New Roman"/>
        </w:rPr>
      </w:pPr>
      <w:bookmarkStart w:id="251" w:name="_Toc196656548"/>
      <w:bookmarkStart w:id="252" w:name="_Toc196662355"/>
      <w:r w:rsidRPr="002757DA">
        <w:rPr>
          <w:rFonts w:cs="Times New Roman"/>
        </w:rPr>
        <w:t>Symptomatologie</w:t>
      </w:r>
      <w:bookmarkEnd w:id="251"/>
      <w:bookmarkEnd w:id="252"/>
    </w:p>
    <w:p w14:paraId="2537C156" w14:textId="6A30D0E9" w:rsidR="003731A1" w:rsidRPr="00F408E2" w:rsidRDefault="003731A1" w:rsidP="003731A1">
      <w:pPr>
        <w:pStyle w:val="Titre2"/>
        <w:rPr>
          <w:rFonts w:cs="Times New Roman"/>
        </w:rPr>
      </w:pPr>
      <w:bookmarkStart w:id="253" w:name="_Toc196656549"/>
      <w:bookmarkStart w:id="254" w:name="_Toc196662356"/>
      <w:r w:rsidRPr="00F408E2">
        <w:rPr>
          <w:rFonts w:cs="Times New Roman"/>
        </w:rPr>
        <w:t>Sd démentiel</w:t>
      </w:r>
      <w:bookmarkEnd w:id="253"/>
      <w:bookmarkEnd w:id="254"/>
    </w:p>
    <w:p w14:paraId="6DCB5C59" w14:textId="343381A3" w:rsidR="003731A1" w:rsidRPr="00F408E2" w:rsidRDefault="003731A1" w:rsidP="003731A1">
      <w:pPr>
        <w:pStyle w:val="Titre3"/>
        <w:rPr>
          <w:rFonts w:cs="Times New Roman"/>
        </w:rPr>
      </w:pPr>
      <w:bookmarkStart w:id="255" w:name="_Toc196656550"/>
      <w:bookmarkStart w:id="256" w:name="_Toc196662357"/>
      <w:r w:rsidRPr="00F408E2">
        <w:rPr>
          <w:rFonts w:cs="Times New Roman"/>
        </w:rPr>
        <w:t>Trouble de fonction cognitive</w:t>
      </w:r>
      <w:bookmarkEnd w:id="255"/>
      <w:bookmarkEnd w:id="256"/>
    </w:p>
    <w:p w14:paraId="58608F67" w14:textId="36E7C30B" w:rsidR="003731A1" w:rsidRPr="00F408E2" w:rsidRDefault="003731A1" w:rsidP="003731A1">
      <w:pPr>
        <w:rPr>
          <w:rFonts w:cs="Times New Roman"/>
        </w:rPr>
      </w:pPr>
      <w:r w:rsidRPr="00F408E2">
        <w:rPr>
          <w:rFonts w:cs="Times New Roman"/>
        </w:rPr>
        <w:t>Trouble de mémoire</w:t>
      </w:r>
    </w:p>
    <w:p w14:paraId="74323F9B" w14:textId="52BACE7E" w:rsidR="003731A1" w:rsidRPr="00F408E2" w:rsidRDefault="003731A1" w:rsidP="003731A1">
      <w:pPr>
        <w:rPr>
          <w:rFonts w:cs="Times New Roman"/>
        </w:rPr>
      </w:pPr>
      <w:r w:rsidRPr="00F408E2">
        <w:rPr>
          <w:rFonts w:cs="Times New Roman"/>
        </w:rPr>
        <w:t>Trouble de jugement, raisonnement</w:t>
      </w:r>
    </w:p>
    <w:p w14:paraId="63909F19" w14:textId="1C764116" w:rsidR="003731A1" w:rsidRPr="00F408E2" w:rsidRDefault="003731A1" w:rsidP="003731A1">
      <w:pPr>
        <w:rPr>
          <w:rFonts w:cs="Times New Roman"/>
        </w:rPr>
      </w:pPr>
      <w:r w:rsidRPr="00F408E2">
        <w:rPr>
          <w:rFonts w:cs="Times New Roman"/>
        </w:rPr>
        <w:t>Désorientation temporo-spatial</w:t>
      </w:r>
    </w:p>
    <w:p w14:paraId="7FABA754" w14:textId="4D4C0386" w:rsidR="003731A1" w:rsidRPr="00F408E2" w:rsidRDefault="003731A1" w:rsidP="003731A1">
      <w:pPr>
        <w:rPr>
          <w:rFonts w:cs="Times New Roman"/>
        </w:rPr>
      </w:pPr>
      <w:r w:rsidRPr="00F408E2">
        <w:rPr>
          <w:rFonts w:cs="Times New Roman"/>
        </w:rPr>
        <w:t xml:space="preserve">Trouble du langage </w:t>
      </w:r>
    </w:p>
    <w:p w14:paraId="782FFB7A" w14:textId="14CA99A8" w:rsidR="003731A1" w:rsidRPr="00F408E2" w:rsidRDefault="003731A1" w:rsidP="003731A1">
      <w:pPr>
        <w:rPr>
          <w:rFonts w:cs="Times New Roman"/>
        </w:rPr>
      </w:pPr>
      <w:r w:rsidRPr="00F408E2">
        <w:rPr>
          <w:rFonts w:cs="Times New Roman"/>
        </w:rPr>
        <w:t>Apraxie</w:t>
      </w:r>
    </w:p>
    <w:p w14:paraId="4BF99C0A" w14:textId="720C3B66" w:rsidR="003731A1" w:rsidRPr="00F408E2" w:rsidRDefault="003731A1" w:rsidP="003731A1">
      <w:pPr>
        <w:rPr>
          <w:rFonts w:cs="Times New Roman"/>
        </w:rPr>
      </w:pPr>
      <w:r w:rsidRPr="00F408E2">
        <w:rPr>
          <w:rFonts w:cs="Times New Roman"/>
        </w:rPr>
        <w:t>Agnosie</w:t>
      </w:r>
    </w:p>
    <w:p w14:paraId="53581C78" w14:textId="0364F7CA" w:rsidR="003731A1" w:rsidRPr="00F408E2" w:rsidRDefault="003731A1" w:rsidP="003731A1">
      <w:pPr>
        <w:rPr>
          <w:rFonts w:cs="Times New Roman"/>
        </w:rPr>
      </w:pPr>
      <w:r w:rsidRPr="00F408E2">
        <w:rPr>
          <w:rFonts w:cs="Times New Roman"/>
        </w:rPr>
        <w:t xml:space="preserve">Trouble de l’attention </w:t>
      </w:r>
    </w:p>
    <w:p w14:paraId="2019B5E7" w14:textId="06E41084" w:rsidR="003731A1" w:rsidRPr="00F408E2" w:rsidRDefault="003731A1" w:rsidP="003731A1">
      <w:pPr>
        <w:rPr>
          <w:rFonts w:cs="Times New Roman"/>
        </w:rPr>
      </w:pPr>
      <w:r w:rsidRPr="00F408E2">
        <w:rPr>
          <w:rFonts w:cs="Times New Roman"/>
        </w:rPr>
        <w:t>Bradypsychie et déficit de l’intelligence</w:t>
      </w:r>
    </w:p>
    <w:p w14:paraId="765A5A30" w14:textId="34FF0EF3" w:rsidR="003731A1" w:rsidRPr="00F408E2" w:rsidRDefault="003731A1" w:rsidP="003731A1">
      <w:pPr>
        <w:pStyle w:val="Titre3"/>
        <w:rPr>
          <w:rFonts w:cs="Times New Roman"/>
        </w:rPr>
      </w:pPr>
      <w:bookmarkStart w:id="257" w:name="_Toc196656551"/>
      <w:bookmarkStart w:id="258" w:name="_Toc196662358"/>
      <w:r w:rsidRPr="00F408E2">
        <w:rPr>
          <w:rFonts w:cs="Times New Roman"/>
        </w:rPr>
        <w:t>Trouble de type psychiatrique</w:t>
      </w:r>
      <w:bookmarkEnd w:id="257"/>
      <w:bookmarkEnd w:id="258"/>
    </w:p>
    <w:p w14:paraId="6528BE4D" w14:textId="25A9ED6F" w:rsidR="003731A1" w:rsidRPr="00F408E2" w:rsidRDefault="003731A1" w:rsidP="003731A1">
      <w:pPr>
        <w:rPr>
          <w:rFonts w:cs="Times New Roman"/>
        </w:rPr>
      </w:pPr>
      <w:r w:rsidRPr="00F408E2">
        <w:rPr>
          <w:rFonts w:cs="Times New Roman"/>
        </w:rPr>
        <w:t xml:space="preserve">Désintérêt, </w:t>
      </w:r>
      <w:r w:rsidR="0034362C" w:rsidRPr="00F408E2">
        <w:rPr>
          <w:rFonts w:cs="Times New Roman"/>
        </w:rPr>
        <w:t>irritabilité</w:t>
      </w:r>
      <w:r w:rsidRPr="00F408E2">
        <w:rPr>
          <w:rFonts w:cs="Times New Roman"/>
        </w:rPr>
        <w:t xml:space="preserve">, violence, activité </w:t>
      </w:r>
      <w:r w:rsidR="0034362C" w:rsidRPr="00F408E2">
        <w:rPr>
          <w:rFonts w:cs="Times New Roman"/>
        </w:rPr>
        <w:t>incohérente</w:t>
      </w:r>
    </w:p>
    <w:p w14:paraId="6F2E6B50" w14:textId="60CDEBE3" w:rsidR="003731A1" w:rsidRPr="00F408E2" w:rsidRDefault="003731A1" w:rsidP="003731A1">
      <w:pPr>
        <w:rPr>
          <w:rFonts w:cs="Times New Roman"/>
        </w:rPr>
      </w:pPr>
      <w:r w:rsidRPr="00F408E2">
        <w:rPr>
          <w:rFonts w:cs="Times New Roman"/>
        </w:rPr>
        <w:t xml:space="preserve">Trouble de l’humeur = euphorie, dépression </w:t>
      </w:r>
    </w:p>
    <w:p w14:paraId="56DF3DE7" w14:textId="0393BCF5" w:rsidR="003731A1" w:rsidRPr="00F408E2" w:rsidRDefault="000A47EF" w:rsidP="003731A1">
      <w:pPr>
        <w:rPr>
          <w:rFonts w:cs="Times New Roman"/>
        </w:rPr>
      </w:pPr>
      <w:r w:rsidRPr="00F408E2">
        <w:rPr>
          <w:rFonts w:cs="Times New Roman"/>
        </w:rPr>
        <w:lastRenderedPageBreak/>
        <w:t>Désinsertion p</w:t>
      </w:r>
      <w:r w:rsidR="003731A1" w:rsidRPr="00F408E2">
        <w:rPr>
          <w:rFonts w:cs="Times New Roman"/>
        </w:rPr>
        <w:t>rofessionnel et social</w:t>
      </w:r>
    </w:p>
    <w:p w14:paraId="1F6663E5" w14:textId="38164A42" w:rsidR="003731A1" w:rsidRPr="00F408E2" w:rsidRDefault="003731A1" w:rsidP="003731A1">
      <w:pPr>
        <w:rPr>
          <w:rFonts w:cs="Times New Roman"/>
        </w:rPr>
      </w:pPr>
      <w:r w:rsidRPr="00F408E2">
        <w:rPr>
          <w:rFonts w:cs="Times New Roman"/>
        </w:rPr>
        <w:t>Altération de conduite intellectuelles (sommeil)</w:t>
      </w:r>
    </w:p>
    <w:p w14:paraId="4A2B92DA" w14:textId="790C3D98" w:rsidR="003731A1" w:rsidRPr="00F408E2" w:rsidRDefault="003731A1" w:rsidP="003731A1">
      <w:pPr>
        <w:rPr>
          <w:rFonts w:cs="Times New Roman"/>
        </w:rPr>
      </w:pPr>
      <w:r w:rsidRPr="00F408E2">
        <w:rPr>
          <w:rFonts w:cs="Times New Roman"/>
        </w:rPr>
        <w:t>Parfois délire, hallucination visuelle ou auditive</w:t>
      </w:r>
    </w:p>
    <w:p w14:paraId="65A3DD2A" w14:textId="135F39B6" w:rsidR="003731A1" w:rsidRPr="00F408E2" w:rsidRDefault="003731A1" w:rsidP="003731A1">
      <w:pPr>
        <w:pStyle w:val="Titre3"/>
        <w:rPr>
          <w:rFonts w:cs="Times New Roman"/>
        </w:rPr>
      </w:pPr>
      <w:bookmarkStart w:id="259" w:name="_Toc196656552"/>
      <w:bookmarkStart w:id="260" w:name="_Toc196662359"/>
      <w:r w:rsidRPr="00F408E2">
        <w:rPr>
          <w:rFonts w:cs="Times New Roman"/>
        </w:rPr>
        <w:t>Signe neurologique et focalisation pathogénèse</w:t>
      </w:r>
      <w:bookmarkEnd w:id="259"/>
      <w:bookmarkEnd w:id="260"/>
    </w:p>
    <w:p w14:paraId="52FA155B" w14:textId="39188AD9" w:rsidR="003731A1" w:rsidRPr="00F408E2" w:rsidRDefault="003731A1" w:rsidP="003731A1">
      <w:pPr>
        <w:pStyle w:val="Titre4"/>
        <w:rPr>
          <w:rFonts w:ascii="Times New Roman" w:hAnsi="Times New Roman" w:cs="Times New Roman"/>
        </w:rPr>
      </w:pPr>
      <w:r w:rsidRPr="00F408E2">
        <w:rPr>
          <w:rFonts w:ascii="Times New Roman" w:hAnsi="Times New Roman" w:cs="Times New Roman"/>
        </w:rPr>
        <w:t xml:space="preserve">Lésion élémentaire </w:t>
      </w:r>
    </w:p>
    <w:p w14:paraId="7D93889C" w14:textId="2102DD31" w:rsidR="003731A1" w:rsidRPr="00F408E2" w:rsidRDefault="003731A1" w:rsidP="003731A1">
      <w:pPr>
        <w:rPr>
          <w:rFonts w:cs="Times New Roman"/>
        </w:rPr>
      </w:pPr>
      <w:r w:rsidRPr="00F408E2">
        <w:rPr>
          <w:rFonts w:cs="Times New Roman"/>
        </w:rPr>
        <w:t>Perte neuronale cholinergique et glutamatergique = atrophie corticale, déficit cholinergique, glutamatergique</w:t>
      </w:r>
    </w:p>
    <w:p w14:paraId="0DC38C84" w14:textId="7009A34D" w:rsidR="003731A1" w:rsidRPr="00F408E2" w:rsidRDefault="003731A1" w:rsidP="003731A1">
      <w:pPr>
        <w:rPr>
          <w:rFonts w:cs="Times New Roman"/>
        </w:rPr>
      </w:pPr>
      <w:r w:rsidRPr="00F408E2">
        <w:rPr>
          <w:rFonts w:cs="Times New Roman"/>
        </w:rPr>
        <w:t>Dégénérescence neurofibrillaire = souffrance neuronale et libération de protéine de taux anormal</w:t>
      </w:r>
    </w:p>
    <w:p w14:paraId="3CCAAFB8" w14:textId="746D6C11" w:rsidR="003731A1" w:rsidRPr="00F408E2" w:rsidRDefault="003731A1" w:rsidP="003731A1">
      <w:pPr>
        <w:rPr>
          <w:rFonts w:cs="Times New Roman"/>
        </w:rPr>
      </w:pPr>
      <w:r w:rsidRPr="00F408E2">
        <w:rPr>
          <w:rFonts w:cs="Times New Roman"/>
        </w:rPr>
        <w:t>P</w:t>
      </w:r>
      <w:r w:rsidR="001306EA" w:rsidRPr="00F408E2">
        <w:rPr>
          <w:rFonts w:cs="Times New Roman"/>
        </w:rPr>
        <w:t>la</w:t>
      </w:r>
      <w:r w:rsidRPr="00F408E2">
        <w:rPr>
          <w:rFonts w:cs="Times New Roman"/>
        </w:rPr>
        <w:t>que amyloïde ou plaque sénile</w:t>
      </w:r>
      <w:r w:rsidR="00EC3244">
        <w:rPr>
          <w:rFonts w:cs="Times New Roman"/>
        </w:rPr>
        <w:t> </w:t>
      </w:r>
      <w:r w:rsidRPr="00F408E2">
        <w:rPr>
          <w:rFonts w:cs="Times New Roman"/>
        </w:rPr>
        <w:t>: excès de dépôt ex</w:t>
      </w:r>
      <w:r w:rsidR="001306EA" w:rsidRPr="00F408E2">
        <w:rPr>
          <w:rFonts w:cs="Times New Roman"/>
        </w:rPr>
        <w:t>tracellulaire de peptide amyloïde A4</w:t>
      </w:r>
    </w:p>
    <w:p w14:paraId="5CD81FB7" w14:textId="06800BCF" w:rsidR="001306EA" w:rsidRPr="00F408E2" w:rsidRDefault="001306EA" w:rsidP="003731A1">
      <w:pPr>
        <w:rPr>
          <w:rFonts w:cs="Times New Roman"/>
        </w:rPr>
      </w:pPr>
      <w:r w:rsidRPr="00F408E2">
        <w:rPr>
          <w:rFonts w:cs="Times New Roman"/>
        </w:rPr>
        <w:t>Angiopathie amyloïde</w:t>
      </w:r>
      <w:r w:rsidR="00EC3244">
        <w:rPr>
          <w:rFonts w:cs="Times New Roman"/>
        </w:rPr>
        <w:t> </w:t>
      </w:r>
      <w:r w:rsidRPr="00F408E2">
        <w:rPr>
          <w:rFonts w:cs="Times New Roman"/>
        </w:rPr>
        <w:t xml:space="preserve">: dépôt aux vaisseaux </w:t>
      </w:r>
    </w:p>
    <w:p w14:paraId="2F08F948" w14:textId="4C4B78B0" w:rsidR="001306EA" w:rsidRPr="00F408E2" w:rsidRDefault="001306EA" w:rsidP="001306EA">
      <w:pPr>
        <w:rPr>
          <w:rFonts w:cs="Times New Roman"/>
        </w:rPr>
      </w:pPr>
      <w:r w:rsidRPr="00F408E2">
        <w:rPr>
          <w:rFonts w:cs="Times New Roman"/>
        </w:rPr>
        <w:t>Forme génétique</w:t>
      </w:r>
      <w:r w:rsidR="00EC3244">
        <w:rPr>
          <w:rFonts w:cs="Times New Roman"/>
        </w:rPr>
        <w:t> </w:t>
      </w:r>
      <w:r w:rsidRPr="00F408E2">
        <w:rPr>
          <w:rFonts w:cs="Times New Roman"/>
        </w:rPr>
        <w:t>: anormale chromosomique</w:t>
      </w:r>
    </w:p>
    <w:p w14:paraId="25C91686" w14:textId="74A28FB6" w:rsidR="001306EA" w:rsidRPr="00F408E2" w:rsidRDefault="001306EA" w:rsidP="001306EA">
      <w:pPr>
        <w:pStyle w:val="Titre3"/>
        <w:rPr>
          <w:rFonts w:cs="Times New Roman"/>
        </w:rPr>
      </w:pPr>
      <w:bookmarkStart w:id="261" w:name="_Toc196656553"/>
      <w:bookmarkStart w:id="262" w:name="_Toc196662360"/>
      <w:r w:rsidRPr="00F408E2">
        <w:rPr>
          <w:rFonts w:cs="Times New Roman"/>
        </w:rPr>
        <w:t>Autres démence dégénérative</w:t>
      </w:r>
      <w:bookmarkEnd w:id="261"/>
      <w:bookmarkEnd w:id="262"/>
      <w:r w:rsidRPr="00F408E2">
        <w:rPr>
          <w:rFonts w:cs="Times New Roman"/>
        </w:rPr>
        <w:t xml:space="preserve"> </w:t>
      </w:r>
    </w:p>
    <w:p w14:paraId="1B702E9B" w14:textId="6DAC5148" w:rsidR="001306EA" w:rsidRPr="00F408E2" w:rsidRDefault="001306EA" w:rsidP="001306EA">
      <w:pPr>
        <w:rPr>
          <w:rFonts w:cs="Times New Roman"/>
        </w:rPr>
      </w:pPr>
      <w:r w:rsidRPr="00F408E2">
        <w:rPr>
          <w:rFonts w:cs="Times New Roman"/>
        </w:rPr>
        <w:t>Démence fronto-temporale</w:t>
      </w:r>
    </w:p>
    <w:p w14:paraId="06B71665" w14:textId="75150155" w:rsidR="001306EA" w:rsidRPr="00F408E2" w:rsidRDefault="005F6532" w:rsidP="001306EA">
      <w:pPr>
        <w:rPr>
          <w:rFonts w:cs="Times New Roman"/>
        </w:rPr>
      </w:pPr>
      <w:r w:rsidRPr="00F408E2">
        <w:rPr>
          <w:rFonts w:cs="Times New Roman"/>
        </w:rPr>
        <w:t>Démence</w:t>
      </w:r>
      <w:r w:rsidR="001306EA" w:rsidRPr="00F408E2">
        <w:rPr>
          <w:rFonts w:cs="Times New Roman"/>
        </w:rPr>
        <w:t xml:space="preserve"> à corps de </w:t>
      </w:r>
      <w:r w:rsidR="00017624" w:rsidRPr="00F408E2">
        <w:rPr>
          <w:rFonts w:cs="Times New Roman"/>
        </w:rPr>
        <w:t>Lewy</w:t>
      </w:r>
    </w:p>
    <w:p w14:paraId="49C982F8" w14:textId="1AA1AA6B" w:rsidR="001306EA" w:rsidRPr="00F408E2" w:rsidRDefault="001306EA" w:rsidP="001306EA">
      <w:pPr>
        <w:rPr>
          <w:rFonts w:cs="Times New Roman"/>
        </w:rPr>
      </w:pPr>
      <w:r w:rsidRPr="00F408E2">
        <w:rPr>
          <w:rFonts w:cs="Times New Roman"/>
        </w:rPr>
        <w:t xml:space="preserve">Démence à AMS </w:t>
      </w:r>
    </w:p>
    <w:p w14:paraId="47138397" w14:textId="467C31E4" w:rsidR="001306EA" w:rsidRPr="00F408E2" w:rsidRDefault="001306EA" w:rsidP="001306EA">
      <w:pPr>
        <w:rPr>
          <w:rFonts w:cs="Times New Roman"/>
        </w:rPr>
      </w:pPr>
      <w:r w:rsidRPr="00F408E2">
        <w:rPr>
          <w:rFonts w:cs="Times New Roman"/>
        </w:rPr>
        <w:t>Maladie de Hungtington</w:t>
      </w:r>
    </w:p>
    <w:p w14:paraId="2592CA53" w14:textId="29090EA3" w:rsidR="001306EA" w:rsidRPr="00F408E2" w:rsidRDefault="001306EA" w:rsidP="001306EA">
      <w:pPr>
        <w:rPr>
          <w:rFonts w:cs="Times New Roman"/>
        </w:rPr>
      </w:pPr>
      <w:r w:rsidRPr="00F408E2">
        <w:rPr>
          <w:rFonts w:cs="Times New Roman"/>
        </w:rPr>
        <w:t xml:space="preserve">Maladie de Parkinson </w:t>
      </w:r>
    </w:p>
    <w:p w14:paraId="5B834DC4" w14:textId="3AAB1AD1" w:rsidR="001306EA" w:rsidRPr="00F408E2" w:rsidRDefault="001306EA" w:rsidP="001306EA">
      <w:pPr>
        <w:rPr>
          <w:rFonts w:cs="Times New Roman"/>
        </w:rPr>
      </w:pPr>
      <w:r w:rsidRPr="00F408E2">
        <w:rPr>
          <w:rFonts w:cs="Times New Roman"/>
        </w:rPr>
        <w:sym w:font="Wingdings" w:char="F0E8"/>
      </w:r>
      <w:r w:rsidRPr="00F408E2">
        <w:rPr>
          <w:rFonts w:cs="Times New Roman"/>
        </w:rPr>
        <w:t xml:space="preserve"> sd corticale</w:t>
      </w:r>
    </w:p>
    <w:p w14:paraId="5130A602" w14:textId="17CF53B5" w:rsidR="001306EA" w:rsidRPr="00F408E2" w:rsidRDefault="001306EA" w:rsidP="001306EA">
      <w:pPr>
        <w:rPr>
          <w:rFonts w:cs="Times New Roman"/>
        </w:rPr>
      </w:pPr>
      <w:r w:rsidRPr="00F408E2">
        <w:rPr>
          <w:rFonts w:cs="Times New Roman"/>
        </w:rPr>
        <w:t>Maladie Stelle Richardsone</w:t>
      </w:r>
    </w:p>
    <w:p w14:paraId="07CB02DA" w14:textId="252736A9" w:rsidR="001306EA" w:rsidRPr="00F408E2" w:rsidRDefault="001306EA" w:rsidP="001306EA">
      <w:pPr>
        <w:rPr>
          <w:rFonts w:cs="Times New Roman"/>
        </w:rPr>
      </w:pPr>
      <w:r w:rsidRPr="00F408E2">
        <w:rPr>
          <w:rFonts w:cs="Times New Roman"/>
        </w:rPr>
        <w:t>Dégénérescence coritco-basale</w:t>
      </w:r>
    </w:p>
    <w:p w14:paraId="4E5F5FA0" w14:textId="3730BA4F" w:rsidR="001306EA" w:rsidRPr="00F408E2" w:rsidRDefault="001306EA" w:rsidP="001306EA">
      <w:pPr>
        <w:pStyle w:val="Titre2"/>
        <w:rPr>
          <w:rFonts w:cs="Times New Roman"/>
        </w:rPr>
      </w:pPr>
      <w:bookmarkStart w:id="263" w:name="_Toc196656554"/>
      <w:bookmarkStart w:id="264" w:name="_Toc196662361"/>
      <w:r w:rsidRPr="00F408E2">
        <w:rPr>
          <w:rFonts w:cs="Times New Roman"/>
        </w:rPr>
        <w:t>Démence secondaire</w:t>
      </w:r>
      <w:bookmarkEnd w:id="263"/>
      <w:bookmarkEnd w:id="264"/>
    </w:p>
    <w:p w14:paraId="636844DC" w14:textId="55119663" w:rsidR="001306EA" w:rsidRPr="00F408E2" w:rsidRDefault="001306EA" w:rsidP="001306EA">
      <w:pPr>
        <w:rPr>
          <w:rFonts w:cs="Times New Roman"/>
        </w:rPr>
      </w:pPr>
      <w:r w:rsidRPr="00F408E2">
        <w:rPr>
          <w:rFonts w:cs="Times New Roman"/>
        </w:rPr>
        <w:t xml:space="preserve">Vasculaire </w:t>
      </w:r>
    </w:p>
    <w:p w14:paraId="49AF5978" w14:textId="5DC98400" w:rsidR="001306EA" w:rsidRPr="00F408E2" w:rsidRDefault="001306EA" w:rsidP="001306EA">
      <w:pPr>
        <w:rPr>
          <w:rFonts w:cs="Times New Roman"/>
        </w:rPr>
      </w:pPr>
      <w:r w:rsidRPr="00F408E2">
        <w:rPr>
          <w:rFonts w:cs="Times New Roman"/>
        </w:rPr>
        <w:t>Hydrocéphalie à pression normale</w:t>
      </w:r>
    </w:p>
    <w:p w14:paraId="16D9DD21" w14:textId="0B9FE5F2" w:rsidR="001306EA" w:rsidRPr="00F408E2" w:rsidRDefault="001306EA" w:rsidP="001306EA">
      <w:pPr>
        <w:rPr>
          <w:rFonts w:cs="Times New Roman"/>
        </w:rPr>
      </w:pPr>
      <w:r w:rsidRPr="00F408E2">
        <w:rPr>
          <w:rFonts w:cs="Times New Roman"/>
        </w:rPr>
        <w:t>Autres démence</w:t>
      </w:r>
    </w:p>
    <w:p w14:paraId="4CFBCCDC" w14:textId="32A525A5" w:rsidR="001306EA" w:rsidRPr="00F408E2" w:rsidRDefault="001306EA" w:rsidP="004237A4">
      <w:pPr>
        <w:numPr>
          <w:ilvl w:val="1"/>
          <w:numId w:val="4"/>
        </w:numPr>
        <w:rPr>
          <w:rFonts w:cs="Times New Roman"/>
        </w:rPr>
      </w:pPr>
      <w:r w:rsidRPr="00F408E2">
        <w:rPr>
          <w:rFonts w:cs="Times New Roman"/>
        </w:rPr>
        <w:t>Post traumatique</w:t>
      </w:r>
    </w:p>
    <w:p w14:paraId="04A20037" w14:textId="59B1A469" w:rsidR="001306EA" w:rsidRPr="00F408E2" w:rsidRDefault="001306EA" w:rsidP="004237A4">
      <w:pPr>
        <w:numPr>
          <w:ilvl w:val="1"/>
          <w:numId w:val="4"/>
        </w:numPr>
        <w:rPr>
          <w:rFonts w:cs="Times New Roman"/>
        </w:rPr>
      </w:pPr>
      <w:r w:rsidRPr="00F408E2">
        <w:rPr>
          <w:rFonts w:cs="Times New Roman"/>
        </w:rPr>
        <w:t>Processus expansif intracrânien</w:t>
      </w:r>
    </w:p>
    <w:p w14:paraId="0EFD3CB8" w14:textId="7BF06590" w:rsidR="001306EA" w:rsidRPr="00F408E2" w:rsidRDefault="001306EA" w:rsidP="004237A4">
      <w:pPr>
        <w:numPr>
          <w:ilvl w:val="1"/>
          <w:numId w:val="4"/>
        </w:numPr>
        <w:rPr>
          <w:rFonts w:cs="Times New Roman"/>
        </w:rPr>
      </w:pPr>
      <w:r w:rsidRPr="00F408E2">
        <w:rPr>
          <w:rFonts w:cs="Times New Roman"/>
        </w:rPr>
        <w:t>Maladie à prion</w:t>
      </w:r>
    </w:p>
    <w:p w14:paraId="50753089" w14:textId="3B8CDC3B" w:rsidR="001306EA" w:rsidRPr="00F408E2" w:rsidRDefault="001306EA" w:rsidP="004237A4">
      <w:pPr>
        <w:numPr>
          <w:ilvl w:val="1"/>
          <w:numId w:val="4"/>
        </w:numPr>
        <w:rPr>
          <w:rFonts w:cs="Times New Roman"/>
        </w:rPr>
      </w:pPr>
      <w:r w:rsidRPr="00F408E2">
        <w:rPr>
          <w:rFonts w:cs="Times New Roman"/>
        </w:rPr>
        <w:t>D’origine infectieuse</w:t>
      </w:r>
    </w:p>
    <w:p w14:paraId="25E9A524" w14:textId="0FA55BC2" w:rsidR="001306EA" w:rsidRPr="00F408E2" w:rsidRDefault="001306EA" w:rsidP="004237A4">
      <w:pPr>
        <w:numPr>
          <w:ilvl w:val="1"/>
          <w:numId w:val="4"/>
        </w:numPr>
        <w:rPr>
          <w:rFonts w:cs="Times New Roman"/>
        </w:rPr>
      </w:pPr>
      <w:r w:rsidRPr="00F408E2">
        <w:rPr>
          <w:rFonts w:cs="Times New Roman"/>
        </w:rPr>
        <w:t>Pathologie métabolique</w:t>
      </w:r>
    </w:p>
    <w:p w14:paraId="0693C1EF" w14:textId="2BBB182A" w:rsidR="001306EA" w:rsidRPr="00F408E2" w:rsidRDefault="001306EA" w:rsidP="004237A4">
      <w:pPr>
        <w:numPr>
          <w:ilvl w:val="1"/>
          <w:numId w:val="4"/>
        </w:numPr>
        <w:rPr>
          <w:rFonts w:cs="Times New Roman"/>
        </w:rPr>
      </w:pPr>
      <w:r w:rsidRPr="00F408E2">
        <w:rPr>
          <w:rFonts w:cs="Times New Roman"/>
        </w:rPr>
        <w:t>Pathologie systémique</w:t>
      </w:r>
    </w:p>
    <w:p w14:paraId="439ABAEE" w14:textId="61F6D198" w:rsidR="001306EA" w:rsidRPr="00F408E2" w:rsidRDefault="001306EA" w:rsidP="001306EA">
      <w:pPr>
        <w:pStyle w:val="Titre3"/>
        <w:rPr>
          <w:rFonts w:cs="Times New Roman"/>
        </w:rPr>
      </w:pPr>
      <w:bookmarkStart w:id="265" w:name="_Toc196656555"/>
      <w:bookmarkStart w:id="266" w:name="_Toc196662362"/>
      <w:r w:rsidRPr="00F408E2">
        <w:rPr>
          <w:rFonts w:cs="Times New Roman"/>
        </w:rPr>
        <w:lastRenderedPageBreak/>
        <w:t xml:space="preserve">Démence vasculaire ou </w:t>
      </w:r>
      <w:r w:rsidR="00BE3A42" w:rsidRPr="00F408E2">
        <w:rPr>
          <w:rFonts w:cs="Times New Roman"/>
        </w:rPr>
        <w:t>artériopathie</w:t>
      </w:r>
      <w:r w:rsidRPr="00F408E2">
        <w:rPr>
          <w:rFonts w:cs="Times New Roman"/>
        </w:rPr>
        <w:t xml:space="preserve"> ou multi</w:t>
      </w:r>
      <w:r w:rsidR="00264500" w:rsidRPr="00F408E2">
        <w:rPr>
          <w:rFonts w:cs="Times New Roman"/>
        </w:rPr>
        <w:t>-infarct-dementia</w:t>
      </w:r>
      <w:bookmarkEnd w:id="265"/>
      <w:bookmarkEnd w:id="266"/>
    </w:p>
    <w:p w14:paraId="30EA1DA8" w14:textId="55C637C9" w:rsidR="001306EA" w:rsidRPr="00F408E2" w:rsidRDefault="001306EA" w:rsidP="001306EA">
      <w:pPr>
        <w:pStyle w:val="Titre4"/>
        <w:rPr>
          <w:rFonts w:ascii="Times New Roman" w:hAnsi="Times New Roman" w:cs="Times New Roman"/>
        </w:rPr>
      </w:pPr>
      <w:r w:rsidRPr="00F408E2">
        <w:rPr>
          <w:rFonts w:ascii="Times New Roman" w:hAnsi="Times New Roman" w:cs="Times New Roman"/>
        </w:rPr>
        <w:t xml:space="preserve">Définition </w:t>
      </w:r>
    </w:p>
    <w:p w14:paraId="305709AA" w14:textId="3AA725BA" w:rsidR="001306EA" w:rsidRPr="00F408E2" w:rsidRDefault="001306EA" w:rsidP="001306EA">
      <w:pPr>
        <w:rPr>
          <w:rFonts w:cs="Times New Roman"/>
        </w:rPr>
      </w:pPr>
      <w:r w:rsidRPr="00F408E2">
        <w:rPr>
          <w:rFonts w:cs="Times New Roman"/>
        </w:rPr>
        <w:t xml:space="preserve">Démence due à la lésion corticale, sous corticale </w:t>
      </w:r>
      <w:r w:rsidR="00886AFF" w:rsidRPr="00F408E2">
        <w:rPr>
          <w:rFonts w:cs="Times New Roman"/>
        </w:rPr>
        <w:t>liée</w:t>
      </w:r>
      <w:r w:rsidRPr="00F408E2">
        <w:rPr>
          <w:rFonts w:cs="Times New Roman"/>
        </w:rPr>
        <w:t xml:space="preserve"> à la répétition d’accident </w:t>
      </w:r>
      <w:r w:rsidR="00886AFF" w:rsidRPr="00F408E2">
        <w:rPr>
          <w:rFonts w:cs="Times New Roman"/>
        </w:rPr>
        <w:t>ischémique</w:t>
      </w:r>
      <w:r w:rsidRPr="00F408E2">
        <w:rPr>
          <w:rFonts w:cs="Times New Roman"/>
        </w:rPr>
        <w:t xml:space="preserve"> constitué ou</w:t>
      </w:r>
      <w:r w:rsidR="00886AFF" w:rsidRPr="00F408E2">
        <w:rPr>
          <w:rFonts w:cs="Times New Roman"/>
        </w:rPr>
        <w:t xml:space="preserve"> </w:t>
      </w:r>
      <w:r w:rsidRPr="00F408E2">
        <w:rPr>
          <w:rFonts w:cs="Times New Roman"/>
        </w:rPr>
        <w:t>de</w:t>
      </w:r>
      <w:r w:rsidR="00886AFF" w:rsidRPr="00F408E2">
        <w:rPr>
          <w:rFonts w:cs="Times New Roman"/>
        </w:rPr>
        <w:t>s</w:t>
      </w:r>
      <w:r w:rsidRPr="00F408E2">
        <w:rPr>
          <w:rFonts w:cs="Times New Roman"/>
        </w:rPr>
        <w:t xml:space="preserve"> lacunes</w:t>
      </w:r>
    </w:p>
    <w:p w14:paraId="7FE7316F" w14:textId="603696AD" w:rsidR="001306EA" w:rsidRPr="00F408E2" w:rsidRDefault="00886AFF" w:rsidP="001306EA">
      <w:pPr>
        <w:rPr>
          <w:rFonts w:cs="Times New Roman"/>
        </w:rPr>
      </w:pPr>
      <w:r w:rsidRPr="00F408E2">
        <w:rPr>
          <w:rFonts w:cs="Times New Roman"/>
        </w:rPr>
        <w:t>Cause</w:t>
      </w:r>
      <w:r w:rsidR="001306EA" w:rsidRPr="00F408E2">
        <w:rPr>
          <w:rFonts w:cs="Times New Roman"/>
        </w:rPr>
        <w:t xml:space="preserve"> de 70% démences</w:t>
      </w:r>
    </w:p>
    <w:p w14:paraId="66B36902" w14:textId="0385B63E" w:rsidR="001306EA" w:rsidRPr="00F408E2" w:rsidRDefault="001306EA" w:rsidP="001306EA">
      <w:pPr>
        <w:pStyle w:val="Titre4"/>
        <w:rPr>
          <w:rFonts w:ascii="Times New Roman" w:hAnsi="Times New Roman" w:cs="Times New Roman"/>
        </w:rPr>
      </w:pPr>
      <w:r w:rsidRPr="00F408E2">
        <w:rPr>
          <w:rFonts w:ascii="Times New Roman" w:hAnsi="Times New Roman" w:cs="Times New Roman"/>
        </w:rPr>
        <w:t>Types anatomo-clinique</w:t>
      </w:r>
    </w:p>
    <w:p w14:paraId="3BAD1BB3" w14:textId="1303C19B" w:rsidR="001306EA" w:rsidRPr="00F408E2" w:rsidRDefault="001306EA" w:rsidP="001306EA">
      <w:pPr>
        <w:rPr>
          <w:rFonts w:cs="Times New Roman"/>
        </w:rPr>
      </w:pPr>
      <w:r w:rsidRPr="00F408E2">
        <w:rPr>
          <w:rFonts w:cs="Times New Roman"/>
        </w:rPr>
        <w:t>Démence par infarctus multiple (DIM</w:t>
      </w:r>
      <w:r w:rsidR="00886AFF" w:rsidRPr="00F408E2">
        <w:rPr>
          <w:rFonts w:cs="Times New Roman"/>
        </w:rPr>
        <w:t>)</w:t>
      </w:r>
    </w:p>
    <w:p w14:paraId="1227161A" w14:textId="710758FB" w:rsidR="00886AFF" w:rsidRPr="00F408E2" w:rsidRDefault="00886AFF" w:rsidP="001306EA">
      <w:pPr>
        <w:rPr>
          <w:rFonts w:cs="Times New Roman"/>
        </w:rPr>
      </w:pPr>
      <w:r w:rsidRPr="00F408E2">
        <w:rPr>
          <w:rFonts w:cs="Times New Roman"/>
        </w:rPr>
        <w:t>Signe de pré détection pour trouble cognitif</w:t>
      </w:r>
      <w:r w:rsidR="00EC3244">
        <w:rPr>
          <w:rFonts w:cs="Times New Roman"/>
        </w:rPr>
        <w:t> </w:t>
      </w:r>
      <w:r w:rsidRPr="00F408E2">
        <w:rPr>
          <w:rFonts w:cs="Times New Roman"/>
        </w:rPr>
        <w:t>: corticaux bifrontaux étendue ou multiple</w:t>
      </w:r>
    </w:p>
    <w:p w14:paraId="73779A00" w14:textId="50835FFD" w:rsidR="00886AFF" w:rsidRPr="00F408E2" w:rsidRDefault="00886AFF" w:rsidP="001306EA">
      <w:pPr>
        <w:rPr>
          <w:rFonts w:cs="Times New Roman"/>
        </w:rPr>
      </w:pPr>
      <w:r w:rsidRPr="00F408E2">
        <w:rPr>
          <w:rFonts w:cs="Times New Roman"/>
        </w:rPr>
        <w:t>Sous corticaux</w:t>
      </w:r>
      <w:r w:rsidR="00EC3244">
        <w:rPr>
          <w:rFonts w:cs="Times New Roman"/>
        </w:rPr>
        <w:t> </w:t>
      </w:r>
      <w:r w:rsidRPr="00F408E2">
        <w:rPr>
          <w:rFonts w:cs="Times New Roman"/>
        </w:rPr>
        <w:t xml:space="preserve">: bi </w:t>
      </w:r>
      <w:r w:rsidR="005F6532" w:rsidRPr="00F408E2">
        <w:rPr>
          <w:rFonts w:cs="Times New Roman"/>
        </w:rPr>
        <w:t>thalamique,</w:t>
      </w:r>
      <w:r w:rsidRPr="00F408E2">
        <w:rPr>
          <w:rFonts w:cs="Times New Roman"/>
        </w:rPr>
        <w:t xml:space="preserve"> bras postérieur de la capsule inter</w:t>
      </w:r>
      <w:r w:rsidR="00C4376F" w:rsidRPr="00F408E2">
        <w:rPr>
          <w:rFonts w:cs="Times New Roman"/>
        </w:rPr>
        <w:t>ne</w:t>
      </w:r>
      <w:r w:rsidRPr="00F408E2">
        <w:rPr>
          <w:rFonts w:cs="Times New Roman"/>
        </w:rPr>
        <w:t xml:space="preserve">, </w:t>
      </w:r>
      <w:r w:rsidR="00C4376F" w:rsidRPr="00F408E2">
        <w:rPr>
          <w:rFonts w:cs="Times New Roman"/>
        </w:rPr>
        <w:t xml:space="preserve">péri </w:t>
      </w:r>
      <w:r w:rsidR="005F6532" w:rsidRPr="00F408E2">
        <w:rPr>
          <w:rFonts w:cs="Times New Roman"/>
        </w:rPr>
        <w:t>ventriculaire (</w:t>
      </w:r>
      <w:r w:rsidR="00EE0742" w:rsidRPr="00F408E2">
        <w:rPr>
          <w:rFonts w:cs="Times New Roman"/>
        </w:rPr>
        <w:t>leuco-araiose</w:t>
      </w:r>
      <w:r w:rsidRPr="00F408E2">
        <w:rPr>
          <w:rFonts w:cs="Times New Roman"/>
        </w:rPr>
        <w:t>), pied de la protubérance</w:t>
      </w:r>
    </w:p>
    <w:p w14:paraId="2D5FE70F" w14:textId="7F0D5BFB" w:rsidR="00886AFF" w:rsidRPr="00F408E2" w:rsidRDefault="00886AFF" w:rsidP="00886AFF">
      <w:pPr>
        <w:pStyle w:val="Titre4"/>
        <w:rPr>
          <w:rFonts w:ascii="Times New Roman" w:hAnsi="Times New Roman" w:cs="Times New Roman"/>
        </w:rPr>
      </w:pPr>
      <w:r w:rsidRPr="00F408E2">
        <w:rPr>
          <w:rFonts w:ascii="Times New Roman" w:hAnsi="Times New Roman" w:cs="Times New Roman"/>
        </w:rPr>
        <w:t>Facteur de risque et étiologique</w:t>
      </w:r>
    </w:p>
    <w:p w14:paraId="3E8EBA53" w14:textId="3375CBEA" w:rsidR="00886AFF" w:rsidRPr="00F408E2" w:rsidRDefault="00886AFF" w:rsidP="00886AFF">
      <w:pPr>
        <w:rPr>
          <w:rFonts w:cs="Times New Roman"/>
        </w:rPr>
      </w:pPr>
      <w:r w:rsidRPr="00F408E2">
        <w:rPr>
          <w:rFonts w:cs="Times New Roman"/>
        </w:rPr>
        <w:t xml:space="preserve">Facteur de risque </w:t>
      </w:r>
    </w:p>
    <w:p w14:paraId="491CA25B" w14:textId="2B53B1D4" w:rsidR="00886AFF" w:rsidRPr="00F408E2" w:rsidRDefault="00886AFF" w:rsidP="004237A4">
      <w:pPr>
        <w:numPr>
          <w:ilvl w:val="1"/>
          <w:numId w:val="4"/>
        </w:numPr>
        <w:rPr>
          <w:rFonts w:cs="Times New Roman"/>
        </w:rPr>
      </w:pPr>
      <w:r w:rsidRPr="00F408E2">
        <w:rPr>
          <w:rFonts w:cs="Times New Roman"/>
        </w:rPr>
        <w:t>Age avancé, HTA, diabète, artériosclérose</w:t>
      </w:r>
    </w:p>
    <w:p w14:paraId="44D9EA82" w14:textId="1DBD83EE" w:rsidR="00886AFF" w:rsidRPr="00F408E2" w:rsidRDefault="00886AFF" w:rsidP="00886AFF">
      <w:pPr>
        <w:rPr>
          <w:rFonts w:cs="Times New Roman"/>
        </w:rPr>
      </w:pPr>
      <w:r w:rsidRPr="00F408E2">
        <w:rPr>
          <w:rFonts w:cs="Times New Roman"/>
        </w:rPr>
        <w:t>Etiologie</w:t>
      </w:r>
      <w:r w:rsidR="00EC3244">
        <w:rPr>
          <w:rFonts w:cs="Times New Roman"/>
        </w:rPr>
        <w:t> </w:t>
      </w:r>
      <w:r w:rsidRPr="00F408E2">
        <w:rPr>
          <w:rFonts w:cs="Times New Roman"/>
        </w:rPr>
        <w:t xml:space="preserve">: </w:t>
      </w:r>
    </w:p>
    <w:p w14:paraId="4A9E979C" w14:textId="38EFC1EE" w:rsidR="00886AFF" w:rsidRPr="00F408E2" w:rsidRDefault="00886AFF" w:rsidP="004237A4">
      <w:pPr>
        <w:numPr>
          <w:ilvl w:val="1"/>
          <w:numId w:val="4"/>
        </w:numPr>
        <w:rPr>
          <w:rFonts w:cs="Times New Roman"/>
        </w:rPr>
      </w:pPr>
      <w:r w:rsidRPr="00F408E2">
        <w:rPr>
          <w:rFonts w:cs="Times New Roman"/>
        </w:rPr>
        <w:t xml:space="preserve">Ischémie répétée, embolie, sténose carotidienne, angiopathie, arrêt cardiaque </w:t>
      </w:r>
    </w:p>
    <w:p w14:paraId="028BA34D" w14:textId="29F9C1BF" w:rsidR="00530481" w:rsidRPr="00F408E2" w:rsidRDefault="003E6286" w:rsidP="00530481">
      <w:pPr>
        <w:rPr>
          <w:rFonts w:cs="Times New Roman"/>
        </w:rPr>
      </w:pPr>
      <w:r w:rsidRPr="00F408E2">
        <w:rPr>
          <w:rFonts w:cs="Times New Roman"/>
        </w:rPr>
        <w:t xml:space="preserve">Clinique et </w:t>
      </w:r>
      <w:r w:rsidR="00610C93" w:rsidRPr="00F408E2">
        <w:rPr>
          <w:rFonts w:cs="Times New Roman"/>
        </w:rPr>
        <w:t>intérêt diagnostic</w:t>
      </w:r>
    </w:p>
    <w:p w14:paraId="7428B4FD" w14:textId="5CFA0D83" w:rsidR="00610C93" w:rsidRPr="00F408E2" w:rsidRDefault="00610C93" w:rsidP="004237A4">
      <w:pPr>
        <w:numPr>
          <w:ilvl w:val="1"/>
          <w:numId w:val="4"/>
        </w:numPr>
        <w:rPr>
          <w:rFonts w:cs="Times New Roman"/>
        </w:rPr>
      </w:pPr>
      <w:r w:rsidRPr="00F408E2">
        <w:rPr>
          <w:rFonts w:cs="Times New Roman"/>
        </w:rPr>
        <w:t xml:space="preserve">Antécédent </w:t>
      </w:r>
      <w:r w:rsidR="009A1BA2" w:rsidRPr="00F408E2">
        <w:rPr>
          <w:rFonts w:cs="Times New Roman"/>
        </w:rPr>
        <w:t xml:space="preserve">AVC et </w:t>
      </w:r>
      <w:r w:rsidR="005F6532" w:rsidRPr="00F408E2">
        <w:rPr>
          <w:rFonts w:cs="Times New Roman"/>
        </w:rPr>
        <w:t>ses facteurs</w:t>
      </w:r>
      <w:r w:rsidR="009A1BA2" w:rsidRPr="00F408E2">
        <w:rPr>
          <w:rFonts w:cs="Times New Roman"/>
        </w:rPr>
        <w:t xml:space="preserve"> de risque</w:t>
      </w:r>
    </w:p>
    <w:p w14:paraId="57A93599" w14:textId="2C9BD767" w:rsidR="009A1BA2" w:rsidRPr="00F408E2" w:rsidRDefault="009A1BA2" w:rsidP="004237A4">
      <w:pPr>
        <w:numPr>
          <w:ilvl w:val="1"/>
          <w:numId w:val="4"/>
        </w:numPr>
        <w:rPr>
          <w:rFonts w:cs="Times New Roman"/>
        </w:rPr>
      </w:pPr>
      <w:r w:rsidRPr="00F408E2">
        <w:rPr>
          <w:rFonts w:cs="Times New Roman"/>
        </w:rPr>
        <w:t>Début brutal à chaque survenue d’AVC</w:t>
      </w:r>
    </w:p>
    <w:p w14:paraId="3F99AA74" w14:textId="2B07C1DE" w:rsidR="003A6A70" w:rsidRPr="00F408E2" w:rsidRDefault="00DC6B47" w:rsidP="004237A4">
      <w:pPr>
        <w:numPr>
          <w:ilvl w:val="1"/>
          <w:numId w:val="4"/>
        </w:numPr>
        <w:rPr>
          <w:rFonts w:cs="Times New Roman"/>
        </w:rPr>
      </w:pPr>
      <w:r w:rsidRPr="00F408E2">
        <w:rPr>
          <w:rFonts w:cs="Times New Roman"/>
        </w:rPr>
        <w:t>Evolution</w:t>
      </w:r>
      <w:r w:rsidR="00EC3244">
        <w:rPr>
          <w:rFonts w:cs="Times New Roman"/>
        </w:rPr>
        <w:t> </w:t>
      </w:r>
      <w:r w:rsidRPr="00F408E2">
        <w:rPr>
          <w:rFonts w:cs="Times New Roman"/>
        </w:rPr>
        <w:t xml:space="preserve">: fluctuante, en marche </w:t>
      </w:r>
      <w:r w:rsidR="005F6532" w:rsidRPr="00F408E2">
        <w:rPr>
          <w:rFonts w:cs="Times New Roman"/>
        </w:rPr>
        <w:t>d’escalier,</w:t>
      </w:r>
      <w:r w:rsidRPr="00F408E2">
        <w:rPr>
          <w:rFonts w:cs="Times New Roman"/>
        </w:rPr>
        <w:t xml:space="preserve"> aggravation</w:t>
      </w:r>
      <w:r w:rsidR="003A6A70" w:rsidRPr="00F408E2">
        <w:rPr>
          <w:rFonts w:cs="Times New Roman"/>
        </w:rPr>
        <w:t>, par à coup successives</w:t>
      </w:r>
    </w:p>
    <w:p w14:paraId="4E350ABA" w14:textId="63E20194" w:rsidR="003A6A70" w:rsidRPr="00F408E2" w:rsidRDefault="003A6A70" w:rsidP="003A6A70">
      <w:pPr>
        <w:rPr>
          <w:rFonts w:cs="Times New Roman"/>
        </w:rPr>
      </w:pPr>
      <w:r w:rsidRPr="00F408E2">
        <w:rPr>
          <w:rFonts w:cs="Times New Roman"/>
        </w:rPr>
        <w:t>Signes d’examen clinique</w:t>
      </w:r>
    </w:p>
    <w:p w14:paraId="349DCBDD" w14:textId="54162586" w:rsidR="003A6A70" w:rsidRPr="00F408E2" w:rsidRDefault="003A6A70" w:rsidP="004237A4">
      <w:pPr>
        <w:numPr>
          <w:ilvl w:val="1"/>
          <w:numId w:val="4"/>
        </w:numPr>
        <w:rPr>
          <w:rFonts w:cs="Times New Roman"/>
        </w:rPr>
      </w:pPr>
      <w:r w:rsidRPr="00F408E2">
        <w:rPr>
          <w:rFonts w:cs="Times New Roman"/>
        </w:rPr>
        <w:t xml:space="preserve">Signe </w:t>
      </w:r>
      <w:r w:rsidR="006F3327" w:rsidRPr="00F408E2">
        <w:rPr>
          <w:rFonts w:cs="Times New Roman"/>
        </w:rPr>
        <w:t>focaux</w:t>
      </w:r>
      <w:r w:rsidR="00EC3244">
        <w:rPr>
          <w:rFonts w:cs="Times New Roman"/>
        </w:rPr>
        <w:t> </w:t>
      </w:r>
      <w:r w:rsidR="006C6342" w:rsidRPr="00F408E2">
        <w:rPr>
          <w:rFonts w:cs="Times New Roman"/>
        </w:rPr>
        <w:t xml:space="preserve">: défaut </w:t>
      </w:r>
      <w:r w:rsidR="006F3327" w:rsidRPr="00F408E2">
        <w:rPr>
          <w:rFonts w:cs="Times New Roman"/>
        </w:rPr>
        <w:t>sensitivomoteur</w:t>
      </w:r>
      <w:r w:rsidR="006C6342" w:rsidRPr="00F408E2">
        <w:rPr>
          <w:rFonts w:cs="Times New Roman"/>
        </w:rPr>
        <w:t>, hémianopsie</w:t>
      </w:r>
    </w:p>
    <w:p w14:paraId="73F6EAD8" w14:textId="36B1E112" w:rsidR="000A6F45" w:rsidRPr="00F408E2" w:rsidRDefault="000A6F45" w:rsidP="004237A4">
      <w:pPr>
        <w:numPr>
          <w:ilvl w:val="1"/>
          <w:numId w:val="4"/>
        </w:numPr>
        <w:rPr>
          <w:rFonts w:cs="Times New Roman"/>
        </w:rPr>
      </w:pPr>
      <w:r w:rsidRPr="00F408E2">
        <w:rPr>
          <w:rFonts w:cs="Times New Roman"/>
        </w:rPr>
        <w:t xml:space="preserve">Sd </w:t>
      </w:r>
      <w:r w:rsidR="005F6532" w:rsidRPr="00F408E2">
        <w:rPr>
          <w:rFonts w:cs="Times New Roman"/>
        </w:rPr>
        <w:t>pseudobulbaire,</w:t>
      </w:r>
      <w:r w:rsidR="000D00F1" w:rsidRPr="00F408E2">
        <w:rPr>
          <w:rFonts w:cs="Times New Roman"/>
        </w:rPr>
        <w:t xml:space="preserve"> sd démentiel</w:t>
      </w:r>
    </w:p>
    <w:p w14:paraId="594B91A3" w14:textId="52252E3D" w:rsidR="006C6342" w:rsidRPr="00F408E2" w:rsidRDefault="006C6342" w:rsidP="004237A4">
      <w:pPr>
        <w:numPr>
          <w:ilvl w:val="1"/>
          <w:numId w:val="4"/>
        </w:numPr>
        <w:rPr>
          <w:rFonts w:cs="Times New Roman"/>
        </w:rPr>
      </w:pPr>
      <w:r w:rsidRPr="00F408E2">
        <w:rPr>
          <w:rFonts w:cs="Times New Roman"/>
        </w:rPr>
        <w:t>Imagerie</w:t>
      </w:r>
      <w:r w:rsidR="00EC3244">
        <w:rPr>
          <w:rFonts w:cs="Times New Roman"/>
        </w:rPr>
        <w:t> </w:t>
      </w:r>
      <w:r w:rsidR="000D00F1" w:rsidRPr="00F408E2">
        <w:rPr>
          <w:rFonts w:cs="Times New Roman"/>
        </w:rPr>
        <w:t>: multiple infarctus, leuco</w:t>
      </w:r>
      <w:r w:rsidR="004344B6" w:rsidRPr="00F408E2">
        <w:rPr>
          <w:rFonts w:cs="Times New Roman"/>
        </w:rPr>
        <w:t>-arai</w:t>
      </w:r>
      <w:r w:rsidR="002E3CF6" w:rsidRPr="00F408E2">
        <w:rPr>
          <w:rFonts w:cs="Times New Roman"/>
        </w:rPr>
        <w:t xml:space="preserve">ose, lacune, </w:t>
      </w:r>
      <w:r w:rsidR="006F3327" w:rsidRPr="00F408E2">
        <w:rPr>
          <w:rFonts w:cs="Times New Roman"/>
        </w:rPr>
        <w:t>séquelles</w:t>
      </w:r>
      <w:r w:rsidR="002E3CF6" w:rsidRPr="00F408E2">
        <w:rPr>
          <w:rFonts w:cs="Times New Roman"/>
        </w:rPr>
        <w:t xml:space="preserve"> d’AVC</w:t>
      </w:r>
    </w:p>
    <w:p w14:paraId="393AD16D" w14:textId="57DAB76B" w:rsidR="002E3CF6" w:rsidRPr="00F408E2" w:rsidRDefault="00C03699" w:rsidP="002E3CF6">
      <w:pPr>
        <w:pStyle w:val="Titre3"/>
        <w:rPr>
          <w:rFonts w:cs="Times New Roman"/>
        </w:rPr>
      </w:pPr>
      <w:bookmarkStart w:id="267" w:name="_Toc196656556"/>
      <w:bookmarkStart w:id="268" w:name="_Toc196662363"/>
      <w:r w:rsidRPr="00F408E2">
        <w:rPr>
          <w:rFonts w:cs="Times New Roman"/>
        </w:rPr>
        <w:t>Hydrocéphalie à pression normale (HPN)</w:t>
      </w:r>
      <w:bookmarkEnd w:id="267"/>
      <w:bookmarkEnd w:id="268"/>
    </w:p>
    <w:p w14:paraId="3CD2CC19" w14:textId="62B257A7" w:rsidR="00C03699" w:rsidRPr="00F408E2" w:rsidRDefault="00C03699" w:rsidP="00C03699">
      <w:pPr>
        <w:pStyle w:val="Titre4"/>
        <w:rPr>
          <w:rFonts w:ascii="Times New Roman" w:hAnsi="Times New Roman" w:cs="Times New Roman"/>
        </w:rPr>
      </w:pPr>
      <w:r w:rsidRPr="00F408E2">
        <w:rPr>
          <w:rFonts w:ascii="Times New Roman" w:hAnsi="Times New Roman" w:cs="Times New Roman"/>
        </w:rPr>
        <w:t xml:space="preserve">Définition </w:t>
      </w:r>
    </w:p>
    <w:p w14:paraId="0759B39C" w14:textId="2DE95892" w:rsidR="00504404" w:rsidRPr="00F408E2" w:rsidRDefault="00504404" w:rsidP="00504404">
      <w:pPr>
        <w:rPr>
          <w:rFonts w:cs="Times New Roman"/>
        </w:rPr>
      </w:pPr>
      <w:r w:rsidRPr="00F408E2">
        <w:rPr>
          <w:rFonts w:cs="Times New Roman"/>
        </w:rPr>
        <w:t xml:space="preserve">Dilatation ventriculaire par </w:t>
      </w:r>
      <w:r w:rsidR="0060170F" w:rsidRPr="00F408E2">
        <w:rPr>
          <w:rFonts w:cs="Times New Roman"/>
        </w:rPr>
        <w:t>hydrocéphalie</w:t>
      </w:r>
      <w:r w:rsidRPr="00F408E2">
        <w:rPr>
          <w:rFonts w:cs="Times New Roman"/>
        </w:rPr>
        <w:t xml:space="preserve"> communicante suie à des </w:t>
      </w:r>
      <w:r w:rsidR="005F6532" w:rsidRPr="00F408E2">
        <w:rPr>
          <w:rFonts w:cs="Times New Roman"/>
        </w:rPr>
        <w:t>troubles</w:t>
      </w:r>
      <w:r w:rsidRPr="00F408E2">
        <w:rPr>
          <w:rFonts w:cs="Times New Roman"/>
        </w:rPr>
        <w:t xml:space="preserve"> de </w:t>
      </w:r>
      <w:r w:rsidR="0060170F" w:rsidRPr="00F408E2">
        <w:rPr>
          <w:rFonts w:cs="Times New Roman"/>
        </w:rPr>
        <w:t>résorption</w:t>
      </w:r>
      <w:r w:rsidRPr="00F408E2">
        <w:rPr>
          <w:rFonts w:cs="Times New Roman"/>
        </w:rPr>
        <w:t xml:space="preserve"> de LCR au niveau de granulation </w:t>
      </w:r>
      <w:r w:rsidR="0060170F" w:rsidRPr="00F408E2">
        <w:rPr>
          <w:rFonts w:cs="Times New Roman"/>
        </w:rPr>
        <w:t>ou</w:t>
      </w:r>
      <w:r w:rsidR="006E26F9" w:rsidRPr="00F408E2">
        <w:rPr>
          <w:rFonts w:cs="Times New Roman"/>
        </w:rPr>
        <w:t xml:space="preserve"> des villosités arachnoïdienne de Pacch</w:t>
      </w:r>
      <w:r w:rsidR="0060170F" w:rsidRPr="00F408E2">
        <w:rPr>
          <w:rFonts w:cs="Times New Roman"/>
        </w:rPr>
        <w:t>ioni conséquence à distance d’une affection méningée</w:t>
      </w:r>
    </w:p>
    <w:p w14:paraId="63EAFF66" w14:textId="18699380" w:rsidR="006F3327" w:rsidRPr="00F408E2" w:rsidRDefault="006F3327" w:rsidP="006F3327">
      <w:pPr>
        <w:pStyle w:val="Titre4"/>
        <w:rPr>
          <w:rFonts w:ascii="Times New Roman" w:hAnsi="Times New Roman" w:cs="Times New Roman"/>
        </w:rPr>
      </w:pPr>
      <w:r w:rsidRPr="00F408E2">
        <w:rPr>
          <w:rFonts w:ascii="Times New Roman" w:hAnsi="Times New Roman" w:cs="Times New Roman"/>
        </w:rPr>
        <w:lastRenderedPageBreak/>
        <w:t>Étiologie</w:t>
      </w:r>
    </w:p>
    <w:p w14:paraId="7CC33787" w14:textId="7BD39F6D" w:rsidR="006F3327" w:rsidRPr="00F408E2" w:rsidRDefault="006F3327" w:rsidP="006F3327">
      <w:pPr>
        <w:rPr>
          <w:rFonts w:cs="Times New Roman"/>
        </w:rPr>
      </w:pPr>
      <w:r w:rsidRPr="00F408E2">
        <w:rPr>
          <w:rFonts w:cs="Times New Roman"/>
        </w:rPr>
        <w:t>Secondaire</w:t>
      </w:r>
      <w:r w:rsidR="00EC3244">
        <w:rPr>
          <w:rFonts w:cs="Times New Roman"/>
        </w:rPr>
        <w:t> </w:t>
      </w:r>
      <w:r w:rsidRPr="00F408E2">
        <w:rPr>
          <w:rFonts w:cs="Times New Roman"/>
        </w:rPr>
        <w:t xml:space="preserve">: complication à distance (pathologie </w:t>
      </w:r>
      <w:r w:rsidR="005F6532" w:rsidRPr="00F408E2">
        <w:rPr>
          <w:rFonts w:cs="Times New Roman"/>
        </w:rPr>
        <w:t>méningée,</w:t>
      </w:r>
      <w:r w:rsidRPr="00F408E2">
        <w:rPr>
          <w:rFonts w:cs="Times New Roman"/>
        </w:rPr>
        <w:t xml:space="preserve"> traumatisme, </w:t>
      </w:r>
      <w:r w:rsidR="002757DA" w:rsidRPr="00F408E2">
        <w:rPr>
          <w:rFonts w:cs="Times New Roman"/>
        </w:rPr>
        <w:t>tumeur,</w:t>
      </w:r>
      <w:r w:rsidRPr="00F408E2">
        <w:rPr>
          <w:rFonts w:cs="Times New Roman"/>
        </w:rPr>
        <w:t xml:space="preserve"> malformation</w:t>
      </w:r>
      <w:r w:rsidR="000052F8" w:rsidRPr="00F408E2">
        <w:rPr>
          <w:rFonts w:cs="Times New Roman"/>
        </w:rPr>
        <w:t>)</w:t>
      </w:r>
    </w:p>
    <w:p w14:paraId="6480434E" w14:textId="75D5A2AB" w:rsidR="000052F8" w:rsidRPr="00F408E2" w:rsidRDefault="000052F8" w:rsidP="006F3327">
      <w:pPr>
        <w:rPr>
          <w:rFonts w:cs="Times New Roman"/>
        </w:rPr>
      </w:pPr>
      <w:r w:rsidRPr="00F408E2">
        <w:rPr>
          <w:rFonts w:cs="Times New Roman"/>
        </w:rPr>
        <w:t>Primaire ou idiopathique</w:t>
      </w:r>
      <w:r w:rsidR="00EC3244">
        <w:rPr>
          <w:rFonts w:cs="Times New Roman"/>
        </w:rPr>
        <w:t> </w:t>
      </w:r>
      <w:r w:rsidRPr="00F408E2">
        <w:rPr>
          <w:rFonts w:cs="Times New Roman"/>
        </w:rPr>
        <w:t>: terrain</w:t>
      </w:r>
      <w:r w:rsidR="00EC3244">
        <w:rPr>
          <w:rFonts w:cs="Times New Roman"/>
        </w:rPr>
        <w:t> </w:t>
      </w:r>
      <w:r w:rsidRPr="00F408E2">
        <w:rPr>
          <w:rFonts w:cs="Times New Roman"/>
        </w:rPr>
        <w:t>: âge avancé</w:t>
      </w:r>
    </w:p>
    <w:p w14:paraId="3A125E26" w14:textId="497477DF" w:rsidR="000052F8" w:rsidRPr="00F408E2" w:rsidRDefault="000052F8" w:rsidP="000052F8">
      <w:pPr>
        <w:pStyle w:val="Titre4"/>
        <w:rPr>
          <w:rFonts w:ascii="Times New Roman" w:hAnsi="Times New Roman" w:cs="Times New Roman"/>
        </w:rPr>
      </w:pPr>
      <w:r w:rsidRPr="00F408E2">
        <w:rPr>
          <w:rFonts w:ascii="Times New Roman" w:hAnsi="Times New Roman" w:cs="Times New Roman"/>
        </w:rPr>
        <w:t>Critères diagnostics</w:t>
      </w:r>
    </w:p>
    <w:p w14:paraId="4AD39AB2" w14:textId="546AC435" w:rsidR="000052F8" w:rsidRPr="00F408E2" w:rsidRDefault="00316B02" w:rsidP="000052F8">
      <w:pPr>
        <w:rPr>
          <w:rFonts w:cs="Times New Roman"/>
        </w:rPr>
      </w:pPr>
      <w:r w:rsidRPr="00F408E2">
        <w:rPr>
          <w:rFonts w:cs="Times New Roman"/>
        </w:rPr>
        <w:t>Triade clinique de Hakim-Adam</w:t>
      </w:r>
    </w:p>
    <w:p w14:paraId="625B7E72" w14:textId="505CC6B5" w:rsidR="00316B02" w:rsidRPr="00F408E2" w:rsidRDefault="00316B02" w:rsidP="004237A4">
      <w:pPr>
        <w:numPr>
          <w:ilvl w:val="1"/>
          <w:numId w:val="4"/>
        </w:numPr>
        <w:rPr>
          <w:rFonts w:cs="Times New Roman"/>
        </w:rPr>
      </w:pPr>
      <w:r w:rsidRPr="00F408E2">
        <w:rPr>
          <w:rFonts w:cs="Times New Roman"/>
        </w:rPr>
        <w:t>Trouble de la marche</w:t>
      </w:r>
      <w:r w:rsidR="00EC3244">
        <w:rPr>
          <w:rFonts w:cs="Times New Roman"/>
        </w:rPr>
        <w:t> </w:t>
      </w:r>
      <w:r w:rsidRPr="00F408E2">
        <w:rPr>
          <w:rFonts w:cs="Times New Roman"/>
        </w:rPr>
        <w:t xml:space="preserve">: marche hésitante, petit pas, </w:t>
      </w:r>
      <w:r w:rsidR="00B7686F" w:rsidRPr="00F408E2">
        <w:rPr>
          <w:rFonts w:cs="Times New Roman"/>
        </w:rPr>
        <w:t>aboutissant astasie aba</w:t>
      </w:r>
      <w:r w:rsidR="00C03320" w:rsidRPr="00F408E2">
        <w:rPr>
          <w:rFonts w:cs="Times New Roman"/>
        </w:rPr>
        <w:t xml:space="preserve">sie </w:t>
      </w:r>
      <w:r w:rsidR="00C03320" w:rsidRPr="00F408E2">
        <w:rPr>
          <w:rFonts w:cs="Times New Roman"/>
        </w:rPr>
        <w:sym w:font="Wingdings" w:char="F0E8"/>
      </w:r>
      <w:r w:rsidR="00C03320" w:rsidRPr="00F408E2">
        <w:rPr>
          <w:rFonts w:cs="Times New Roman"/>
        </w:rPr>
        <w:t xml:space="preserve"> en absence de traitement</w:t>
      </w:r>
    </w:p>
    <w:p w14:paraId="5AC4F44D" w14:textId="5E57F5B2" w:rsidR="00C03320" w:rsidRPr="00F408E2" w:rsidRDefault="00C03320" w:rsidP="004237A4">
      <w:pPr>
        <w:numPr>
          <w:ilvl w:val="1"/>
          <w:numId w:val="4"/>
        </w:numPr>
        <w:rPr>
          <w:rFonts w:cs="Times New Roman"/>
        </w:rPr>
      </w:pPr>
      <w:r w:rsidRPr="00F408E2">
        <w:rPr>
          <w:rFonts w:cs="Times New Roman"/>
        </w:rPr>
        <w:t xml:space="preserve">Trouble de sphinctérien </w:t>
      </w:r>
      <w:r w:rsidR="00BE5F55" w:rsidRPr="00F408E2">
        <w:rPr>
          <w:rFonts w:cs="Times New Roman"/>
        </w:rPr>
        <w:t>(incontinence urinaire)</w:t>
      </w:r>
    </w:p>
    <w:p w14:paraId="2666D97B" w14:textId="5295FD5C" w:rsidR="00BE5F55" w:rsidRPr="00F408E2" w:rsidRDefault="00BE5F55" w:rsidP="004237A4">
      <w:pPr>
        <w:numPr>
          <w:ilvl w:val="1"/>
          <w:numId w:val="4"/>
        </w:numPr>
        <w:rPr>
          <w:rFonts w:cs="Times New Roman"/>
        </w:rPr>
      </w:pPr>
      <w:r w:rsidRPr="00F408E2">
        <w:rPr>
          <w:rFonts w:cs="Times New Roman"/>
        </w:rPr>
        <w:t>Sd démentiel avec sd frontal co</w:t>
      </w:r>
      <w:r w:rsidR="00A405BD" w:rsidRPr="00F408E2">
        <w:rPr>
          <w:rFonts w:cs="Times New Roman"/>
        </w:rPr>
        <w:t>mprimant</w:t>
      </w:r>
    </w:p>
    <w:p w14:paraId="41F5304F" w14:textId="74A85F88" w:rsidR="00A405BD" w:rsidRPr="00F408E2" w:rsidRDefault="00A405BD" w:rsidP="00A405BD">
      <w:pPr>
        <w:rPr>
          <w:rFonts w:cs="Times New Roman"/>
        </w:rPr>
      </w:pPr>
      <w:r w:rsidRPr="00F408E2">
        <w:rPr>
          <w:rFonts w:cs="Times New Roman"/>
        </w:rPr>
        <w:t xml:space="preserve">Imagerie </w:t>
      </w:r>
    </w:p>
    <w:p w14:paraId="59D37647" w14:textId="4FEABD8B" w:rsidR="008E3630" w:rsidRPr="00F408E2" w:rsidRDefault="00A405BD" w:rsidP="004237A4">
      <w:pPr>
        <w:numPr>
          <w:ilvl w:val="1"/>
          <w:numId w:val="4"/>
        </w:numPr>
        <w:rPr>
          <w:rFonts w:cs="Times New Roman"/>
        </w:rPr>
      </w:pPr>
      <w:r w:rsidRPr="00F408E2">
        <w:rPr>
          <w:rFonts w:cs="Times New Roman"/>
        </w:rPr>
        <w:t xml:space="preserve">Signe de non </w:t>
      </w:r>
      <w:r w:rsidR="002D7BDD" w:rsidRPr="00F408E2">
        <w:rPr>
          <w:rFonts w:cs="Times New Roman"/>
        </w:rPr>
        <w:t>résorption</w:t>
      </w:r>
      <w:r w:rsidRPr="00F408E2">
        <w:rPr>
          <w:rFonts w:cs="Times New Roman"/>
        </w:rPr>
        <w:t xml:space="preserve"> trans</w:t>
      </w:r>
      <w:r w:rsidR="00050A54" w:rsidRPr="00F408E2">
        <w:rPr>
          <w:rFonts w:cs="Times New Roman"/>
        </w:rPr>
        <w:t>pendymaire du LCR (région péri</w:t>
      </w:r>
      <w:r w:rsidR="002D7BDD" w:rsidRPr="00F408E2">
        <w:rPr>
          <w:rFonts w:cs="Times New Roman"/>
        </w:rPr>
        <w:t>-</w:t>
      </w:r>
      <w:r w:rsidR="00050A54" w:rsidRPr="00F408E2">
        <w:rPr>
          <w:rFonts w:cs="Times New Roman"/>
        </w:rPr>
        <w:t>vasculair</w:t>
      </w:r>
      <w:r w:rsidR="002D7BDD" w:rsidRPr="00F408E2">
        <w:rPr>
          <w:rFonts w:cs="Times New Roman"/>
        </w:rPr>
        <w:t>e</w:t>
      </w:r>
      <w:r w:rsidR="00050A54" w:rsidRPr="00F408E2">
        <w:rPr>
          <w:rFonts w:cs="Times New Roman"/>
        </w:rPr>
        <w:t xml:space="preserve">, </w:t>
      </w:r>
      <w:r w:rsidR="008E3630" w:rsidRPr="00F408E2">
        <w:rPr>
          <w:rFonts w:cs="Times New Roman"/>
        </w:rPr>
        <w:t>hypodense)</w:t>
      </w:r>
    </w:p>
    <w:p w14:paraId="30BE14E8" w14:textId="4C7FD043" w:rsidR="00A405BD" w:rsidRPr="00F408E2" w:rsidRDefault="00050A54" w:rsidP="004237A4">
      <w:pPr>
        <w:numPr>
          <w:ilvl w:val="1"/>
          <w:numId w:val="4"/>
        </w:numPr>
        <w:rPr>
          <w:rFonts w:cs="Times New Roman"/>
        </w:rPr>
      </w:pPr>
      <w:r w:rsidRPr="00F408E2">
        <w:rPr>
          <w:rFonts w:cs="Times New Roman"/>
        </w:rPr>
        <w:t xml:space="preserve"> </w:t>
      </w:r>
      <w:r w:rsidR="008D460E" w:rsidRPr="00F408E2">
        <w:rPr>
          <w:rFonts w:cs="Times New Roman"/>
        </w:rPr>
        <w:t xml:space="preserve">Hypodensité </w:t>
      </w:r>
      <w:r w:rsidR="000A667C" w:rsidRPr="00F408E2">
        <w:rPr>
          <w:rFonts w:cs="Times New Roman"/>
        </w:rPr>
        <w:t>péri</w:t>
      </w:r>
      <w:r w:rsidR="002D7BDD" w:rsidRPr="00F408E2">
        <w:rPr>
          <w:rFonts w:cs="Times New Roman"/>
        </w:rPr>
        <w:t>-</w:t>
      </w:r>
      <w:r w:rsidR="008D460E" w:rsidRPr="00F408E2">
        <w:rPr>
          <w:rFonts w:cs="Times New Roman"/>
        </w:rPr>
        <w:t xml:space="preserve">vasculaire au </w:t>
      </w:r>
      <w:r w:rsidR="005F6532" w:rsidRPr="00F408E2">
        <w:rPr>
          <w:rFonts w:cs="Times New Roman"/>
        </w:rPr>
        <w:t>scanner,</w:t>
      </w:r>
      <w:r w:rsidR="008D460E" w:rsidRPr="00F408E2">
        <w:rPr>
          <w:rFonts w:cs="Times New Roman"/>
        </w:rPr>
        <w:t xml:space="preserve"> hypo</w:t>
      </w:r>
      <w:r w:rsidR="002D7BDD" w:rsidRPr="00F408E2">
        <w:rPr>
          <w:rFonts w:cs="Times New Roman"/>
        </w:rPr>
        <w:t xml:space="preserve"> </w:t>
      </w:r>
      <w:r w:rsidR="00D847D2" w:rsidRPr="00F408E2">
        <w:rPr>
          <w:rFonts w:cs="Times New Roman"/>
        </w:rPr>
        <w:t>signal en T2 à l’IRM</w:t>
      </w:r>
    </w:p>
    <w:p w14:paraId="4094F13D" w14:textId="39DDD5CB" w:rsidR="00D847D2" w:rsidRPr="00F408E2" w:rsidRDefault="00E55C1B" w:rsidP="004237A4">
      <w:pPr>
        <w:numPr>
          <w:ilvl w:val="1"/>
          <w:numId w:val="4"/>
        </w:numPr>
        <w:rPr>
          <w:rFonts w:cs="Times New Roman"/>
        </w:rPr>
      </w:pPr>
      <w:r w:rsidRPr="00F408E2">
        <w:rPr>
          <w:rFonts w:cs="Times New Roman"/>
        </w:rPr>
        <w:t xml:space="preserve">Épreuve </w:t>
      </w:r>
      <w:r w:rsidR="002D7BDD" w:rsidRPr="00F408E2">
        <w:rPr>
          <w:rFonts w:cs="Times New Roman"/>
        </w:rPr>
        <w:t>diagnostic</w:t>
      </w:r>
      <w:r w:rsidR="00EC3244">
        <w:rPr>
          <w:rFonts w:cs="Times New Roman"/>
        </w:rPr>
        <w:t> </w:t>
      </w:r>
      <w:r w:rsidRPr="00F408E2">
        <w:rPr>
          <w:rFonts w:cs="Times New Roman"/>
        </w:rPr>
        <w:t>: amélioration de si</w:t>
      </w:r>
      <w:r w:rsidR="00C348B6" w:rsidRPr="00F408E2">
        <w:rPr>
          <w:rFonts w:cs="Times New Roman"/>
        </w:rPr>
        <w:t xml:space="preserve">gne, ponction lombaire </w:t>
      </w:r>
      <w:r w:rsidR="002D7BDD" w:rsidRPr="00F408E2">
        <w:rPr>
          <w:rFonts w:cs="Times New Roman"/>
        </w:rPr>
        <w:t>évacuatrice</w:t>
      </w:r>
      <w:r w:rsidR="00053A35" w:rsidRPr="00F408E2">
        <w:rPr>
          <w:rFonts w:cs="Times New Roman"/>
        </w:rPr>
        <w:t xml:space="preserve"> améliore les signes cliniques et le MMS et par dé</w:t>
      </w:r>
      <w:r w:rsidR="009C553E" w:rsidRPr="00F408E2">
        <w:rPr>
          <w:rFonts w:cs="Times New Roman"/>
        </w:rPr>
        <w:t>rivation ventriculaire externe</w:t>
      </w:r>
    </w:p>
    <w:p w14:paraId="339128C2" w14:textId="67BB2AB7" w:rsidR="00E55C1B" w:rsidRPr="00F408E2" w:rsidRDefault="00BF2A6D" w:rsidP="00BF2A6D">
      <w:pPr>
        <w:pStyle w:val="Titre1"/>
        <w:rPr>
          <w:rFonts w:cs="Times New Roman"/>
        </w:rPr>
      </w:pPr>
      <w:bookmarkStart w:id="269" w:name="_Toc196656557"/>
      <w:bookmarkStart w:id="270" w:name="_Toc196662364"/>
      <w:r w:rsidRPr="00F408E2">
        <w:rPr>
          <w:rFonts w:cs="Times New Roman"/>
        </w:rPr>
        <w:t>Diagnostic différentiel</w:t>
      </w:r>
      <w:bookmarkEnd w:id="269"/>
      <w:bookmarkEnd w:id="270"/>
    </w:p>
    <w:p w14:paraId="6E2AA8E0" w14:textId="44CD0AE7" w:rsidR="00BF2A6D" w:rsidRPr="00F408E2" w:rsidRDefault="00BF2A6D" w:rsidP="00BF2A6D">
      <w:pPr>
        <w:rPr>
          <w:rFonts w:cs="Times New Roman"/>
        </w:rPr>
      </w:pPr>
      <w:r w:rsidRPr="00F408E2">
        <w:rPr>
          <w:rFonts w:cs="Times New Roman"/>
        </w:rPr>
        <w:t xml:space="preserve">Confusion mental </w:t>
      </w:r>
    </w:p>
    <w:p w14:paraId="6009D4D3" w14:textId="7063A252" w:rsidR="00BF2A6D" w:rsidRPr="00F408E2" w:rsidRDefault="00BF2A6D" w:rsidP="00BF2A6D">
      <w:pPr>
        <w:rPr>
          <w:rFonts w:cs="Times New Roman"/>
        </w:rPr>
      </w:pPr>
      <w:r w:rsidRPr="00F408E2">
        <w:rPr>
          <w:rFonts w:cs="Times New Roman"/>
        </w:rPr>
        <w:t xml:space="preserve">Sd dépressif du sujet âgé </w:t>
      </w:r>
    </w:p>
    <w:p w14:paraId="173E990F" w14:textId="7CB9C63C" w:rsidR="00BF2A6D" w:rsidRPr="00F408E2" w:rsidRDefault="00BF2A6D" w:rsidP="00BF2A6D">
      <w:pPr>
        <w:rPr>
          <w:rFonts w:cs="Times New Roman"/>
        </w:rPr>
      </w:pPr>
      <w:r w:rsidRPr="00F408E2">
        <w:rPr>
          <w:rFonts w:cs="Times New Roman"/>
        </w:rPr>
        <w:t>Trouble de</w:t>
      </w:r>
      <w:r w:rsidR="00DE1210" w:rsidRPr="00F408E2">
        <w:rPr>
          <w:rFonts w:cs="Times New Roman"/>
        </w:rPr>
        <w:t xml:space="preserve"> </w:t>
      </w:r>
      <w:r w:rsidRPr="00F408E2">
        <w:rPr>
          <w:rFonts w:cs="Times New Roman"/>
        </w:rPr>
        <w:t>la mémoir</w:t>
      </w:r>
      <w:r w:rsidR="00DE1210" w:rsidRPr="00F408E2">
        <w:rPr>
          <w:rFonts w:cs="Times New Roman"/>
        </w:rPr>
        <w:t>e</w:t>
      </w:r>
      <w:r w:rsidRPr="00F408E2">
        <w:rPr>
          <w:rFonts w:cs="Times New Roman"/>
        </w:rPr>
        <w:t xml:space="preserve"> des</w:t>
      </w:r>
      <w:r w:rsidR="00DE1210" w:rsidRPr="00F408E2">
        <w:rPr>
          <w:rFonts w:cs="Times New Roman"/>
        </w:rPr>
        <w:t xml:space="preserve"> sujets</w:t>
      </w:r>
      <w:r w:rsidRPr="00F408E2">
        <w:rPr>
          <w:rFonts w:cs="Times New Roman"/>
        </w:rPr>
        <w:t xml:space="preserve"> âgés</w:t>
      </w:r>
    </w:p>
    <w:p w14:paraId="0E377D62" w14:textId="2091EE08" w:rsidR="00BF2A6D" w:rsidRPr="00F408E2" w:rsidRDefault="00E515AD" w:rsidP="00BF2A6D">
      <w:pPr>
        <w:rPr>
          <w:rFonts w:cs="Times New Roman"/>
        </w:rPr>
      </w:pPr>
      <w:r w:rsidRPr="00F408E2">
        <w:rPr>
          <w:rFonts w:cs="Times New Roman"/>
        </w:rPr>
        <w:t>Altération</w:t>
      </w:r>
      <w:r w:rsidR="00DE1210" w:rsidRPr="00F408E2">
        <w:rPr>
          <w:rFonts w:cs="Times New Roman"/>
        </w:rPr>
        <w:t xml:space="preserve"> </w:t>
      </w:r>
      <w:r w:rsidR="000151F3" w:rsidRPr="00F408E2">
        <w:rPr>
          <w:rFonts w:cs="Times New Roman"/>
        </w:rPr>
        <w:t>sélective</w:t>
      </w:r>
      <w:r w:rsidRPr="00F408E2">
        <w:rPr>
          <w:rFonts w:cs="Times New Roman"/>
        </w:rPr>
        <w:t xml:space="preserve"> de fonction cognitive</w:t>
      </w:r>
    </w:p>
    <w:p w14:paraId="5EBD4E4A" w14:textId="085E4DEB" w:rsidR="00B03149" w:rsidRPr="00F408E2" w:rsidRDefault="00B03149">
      <w:pPr>
        <w:numPr>
          <w:ilvl w:val="0"/>
          <w:numId w:val="0"/>
        </w:numPr>
        <w:spacing w:after="200"/>
        <w:rPr>
          <w:rFonts w:cs="Times New Roman"/>
        </w:rPr>
      </w:pPr>
      <w:r w:rsidRPr="00F408E2">
        <w:rPr>
          <w:rFonts w:cs="Times New Roman"/>
        </w:rPr>
        <w:br w:type="page"/>
      </w:r>
    </w:p>
    <w:p w14:paraId="24DFEF17" w14:textId="117FB472" w:rsidR="00E515AD" w:rsidRPr="00F408E2" w:rsidRDefault="00B03149" w:rsidP="00B03149">
      <w:pPr>
        <w:pStyle w:val="Titre"/>
        <w:rPr>
          <w:rFonts w:cs="Times New Roman"/>
        </w:rPr>
      </w:pPr>
      <w:r w:rsidRPr="00F408E2">
        <w:rPr>
          <w:rFonts w:cs="Times New Roman"/>
        </w:rPr>
        <w:lastRenderedPageBreak/>
        <w:t>Confusion mentale et prise en charge (delirium trem</w:t>
      </w:r>
      <w:r w:rsidR="005B0E10" w:rsidRPr="00F408E2">
        <w:rPr>
          <w:rFonts w:cs="Times New Roman"/>
        </w:rPr>
        <w:t>ens)</w:t>
      </w:r>
    </w:p>
    <w:p w14:paraId="61777326" w14:textId="47B7D01D" w:rsidR="00C31BA8" w:rsidRPr="00F408E2" w:rsidRDefault="00C31BA8" w:rsidP="00C31BA8">
      <w:pPr>
        <w:pStyle w:val="Sous-titre"/>
        <w:rPr>
          <w:rFonts w:ascii="Times New Roman" w:hAnsi="Times New Roman" w:cs="Times New Roman"/>
        </w:rPr>
      </w:pPr>
      <w:r w:rsidRPr="00F408E2">
        <w:rPr>
          <w:rFonts w:ascii="Times New Roman" w:hAnsi="Times New Roman" w:cs="Times New Roman"/>
        </w:rPr>
        <w:t xml:space="preserve">Introduction </w:t>
      </w:r>
    </w:p>
    <w:p w14:paraId="3127545E" w14:textId="51E937AC" w:rsidR="00C31BA8" w:rsidRPr="00F408E2" w:rsidRDefault="00C31BA8" w:rsidP="00C31BA8">
      <w:pPr>
        <w:rPr>
          <w:rFonts w:cs="Times New Roman"/>
        </w:rPr>
      </w:pPr>
      <w:r w:rsidRPr="00F408E2">
        <w:rPr>
          <w:rFonts w:cs="Times New Roman"/>
        </w:rPr>
        <w:t>Définition</w:t>
      </w:r>
    </w:p>
    <w:p w14:paraId="3ABB0F46" w14:textId="1776914C" w:rsidR="00C31BA8" w:rsidRPr="00F408E2" w:rsidRDefault="00C31BA8" w:rsidP="004237A4">
      <w:pPr>
        <w:numPr>
          <w:ilvl w:val="1"/>
          <w:numId w:val="4"/>
        </w:numPr>
        <w:rPr>
          <w:rFonts w:cs="Times New Roman"/>
        </w:rPr>
      </w:pPr>
      <w:r w:rsidRPr="00F408E2">
        <w:rPr>
          <w:rFonts w:cs="Times New Roman"/>
        </w:rPr>
        <w:t xml:space="preserve">Trouble de vigilance due à une désorganisation ou déficit </w:t>
      </w:r>
      <w:r w:rsidR="003B737A" w:rsidRPr="00F408E2">
        <w:rPr>
          <w:rFonts w:cs="Times New Roman"/>
        </w:rPr>
        <w:t xml:space="preserve">globale de toute activité psychique ou de fonction intellectuel associant +/- </w:t>
      </w:r>
      <w:r w:rsidR="00A95876" w:rsidRPr="00F408E2">
        <w:rPr>
          <w:rFonts w:cs="Times New Roman"/>
        </w:rPr>
        <w:t>obnu</w:t>
      </w:r>
      <w:r w:rsidR="0080530B" w:rsidRPr="00F408E2">
        <w:rPr>
          <w:rFonts w:cs="Times New Roman"/>
        </w:rPr>
        <w:t>bilation de conscience</w:t>
      </w:r>
      <w:r w:rsidR="00BD4FC6" w:rsidRPr="00F408E2">
        <w:rPr>
          <w:rFonts w:cs="Times New Roman"/>
        </w:rPr>
        <w:t>, désorientation temporo-</w:t>
      </w:r>
      <w:r w:rsidR="00537D42" w:rsidRPr="00F408E2">
        <w:rPr>
          <w:rFonts w:cs="Times New Roman"/>
        </w:rPr>
        <w:t>spatial</w:t>
      </w:r>
      <w:r w:rsidR="004A1C51" w:rsidRPr="00F408E2">
        <w:rPr>
          <w:rFonts w:cs="Times New Roman"/>
        </w:rPr>
        <w:t>e</w:t>
      </w:r>
      <w:r w:rsidR="00BD4FC6" w:rsidRPr="00F408E2">
        <w:rPr>
          <w:rFonts w:cs="Times New Roman"/>
        </w:rPr>
        <w:t>, délirium o</w:t>
      </w:r>
      <w:r w:rsidR="00537D42" w:rsidRPr="00F408E2">
        <w:rPr>
          <w:rFonts w:cs="Times New Roman"/>
        </w:rPr>
        <w:t>nirique avec trouble de perception sensorielle et altération de l’état général</w:t>
      </w:r>
    </w:p>
    <w:p w14:paraId="148635D9" w14:textId="0821A7AD" w:rsidR="005505AA" w:rsidRPr="00F408E2" w:rsidRDefault="004A1C51" w:rsidP="004237A4">
      <w:pPr>
        <w:numPr>
          <w:ilvl w:val="1"/>
          <w:numId w:val="4"/>
        </w:numPr>
        <w:rPr>
          <w:rFonts w:cs="Times New Roman"/>
        </w:rPr>
      </w:pPr>
      <w:r w:rsidRPr="00F408E2">
        <w:rPr>
          <w:rFonts w:cs="Times New Roman"/>
        </w:rPr>
        <w:t>Coma</w:t>
      </w:r>
      <w:r w:rsidR="00EC3244">
        <w:rPr>
          <w:rFonts w:cs="Times New Roman"/>
        </w:rPr>
        <w:t> </w:t>
      </w:r>
      <w:r w:rsidRPr="00F408E2">
        <w:rPr>
          <w:rFonts w:cs="Times New Roman"/>
        </w:rPr>
        <w:t xml:space="preserve">: abolition de conscience, perte de fonction </w:t>
      </w:r>
      <w:r w:rsidR="005505AA" w:rsidRPr="00F408E2">
        <w:rPr>
          <w:rFonts w:cs="Times New Roman"/>
        </w:rPr>
        <w:t xml:space="preserve">…… avec conservation De fonction </w:t>
      </w:r>
      <w:r w:rsidR="00DE6831" w:rsidRPr="00F408E2">
        <w:rPr>
          <w:rFonts w:cs="Times New Roman"/>
        </w:rPr>
        <w:t>végétative</w:t>
      </w:r>
    </w:p>
    <w:p w14:paraId="7F509434" w14:textId="1E674E36" w:rsidR="00DE6831" w:rsidRPr="00F408E2" w:rsidRDefault="00DE6831" w:rsidP="00DE6831">
      <w:pPr>
        <w:pStyle w:val="Sous-titre"/>
        <w:rPr>
          <w:rFonts w:ascii="Times New Roman" w:hAnsi="Times New Roman" w:cs="Times New Roman"/>
        </w:rPr>
      </w:pPr>
      <w:r w:rsidRPr="00F408E2">
        <w:rPr>
          <w:rFonts w:ascii="Times New Roman" w:hAnsi="Times New Roman" w:cs="Times New Roman"/>
        </w:rPr>
        <w:t>Rappel physiopathologique</w:t>
      </w:r>
    </w:p>
    <w:p w14:paraId="1D72BEDC" w14:textId="05737988" w:rsidR="00DE6831" w:rsidRPr="00F408E2" w:rsidRDefault="00DE6831" w:rsidP="00DE6831">
      <w:pPr>
        <w:rPr>
          <w:rFonts w:cs="Times New Roman"/>
        </w:rPr>
      </w:pPr>
      <w:r w:rsidRPr="00F408E2">
        <w:rPr>
          <w:rFonts w:cs="Times New Roman"/>
        </w:rPr>
        <w:t>Trouble métabolique</w:t>
      </w:r>
      <w:r w:rsidR="00EC3244">
        <w:rPr>
          <w:rFonts w:cs="Times New Roman"/>
        </w:rPr>
        <w:t> </w:t>
      </w:r>
      <w:r w:rsidR="005843BC" w:rsidRPr="00F408E2">
        <w:rPr>
          <w:rFonts w:cs="Times New Roman"/>
        </w:rPr>
        <w:t xml:space="preserve">: retentissement diffuse </w:t>
      </w:r>
      <w:r w:rsidR="00D31162" w:rsidRPr="00F408E2">
        <w:rPr>
          <w:rFonts w:cs="Times New Roman"/>
        </w:rPr>
        <w:t>au niveau du cerveau</w:t>
      </w:r>
    </w:p>
    <w:p w14:paraId="1A8A1D08" w14:textId="6FAAE212" w:rsidR="004D724D" w:rsidRPr="00F408E2" w:rsidRDefault="00D31162" w:rsidP="004D724D">
      <w:pPr>
        <w:rPr>
          <w:rFonts w:cs="Times New Roman"/>
        </w:rPr>
      </w:pPr>
      <w:r w:rsidRPr="00F408E2">
        <w:rPr>
          <w:rFonts w:cs="Times New Roman"/>
        </w:rPr>
        <w:t xml:space="preserve">Lésion </w:t>
      </w:r>
      <w:r w:rsidR="00D472DD" w:rsidRPr="00F408E2">
        <w:rPr>
          <w:rFonts w:cs="Times New Roman"/>
        </w:rPr>
        <w:t>à la</w:t>
      </w:r>
      <w:r w:rsidR="004D724D" w:rsidRPr="00F408E2">
        <w:rPr>
          <w:rFonts w:cs="Times New Roman"/>
        </w:rPr>
        <w:t xml:space="preserve"> substance réticulée</w:t>
      </w:r>
    </w:p>
    <w:p w14:paraId="73A9D40B" w14:textId="2B52B57F" w:rsidR="004D724D" w:rsidRPr="00F408E2" w:rsidRDefault="004D724D" w:rsidP="004D724D">
      <w:pPr>
        <w:rPr>
          <w:rFonts w:cs="Times New Roman"/>
        </w:rPr>
      </w:pPr>
      <w:r w:rsidRPr="00F408E2">
        <w:rPr>
          <w:rFonts w:cs="Times New Roman"/>
        </w:rPr>
        <w:t>Lésion cérébrale focale</w:t>
      </w:r>
      <w:r w:rsidR="00EC3244">
        <w:rPr>
          <w:rFonts w:cs="Times New Roman"/>
        </w:rPr>
        <w:t> </w:t>
      </w:r>
      <w:r w:rsidRPr="00F408E2">
        <w:rPr>
          <w:rFonts w:cs="Times New Roman"/>
        </w:rPr>
        <w:t>: temporo</w:t>
      </w:r>
      <w:r w:rsidR="00C10982" w:rsidRPr="00F408E2">
        <w:rPr>
          <w:rFonts w:cs="Times New Roman"/>
        </w:rPr>
        <w:t xml:space="preserve">-inféro-médian </w:t>
      </w:r>
      <w:r w:rsidR="00671113" w:rsidRPr="00F408E2">
        <w:rPr>
          <w:rFonts w:cs="Times New Roman"/>
        </w:rPr>
        <w:t>pariétal</w:t>
      </w:r>
      <w:r w:rsidR="00C10982" w:rsidRPr="00F408E2">
        <w:rPr>
          <w:rFonts w:cs="Times New Roman"/>
        </w:rPr>
        <w:t xml:space="preserve"> pos</w:t>
      </w:r>
      <w:r w:rsidR="00671113" w:rsidRPr="00F408E2">
        <w:rPr>
          <w:rFonts w:cs="Times New Roman"/>
        </w:rPr>
        <w:t>térieur droite</w:t>
      </w:r>
      <w:r w:rsidR="009654F7" w:rsidRPr="00F408E2">
        <w:rPr>
          <w:rFonts w:cs="Times New Roman"/>
        </w:rPr>
        <w:t>, préfrontale inférieur droite</w:t>
      </w:r>
    </w:p>
    <w:p w14:paraId="51C10D83" w14:textId="38C91EFD" w:rsidR="009654F7" w:rsidRPr="00F408E2" w:rsidRDefault="009654F7" w:rsidP="004D724D">
      <w:pPr>
        <w:rPr>
          <w:rFonts w:cs="Times New Roman"/>
        </w:rPr>
      </w:pPr>
      <w:r w:rsidRPr="00F408E2">
        <w:rPr>
          <w:rFonts w:cs="Times New Roman"/>
        </w:rPr>
        <w:t>Mécanismes physiopathologique trouble de la</w:t>
      </w:r>
      <w:r w:rsidR="002B260D" w:rsidRPr="00F408E2">
        <w:rPr>
          <w:rFonts w:cs="Times New Roman"/>
        </w:rPr>
        <w:t xml:space="preserve"> vigilance par défaut SRAA du </w:t>
      </w:r>
      <w:r w:rsidR="003603A8" w:rsidRPr="00F408E2">
        <w:rPr>
          <w:rFonts w:cs="Times New Roman"/>
        </w:rPr>
        <w:t>tronc cérébrale ou une souffrance cérébrale aigue et diffuse</w:t>
      </w:r>
    </w:p>
    <w:p w14:paraId="74E0A75B" w14:textId="7043BFC0" w:rsidR="003603A8" w:rsidRPr="002757DA" w:rsidRDefault="003603A8" w:rsidP="004237A4">
      <w:pPr>
        <w:pStyle w:val="Titre1"/>
        <w:numPr>
          <w:ilvl w:val="0"/>
          <w:numId w:val="24"/>
        </w:numPr>
        <w:rPr>
          <w:rFonts w:cs="Times New Roman"/>
        </w:rPr>
      </w:pPr>
      <w:bookmarkStart w:id="271" w:name="_Toc196656558"/>
      <w:bookmarkStart w:id="272" w:name="_Toc196662365"/>
      <w:r w:rsidRPr="002757DA">
        <w:rPr>
          <w:rFonts w:cs="Times New Roman"/>
        </w:rPr>
        <w:t>Démarche diag</w:t>
      </w:r>
      <w:r w:rsidR="00C2121A" w:rsidRPr="002757DA">
        <w:rPr>
          <w:rFonts w:cs="Times New Roman"/>
        </w:rPr>
        <w:t>nostic</w:t>
      </w:r>
      <w:bookmarkEnd w:id="271"/>
      <w:bookmarkEnd w:id="272"/>
    </w:p>
    <w:p w14:paraId="5F0EBA65" w14:textId="4AF2B9B7" w:rsidR="00C2121A" w:rsidRPr="00F408E2" w:rsidRDefault="00C2121A" w:rsidP="00C2121A">
      <w:pPr>
        <w:rPr>
          <w:rFonts w:cs="Times New Roman"/>
        </w:rPr>
      </w:pPr>
      <w:r w:rsidRPr="00F408E2">
        <w:rPr>
          <w:rFonts w:cs="Times New Roman"/>
        </w:rPr>
        <w:t>Précision des plaintes</w:t>
      </w:r>
      <w:r w:rsidR="00EC3244">
        <w:rPr>
          <w:rFonts w:cs="Times New Roman"/>
        </w:rPr>
        <w:t> </w:t>
      </w:r>
      <w:r w:rsidRPr="00F408E2">
        <w:rPr>
          <w:rFonts w:cs="Times New Roman"/>
        </w:rPr>
        <w:t xml:space="preserve">! </w:t>
      </w:r>
    </w:p>
    <w:p w14:paraId="4C043CD7" w14:textId="0DEBD813" w:rsidR="00C2121A" w:rsidRPr="00F408E2" w:rsidRDefault="00C2121A" w:rsidP="004237A4">
      <w:pPr>
        <w:numPr>
          <w:ilvl w:val="1"/>
          <w:numId w:val="4"/>
        </w:numPr>
        <w:rPr>
          <w:rFonts w:cs="Times New Roman"/>
        </w:rPr>
      </w:pPr>
      <w:r w:rsidRPr="00F408E2">
        <w:rPr>
          <w:rFonts w:cs="Times New Roman"/>
        </w:rPr>
        <w:t xml:space="preserve">Altération globale de </w:t>
      </w:r>
      <w:r w:rsidR="00D57C92" w:rsidRPr="00F408E2">
        <w:rPr>
          <w:rFonts w:cs="Times New Roman"/>
        </w:rPr>
        <w:t>fonction</w:t>
      </w:r>
      <w:r w:rsidRPr="00F408E2">
        <w:rPr>
          <w:rFonts w:cs="Times New Roman"/>
        </w:rPr>
        <w:t xml:space="preserve"> </w:t>
      </w:r>
      <w:r w:rsidR="00D472DD" w:rsidRPr="00F408E2">
        <w:rPr>
          <w:rFonts w:cs="Times New Roman"/>
        </w:rPr>
        <w:t>supérieure</w:t>
      </w:r>
      <w:r w:rsidRPr="00F408E2">
        <w:rPr>
          <w:rFonts w:cs="Times New Roman"/>
        </w:rPr>
        <w:t xml:space="preserve"> (altération</w:t>
      </w:r>
      <w:r w:rsidR="00666959" w:rsidRPr="00F408E2">
        <w:rPr>
          <w:rFonts w:cs="Times New Roman"/>
        </w:rPr>
        <w:t xml:space="preserve"> de la perception sensorielle, illusion)</w:t>
      </w:r>
    </w:p>
    <w:p w14:paraId="5E520A78" w14:textId="0474F3E8" w:rsidR="00666959" w:rsidRPr="00F408E2" w:rsidRDefault="00D57C92" w:rsidP="004237A4">
      <w:pPr>
        <w:numPr>
          <w:ilvl w:val="1"/>
          <w:numId w:val="4"/>
        </w:numPr>
        <w:rPr>
          <w:rFonts w:cs="Times New Roman"/>
        </w:rPr>
      </w:pPr>
      <w:r w:rsidRPr="00F408E2">
        <w:rPr>
          <w:rFonts w:cs="Times New Roman"/>
        </w:rPr>
        <w:t>Trouble</w:t>
      </w:r>
      <w:r w:rsidR="00666959" w:rsidRPr="00F408E2">
        <w:rPr>
          <w:rFonts w:cs="Times New Roman"/>
        </w:rPr>
        <w:t xml:space="preserve"> psychomotrice</w:t>
      </w:r>
      <w:r w:rsidR="00EC3244">
        <w:rPr>
          <w:rFonts w:cs="Times New Roman"/>
        </w:rPr>
        <w:t> </w:t>
      </w:r>
      <w:r w:rsidR="00666959" w:rsidRPr="00F408E2">
        <w:rPr>
          <w:rFonts w:cs="Times New Roman"/>
        </w:rPr>
        <w:t xml:space="preserve">: </w:t>
      </w:r>
      <w:r w:rsidR="00B7581F" w:rsidRPr="00F408E2">
        <w:rPr>
          <w:rFonts w:cs="Times New Roman"/>
        </w:rPr>
        <w:t xml:space="preserve">apathie, </w:t>
      </w:r>
      <w:r w:rsidRPr="00F408E2">
        <w:rPr>
          <w:rFonts w:cs="Times New Roman"/>
        </w:rPr>
        <w:t>agitation</w:t>
      </w:r>
      <w:r w:rsidR="00B7581F" w:rsidRPr="00F408E2">
        <w:rPr>
          <w:rFonts w:cs="Times New Roman"/>
        </w:rPr>
        <w:t xml:space="preserve"> </w:t>
      </w:r>
    </w:p>
    <w:p w14:paraId="20901E01" w14:textId="737CE1FB" w:rsidR="00B7581F" w:rsidRPr="00F408E2" w:rsidRDefault="00B7581F" w:rsidP="004237A4">
      <w:pPr>
        <w:numPr>
          <w:ilvl w:val="1"/>
          <w:numId w:val="4"/>
        </w:numPr>
        <w:rPr>
          <w:rFonts w:cs="Times New Roman"/>
        </w:rPr>
      </w:pPr>
      <w:r w:rsidRPr="00F408E2">
        <w:rPr>
          <w:rFonts w:cs="Times New Roman"/>
        </w:rPr>
        <w:t xml:space="preserve">Mode de survenue </w:t>
      </w:r>
      <w:r w:rsidR="00D57C92" w:rsidRPr="00F408E2">
        <w:rPr>
          <w:rFonts w:cs="Times New Roman"/>
        </w:rPr>
        <w:t>brutale</w:t>
      </w:r>
      <w:r w:rsidRPr="00F408E2">
        <w:rPr>
          <w:rFonts w:cs="Times New Roman"/>
        </w:rPr>
        <w:t xml:space="preserve">, ou </w:t>
      </w:r>
      <w:r w:rsidR="00D57C92" w:rsidRPr="00F408E2">
        <w:rPr>
          <w:rFonts w:cs="Times New Roman"/>
        </w:rPr>
        <w:t>rapidement</w:t>
      </w:r>
      <w:r w:rsidRPr="00F408E2">
        <w:rPr>
          <w:rFonts w:cs="Times New Roman"/>
        </w:rPr>
        <w:t xml:space="preserve"> progressive</w:t>
      </w:r>
    </w:p>
    <w:p w14:paraId="581AEB14" w14:textId="77777777" w:rsidR="00686E57" w:rsidRPr="00F408E2" w:rsidRDefault="00BD47E6" w:rsidP="004237A4">
      <w:pPr>
        <w:numPr>
          <w:ilvl w:val="1"/>
          <w:numId w:val="4"/>
        </w:numPr>
        <w:rPr>
          <w:rFonts w:cs="Times New Roman"/>
        </w:rPr>
      </w:pPr>
      <w:r w:rsidRPr="00F408E2">
        <w:rPr>
          <w:rFonts w:cs="Times New Roman"/>
        </w:rPr>
        <w:t xml:space="preserve">Profil </w:t>
      </w:r>
      <w:r w:rsidR="005C5BAD" w:rsidRPr="00F408E2">
        <w:rPr>
          <w:rFonts w:cs="Times New Roman"/>
        </w:rPr>
        <w:t>évolutif fluctuante au cours de nyc</w:t>
      </w:r>
      <w:r w:rsidR="00686E57" w:rsidRPr="00F408E2">
        <w:rPr>
          <w:rFonts w:cs="Times New Roman"/>
        </w:rPr>
        <w:t>thémère</w:t>
      </w:r>
    </w:p>
    <w:p w14:paraId="1B2E554D" w14:textId="2A51D567" w:rsidR="00686E57" w:rsidRPr="00F408E2" w:rsidRDefault="00686E57" w:rsidP="00686E57">
      <w:pPr>
        <w:rPr>
          <w:rFonts w:cs="Times New Roman"/>
        </w:rPr>
      </w:pPr>
      <w:r w:rsidRPr="00F408E2">
        <w:rPr>
          <w:rFonts w:cs="Times New Roman"/>
        </w:rPr>
        <w:t>Enquête étiologique</w:t>
      </w:r>
      <w:r w:rsidR="00EC3244">
        <w:rPr>
          <w:rFonts w:cs="Times New Roman"/>
        </w:rPr>
        <w:t> </w:t>
      </w:r>
      <w:r w:rsidRPr="00F408E2">
        <w:rPr>
          <w:rFonts w:cs="Times New Roman"/>
        </w:rPr>
        <w:t>:</w:t>
      </w:r>
    </w:p>
    <w:p w14:paraId="3F4D766A" w14:textId="299FFC5F" w:rsidR="009A13CC" w:rsidRPr="00F408E2" w:rsidRDefault="009A13CC" w:rsidP="004237A4">
      <w:pPr>
        <w:numPr>
          <w:ilvl w:val="1"/>
          <w:numId w:val="4"/>
        </w:numPr>
        <w:rPr>
          <w:rFonts w:cs="Times New Roman"/>
        </w:rPr>
      </w:pPr>
      <w:r w:rsidRPr="00F408E2">
        <w:rPr>
          <w:rFonts w:cs="Times New Roman"/>
        </w:rPr>
        <w:t xml:space="preserve">Causes toxique (encéphalopathie toxique) Suite à une </w:t>
      </w:r>
      <w:r w:rsidR="00A705B8" w:rsidRPr="00F408E2">
        <w:rPr>
          <w:rFonts w:cs="Times New Roman"/>
        </w:rPr>
        <w:t>ivresse toxique, intoxication à monoxyde de carbone (CO)</w:t>
      </w:r>
      <w:r w:rsidR="006818B9" w:rsidRPr="00F408E2">
        <w:rPr>
          <w:rFonts w:cs="Times New Roman"/>
        </w:rPr>
        <w:t xml:space="preserve">, suite à des prises médicamenteux </w:t>
      </w:r>
      <w:r w:rsidR="00F44B60" w:rsidRPr="00F408E2">
        <w:rPr>
          <w:rFonts w:cs="Times New Roman"/>
        </w:rPr>
        <w:t xml:space="preserve">(psychotrope, antiépileptique, </w:t>
      </w:r>
      <w:r w:rsidR="000151F3" w:rsidRPr="00F408E2">
        <w:rPr>
          <w:rFonts w:cs="Times New Roman"/>
        </w:rPr>
        <w:t>antiparkinsonien</w:t>
      </w:r>
      <w:r w:rsidR="00F44B60" w:rsidRPr="00F408E2">
        <w:rPr>
          <w:rFonts w:cs="Times New Roman"/>
        </w:rPr>
        <w:t xml:space="preserve">), </w:t>
      </w:r>
      <w:r w:rsidR="000709D3" w:rsidRPr="00F408E2">
        <w:rPr>
          <w:rFonts w:cs="Times New Roman"/>
        </w:rPr>
        <w:t xml:space="preserve">suite des </w:t>
      </w:r>
      <w:r w:rsidR="00D472DD" w:rsidRPr="00F408E2">
        <w:rPr>
          <w:rFonts w:cs="Times New Roman"/>
        </w:rPr>
        <w:t>corticoïdes,</w:t>
      </w:r>
      <w:r w:rsidR="000709D3" w:rsidRPr="00F408E2">
        <w:rPr>
          <w:rFonts w:cs="Times New Roman"/>
        </w:rPr>
        <w:t xml:space="preserve"> antihypertenseur centraux, prise ex</w:t>
      </w:r>
      <w:r w:rsidR="000151F3" w:rsidRPr="00F408E2">
        <w:rPr>
          <w:rFonts w:cs="Times New Roman"/>
        </w:rPr>
        <w:t>c</w:t>
      </w:r>
      <w:r w:rsidR="000709D3" w:rsidRPr="00F408E2">
        <w:rPr>
          <w:rFonts w:cs="Times New Roman"/>
        </w:rPr>
        <w:t>essive de médicamen</w:t>
      </w:r>
      <w:r w:rsidR="00BB40B7" w:rsidRPr="00F408E2">
        <w:rPr>
          <w:rFonts w:cs="Times New Roman"/>
        </w:rPr>
        <w:t>t</w:t>
      </w:r>
    </w:p>
    <w:p w14:paraId="33655875" w14:textId="32E043C0" w:rsidR="00BB40B7" w:rsidRPr="00F408E2" w:rsidRDefault="00495CE6" w:rsidP="004237A4">
      <w:pPr>
        <w:numPr>
          <w:ilvl w:val="1"/>
          <w:numId w:val="4"/>
        </w:numPr>
        <w:rPr>
          <w:rFonts w:cs="Times New Roman"/>
        </w:rPr>
      </w:pPr>
      <w:r w:rsidRPr="00F408E2">
        <w:rPr>
          <w:rFonts w:cs="Times New Roman"/>
        </w:rPr>
        <w:t xml:space="preserve">Causes  </w:t>
      </w:r>
      <w:r w:rsidR="00BD7E09" w:rsidRPr="00F408E2">
        <w:rPr>
          <w:rFonts w:cs="Times New Roman"/>
        </w:rPr>
        <w:t>toxique</w:t>
      </w:r>
      <w:r w:rsidR="00EC3244">
        <w:rPr>
          <w:rFonts w:cs="Times New Roman"/>
        </w:rPr>
        <w:t> </w:t>
      </w:r>
      <w:r w:rsidRPr="00F408E2">
        <w:rPr>
          <w:rFonts w:cs="Times New Roman"/>
        </w:rPr>
        <w:t xml:space="preserve">: </w:t>
      </w:r>
      <w:r w:rsidR="00BD7E09" w:rsidRPr="00F408E2">
        <w:rPr>
          <w:rFonts w:cs="Times New Roman"/>
        </w:rPr>
        <w:t>encéphalopathie</w:t>
      </w:r>
      <w:r w:rsidRPr="00F408E2">
        <w:rPr>
          <w:rFonts w:cs="Times New Roman"/>
        </w:rPr>
        <w:t xml:space="preserve"> </w:t>
      </w:r>
      <w:r w:rsidR="00BD7E09" w:rsidRPr="00F408E2">
        <w:rPr>
          <w:rFonts w:cs="Times New Roman"/>
        </w:rPr>
        <w:t>toxique</w:t>
      </w:r>
      <w:r w:rsidRPr="00F408E2">
        <w:rPr>
          <w:rFonts w:cs="Times New Roman"/>
        </w:rPr>
        <w:t xml:space="preserve"> </w:t>
      </w:r>
    </w:p>
    <w:p w14:paraId="2DD4E101" w14:textId="253749BF" w:rsidR="00495CE6" w:rsidRPr="00F408E2" w:rsidRDefault="008824D3" w:rsidP="004237A4">
      <w:pPr>
        <w:numPr>
          <w:ilvl w:val="1"/>
          <w:numId w:val="4"/>
        </w:numPr>
        <w:rPr>
          <w:rFonts w:cs="Times New Roman"/>
        </w:rPr>
      </w:pPr>
      <w:r w:rsidRPr="00F408E2">
        <w:rPr>
          <w:rFonts w:cs="Times New Roman"/>
        </w:rPr>
        <w:t>Cause</w:t>
      </w:r>
      <w:r w:rsidR="00495CE6" w:rsidRPr="00F408E2">
        <w:rPr>
          <w:rFonts w:cs="Times New Roman"/>
        </w:rPr>
        <w:t xml:space="preserve"> </w:t>
      </w:r>
      <w:r w:rsidRPr="00F408E2">
        <w:rPr>
          <w:rFonts w:cs="Times New Roman"/>
        </w:rPr>
        <w:t>neurologique</w:t>
      </w:r>
      <w:r w:rsidR="00EC3244">
        <w:rPr>
          <w:rFonts w:cs="Times New Roman"/>
        </w:rPr>
        <w:t> </w:t>
      </w:r>
      <w:r w:rsidR="00495CE6" w:rsidRPr="00F408E2">
        <w:rPr>
          <w:rFonts w:cs="Times New Roman"/>
        </w:rPr>
        <w:t xml:space="preserve">: </w:t>
      </w:r>
      <w:r w:rsidR="00BD7E09" w:rsidRPr="00F408E2">
        <w:rPr>
          <w:rFonts w:cs="Times New Roman"/>
        </w:rPr>
        <w:t>comitialité</w:t>
      </w:r>
      <w:r w:rsidR="00495CE6" w:rsidRPr="00F408E2">
        <w:rPr>
          <w:rFonts w:cs="Times New Roman"/>
        </w:rPr>
        <w:t xml:space="preserve">, HSD, </w:t>
      </w:r>
      <w:r w:rsidR="00D472DD" w:rsidRPr="00F408E2">
        <w:rPr>
          <w:rFonts w:cs="Times New Roman"/>
        </w:rPr>
        <w:t>MPI,</w:t>
      </w:r>
      <w:r w:rsidR="00495CE6" w:rsidRPr="00F408E2">
        <w:rPr>
          <w:rFonts w:cs="Times New Roman"/>
        </w:rPr>
        <w:t xml:space="preserve"> </w:t>
      </w:r>
      <w:r w:rsidR="00BD7E09" w:rsidRPr="00F408E2">
        <w:rPr>
          <w:rFonts w:cs="Times New Roman"/>
        </w:rPr>
        <w:t>tumeur</w:t>
      </w:r>
      <w:r w:rsidR="00495CE6" w:rsidRPr="00F408E2">
        <w:rPr>
          <w:rFonts w:cs="Times New Roman"/>
        </w:rPr>
        <w:t xml:space="preserve"> cérébrale </w:t>
      </w:r>
    </w:p>
    <w:p w14:paraId="2A857385" w14:textId="53D66285" w:rsidR="00495CE6" w:rsidRPr="00F408E2" w:rsidRDefault="008824D3" w:rsidP="004237A4">
      <w:pPr>
        <w:numPr>
          <w:ilvl w:val="1"/>
          <w:numId w:val="4"/>
        </w:numPr>
        <w:rPr>
          <w:rFonts w:cs="Times New Roman"/>
        </w:rPr>
      </w:pPr>
      <w:r w:rsidRPr="00F408E2">
        <w:rPr>
          <w:rFonts w:cs="Times New Roman"/>
        </w:rPr>
        <w:t>Cause</w:t>
      </w:r>
      <w:r w:rsidR="00495CE6" w:rsidRPr="00F408E2">
        <w:rPr>
          <w:rFonts w:cs="Times New Roman"/>
        </w:rPr>
        <w:t xml:space="preserve"> métabolique</w:t>
      </w:r>
    </w:p>
    <w:p w14:paraId="3518A2C5" w14:textId="3912C7AB" w:rsidR="00C53277" w:rsidRPr="00F408E2" w:rsidRDefault="008824D3" w:rsidP="004237A4">
      <w:pPr>
        <w:numPr>
          <w:ilvl w:val="2"/>
          <w:numId w:val="4"/>
        </w:numPr>
        <w:rPr>
          <w:rFonts w:cs="Times New Roman"/>
        </w:rPr>
      </w:pPr>
      <w:r w:rsidRPr="00F408E2">
        <w:rPr>
          <w:rFonts w:cs="Times New Roman"/>
        </w:rPr>
        <w:lastRenderedPageBreak/>
        <w:t>Diabète</w:t>
      </w:r>
      <w:r w:rsidR="00C53277" w:rsidRPr="00F408E2">
        <w:rPr>
          <w:rFonts w:cs="Times New Roman"/>
        </w:rPr>
        <w:t>, trouble de l’équilibre acide base, endocrinopathie, anémie, hypoxie, hypercapnie</w:t>
      </w:r>
      <w:r w:rsidR="00BD7E09" w:rsidRPr="00F408E2">
        <w:rPr>
          <w:rFonts w:cs="Times New Roman"/>
        </w:rPr>
        <w:t>,</w:t>
      </w:r>
    </w:p>
    <w:p w14:paraId="482E34D2" w14:textId="6668E0E8" w:rsidR="00495CE6" w:rsidRPr="00F408E2" w:rsidRDefault="00495CE6" w:rsidP="004237A4">
      <w:pPr>
        <w:numPr>
          <w:ilvl w:val="1"/>
          <w:numId w:val="4"/>
        </w:numPr>
        <w:rPr>
          <w:rFonts w:cs="Times New Roman"/>
        </w:rPr>
      </w:pPr>
      <w:r w:rsidRPr="00F408E2">
        <w:rPr>
          <w:rFonts w:cs="Times New Roman"/>
        </w:rPr>
        <w:t xml:space="preserve">Cause  carentielle </w:t>
      </w:r>
    </w:p>
    <w:p w14:paraId="609855E4" w14:textId="75952A3D" w:rsidR="00BD7E09" w:rsidRPr="00F408E2" w:rsidRDefault="00BD7E09" w:rsidP="004237A4">
      <w:pPr>
        <w:numPr>
          <w:ilvl w:val="2"/>
          <w:numId w:val="4"/>
        </w:numPr>
        <w:rPr>
          <w:rFonts w:cs="Times New Roman"/>
        </w:rPr>
      </w:pPr>
      <w:r w:rsidRPr="00F408E2">
        <w:rPr>
          <w:rFonts w:cs="Times New Roman"/>
        </w:rPr>
        <w:t xml:space="preserve">Encéphalopathie de </w:t>
      </w:r>
      <w:r w:rsidR="008824D3" w:rsidRPr="00F408E2">
        <w:rPr>
          <w:rFonts w:cs="Times New Roman"/>
        </w:rPr>
        <w:t>Wernicke</w:t>
      </w:r>
    </w:p>
    <w:p w14:paraId="06BCCC92" w14:textId="5C0D2D71" w:rsidR="00495CE6" w:rsidRPr="00F408E2" w:rsidRDefault="00495CE6" w:rsidP="004237A4">
      <w:pPr>
        <w:numPr>
          <w:ilvl w:val="1"/>
          <w:numId w:val="4"/>
        </w:numPr>
        <w:rPr>
          <w:rFonts w:cs="Times New Roman"/>
        </w:rPr>
      </w:pPr>
      <w:r w:rsidRPr="00F408E2">
        <w:rPr>
          <w:rFonts w:cs="Times New Roman"/>
        </w:rPr>
        <w:t xml:space="preserve">Cause </w:t>
      </w:r>
      <w:r w:rsidR="008824D3" w:rsidRPr="00F408E2">
        <w:rPr>
          <w:rFonts w:cs="Times New Roman"/>
        </w:rPr>
        <w:t>infectieuse</w:t>
      </w:r>
    </w:p>
    <w:p w14:paraId="22125257" w14:textId="333036EB" w:rsidR="00BD7E09" w:rsidRPr="00F408E2" w:rsidRDefault="00BD7E09" w:rsidP="004237A4">
      <w:pPr>
        <w:numPr>
          <w:ilvl w:val="2"/>
          <w:numId w:val="4"/>
        </w:numPr>
        <w:rPr>
          <w:rFonts w:cs="Times New Roman"/>
        </w:rPr>
      </w:pPr>
      <w:r w:rsidRPr="00F408E2">
        <w:rPr>
          <w:rFonts w:cs="Times New Roman"/>
        </w:rPr>
        <w:t xml:space="preserve">Encéphalite virale, </w:t>
      </w:r>
      <w:r w:rsidR="008824D3" w:rsidRPr="00F408E2">
        <w:rPr>
          <w:rFonts w:cs="Times New Roman"/>
        </w:rPr>
        <w:t>encéphalopathie</w:t>
      </w:r>
      <w:r w:rsidRPr="00F408E2">
        <w:rPr>
          <w:rFonts w:cs="Times New Roman"/>
        </w:rPr>
        <w:t xml:space="preserve"> bactérienne</w:t>
      </w:r>
    </w:p>
    <w:p w14:paraId="39213585" w14:textId="47B4A61C" w:rsidR="00BD7E09" w:rsidRPr="00F408E2" w:rsidRDefault="005023F3" w:rsidP="004237A4">
      <w:pPr>
        <w:numPr>
          <w:ilvl w:val="1"/>
          <w:numId w:val="4"/>
        </w:numPr>
        <w:rPr>
          <w:rFonts w:cs="Times New Roman"/>
        </w:rPr>
      </w:pPr>
      <w:r w:rsidRPr="00F408E2">
        <w:rPr>
          <w:rFonts w:cs="Times New Roman"/>
        </w:rPr>
        <w:t xml:space="preserve">Cause </w:t>
      </w:r>
      <w:r w:rsidR="00706970" w:rsidRPr="00F408E2">
        <w:rPr>
          <w:rFonts w:cs="Times New Roman"/>
        </w:rPr>
        <w:t>traumatique</w:t>
      </w:r>
    </w:p>
    <w:p w14:paraId="2C0A201F" w14:textId="39F5A3DC" w:rsidR="005023F3" w:rsidRPr="00F408E2" w:rsidRDefault="005023F3" w:rsidP="004237A4">
      <w:pPr>
        <w:numPr>
          <w:ilvl w:val="1"/>
          <w:numId w:val="4"/>
        </w:numPr>
        <w:rPr>
          <w:rFonts w:cs="Times New Roman"/>
        </w:rPr>
      </w:pPr>
      <w:r w:rsidRPr="00F408E2">
        <w:rPr>
          <w:rFonts w:cs="Times New Roman"/>
        </w:rPr>
        <w:t xml:space="preserve">Cause processus </w:t>
      </w:r>
      <w:r w:rsidR="00706970" w:rsidRPr="00F408E2">
        <w:rPr>
          <w:rFonts w:cs="Times New Roman"/>
        </w:rPr>
        <w:t>…</w:t>
      </w:r>
    </w:p>
    <w:p w14:paraId="16B72470" w14:textId="0DEFA713" w:rsidR="00495CE6" w:rsidRPr="00F408E2" w:rsidRDefault="00C53277" w:rsidP="004237A4">
      <w:pPr>
        <w:numPr>
          <w:ilvl w:val="1"/>
          <w:numId w:val="4"/>
        </w:numPr>
        <w:rPr>
          <w:rFonts w:cs="Times New Roman"/>
        </w:rPr>
      </w:pPr>
      <w:r w:rsidRPr="00F408E2">
        <w:rPr>
          <w:rFonts w:cs="Times New Roman"/>
        </w:rPr>
        <w:t>Cause psychiatrique</w:t>
      </w:r>
    </w:p>
    <w:p w14:paraId="4523CED0" w14:textId="490F062B" w:rsidR="005023F3" w:rsidRPr="00F408E2" w:rsidRDefault="00D472DD" w:rsidP="004237A4">
      <w:pPr>
        <w:numPr>
          <w:ilvl w:val="2"/>
          <w:numId w:val="4"/>
        </w:numPr>
        <w:rPr>
          <w:rFonts w:cs="Times New Roman"/>
        </w:rPr>
      </w:pPr>
      <w:r w:rsidRPr="00F408E2">
        <w:rPr>
          <w:rFonts w:cs="Times New Roman"/>
        </w:rPr>
        <w:t>Mélancolie,</w:t>
      </w:r>
      <w:r w:rsidR="005023F3" w:rsidRPr="00F408E2">
        <w:rPr>
          <w:rFonts w:cs="Times New Roman"/>
        </w:rPr>
        <w:t xml:space="preserve"> </w:t>
      </w:r>
    </w:p>
    <w:p w14:paraId="16366E04" w14:textId="292744E9" w:rsidR="005023F3" w:rsidRPr="00F408E2" w:rsidRDefault="005023F3" w:rsidP="004237A4">
      <w:pPr>
        <w:numPr>
          <w:ilvl w:val="2"/>
          <w:numId w:val="4"/>
        </w:numPr>
        <w:rPr>
          <w:rFonts w:cs="Times New Roman"/>
        </w:rPr>
      </w:pPr>
      <w:r w:rsidRPr="00F408E2">
        <w:rPr>
          <w:rFonts w:cs="Times New Roman"/>
        </w:rPr>
        <w:t>Faux délirante</w:t>
      </w:r>
    </w:p>
    <w:p w14:paraId="445E57B2" w14:textId="38E2F276" w:rsidR="00706970" w:rsidRPr="00F408E2" w:rsidRDefault="008824D3" w:rsidP="00706970">
      <w:pPr>
        <w:rPr>
          <w:rFonts w:cs="Times New Roman"/>
        </w:rPr>
      </w:pPr>
      <w:r w:rsidRPr="00F408E2">
        <w:rPr>
          <w:rFonts w:cs="Times New Roman"/>
        </w:rPr>
        <w:t>Examen</w:t>
      </w:r>
      <w:r w:rsidR="00706970" w:rsidRPr="00F408E2">
        <w:rPr>
          <w:rFonts w:cs="Times New Roman"/>
        </w:rPr>
        <w:t xml:space="preserve"> du malade</w:t>
      </w:r>
    </w:p>
    <w:p w14:paraId="42B66E32" w14:textId="3EF321FF" w:rsidR="00706970" w:rsidRPr="00F408E2" w:rsidRDefault="00706970" w:rsidP="004237A4">
      <w:pPr>
        <w:numPr>
          <w:ilvl w:val="1"/>
          <w:numId w:val="4"/>
        </w:numPr>
        <w:rPr>
          <w:rFonts w:cs="Times New Roman"/>
        </w:rPr>
      </w:pPr>
      <w:r w:rsidRPr="00F408E2">
        <w:rPr>
          <w:rFonts w:cs="Times New Roman"/>
        </w:rPr>
        <w:t xml:space="preserve">État générale </w:t>
      </w:r>
    </w:p>
    <w:p w14:paraId="1C8A3047" w14:textId="210AED03" w:rsidR="00706970" w:rsidRPr="00F408E2" w:rsidRDefault="00706970" w:rsidP="004237A4">
      <w:pPr>
        <w:numPr>
          <w:ilvl w:val="1"/>
          <w:numId w:val="4"/>
        </w:numPr>
        <w:rPr>
          <w:rFonts w:cs="Times New Roman"/>
        </w:rPr>
      </w:pPr>
      <w:r w:rsidRPr="00F408E2">
        <w:rPr>
          <w:rFonts w:cs="Times New Roman"/>
        </w:rPr>
        <w:t xml:space="preserve">Signes </w:t>
      </w:r>
      <w:r w:rsidR="008824D3" w:rsidRPr="00F408E2">
        <w:rPr>
          <w:rFonts w:cs="Times New Roman"/>
        </w:rPr>
        <w:t>neurologique</w:t>
      </w:r>
      <w:r w:rsidRPr="00F408E2">
        <w:rPr>
          <w:rFonts w:cs="Times New Roman"/>
        </w:rPr>
        <w:t xml:space="preserve"> de focalisation</w:t>
      </w:r>
      <w:r w:rsidR="00EC3244">
        <w:rPr>
          <w:rFonts w:cs="Times New Roman"/>
        </w:rPr>
        <w:t> </w:t>
      </w:r>
      <w:r w:rsidRPr="00F408E2">
        <w:rPr>
          <w:rFonts w:cs="Times New Roman"/>
        </w:rPr>
        <w:t>: déficit neurologique, signe oculomoteur (si confusion</w:t>
      </w:r>
      <w:r w:rsidR="00877A13" w:rsidRPr="00F408E2">
        <w:rPr>
          <w:rFonts w:cs="Times New Roman"/>
        </w:rPr>
        <w:t xml:space="preserve"> + strabisme +mydriase </w:t>
      </w:r>
      <w:r w:rsidR="00877A13" w:rsidRPr="00F408E2">
        <w:rPr>
          <w:rFonts w:cs="Times New Roman"/>
        </w:rPr>
        <w:sym w:font="Wingdings" w:char="F0E8"/>
      </w:r>
      <w:r w:rsidR="00877A13" w:rsidRPr="00F408E2">
        <w:rPr>
          <w:rFonts w:cs="Times New Roman"/>
        </w:rPr>
        <w:t xml:space="preserve"> atteinte du III), (atteinte VI </w:t>
      </w:r>
      <w:r w:rsidR="00877A13" w:rsidRPr="00F408E2">
        <w:rPr>
          <w:rFonts w:cs="Times New Roman"/>
        </w:rPr>
        <w:sym w:font="Wingdings" w:char="F0E8"/>
      </w:r>
      <w:r w:rsidR="00877A13" w:rsidRPr="00F408E2">
        <w:rPr>
          <w:rFonts w:cs="Times New Roman"/>
        </w:rPr>
        <w:t xml:space="preserve"> </w:t>
      </w:r>
      <w:r w:rsidR="008824D3" w:rsidRPr="00F408E2">
        <w:rPr>
          <w:rFonts w:cs="Times New Roman"/>
        </w:rPr>
        <w:t>lésion bulbe ….)</w:t>
      </w:r>
    </w:p>
    <w:p w14:paraId="1AABF695" w14:textId="7D81FEBE" w:rsidR="00706970" w:rsidRPr="00F408E2" w:rsidRDefault="00706970" w:rsidP="004237A4">
      <w:pPr>
        <w:numPr>
          <w:ilvl w:val="1"/>
          <w:numId w:val="4"/>
        </w:numPr>
        <w:rPr>
          <w:rFonts w:cs="Times New Roman"/>
        </w:rPr>
      </w:pPr>
      <w:r w:rsidRPr="00F408E2">
        <w:rPr>
          <w:rFonts w:cs="Times New Roman"/>
        </w:rPr>
        <w:t xml:space="preserve">Bilan </w:t>
      </w:r>
      <w:r w:rsidR="002B2DCA" w:rsidRPr="00F408E2">
        <w:rPr>
          <w:rFonts w:cs="Times New Roman"/>
        </w:rPr>
        <w:t>complémentaire</w:t>
      </w:r>
      <w:r w:rsidRPr="00F408E2">
        <w:rPr>
          <w:rFonts w:cs="Times New Roman"/>
        </w:rPr>
        <w:t xml:space="preserve"> d’u</w:t>
      </w:r>
      <w:r w:rsidR="00C83E31" w:rsidRPr="00F408E2">
        <w:rPr>
          <w:rFonts w:cs="Times New Roman"/>
        </w:rPr>
        <w:t>r</w:t>
      </w:r>
      <w:r w:rsidRPr="00F408E2">
        <w:rPr>
          <w:rFonts w:cs="Times New Roman"/>
        </w:rPr>
        <w:t xml:space="preserve">gence </w:t>
      </w:r>
    </w:p>
    <w:p w14:paraId="2D49401E" w14:textId="307C1BF0" w:rsidR="00C83E31" w:rsidRPr="00F408E2" w:rsidRDefault="00C83E31" w:rsidP="004237A4">
      <w:pPr>
        <w:numPr>
          <w:ilvl w:val="2"/>
          <w:numId w:val="4"/>
        </w:numPr>
        <w:rPr>
          <w:rFonts w:cs="Times New Roman"/>
        </w:rPr>
      </w:pPr>
      <w:r w:rsidRPr="00F408E2">
        <w:rPr>
          <w:rFonts w:cs="Times New Roman"/>
        </w:rPr>
        <w:t xml:space="preserve">NFS, glycémie, </w:t>
      </w:r>
      <w:r w:rsidR="00D472DD" w:rsidRPr="00F408E2">
        <w:rPr>
          <w:rFonts w:cs="Times New Roman"/>
        </w:rPr>
        <w:t>urée,</w:t>
      </w:r>
      <w:r w:rsidRPr="00F408E2">
        <w:rPr>
          <w:rFonts w:cs="Times New Roman"/>
        </w:rPr>
        <w:t xml:space="preserve"> </w:t>
      </w:r>
      <w:r w:rsidR="00D472DD" w:rsidRPr="00F408E2">
        <w:rPr>
          <w:rFonts w:cs="Times New Roman"/>
        </w:rPr>
        <w:t>créatininémie, gaz</w:t>
      </w:r>
      <w:r w:rsidRPr="00F408E2">
        <w:rPr>
          <w:rFonts w:cs="Times New Roman"/>
        </w:rPr>
        <w:t xml:space="preserve"> du sang, ECG, hémoculture</w:t>
      </w:r>
    </w:p>
    <w:p w14:paraId="459DFD65" w14:textId="7F8CA4BB" w:rsidR="00C83E31" w:rsidRPr="00F408E2" w:rsidRDefault="00C83E31" w:rsidP="004237A4">
      <w:pPr>
        <w:numPr>
          <w:ilvl w:val="2"/>
          <w:numId w:val="4"/>
        </w:numPr>
        <w:rPr>
          <w:rFonts w:cs="Times New Roman"/>
        </w:rPr>
      </w:pPr>
      <w:r w:rsidRPr="00F408E2">
        <w:rPr>
          <w:rFonts w:cs="Times New Roman"/>
        </w:rPr>
        <w:t>imagerie cérébrale</w:t>
      </w:r>
    </w:p>
    <w:p w14:paraId="60C19A17" w14:textId="7B66C9AE" w:rsidR="00C83E31" w:rsidRPr="00F408E2" w:rsidRDefault="00C83E31" w:rsidP="004237A4">
      <w:pPr>
        <w:numPr>
          <w:ilvl w:val="2"/>
          <w:numId w:val="4"/>
        </w:numPr>
        <w:rPr>
          <w:rFonts w:cs="Times New Roman"/>
        </w:rPr>
      </w:pPr>
      <w:r w:rsidRPr="00F408E2">
        <w:rPr>
          <w:rFonts w:cs="Times New Roman"/>
        </w:rPr>
        <w:t>Dosage de l’alcoolémie</w:t>
      </w:r>
    </w:p>
    <w:p w14:paraId="03C61A69" w14:textId="0E6AC6C0" w:rsidR="00C83E31" w:rsidRPr="00F408E2" w:rsidRDefault="00C83E31" w:rsidP="004237A4">
      <w:pPr>
        <w:numPr>
          <w:ilvl w:val="2"/>
          <w:numId w:val="4"/>
        </w:numPr>
        <w:rPr>
          <w:rFonts w:cs="Times New Roman"/>
        </w:rPr>
      </w:pPr>
      <w:r w:rsidRPr="00F408E2">
        <w:rPr>
          <w:rFonts w:cs="Times New Roman"/>
        </w:rPr>
        <w:t>Dosage du médicament</w:t>
      </w:r>
      <w:r w:rsidR="005B6823" w:rsidRPr="00F408E2">
        <w:rPr>
          <w:rFonts w:cs="Times New Roman"/>
        </w:rPr>
        <w:t> </w:t>
      </w:r>
    </w:p>
    <w:p w14:paraId="5E839A3D" w14:textId="12E17214" w:rsidR="00C83E31" w:rsidRPr="00F408E2" w:rsidRDefault="005B6823" w:rsidP="005B6823">
      <w:pPr>
        <w:pStyle w:val="Titre1"/>
        <w:rPr>
          <w:rFonts w:cs="Times New Roman"/>
        </w:rPr>
      </w:pPr>
      <w:bookmarkStart w:id="273" w:name="_Toc196656559"/>
      <w:bookmarkStart w:id="274" w:name="_Toc196662366"/>
      <w:r w:rsidRPr="00F408E2">
        <w:rPr>
          <w:rFonts w:cs="Times New Roman"/>
        </w:rPr>
        <w:t>Prise en charge</w:t>
      </w:r>
      <w:bookmarkEnd w:id="273"/>
      <w:bookmarkEnd w:id="274"/>
      <w:r w:rsidRPr="00F408E2">
        <w:rPr>
          <w:rFonts w:cs="Times New Roman"/>
        </w:rPr>
        <w:t xml:space="preserve"> </w:t>
      </w:r>
    </w:p>
    <w:p w14:paraId="159B0087" w14:textId="3B2B2C0B" w:rsidR="005B6823" w:rsidRPr="00F408E2" w:rsidRDefault="005B6823" w:rsidP="005B6823">
      <w:pPr>
        <w:rPr>
          <w:rFonts w:cs="Times New Roman"/>
        </w:rPr>
      </w:pPr>
      <w:r w:rsidRPr="00F408E2">
        <w:rPr>
          <w:rFonts w:cs="Times New Roman"/>
        </w:rPr>
        <w:t>Hospitalisation</w:t>
      </w:r>
      <w:r w:rsidR="00EC3244">
        <w:rPr>
          <w:rFonts w:cs="Times New Roman"/>
        </w:rPr>
        <w:t> </w:t>
      </w:r>
      <w:r w:rsidRPr="00F408E2">
        <w:rPr>
          <w:rFonts w:cs="Times New Roman"/>
        </w:rPr>
        <w:t xml:space="preserve">: penser d’abord </w:t>
      </w:r>
      <w:r w:rsidR="00D472DD" w:rsidRPr="00F408E2">
        <w:rPr>
          <w:rFonts w:cs="Times New Roman"/>
        </w:rPr>
        <w:t>à l’encéphalopathie métabolique</w:t>
      </w:r>
      <w:r w:rsidRPr="00F408E2">
        <w:rPr>
          <w:rFonts w:cs="Times New Roman"/>
        </w:rPr>
        <w:t xml:space="preserve"> surtout toxique </w:t>
      </w:r>
    </w:p>
    <w:p w14:paraId="7BA53249" w14:textId="63C793DD" w:rsidR="005B6823" w:rsidRPr="00F408E2" w:rsidRDefault="005B6823" w:rsidP="005B6823">
      <w:pPr>
        <w:rPr>
          <w:rFonts w:cs="Times New Roman"/>
        </w:rPr>
      </w:pPr>
      <w:r w:rsidRPr="00F408E2">
        <w:rPr>
          <w:rFonts w:cs="Times New Roman"/>
        </w:rPr>
        <w:t xml:space="preserve">Traitement symptomatique </w:t>
      </w:r>
    </w:p>
    <w:p w14:paraId="2A695951" w14:textId="1E43A334" w:rsidR="005B6823" w:rsidRPr="00F408E2" w:rsidRDefault="005B6823" w:rsidP="004237A4">
      <w:pPr>
        <w:numPr>
          <w:ilvl w:val="1"/>
          <w:numId w:val="4"/>
        </w:numPr>
        <w:rPr>
          <w:rFonts w:cs="Times New Roman"/>
        </w:rPr>
      </w:pPr>
      <w:r w:rsidRPr="00F408E2">
        <w:rPr>
          <w:rFonts w:cs="Times New Roman"/>
        </w:rPr>
        <w:t xml:space="preserve">Nursing </w:t>
      </w:r>
    </w:p>
    <w:p w14:paraId="3A7EF22C" w14:textId="4F83FCD9" w:rsidR="005B6823" w:rsidRPr="00F408E2" w:rsidRDefault="005B6823" w:rsidP="004237A4">
      <w:pPr>
        <w:numPr>
          <w:ilvl w:val="1"/>
          <w:numId w:val="4"/>
        </w:numPr>
        <w:rPr>
          <w:rFonts w:cs="Times New Roman"/>
        </w:rPr>
      </w:pPr>
      <w:r w:rsidRPr="00F408E2">
        <w:rPr>
          <w:rFonts w:cs="Times New Roman"/>
        </w:rPr>
        <w:t>Corrections de désordre métabolique s</w:t>
      </w:r>
    </w:p>
    <w:p w14:paraId="730FB98D" w14:textId="1AB25EBF" w:rsidR="005B6823" w:rsidRPr="00F408E2" w:rsidRDefault="005B6823" w:rsidP="004237A4">
      <w:pPr>
        <w:numPr>
          <w:ilvl w:val="1"/>
          <w:numId w:val="4"/>
        </w:numPr>
        <w:rPr>
          <w:rFonts w:cs="Times New Roman"/>
        </w:rPr>
      </w:pPr>
      <w:r w:rsidRPr="00F408E2">
        <w:rPr>
          <w:rFonts w:cs="Times New Roman"/>
        </w:rPr>
        <w:t xml:space="preserve">Réhydrations </w:t>
      </w:r>
    </w:p>
    <w:p w14:paraId="5C72E4F9" w14:textId="7E764B9F" w:rsidR="005B6823" w:rsidRPr="00F408E2" w:rsidRDefault="005B6823" w:rsidP="004237A4">
      <w:pPr>
        <w:numPr>
          <w:ilvl w:val="1"/>
          <w:numId w:val="4"/>
        </w:numPr>
        <w:rPr>
          <w:rFonts w:cs="Times New Roman"/>
        </w:rPr>
      </w:pPr>
      <w:r w:rsidRPr="00F408E2">
        <w:rPr>
          <w:rFonts w:cs="Times New Roman"/>
        </w:rPr>
        <w:t xml:space="preserve">Corrections </w:t>
      </w:r>
      <w:r w:rsidR="00D472DD" w:rsidRPr="00F408E2">
        <w:rPr>
          <w:rFonts w:cs="Times New Roman"/>
        </w:rPr>
        <w:t>d’agitation</w:t>
      </w:r>
    </w:p>
    <w:p w14:paraId="0ED11445" w14:textId="4DA26A6C" w:rsidR="00986683" w:rsidRPr="00F408E2" w:rsidRDefault="00986683" w:rsidP="004237A4">
      <w:pPr>
        <w:numPr>
          <w:ilvl w:val="2"/>
          <w:numId w:val="4"/>
        </w:numPr>
        <w:rPr>
          <w:rFonts w:cs="Times New Roman"/>
        </w:rPr>
      </w:pPr>
      <w:r w:rsidRPr="00F408E2">
        <w:rPr>
          <w:rFonts w:cs="Times New Roman"/>
        </w:rPr>
        <w:t>Diazépan 4 – 10mg/j avec forte surveillance</w:t>
      </w:r>
    </w:p>
    <w:p w14:paraId="1A2738B8" w14:textId="1B401EA8" w:rsidR="005B6823" w:rsidRPr="00F408E2" w:rsidRDefault="003A00AF" w:rsidP="004237A4">
      <w:pPr>
        <w:numPr>
          <w:ilvl w:val="1"/>
          <w:numId w:val="4"/>
        </w:numPr>
        <w:rPr>
          <w:rFonts w:cs="Times New Roman"/>
        </w:rPr>
      </w:pPr>
      <w:r w:rsidRPr="00F408E2">
        <w:rPr>
          <w:rFonts w:cs="Times New Roman"/>
        </w:rPr>
        <w:t xml:space="preserve">Médicament </w:t>
      </w:r>
      <w:r w:rsidR="00D57E3F" w:rsidRPr="00F408E2">
        <w:rPr>
          <w:rFonts w:cs="Times New Roman"/>
        </w:rPr>
        <w:t>sédatifs</w:t>
      </w:r>
      <w:r w:rsidR="005B6823" w:rsidRPr="00F408E2">
        <w:rPr>
          <w:rFonts w:cs="Times New Roman"/>
        </w:rPr>
        <w:t xml:space="preserve"> </w:t>
      </w:r>
      <w:r w:rsidR="00D57E3F" w:rsidRPr="00F408E2">
        <w:rPr>
          <w:rFonts w:cs="Times New Roman"/>
        </w:rPr>
        <w:t xml:space="preserve">de </w:t>
      </w:r>
      <w:r w:rsidR="00B257EC" w:rsidRPr="00F408E2">
        <w:rPr>
          <w:rFonts w:cs="Times New Roman"/>
        </w:rPr>
        <w:t xml:space="preserve">mesodiazépine, probamac, </w:t>
      </w:r>
      <w:r w:rsidR="00986683" w:rsidRPr="00F408E2">
        <w:rPr>
          <w:rFonts w:cs="Times New Roman"/>
        </w:rPr>
        <w:t>neuroleptique</w:t>
      </w:r>
      <w:r w:rsidR="00B257EC" w:rsidRPr="00F408E2">
        <w:rPr>
          <w:rFonts w:cs="Times New Roman"/>
        </w:rPr>
        <w:t xml:space="preserve"> si possible par voie orale (si agitation)</w:t>
      </w:r>
      <w:r w:rsidRPr="00F408E2">
        <w:rPr>
          <w:rFonts w:cs="Times New Roman"/>
        </w:rPr>
        <w:t>, SGI</w:t>
      </w:r>
      <w:r w:rsidR="00A8652E" w:rsidRPr="00F408E2">
        <w:rPr>
          <w:rFonts w:cs="Times New Roman"/>
        </w:rPr>
        <w:t xml:space="preserve"> (500cc)</w:t>
      </w:r>
      <w:r w:rsidR="00536A32" w:rsidRPr="00F408E2">
        <w:rPr>
          <w:rFonts w:cs="Times New Roman"/>
        </w:rPr>
        <w:t xml:space="preserve"> + NaCl </w:t>
      </w:r>
      <w:r w:rsidR="00A8652E" w:rsidRPr="00F408E2">
        <w:rPr>
          <w:rFonts w:cs="Times New Roman"/>
        </w:rPr>
        <w:t>(1mg)</w:t>
      </w:r>
      <w:r w:rsidR="00D472DD">
        <w:rPr>
          <w:rFonts w:cs="Times New Roman"/>
        </w:rPr>
        <w:t xml:space="preserve"> </w:t>
      </w:r>
      <w:r w:rsidR="00986683" w:rsidRPr="00F408E2">
        <w:rPr>
          <w:rFonts w:cs="Times New Roman"/>
        </w:rPr>
        <w:t>+ KCl</w:t>
      </w:r>
      <w:r w:rsidR="00A8652E" w:rsidRPr="00F408E2">
        <w:rPr>
          <w:rFonts w:cs="Times New Roman"/>
        </w:rPr>
        <w:t xml:space="preserve"> (1mg)</w:t>
      </w:r>
      <w:r w:rsidR="007B2CEB" w:rsidRPr="00F408E2">
        <w:rPr>
          <w:rFonts w:cs="Times New Roman"/>
        </w:rPr>
        <w:t xml:space="preserve"> en perfusion</w:t>
      </w:r>
    </w:p>
    <w:p w14:paraId="79C7B6A4" w14:textId="139ADBF3" w:rsidR="005B6823" w:rsidRPr="00F408E2" w:rsidRDefault="003A00AF" w:rsidP="004237A4">
      <w:pPr>
        <w:numPr>
          <w:ilvl w:val="1"/>
          <w:numId w:val="4"/>
        </w:numPr>
        <w:rPr>
          <w:rFonts w:cs="Times New Roman"/>
        </w:rPr>
      </w:pPr>
      <w:r w:rsidRPr="00F408E2">
        <w:rPr>
          <w:rFonts w:cs="Times New Roman"/>
        </w:rPr>
        <w:t>Traitement</w:t>
      </w:r>
      <w:r w:rsidR="005B6823" w:rsidRPr="00F408E2">
        <w:rPr>
          <w:rFonts w:cs="Times New Roman"/>
        </w:rPr>
        <w:t xml:space="preserve"> de </w:t>
      </w:r>
      <w:r w:rsidR="00D57E3F" w:rsidRPr="00F408E2">
        <w:rPr>
          <w:rFonts w:cs="Times New Roman"/>
        </w:rPr>
        <w:t>délirium</w:t>
      </w:r>
      <w:r w:rsidR="005B6823" w:rsidRPr="00F408E2">
        <w:rPr>
          <w:rFonts w:cs="Times New Roman"/>
        </w:rPr>
        <w:t xml:space="preserve"> t</w:t>
      </w:r>
      <w:r w:rsidR="00D57E3F" w:rsidRPr="00F408E2">
        <w:rPr>
          <w:rFonts w:cs="Times New Roman"/>
        </w:rPr>
        <w:t>r</w:t>
      </w:r>
      <w:r w:rsidR="005B6823" w:rsidRPr="00F408E2">
        <w:rPr>
          <w:rFonts w:cs="Times New Roman"/>
        </w:rPr>
        <w:t>eme</w:t>
      </w:r>
      <w:r w:rsidR="00D57E3F" w:rsidRPr="00F408E2">
        <w:rPr>
          <w:rFonts w:cs="Times New Roman"/>
        </w:rPr>
        <w:t>n</w:t>
      </w:r>
      <w:r w:rsidR="005B6823" w:rsidRPr="00F408E2">
        <w:rPr>
          <w:rFonts w:cs="Times New Roman"/>
        </w:rPr>
        <w:t xml:space="preserve">s </w:t>
      </w:r>
      <w:r w:rsidR="00D472DD" w:rsidRPr="00F408E2">
        <w:rPr>
          <w:rFonts w:cs="Times New Roman"/>
        </w:rPr>
        <w:t>à l’éthylique</w:t>
      </w:r>
      <w:r w:rsidR="005B6823" w:rsidRPr="00F408E2">
        <w:rPr>
          <w:rFonts w:cs="Times New Roman"/>
        </w:rPr>
        <w:t xml:space="preserve"> </w:t>
      </w:r>
      <w:r w:rsidR="00C40252" w:rsidRPr="00F408E2">
        <w:rPr>
          <w:rFonts w:cs="Times New Roman"/>
        </w:rPr>
        <w:t>(alcoolique)</w:t>
      </w:r>
    </w:p>
    <w:p w14:paraId="58B40556" w14:textId="0917BAB5" w:rsidR="00C40252" w:rsidRPr="00F408E2" w:rsidRDefault="00C40252" w:rsidP="004237A4">
      <w:pPr>
        <w:numPr>
          <w:ilvl w:val="2"/>
          <w:numId w:val="4"/>
        </w:numPr>
        <w:rPr>
          <w:rFonts w:cs="Times New Roman"/>
        </w:rPr>
      </w:pPr>
      <w:r w:rsidRPr="00F408E2">
        <w:rPr>
          <w:rFonts w:cs="Times New Roman"/>
        </w:rPr>
        <w:lastRenderedPageBreak/>
        <w:t>Encéphalopathie de Wern</w:t>
      </w:r>
      <w:r w:rsidR="00A82D35" w:rsidRPr="00F408E2">
        <w:rPr>
          <w:rFonts w:cs="Times New Roman"/>
        </w:rPr>
        <w:t>i</w:t>
      </w:r>
      <w:r w:rsidRPr="00F408E2">
        <w:rPr>
          <w:rFonts w:cs="Times New Roman"/>
        </w:rPr>
        <w:t>cke</w:t>
      </w:r>
      <w:r w:rsidR="00EC3244">
        <w:rPr>
          <w:rFonts w:cs="Times New Roman"/>
        </w:rPr>
        <w:t> </w:t>
      </w:r>
      <w:r w:rsidRPr="00F408E2">
        <w:rPr>
          <w:rFonts w:cs="Times New Roman"/>
        </w:rPr>
        <w:t>: carence en vit B1</w:t>
      </w:r>
      <w:r w:rsidR="00EC3244">
        <w:rPr>
          <w:rFonts w:cs="Times New Roman"/>
        </w:rPr>
        <w:t> </w:t>
      </w:r>
      <w:r w:rsidRPr="00F408E2">
        <w:rPr>
          <w:rFonts w:cs="Times New Roman"/>
        </w:rPr>
        <w:t>: confusion, ata</w:t>
      </w:r>
      <w:r w:rsidR="00A82D35" w:rsidRPr="00F408E2">
        <w:rPr>
          <w:rFonts w:cs="Times New Roman"/>
        </w:rPr>
        <w:t>x</w:t>
      </w:r>
      <w:r w:rsidRPr="00F408E2">
        <w:rPr>
          <w:rFonts w:cs="Times New Roman"/>
        </w:rPr>
        <w:t xml:space="preserve">ie, </w:t>
      </w:r>
      <w:r w:rsidR="00D472DD" w:rsidRPr="00F408E2">
        <w:rPr>
          <w:rFonts w:cs="Times New Roman"/>
        </w:rPr>
        <w:t>ophtalmologie</w:t>
      </w:r>
      <w:r w:rsidR="00A82D35" w:rsidRPr="00F408E2">
        <w:rPr>
          <w:rFonts w:cs="Times New Roman"/>
        </w:rPr>
        <w:t xml:space="preserve"> (CAO)</w:t>
      </w:r>
    </w:p>
    <w:p w14:paraId="6A602241" w14:textId="2C37DA34" w:rsidR="006D7723" w:rsidRPr="00F408E2" w:rsidRDefault="006D7723" w:rsidP="004237A4">
      <w:pPr>
        <w:numPr>
          <w:ilvl w:val="3"/>
          <w:numId w:val="4"/>
        </w:numPr>
        <w:rPr>
          <w:rFonts w:cs="Times New Roman"/>
        </w:rPr>
      </w:pPr>
    </w:p>
    <w:p w14:paraId="6EB9FD9F" w14:textId="6BC32AB1" w:rsidR="00530D0E" w:rsidRPr="00F408E2" w:rsidRDefault="00530D0E" w:rsidP="004237A4">
      <w:pPr>
        <w:numPr>
          <w:ilvl w:val="2"/>
          <w:numId w:val="4"/>
        </w:numPr>
        <w:rPr>
          <w:rFonts w:cs="Times New Roman"/>
        </w:rPr>
      </w:pPr>
      <w:r w:rsidRPr="00F408E2">
        <w:rPr>
          <w:rFonts w:cs="Times New Roman"/>
        </w:rPr>
        <w:t>Délirium tremens</w:t>
      </w:r>
      <w:r w:rsidR="00EC3244">
        <w:rPr>
          <w:rFonts w:cs="Times New Roman"/>
        </w:rPr>
        <w:t> </w:t>
      </w:r>
      <w:r w:rsidRPr="00F408E2">
        <w:rPr>
          <w:rFonts w:cs="Times New Roman"/>
        </w:rPr>
        <w:t>: sevrage éthylique</w:t>
      </w:r>
      <w:r w:rsidR="00EC3244">
        <w:rPr>
          <w:rFonts w:cs="Times New Roman"/>
        </w:rPr>
        <w:t> </w:t>
      </w:r>
      <w:r w:rsidR="00C02086" w:rsidRPr="00F408E2">
        <w:rPr>
          <w:rFonts w:cs="Times New Roman"/>
        </w:rPr>
        <w:t xml:space="preserve">: sombre, et </w:t>
      </w:r>
      <w:r w:rsidR="006D7723" w:rsidRPr="00F408E2">
        <w:rPr>
          <w:rFonts w:cs="Times New Roman"/>
        </w:rPr>
        <w:t>silence</w:t>
      </w:r>
      <w:r w:rsidR="00C02086" w:rsidRPr="00F408E2">
        <w:rPr>
          <w:rFonts w:cs="Times New Roman"/>
        </w:rPr>
        <w:t xml:space="preserve"> </w:t>
      </w:r>
    </w:p>
    <w:p w14:paraId="2766639F" w14:textId="5A0343A2" w:rsidR="006D7723" w:rsidRPr="00F408E2" w:rsidRDefault="006D7723" w:rsidP="004237A4">
      <w:pPr>
        <w:numPr>
          <w:ilvl w:val="3"/>
          <w:numId w:val="4"/>
        </w:numPr>
        <w:rPr>
          <w:rFonts w:cs="Times New Roman"/>
        </w:rPr>
      </w:pPr>
      <w:r w:rsidRPr="00F408E2">
        <w:rPr>
          <w:rFonts w:cs="Times New Roman"/>
        </w:rPr>
        <w:t>Traitement</w:t>
      </w:r>
      <w:r w:rsidR="00EC3244">
        <w:rPr>
          <w:rFonts w:cs="Times New Roman"/>
        </w:rPr>
        <w:t> </w:t>
      </w:r>
      <w:r w:rsidRPr="00F408E2">
        <w:rPr>
          <w:rFonts w:cs="Times New Roman"/>
        </w:rPr>
        <w:t xml:space="preserve">: B1 1mg /j, B6 500mg/j, vit PP 500mg/j en perfusion, </w:t>
      </w:r>
      <w:r w:rsidR="00432B5D" w:rsidRPr="00F408E2">
        <w:rPr>
          <w:rFonts w:cs="Times New Roman"/>
        </w:rPr>
        <w:t>ré nutrition</w:t>
      </w:r>
      <w:r w:rsidRPr="00F408E2">
        <w:rPr>
          <w:rFonts w:cs="Times New Roman"/>
        </w:rPr>
        <w:t xml:space="preserve"> et protéine</w:t>
      </w:r>
    </w:p>
    <w:p w14:paraId="36F52B90" w14:textId="06B85417" w:rsidR="00432B5D" w:rsidRPr="00F408E2" w:rsidRDefault="00432B5D" w:rsidP="004237A4">
      <w:pPr>
        <w:numPr>
          <w:ilvl w:val="3"/>
          <w:numId w:val="4"/>
        </w:numPr>
        <w:rPr>
          <w:rFonts w:cs="Times New Roman"/>
        </w:rPr>
      </w:pPr>
      <w:r w:rsidRPr="00F408E2">
        <w:rPr>
          <w:rFonts w:cs="Times New Roman"/>
        </w:rPr>
        <w:t>Diazepine</w:t>
      </w:r>
    </w:p>
    <w:p w14:paraId="60FAE2E2" w14:textId="183FA588" w:rsidR="00432B5D" w:rsidRPr="00F408E2" w:rsidRDefault="00432B5D" w:rsidP="004237A4">
      <w:pPr>
        <w:numPr>
          <w:ilvl w:val="3"/>
          <w:numId w:val="4"/>
        </w:numPr>
        <w:rPr>
          <w:rFonts w:cs="Times New Roman"/>
        </w:rPr>
      </w:pPr>
      <w:r w:rsidRPr="00F408E2">
        <w:rPr>
          <w:rFonts w:cs="Times New Roman"/>
        </w:rPr>
        <w:t>Si agit</w:t>
      </w:r>
      <w:r w:rsidR="00AD0758" w:rsidRPr="00F408E2">
        <w:rPr>
          <w:rFonts w:cs="Times New Roman"/>
        </w:rPr>
        <w:t>ation</w:t>
      </w:r>
    </w:p>
    <w:p w14:paraId="02F429C2" w14:textId="2263519D" w:rsidR="00AD0758" w:rsidRPr="00F408E2" w:rsidRDefault="00F05591" w:rsidP="004237A4">
      <w:pPr>
        <w:numPr>
          <w:ilvl w:val="3"/>
          <w:numId w:val="4"/>
        </w:numPr>
        <w:rPr>
          <w:rFonts w:cs="Times New Roman"/>
        </w:rPr>
      </w:pPr>
      <w:r w:rsidRPr="00F408E2">
        <w:rPr>
          <w:rFonts w:cs="Times New Roman"/>
        </w:rPr>
        <w:t xml:space="preserve">Loxapine ou loxapan </w:t>
      </w:r>
    </w:p>
    <w:p w14:paraId="1C5EFF3A" w14:textId="0DA3E4E1" w:rsidR="00F05591" w:rsidRPr="00F408E2" w:rsidRDefault="00F05591" w:rsidP="004237A4">
      <w:pPr>
        <w:numPr>
          <w:ilvl w:val="3"/>
          <w:numId w:val="4"/>
        </w:numPr>
        <w:rPr>
          <w:rFonts w:cs="Times New Roman"/>
        </w:rPr>
      </w:pPr>
      <w:r w:rsidRPr="00F408E2">
        <w:rPr>
          <w:rFonts w:cs="Times New Roman"/>
        </w:rPr>
        <w:t>L’aldactyle</w:t>
      </w:r>
      <w:r w:rsidR="00EC3244">
        <w:rPr>
          <w:rFonts w:cs="Times New Roman"/>
        </w:rPr>
        <w:t> </w:t>
      </w:r>
      <w:r w:rsidRPr="00F408E2">
        <w:rPr>
          <w:rFonts w:cs="Times New Roman"/>
        </w:rPr>
        <w:t>: per os ou intramusculaire</w:t>
      </w:r>
    </w:p>
    <w:p w14:paraId="4C4B05C7" w14:textId="2EC9BBE6" w:rsidR="005B6823" w:rsidRPr="00F408E2" w:rsidRDefault="005B6823" w:rsidP="004237A4">
      <w:pPr>
        <w:numPr>
          <w:ilvl w:val="1"/>
          <w:numId w:val="4"/>
        </w:numPr>
        <w:rPr>
          <w:rFonts w:cs="Times New Roman"/>
        </w:rPr>
      </w:pPr>
      <w:r w:rsidRPr="00F408E2">
        <w:rPr>
          <w:rFonts w:cs="Times New Roman"/>
        </w:rPr>
        <w:t xml:space="preserve">Arrêts de tout médicament antérieur </w:t>
      </w:r>
      <w:r w:rsidR="003A00AF" w:rsidRPr="00F408E2">
        <w:rPr>
          <w:rFonts w:cs="Times New Roman"/>
        </w:rPr>
        <w:t>pouvant</w:t>
      </w:r>
      <w:r w:rsidRPr="00F408E2">
        <w:rPr>
          <w:rFonts w:cs="Times New Roman"/>
        </w:rPr>
        <w:t xml:space="preserve"> entrainer une confusion mentale.</w:t>
      </w:r>
    </w:p>
    <w:p w14:paraId="321C1A1A" w14:textId="63B388ED" w:rsidR="00D76B92" w:rsidRPr="00F408E2" w:rsidRDefault="00D76B92" w:rsidP="00D76B92">
      <w:pPr>
        <w:pStyle w:val="Titre1"/>
        <w:rPr>
          <w:rFonts w:cs="Times New Roman"/>
        </w:rPr>
      </w:pPr>
      <w:bookmarkStart w:id="275" w:name="_Toc196656560"/>
      <w:bookmarkStart w:id="276" w:name="_Toc196662367"/>
      <w:r w:rsidRPr="00F408E2">
        <w:rPr>
          <w:rFonts w:cs="Times New Roman"/>
        </w:rPr>
        <w:t>Traitement étiologique</w:t>
      </w:r>
      <w:bookmarkEnd w:id="275"/>
      <w:bookmarkEnd w:id="276"/>
    </w:p>
    <w:p w14:paraId="3C32B4FB" w14:textId="4F78DEBF" w:rsidR="00A3267E" w:rsidRPr="00F408E2" w:rsidRDefault="00A3267E" w:rsidP="00A3267E">
      <w:pPr>
        <w:pStyle w:val="Titre2"/>
        <w:rPr>
          <w:rFonts w:cs="Times New Roman"/>
        </w:rPr>
      </w:pPr>
      <w:bookmarkStart w:id="277" w:name="_Toc196656561"/>
      <w:bookmarkStart w:id="278" w:name="_Toc196662368"/>
      <w:r w:rsidRPr="00F408E2">
        <w:rPr>
          <w:rFonts w:cs="Times New Roman"/>
        </w:rPr>
        <w:t>Arrêt de toxique</w:t>
      </w:r>
      <w:bookmarkEnd w:id="277"/>
      <w:bookmarkEnd w:id="278"/>
    </w:p>
    <w:p w14:paraId="7A383CF2" w14:textId="31710029" w:rsidR="00D76B92" w:rsidRPr="00F408E2" w:rsidRDefault="00D76B92" w:rsidP="00D76B92">
      <w:pPr>
        <w:rPr>
          <w:rFonts w:cs="Times New Roman"/>
        </w:rPr>
      </w:pPr>
      <w:r w:rsidRPr="00F408E2">
        <w:rPr>
          <w:rFonts w:cs="Times New Roman"/>
        </w:rPr>
        <w:t>Arrêt des toxique et mise éventuel d’antidote</w:t>
      </w:r>
      <w:r w:rsidR="00EC3244">
        <w:rPr>
          <w:rFonts w:cs="Times New Roman"/>
        </w:rPr>
        <w:t> </w:t>
      </w:r>
      <w:r w:rsidRPr="00F408E2">
        <w:rPr>
          <w:rFonts w:cs="Times New Roman"/>
        </w:rPr>
        <w:t xml:space="preserve">: naloxone ou narquant </w:t>
      </w:r>
      <w:r w:rsidRPr="00F408E2">
        <w:rPr>
          <w:rFonts w:cs="Times New Roman"/>
        </w:rPr>
        <w:sym w:font="Wingdings" w:char="F0E8"/>
      </w:r>
      <w:r w:rsidRPr="00F408E2">
        <w:rPr>
          <w:rFonts w:cs="Times New Roman"/>
        </w:rPr>
        <w:t xml:space="preserve"> antidote opiacée</w:t>
      </w:r>
    </w:p>
    <w:p w14:paraId="7E770313" w14:textId="46DC8153" w:rsidR="00D76B92" w:rsidRPr="00F408E2" w:rsidRDefault="003B42D5" w:rsidP="00D76B92">
      <w:pPr>
        <w:rPr>
          <w:rFonts w:cs="Times New Roman"/>
        </w:rPr>
      </w:pPr>
      <w:r w:rsidRPr="00F408E2">
        <w:rPr>
          <w:rFonts w:cs="Times New Roman"/>
        </w:rPr>
        <w:t xml:space="preserve">Flumazeline (anexate) </w:t>
      </w:r>
      <w:r w:rsidRPr="00F408E2">
        <w:rPr>
          <w:rFonts w:cs="Times New Roman"/>
        </w:rPr>
        <w:sym w:font="Wingdings" w:char="F0E8"/>
      </w:r>
      <w:r w:rsidRPr="00F408E2">
        <w:rPr>
          <w:rFonts w:cs="Times New Roman"/>
        </w:rPr>
        <w:t xml:space="preserve"> antidote de diazepine </w:t>
      </w:r>
    </w:p>
    <w:p w14:paraId="60A81AAD" w14:textId="735566AD" w:rsidR="003B42D5" w:rsidRPr="00F408E2" w:rsidRDefault="00A3267E" w:rsidP="00A3267E">
      <w:pPr>
        <w:pStyle w:val="Titre2"/>
        <w:rPr>
          <w:rFonts w:cs="Times New Roman"/>
        </w:rPr>
      </w:pPr>
      <w:bookmarkStart w:id="279" w:name="_Toc196656562"/>
      <w:bookmarkStart w:id="280" w:name="_Toc196662369"/>
      <w:r w:rsidRPr="00F408E2">
        <w:rPr>
          <w:rFonts w:cs="Times New Roman"/>
        </w:rPr>
        <w:t>Traitement métabolique</w:t>
      </w:r>
      <w:bookmarkEnd w:id="279"/>
      <w:bookmarkEnd w:id="280"/>
      <w:r w:rsidRPr="00F408E2">
        <w:rPr>
          <w:rFonts w:cs="Times New Roman"/>
        </w:rPr>
        <w:t xml:space="preserve"> </w:t>
      </w:r>
    </w:p>
    <w:p w14:paraId="72B65F29" w14:textId="045E6565" w:rsidR="00A3267E" w:rsidRPr="00F408E2" w:rsidRDefault="00E75025" w:rsidP="00A3267E">
      <w:pPr>
        <w:rPr>
          <w:rFonts w:cs="Times New Roman"/>
        </w:rPr>
      </w:pPr>
      <w:r w:rsidRPr="00F408E2">
        <w:rPr>
          <w:rFonts w:cs="Times New Roman"/>
        </w:rPr>
        <w:t>Arrêt t</w:t>
      </w:r>
      <w:r w:rsidR="00A3267E" w:rsidRPr="00F408E2">
        <w:rPr>
          <w:rFonts w:cs="Times New Roman"/>
        </w:rPr>
        <w:t>rait</w:t>
      </w:r>
      <w:r w:rsidR="00FA486F" w:rsidRPr="00F408E2">
        <w:rPr>
          <w:rFonts w:cs="Times New Roman"/>
        </w:rPr>
        <w:t>e</w:t>
      </w:r>
      <w:r w:rsidR="00A3267E" w:rsidRPr="00F408E2">
        <w:rPr>
          <w:rFonts w:cs="Times New Roman"/>
        </w:rPr>
        <w:t>ment</w:t>
      </w:r>
      <w:r w:rsidR="00FA486F" w:rsidRPr="00F408E2">
        <w:rPr>
          <w:rFonts w:cs="Times New Roman"/>
        </w:rPr>
        <w:t xml:space="preserve"> par</w:t>
      </w:r>
      <w:r w:rsidR="005928BB" w:rsidRPr="00F408E2">
        <w:rPr>
          <w:rFonts w:cs="Times New Roman"/>
        </w:rPr>
        <w:t>a</w:t>
      </w:r>
      <w:r w:rsidR="00FA486F" w:rsidRPr="00F408E2">
        <w:rPr>
          <w:rFonts w:cs="Times New Roman"/>
        </w:rPr>
        <w:t>sit</w:t>
      </w:r>
      <w:r w:rsidR="005928BB" w:rsidRPr="00F408E2">
        <w:rPr>
          <w:rFonts w:cs="Times New Roman"/>
        </w:rPr>
        <w:t>aire</w:t>
      </w:r>
    </w:p>
    <w:p w14:paraId="676D4AB8" w14:textId="5C2FFE40" w:rsidR="00F05831" w:rsidRPr="00F408E2" w:rsidRDefault="00F05831" w:rsidP="00A3267E">
      <w:pPr>
        <w:rPr>
          <w:rFonts w:cs="Times New Roman"/>
        </w:rPr>
      </w:pPr>
      <w:r w:rsidRPr="00F408E2">
        <w:rPr>
          <w:rFonts w:cs="Times New Roman"/>
        </w:rPr>
        <w:t>Evac</w:t>
      </w:r>
      <w:r w:rsidR="00DA73B2" w:rsidRPr="00F408E2">
        <w:rPr>
          <w:rFonts w:cs="Times New Roman"/>
        </w:rPr>
        <w:t>ua</w:t>
      </w:r>
      <w:r w:rsidRPr="00F408E2">
        <w:rPr>
          <w:rFonts w:cs="Times New Roman"/>
        </w:rPr>
        <w:t>tion chirurgicale</w:t>
      </w:r>
    </w:p>
    <w:p w14:paraId="44F62181" w14:textId="7F573CAB" w:rsidR="00F05831" w:rsidRPr="00F408E2" w:rsidRDefault="00F05831" w:rsidP="00A3267E">
      <w:pPr>
        <w:rPr>
          <w:rFonts w:cs="Times New Roman"/>
        </w:rPr>
      </w:pPr>
      <w:r w:rsidRPr="00F408E2">
        <w:rPr>
          <w:rFonts w:cs="Times New Roman"/>
        </w:rPr>
        <w:t>Surveillance</w:t>
      </w:r>
      <w:r w:rsidR="00EC3244">
        <w:rPr>
          <w:rFonts w:cs="Times New Roman"/>
        </w:rPr>
        <w:t> </w:t>
      </w:r>
      <w:r w:rsidRPr="00F408E2">
        <w:rPr>
          <w:rFonts w:cs="Times New Roman"/>
        </w:rPr>
        <w:t xml:space="preserve">: des effets des sédatifs, </w:t>
      </w:r>
      <w:r w:rsidR="00AC7FB8" w:rsidRPr="00F408E2">
        <w:rPr>
          <w:rFonts w:cs="Times New Roman"/>
        </w:rPr>
        <w:t xml:space="preserve">effet confusionnel de médicament, </w:t>
      </w:r>
      <w:r w:rsidR="00DA73B2" w:rsidRPr="00F408E2">
        <w:rPr>
          <w:rFonts w:cs="Times New Roman"/>
        </w:rPr>
        <w:t>nombre</w:t>
      </w:r>
      <w:r w:rsidR="00AC7FB8" w:rsidRPr="00F408E2">
        <w:rPr>
          <w:rFonts w:cs="Times New Roman"/>
        </w:rPr>
        <w:t xml:space="preserve"> d’heure d’</w:t>
      </w:r>
      <w:r w:rsidR="008B7E71" w:rsidRPr="00F408E2">
        <w:rPr>
          <w:rFonts w:cs="Times New Roman"/>
        </w:rPr>
        <w:t>e</w:t>
      </w:r>
      <w:r w:rsidR="00AC7FB8" w:rsidRPr="00F408E2">
        <w:rPr>
          <w:rFonts w:cs="Times New Roman"/>
        </w:rPr>
        <w:t>fficacité de médicament</w:t>
      </w:r>
      <w:r w:rsidR="00315366" w:rsidRPr="00F408E2">
        <w:rPr>
          <w:rFonts w:cs="Times New Roman"/>
        </w:rPr>
        <w:t>, état du malade</w:t>
      </w:r>
    </w:p>
    <w:p w14:paraId="4CF25974" w14:textId="175CB79A" w:rsidR="00315366" w:rsidRPr="00F408E2" w:rsidRDefault="00315366" w:rsidP="00A3267E">
      <w:pPr>
        <w:rPr>
          <w:rFonts w:cs="Times New Roman"/>
        </w:rPr>
      </w:pPr>
      <w:r w:rsidRPr="00F408E2">
        <w:rPr>
          <w:rFonts w:cs="Times New Roman"/>
        </w:rPr>
        <w:t>Les complications liées au traitement de la maladie</w:t>
      </w:r>
    </w:p>
    <w:p w14:paraId="1A845B4C" w14:textId="21F8EA98" w:rsidR="00315366" w:rsidRPr="00F408E2" w:rsidRDefault="00DA2A31" w:rsidP="00DA2A31">
      <w:pPr>
        <w:pStyle w:val="Sous-titre"/>
        <w:rPr>
          <w:rFonts w:ascii="Times New Roman" w:hAnsi="Times New Roman" w:cs="Times New Roman"/>
        </w:rPr>
      </w:pPr>
      <w:r w:rsidRPr="00F408E2">
        <w:rPr>
          <w:rFonts w:ascii="Times New Roman" w:hAnsi="Times New Roman" w:cs="Times New Roman"/>
        </w:rPr>
        <w:t>Conclusion</w:t>
      </w:r>
    </w:p>
    <w:p w14:paraId="452CE9BF" w14:textId="70E1F02B" w:rsidR="00DA2A31" w:rsidRPr="00F408E2" w:rsidRDefault="00B52759" w:rsidP="00DA2A31">
      <w:pPr>
        <w:rPr>
          <w:rFonts w:cs="Times New Roman"/>
        </w:rPr>
      </w:pPr>
      <w:r w:rsidRPr="00F408E2">
        <w:rPr>
          <w:rFonts w:cs="Times New Roman"/>
        </w:rPr>
        <w:t>Urgence diagnostic et thérapeutique</w:t>
      </w:r>
    </w:p>
    <w:p w14:paraId="52C616C4" w14:textId="2CE35B8E" w:rsidR="00B52759" w:rsidRPr="00F408E2" w:rsidRDefault="00226E2D" w:rsidP="00DA2A31">
      <w:pPr>
        <w:rPr>
          <w:rFonts w:cs="Times New Roman"/>
        </w:rPr>
      </w:pPr>
      <w:r w:rsidRPr="00F408E2">
        <w:rPr>
          <w:rFonts w:cs="Times New Roman"/>
        </w:rPr>
        <w:t>Traduction cérébrale aiguë et diffuse</w:t>
      </w:r>
    </w:p>
    <w:p w14:paraId="0434A19F" w14:textId="10B882DA" w:rsidR="008239C9" w:rsidRPr="00F408E2" w:rsidRDefault="008239C9">
      <w:pPr>
        <w:numPr>
          <w:ilvl w:val="0"/>
          <w:numId w:val="0"/>
        </w:numPr>
        <w:spacing w:after="200"/>
        <w:rPr>
          <w:rFonts w:cs="Times New Roman"/>
        </w:rPr>
      </w:pPr>
      <w:r w:rsidRPr="00F408E2">
        <w:rPr>
          <w:rFonts w:cs="Times New Roman"/>
        </w:rPr>
        <w:br w:type="page"/>
      </w:r>
    </w:p>
    <w:p w14:paraId="1180A1D1" w14:textId="1BF8740A" w:rsidR="00226E2D" w:rsidRPr="00F408E2" w:rsidRDefault="008239C9" w:rsidP="008239C9">
      <w:pPr>
        <w:pStyle w:val="Titre"/>
        <w:rPr>
          <w:rFonts w:cs="Times New Roman"/>
        </w:rPr>
      </w:pPr>
      <w:r w:rsidRPr="00F408E2">
        <w:rPr>
          <w:rFonts w:cs="Times New Roman"/>
        </w:rPr>
        <w:lastRenderedPageBreak/>
        <w:t>Prise en charge d’une hémiplégie brutale</w:t>
      </w:r>
    </w:p>
    <w:p w14:paraId="7C00EDA4" w14:textId="5B81C0C3" w:rsidR="008239C9" w:rsidRPr="00F408E2" w:rsidRDefault="00627642" w:rsidP="008239C9">
      <w:pPr>
        <w:pStyle w:val="Sous-titre"/>
        <w:rPr>
          <w:rFonts w:ascii="Times New Roman" w:hAnsi="Times New Roman" w:cs="Times New Roman"/>
        </w:rPr>
      </w:pPr>
      <w:r w:rsidRPr="00F408E2">
        <w:rPr>
          <w:rFonts w:ascii="Times New Roman" w:hAnsi="Times New Roman" w:cs="Times New Roman"/>
        </w:rPr>
        <w:t>Introduction</w:t>
      </w:r>
      <w:r w:rsidR="00FD6F9F" w:rsidRPr="00F408E2">
        <w:rPr>
          <w:rFonts w:ascii="Times New Roman" w:hAnsi="Times New Roman" w:cs="Times New Roman"/>
        </w:rPr>
        <w:t xml:space="preserve"> </w:t>
      </w:r>
    </w:p>
    <w:p w14:paraId="77C62D5B" w14:textId="115EA983" w:rsidR="00FD6F9F" w:rsidRPr="00F408E2" w:rsidRDefault="00FD6F9F" w:rsidP="00FD6F9F">
      <w:pPr>
        <w:rPr>
          <w:rFonts w:cs="Times New Roman"/>
        </w:rPr>
      </w:pPr>
      <w:r w:rsidRPr="00F408E2">
        <w:rPr>
          <w:rFonts w:cs="Times New Roman"/>
        </w:rPr>
        <w:t xml:space="preserve">Définition </w:t>
      </w:r>
    </w:p>
    <w:p w14:paraId="16664903" w14:textId="2680BCA8" w:rsidR="0060167C" w:rsidRPr="00F408E2" w:rsidRDefault="0060167C" w:rsidP="004237A4">
      <w:pPr>
        <w:numPr>
          <w:ilvl w:val="1"/>
          <w:numId w:val="4"/>
        </w:numPr>
        <w:rPr>
          <w:rFonts w:cs="Times New Roman"/>
        </w:rPr>
      </w:pPr>
      <w:r w:rsidRPr="00F408E2">
        <w:rPr>
          <w:rFonts w:cs="Times New Roman"/>
        </w:rPr>
        <w:t>Déficit moteur partiel ou complet d’un hémicorps d’i</w:t>
      </w:r>
      <w:r w:rsidR="00BE064A" w:rsidRPr="00F408E2">
        <w:rPr>
          <w:rFonts w:cs="Times New Roman"/>
        </w:rPr>
        <w:t>n</w:t>
      </w:r>
      <w:r w:rsidRPr="00F408E2">
        <w:rPr>
          <w:rFonts w:cs="Times New Roman"/>
        </w:rPr>
        <w:t>stallation brutale d’origine pyramidale</w:t>
      </w:r>
    </w:p>
    <w:p w14:paraId="2395989A" w14:textId="6B0E813C" w:rsidR="0060167C" w:rsidRPr="00F408E2" w:rsidRDefault="0060167C" w:rsidP="0060167C">
      <w:pPr>
        <w:rPr>
          <w:rFonts w:cs="Times New Roman"/>
        </w:rPr>
      </w:pPr>
      <w:r w:rsidRPr="00F408E2">
        <w:rPr>
          <w:rFonts w:cs="Times New Roman"/>
        </w:rPr>
        <w:t>Intérêt de la quest</w:t>
      </w:r>
      <w:r w:rsidR="00BE064A" w:rsidRPr="00F408E2">
        <w:rPr>
          <w:rFonts w:cs="Times New Roman"/>
        </w:rPr>
        <w:t>ion</w:t>
      </w:r>
    </w:p>
    <w:p w14:paraId="0B7095FF" w14:textId="2ACEAEFA" w:rsidR="0060167C" w:rsidRPr="00F408E2" w:rsidRDefault="0060167C" w:rsidP="004237A4">
      <w:pPr>
        <w:numPr>
          <w:ilvl w:val="1"/>
          <w:numId w:val="4"/>
        </w:numPr>
        <w:rPr>
          <w:rFonts w:cs="Times New Roman"/>
        </w:rPr>
      </w:pPr>
      <w:r w:rsidRPr="00F408E2">
        <w:rPr>
          <w:rFonts w:cs="Times New Roman"/>
        </w:rPr>
        <w:t xml:space="preserve">Motif </w:t>
      </w:r>
      <w:r w:rsidR="00F872E1" w:rsidRPr="00F408E2">
        <w:rPr>
          <w:rFonts w:cs="Times New Roman"/>
        </w:rPr>
        <w:t>fréquent</w:t>
      </w:r>
      <w:r w:rsidRPr="00F408E2">
        <w:rPr>
          <w:rFonts w:cs="Times New Roman"/>
        </w:rPr>
        <w:t xml:space="preserve"> de consultation en neurologie</w:t>
      </w:r>
    </w:p>
    <w:p w14:paraId="06ABCCB6" w14:textId="3E77308B" w:rsidR="0060167C" w:rsidRPr="00F408E2" w:rsidRDefault="0060167C" w:rsidP="004237A4">
      <w:pPr>
        <w:numPr>
          <w:ilvl w:val="1"/>
          <w:numId w:val="4"/>
        </w:numPr>
        <w:rPr>
          <w:rFonts w:cs="Times New Roman"/>
        </w:rPr>
      </w:pPr>
      <w:r w:rsidRPr="00F408E2">
        <w:rPr>
          <w:rFonts w:cs="Times New Roman"/>
        </w:rPr>
        <w:t xml:space="preserve">Souvent </w:t>
      </w:r>
      <w:r w:rsidR="00BE064A" w:rsidRPr="00F408E2">
        <w:rPr>
          <w:rFonts w:cs="Times New Roman"/>
        </w:rPr>
        <w:t>annonciateur</w:t>
      </w:r>
      <w:r w:rsidR="001E4237" w:rsidRPr="00F408E2">
        <w:rPr>
          <w:rFonts w:cs="Times New Roman"/>
        </w:rPr>
        <w:t xml:space="preserve"> d’une urgence </w:t>
      </w:r>
      <w:r w:rsidR="00BE064A" w:rsidRPr="00F408E2">
        <w:rPr>
          <w:rFonts w:cs="Times New Roman"/>
        </w:rPr>
        <w:t>médical</w:t>
      </w:r>
    </w:p>
    <w:p w14:paraId="0920CB2C" w14:textId="77A5F897" w:rsidR="001E4237" w:rsidRPr="00F408E2" w:rsidRDefault="001E4237" w:rsidP="004237A4">
      <w:pPr>
        <w:numPr>
          <w:ilvl w:val="1"/>
          <w:numId w:val="4"/>
        </w:numPr>
        <w:rPr>
          <w:rFonts w:cs="Times New Roman"/>
        </w:rPr>
      </w:pPr>
      <w:r w:rsidRPr="00F408E2">
        <w:rPr>
          <w:rFonts w:cs="Times New Roman"/>
        </w:rPr>
        <w:t>Pote</w:t>
      </w:r>
      <w:r w:rsidR="00BE064A" w:rsidRPr="00F408E2">
        <w:rPr>
          <w:rFonts w:cs="Times New Roman"/>
        </w:rPr>
        <w:t>nt</w:t>
      </w:r>
      <w:r w:rsidRPr="00F408E2">
        <w:rPr>
          <w:rFonts w:cs="Times New Roman"/>
        </w:rPr>
        <w:t>i</w:t>
      </w:r>
      <w:r w:rsidR="00BE064A" w:rsidRPr="00F408E2">
        <w:rPr>
          <w:rFonts w:cs="Times New Roman"/>
        </w:rPr>
        <w:t>e</w:t>
      </w:r>
      <w:r w:rsidRPr="00F408E2">
        <w:rPr>
          <w:rFonts w:cs="Times New Roman"/>
        </w:rPr>
        <w:t>llement grave, voire mortelle</w:t>
      </w:r>
    </w:p>
    <w:p w14:paraId="13BC5B4C" w14:textId="06B1A3C1" w:rsidR="001E4237" w:rsidRPr="00F408E2" w:rsidRDefault="00F872E1" w:rsidP="001E4237">
      <w:pPr>
        <w:rPr>
          <w:rFonts w:cs="Times New Roman"/>
        </w:rPr>
      </w:pPr>
      <w:r w:rsidRPr="00F408E2">
        <w:rPr>
          <w:rFonts w:cs="Times New Roman"/>
        </w:rPr>
        <w:t>Signification</w:t>
      </w:r>
      <w:r w:rsidR="001E4237" w:rsidRPr="00F408E2">
        <w:rPr>
          <w:rFonts w:cs="Times New Roman"/>
        </w:rPr>
        <w:t xml:space="preserve"> ou valeur </w:t>
      </w:r>
      <w:r w:rsidRPr="00F408E2">
        <w:rPr>
          <w:rFonts w:cs="Times New Roman"/>
        </w:rPr>
        <w:t>sémiologique</w:t>
      </w:r>
      <w:r w:rsidR="001E4237" w:rsidRPr="00F408E2">
        <w:rPr>
          <w:rFonts w:cs="Times New Roman"/>
        </w:rPr>
        <w:t xml:space="preserve"> </w:t>
      </w:r>
    </w:p>
    <w:p w14:paraId="50506D6A" w14:textId="57D43EB1" w:rsidR="001E4237" w:rsidRPr="00F408E2" w:rsidRDefault="001E4237" w:rsidP="004237A4">
      <w:pPr>
        <w:numPr>
          <w:ilvl w:val="1"/>
          <w:numId w:val="4"/>
        </w:numPr>
        <w:rPr>
          <w:rFonts w:cs="Times New Roman"/>
        </w:rPr>
      </w:pPr>
      <w:r w:rsidRPr="00F408E2">
        <w:rPr>
          <w:rFonts w:cs="Times New Roman"/>
        </w:rPr>
        <w:t>La plus fréquente</w:t>
      </w:r>
      <w:r w:rsidR="00EC3244">
        <w:rPr>
          <w:rFonts w:cs="Times New Roman"/>
        </w:rPr>
        <w:t> </w:t>
      </w:r>
      <w:r w:rsidRPr="00F408E2">
        <w:rPr>
          <w:rFonts w:cs="Times New Roman"/>
        </w:rPr>
        <w:t xml:space="preserve">: lésion de voie pyramidale </w:t>
      </w:r>
      <w:r w:rsidR="00F872E1" w:rsidRPr="00F408E2">
        <w:rPr>
          <w:rFonts w:cs="Times New Roman"/>
        </w:rPr>
        <w:t>dans</w:t>
      </w:r>
      <w:r w:rsidRPr="00F408E2">
        <w:rPr>
          <w:rFonts w:cs="Times New Roman"/>
        </w:rPr>
        <w:t xml:space="preserve"> son </w:t>
      </w:r>
      <w:r w:rsidR="00BD761D" w:rsidRPr="00F408E2">
        <w:rPr>
          <w:rFonts w:cs="Times New Roman"/>
        </w:rPr>
        <w:t>trajet</w:t>
      </w:r>
      <w:r w:rsidRPr="00F408E2">
        <w:rPr>
          <w:rFonts w:cs="Times New Roman"/>
        </w:rPr>
        <w:t xml:space="preserve"> </w:t>
      </w:r>
      <w:r w:rsidR="00F872E1" w:rsidRPr="00F408E2">
        <w:rPr>
          <w:rFonts w:cs="Times New Roman"/>
        </w:rPr>
        <w:t>intracrânien</w:t>
      </w:r>
      <w:r w:rsidRPr="00F408E2">
        <w:rPr>
          <w:rFonts w:cs="Times New Roman"/>
        </w:rPr>
        <w:t xml:space="preserve"> d’orig</w:t>
      </w:r>
      <w:r w:rsidR="00F872E1" w:rsidRPr="00F408E2">
        <w:rPr>
          <w:rFonts w:cs="Times New Roman"/>
        </w:rPr>
        <w:t>i</w:t>
      </w:r>
      <w:r w:rsidRPr="00F408E2">
        <w:rPr>
          <w:rFonts w:cs="Times New Roman"/>
        </w:rPr>
        <w:t xml:space="preserve">ne vasculaire, traumatique, inflammatoire, </w:t>
      </w:r>
      <w:r w:rsidR="00D472DD" w:rsidRPr="00F408E2">
        <w:rPr>
          <w:rFonts w:cs="Times New Roman"/>
        </w:rPr>
        <w:t>infectieuse,</w:t>
      </w:r>
      <w:r w:rsidRPr="00F408E2">
        <w:rPr>
          <w:rFonts w:cs="Times New Roman"/>
        </w:rPr>
        <w:t xml:space="preserve"> </w:t>
      </w:r>
    </w:p>
    <w:p w14:paraId="73293307" w14:textId="2CF57BD5" w:rsidR="001E4237" w:rsidRPr="00F408E2" w:rsidRDefault="001E4237" w:rsidP="004237A4">
      <w:pPr>
        <w:numPr>
          <w:ilvl w:val="1"/>
          <w:numId w:val="4"/>
        </w:numPr>
        <w:rPr>
          <w:rFonts w:cs="Times New Roman"/>
        </w:rPr>
      </w:pPr>
      <w:r w:rsidRPr="00F408E2">
        <w:rPr>
          <w:rFonts w:cs="Times New Roman"/>
        </w:rPr>
        <w:t>Plus ra</w:t>
      </w:r>
      <w:r w:rsidR="00F872E1" w:rsidRPr="00F408E2">
        <w:rPr>
          <w:rFonts w:cs="Times New Roman"/>
        </w:rPr>
        <w:t>rement transformation hémorragique ou nécrotique d’une lésion tumorale</w:t>
      </w:r>
    </w:p>
    <w:p w14:paraId="6F2B0567" w14:textId="3BBA13E2" w:rsidR="00C04667" w:rsidRPr="002757DA" w:rsidRDefault="00C04667" w:rsidP="004237A4">
      <w:pPr>
        <w:pStyle w:val="Titre1"/>
        <w:numPr>
          <w:ilvl w:val="0"/>
          <w:numId w:val="25"/>
        </w:numPr>
        <w:rPr>
          <w:rFonts w:cs="Times New Roman"/>
        </w:rPr>
      </w:pPr>
      <w:bookmarkStart w:id="281" w:name="_Toc196656563"/>
      <w:bookmarkStart w:id="282" w:name="_Toc196662370"/>
      <w:r w:rsidRPr="002757DA">
        <w:rPr>
          <w:rFonts w:cs="Times New Roman"/>
        </w:rPr>
        <w:t>Démarche diagnostic</w:t>
      </w:r>
      <w:bookmarkEnd w:id="281"/>
      <w:bookmarkEnd w:id="282"/>
      <w:r w:rsidRPr="002757DA">
        <w:rPr>
          <w:rFonts w:cs="Times New Roman"/>
        </w:rPr>
        <w:t xml:space="preserve"> </w:t>
      </w:r>
    </w:p>
    <w:p w14:paraId="650EDF6F" w14:textId="3D15C1B4" w:rsidR="00C04667" w:rsidRPr="00F408E2" w:rsidRDefault="00C04667" w:rsidP="00627642">
      <w:pPr>
        <w:pStyle w:val="Titre2"/>
        <w:rPr>
          <w:rFonts w:cs="Times New Roman"/>
        </w:rPr>
      </w:pPr>
      <w:bookmarkStart w:id="283" w:name="_Toc196656564"/>
      <w:bookmarkStart w:id="284" w:name="_Toc196662371"/>
      <w:r w:rsidRPr="00F408E2">
        <w:rPr>
          <w:rFonts w:cs="Times New Roman"/>
        </w:rPr>
        <w:t>À l’interrogatoir</w:t>
      </w:r>
      <w:r w:rsidR="00FF2385" w:rsidRPr="00F408E2">
        <w:rPr>
          <w:rFonts w:cs="Times New Roman"/>
        </w:rPr>
        <w:t>e</w:t>
      </w:r>
      <w:r w:rsidR="00EC3244">
        <w:rPr>
          <w:rFonts w:cs="Times New Roman"/>
        </w:rPr>
        <w:t> </w:t>
      </w:r>
      <w:r w:rsidRPr="00F408E2">
        <w:rPr>
          <w:rFonts w:cs="Times New Roman"/>
        </w:rPr>
        <w:t>: précise le profil évolutif</w:t>
      </w:r>
      <w:bookmarkEnd w:id="283"/>
      <w:bookmarkEnd w:id="284"/>
      <w:r w:rsidRPr="00F408E2">
        <w:rPr>
          <w:rFonts w:cs="Times New Roman"/>
        </w:rPr>
        <w:t xml:space="preserve"> </w:t>
      </w:r>
    </w:p>
    <w:p w14:paraId="417CCA5C" w14:textId="7958624C" w:rsidR="00C04667" w:rsidRPr="00F408E2" w:rsidRDefault="00C04667" w:rsidP="00A752C1">
      <w:pPr>
        <w:rPr>
          <w:rFonts w:cs="Times New Roman"/>
        </w:rPr>
      </w:pPr>
      <w:r w:rsidRPr="00F408E2">
        <w:rPr>
          <w:rFonts w:cs="Times New Roman"/>
        </w:rPr>
        <w:t xml:space="preserve">Date </w:t>
      </w:r>
      <w:r w:rsidR="00FF2385" w:rsidRPr="00F408E2">
        <w:rPr>
          <w:rFonts w:cs="Times New Roman"/>
        </w:rPr>
        <w:t>et</w:t>
      </w:r>
      <w:r w:rsidRPr="00F408E2">
        <w:rPr>
          <w:rFonts w:cs="Times New Roman"/>
        </w:rPr>
        <w:t xml:space="preserve"> </w:t>
      </w:r>
      <w:r w:rsidR="00FF2385" w:rsidRPr="00F408E2">
        <w:rPr>
          <w:rFonts w:cs="Times New Roman"/>
        </w:rPr>
        <w:t>heure</w:t>
      </w:r>
      <w:r w:rsidRPr="00F408E2">
        <w:rPr>
          <w:rFonts w:cs="Times New Roman"/>
        </w:rPr>
        <w:t xml:space="preserve"> de </w:t>
      </w:r>
      <w:r w:rsidR="00FF2385" w:rsidRPr="00F408E2">
        <w:rPr>
          <w:rFonts w:cs="Times New Roman"/>
        </w:rPr>
        <w:t>début</w:t>
      </w:r>
      <w:r w:rsidRPr="00F408E2">
        <w:rPr>
          <w:rFonts w:cs="Times New Roman"/>
        </w:rPr>
        <w:t xml:space="preserve"> </w:t>
      </w:r>
      <w:r w:rsidR="002929A8" w:rsidRPr="00F408E2">
        <w:rPr>
          <w:rFonts w:cs="Times New Roman"/>
        </w:rPr>
        <w:t>du</w:t>
      </w:r>
      <w:r w:rsidRPr="00F408E2">
        <w:rPr>
          <w:rFonts w:cs="Times New Roman"/>
        </w:rPr>
        <w:t xml:space="preserve"> déficit </w:t>
      </w:r>
    </w:p>
    <w:p w14:paraId="5D5B0C76" w14:textId="58BF3789" w:rsidR="00C04667" w:rsidRPr="00F408E2" w:rsidRDefault="00FF2385" w:rsidP="00A752C1">
      <w:pPr>
        <w:rPr>
          <w:rFonts w:cs="Times New Roman"/>
        </w:rPr>
      </w:pPr>
      <w:r w:rsidRPr="00F408E2">
        <w:rPr>
          <w:rFonts w:cs="Times New Roman"/>
        </w:rPr>
        <w:t xml:space="preserve">Circonstance </w:t>
      </w:r>
      <w:r w:rsidR="00C04667" w:rsidRPr="00F408E2">
        <w:rPr>
          <w:rFonts w:cs="Times New Roman"/>
        </w:rPr>
        <w:t>de d’appari</w:t>
      </w:r>
      <w:r w:rsidRPr="00F408E2">
        <w:rPr>
          <w:rFonts w:cs="Times New Roman"/>
        </w:rPr>
        <w:t>t</w:t>
      </w:r>
      <w:r w:rsidR="00C04667" w:rsidRPr="00F408E2">
        <w:rPr>
          <w:rFonts w:cs="Times New Roman"/>
        </w:rPr>
        <w:t xml:space="preserve">ion et </w:t>
      </w:r>
      <w:r w:rsidR="000016B6" w:rsidRPr="00F408E2">
        <w:rPr>
          <w:rFonts w:cs="Times New Roman"/>
        </w:rPr>
        <w:t>facteurs</w:t>
      </w:r>
      <w:r w:rsidR="00C04667" w:rsidRPr="00F408E2">
        <w:rPr>
          <w:rFonts w:cs="Times New Roman"/>
        </w:rPr>
        <w:t xml:space="preserve"> </w:t>
      </w:r>
      <w:r w:rsidRPr="00F408E2">
        <w:rPr>
          <w:rFonts w:cs="Times New Roman"/>
        </w:rPr>
        <w:t>déclenchants</w:t>
      </w:r>
      <w:r w:rsidR="00C04667" w:rsidRPr="00F408E2">
        <w:rPr>
          <w:rFonts w:cs="Times New Roman"/>
        </w:rPr>
        <w:t xml:space="preserve"> </w:t>
      </w:r>
    </w:p>
    <w:p w14:paraId="4222CEEB" w14:textId="60A57B3C" w:rsidR="00C04667" w:rsidRPr="00F408E2" w:rsidRDefault="00C04667" w:rsidP="00A752C1">
      <w:pPr>
        <w:rPr>
          <w:rFonts w:cs="Times New Roman"/>
        </w:rPr>
      </w:pPr>
      <w:r w:rsidRPr="00F408E2">
        <w:rPr>
          <w:rFonts w:cs="Times New Roman"/>
        </w:rPr>
        <w:t xml:space="preserve">Évolution du déficit moteur depuis le début </w:t>
      </w:r>
    </w:p>
    <w:p w14:paraId="03D1C059" w14:textId="65ADCD72" w:rsidR="00C04667" w:rsidRPr="00F408E2" w:rsidRDefault="00C04667" w:rsidP="00A752C1">
      <w:pPr>
        <w:rPr>
          <w:rFonts w:cs="Times New Roman"/>
        </w:rPr>
      </w:pPr>
      <w:r w:rsidRPr="00F408E2">
        <w:rPr>
          <w:rFonts w:cs="Times New Roman"/>
        </w:rPr>
        <w:t>Les sympt</w:t>
      </w:r>
      <w:r w:rsidR="00784D3E" w:rsidRPr="00F408E2">
        <w:rPr>
          <w:rFonts w:cs="Times New Roman"/>
        </w:rPr>
        <w:t xml:space="preserve">ômes accompagnateurs du </w:t>
      </w:r>
      <w:r w:rsidR="000016B6" w:rsidRPr="00F408E2">
        <w:rPr>
          <w:rFonts w:cs="Times New Roman"/>
        </w:rPr>
        <w:t>déficit</w:t>
      </w:r>
      <w:r w:rsidR="00784D3E" w:rsidRPr="00F408E2">
        <w:rPr>
          <w:rFonts w:cs="Times New Roman"/>
        </w:rPr>
        <w:t xml:space="preserve"> et leur évolution </w:t>
      </w:r>
    </w:p>
    <w:p w14:paraId="025D71A2" w14:textId="65BBC140" w:rsidR="001A56E2" w:rsidRPr="00F408E2" w:rsidRDefault="001A56E2" w:rsidP="00AC0414">
      <w:pPr>
        <w:pStyle w:val="Titre2"/>
        <w:rPr>
          <w:rFonts w:cs="Times New Roman"/>
        </w:rPr>
      </w:pPr>
      <w:bookmarkStart w:id="285" w:name="_Toc196656565"/>
      <w:bookmarkStart w:id="286" w:name="_Toc196662372"/>
      <w:r w:rsidRPr="00F408E2">
        <w:rPr>
          <w:rFonts w:cs="Times New Roman"/>
        </w:rPr>
        <w:t>A l’interrogatoire</w:t>
      </w:r>
      <w:r w:rsidR="00EC3244">
        <w:rPr>
          <w:rFonts w:cs="Times New Roman"/>
        </w:rPr>
        <w:t> </w:t>
      </w:r>
      <w:r w:rsidRPr="00F408E2">
        <w:rPr>
          <w:rFonts w:cs="Times New Roman"/>
        </w:rPr>
        <w:t>: préciser le profil évolutif</w:t>
      </w:r>
      <w:bookmarkEnd w:id="285"/>
      <w:bookmarkEnd w:id="286"/>
    </w:p>
    <w:p w14:paraId="55DD16D6" w14:textId="77777777" w:rsidR="001A56E2" w:rsidRPr="00F408E2" w:rsidRDefault="001A56E2" w:rsidP="005C7A6B">
      <w:pPr>
        <w:rPr>
          <w:rFonts w:cs="Times New Roman"/>
        </w:rPr>
      </w:pPr>
      <w:r w:rsidRPr="00F408E2">
        <w:rPr>
          <w:rFonts w:cs="Times New Roman"/>
        </w:rPr>
        <w:t>Date et heure de début du déficit</w:t>
      </w:r>
    </w:p>
    <w:p w14:paraId="1DC1F86C" w14:textId="77777777" w:rsidR="001A56E2" w:rsidRPr="00F408E2" w:rsidRDefault="001A56E2" w:rsidP="005C7A6B">
      <w:pPr>
        <w:rPr>
          <w:rFonts w:cs="Times New Roman"/>
        </w:rPr>
      </w:pPr>
      <w:r w:rsidRPr="00F408E2">
        <w:rPr>
          <w:rFonts w:cs="Times New Roman"/>
        </w:rPr>
        <w:t>Circonstances d’apparition et facteurs déclenchants</w:t>
      </w:r>
    </w:p>
    <w:p w14:paraId="35640833" w14:textId="77777777" w:rsidR="001A56E2" w:rsidRPr="00F408E2" w:rsidRDefault="001A56E2" w:rsidP="005C7A6B">
      <w:pPr>
        <w:rPr>
          <w:rFonts w:cs="Times New Roman"/>
        </w:rPr>
      </w:pPr>
      <w:r w:rsidRPr="00F408E2">
        <w:rPr>
          <w:rFonts w:cs="Times New Roman"/>
        </w:rPr>
        <w:t>Évolution du déficit moteur depuis le début</w:t>
      </w:r>
    </w:p>
    <w:p w14:paraId="3CA3C2BB" w14:textId="62EE5E79" w:rsidR="001A56E2" w:rsidRPr="00F408E2" w:rsidRDefault="001A56E2" w:rsidP="00AC0414">
      <w:pPr>
        <w:rPr>
          <w:rFonts w:cs="Times New Roman"/>
        </w:rPr>
      </w:pPr>
      <w:r w:rsidRPr="00F408E2">
        <w:rPr>
          <w:rFonts w:cs="Times New Roman"/>
        </w:rPr>
        <w:t>Les symptômes accompagnateurs du déficit et leur évolution</w:t>
      </w:r>
    </w:p>
    <w:p w14:paraId="245BC07B" w14:textId="38F933F4" w:rsidR="00784D3E" w:rsidRPr="00F408E2" w:rsidRDefault="00784D3E" w:rsidP="00627642">
      <w:pPr>
        <w:pStyle w:val="Titre2"/>
        <w:rPr>
          <w:rFonts w:cs="Times New Roman"/>
        </w:rPr>
      </w:pPr>
      <w:bookmarkStart w:id="287" w:name="_Toc196656566"/>
      <w:bookmarkStart w:id="288" w:name="_Toc196662373"/>
      <w:r w:rsidRPr="00F408E2">
        <w:rPr>
          <w:rFonts w:cs="Times New Roman"/>
        </w:rPr>
        <w:t xml:space="preserve">À l’examen </w:t>
      </w:r>
      <w:r w:rsidR="00FF2385" w:rsidRPr="00F408E2">
        <w:rPr>
          <w:rFonts w:cs="Times New Roman"/>
        </w:rPr>
        <w:t>physique</w:t>
      </w:r>
      <w:bookmarkEnd w:id="287"/>
      <w:bookmarkEnd w:id="288"/>
    </w:p>
    <w:p w14:paraId="5BF1E9D2" w14:textId="3F96841D" w:rsidR="000E2E03" w:rsidRPr="00F408E2" w:rsidRDefault="000E2E03" w:rsidP="00A752C1">
      <w:pPr>
        <w:rPr>
          <w:rFonts w:cs="Times New Roman"/>
        </w:rPr>
      </w:pPr>
      <w:r w:rsidRPr="00F408E2">
        <w:rPr>
          <w:rFonts w:cs="Times New Roman"/>
        </w:rPr>
        <w:t xml:space="preserve">Distribution et </w:t>
      </w:r>
      <w:r w:rsidR="005D21A0" w:rsidRPr="00F408E2">
        <w:rPr>
          <w:rFonts w:cs="Times New Roman"/>
        </w:rPr>
        <w:t>sévérité</w:t>
      </w:r>
      <w:r w:rsidRPr="00F408E2">
        <w:rPr>
          <w:rFonts w:cs="Times New Roman"/>
        </w:rPr>
        <w:t xml:space="preserve"> du </w:t>
      </w:r>
      <w:r w:rsidR="005D21A0" w:rsidRPr="00F408E2">
        <w:rPr>
          <w:rFonts w:cs="Times New Roman"/>
        </w:rPr>
        <w:t>déficit</w:t>
      </w:r>
      <w:r w:rsidRPr="00F408E2">
        <w:rPr>
          <w:rFonts w:cs="Times New Roman"/>
        </w:rPr>
        <w:t xml:space="preserve"> moteur </w:t>
      </w:r>
    </w:p>
    <w:p w14:paraId="54181EA1" w14:textId="40AFD0F1" w:rsidR="000E2E03" w:rsidRPr="00F408E2" w:rsidRDefault="000E2E03" w:rsidP="00A752C1">
      <w:pPr>
        <w:rPr>
          <w:rFonts w:cs="Times New Roman"/>
        </w:rPr>
      </w:pPr>
      <w:r w:rsidRPr="00F408E2">
        <w:rPr>
          <w:rFonts w:cs="Times New Roman"/>
        </w:rPr>
        <w:t xml:space="preserve">Singes </w:t>
      </w:r>
      <w:r w:rsidR="000016B6" w:rsidRPr="00F408E2">
        <w:rPr>
          <w:rFonts w:cs="Times New Roman"/>
        </w:rPr>
        <w:t>neurologique</w:t>
      </w:r>
      <w:r w:rsidRPr="00F408E2">
        <w:rPr>
          <w:rFonts w:cs="Times New Roman"/>
        </w:rPr>
        <w:t xml:space="preserve"> et non </w:t>
      </w:r>
      <w:r w:rsidR="000016B6" w:rsidRPr="00F408E2">
        <w:rPr>
          <w:rFonts w:cs="Times New Roman"/>
        </w:rPr>
        <w:t>neurologie</w:t>
      </w:r>
      <w:r w:rsidRPr="00F408E2">
        <w:rPr>
          <w:rFonts w:cs="Times New Roman"/>
        </w:rPr>
        <w:t xml:space="preserve"> accompagnateur du déficit</w:t>
      </w:r>
    </w:p>
    <w:p w14:paraId="6F037DCF" w14:textId="483D47FA" w:rsidR="0047341B" w:rsidRPr="00F408E2" w:rsidRDefault="0047341B" w:rsidP="0047341B">
      <w:pPr>
        <w:pStyle w:val="Titre2"/>
        <w:rPr>
          <w:rFonts w:cs="Times New Roman"/>
        </w:rPr>
      </w:pPr>
      <w:bookmarkStart w:id="289" w:name="_Toc196656567"/>
      <w:bookmarkStart w:id="290" w:name="_Toc196662374"/>
      <w:r w:rsidRPr="00F408E2">
        <w:rPr>
          <w:rFonts w:cs="Times New Roman"/>
        </w:rPr>
        <w:lastRenderedPageBreak/>
        <w:t>Imagerie</w:t>
      </w:r>
      <w:r w:rsidR="00EC3244">
        <w:rPr>
          <w:rFonts w:cs="Times New Roman"/>
        </w:rPr>
        <w:t> </w:t>
      </w:r>
      <w:r w:rsidRPr="00F408E2">
        <w:rPr>
          <w:rFonts w:cs="Times New Roman"/>
        </w:rPr>
        <w:t>: IRM cérébrale (ou à défaut scanner cérébral) sans contraste</w:t>
      </w:r>
      <w:bookmarkEnd w:id="289"/>
      <w:bookmarkEnd w:id="290"/>
    </w:p>
    <w:p w14:paraId="73FE5094" w14:textId="77777777" w:rsidR="0047341B" w:rsidRPr="00F408E2" w:rsidRDefault="0047341B" w:rsidP="004E1D2C">
      <w:pPr>
        <w:rPr>
          <w:rFonts w:cs="Times New Roman"/>
        </w:rPr>
      </w:pPr>
      <w:r w:rsidRPr="00F408E2">
        <w:rPr>
          <w:rFonts w:cs="Times New Roman"/>
        </w:rPr>
        <w:t>Précise le siège et l’étiologie de la lésion</w:t>
      </w:r>
    </w:p>
    <w:p w14:paraId="7E662AA2" w14:textId="77777777" w:rsidR="0047341B" w:rsidRPr="00F408E2" w:rsidRDefault="0047341B" w:rsidP="004E1D2C">
      <w:pPr>
        <w:rPr>
          <w:rFonts w:cs="Times New Roman"/>
        </w:rPr>
      </w:pPr>
      <w:r w:rsidRPr="00F408E2">
        <w:rPr>
          <w:rFonts w:cs="Times New Roman"/>
        </w:rPr>
        <w:t>Précise la sévérité des lésions cérébrales et le pronostic vital et le risque de handicap résiduel</w:t>
      </w:r>
    </w:p>
    <w:p w14:paraId="307E8635" w14:textId="77777777" w:rsidR="0047341B" w:rsidRPr="00F408E2" w:rsidRDefault="0047341B" w:rsidP="004E1D2C">
      <w:pPr>
        <w:rPr>
          <w:rFonts w:cs="Times New Roman"/>
        </w:rPr>
      </w:pPr>
      <w:r w:rsidRPr="00F408E2">
        <w:rPr>
          <w:rFonts w:cs="Times New Roman"/>
        </w:rPr>
        <w:t xml:space="preserve">Précise le degré d’urgence de l’admission dans un centre spécialisé pour un traitement spécifique </w:t>
      </w:r>
    </w:p>
    <w:p w14:paraId="00EF74C0" w14:textId="653C1864" w:rsidR="0047341B" w:rsidRPr="00F408E2" w:rsidRDefault="0047341B" w:rsidP="004E1D2C">
      <w:pPr>
        <w:pStyle w:val="Titre2"/>
        <w:rPr>
          <w:rFonts w:cs="Times New Roman"/>
        </w:rPr>
      </w:pPr>
      <w:bookmarkStart w:id="291" w:name="_Toc196656568"/>
      <w:bookmarkStart w:id="292" w:name="_Toc196662375"/>
      <w:r w:rsidRPr="00F408E2">
        <w:rPr>
          <w:rFonts w:cs="Times New Roman"/>
        </w:rPr>
        <w:t>Autres examens complémentaires</w:t>
      </w:r>
      <w:r w:rsidR="00EC3244">
        <w:rPr>
          <w:rFonts w:cs="Times New Roman"/>
        </w:rPr>
        <w:t> </w:t>
      </w:r>
      <w:r w:rsidRPr="00F408E2">
        <w:rPr>
          <w:rFonts w:cs="Times New Roman"/>
        </w:rPr>
        <w:t>:</w:t>
      </w:r>
      <w:bookmarkEnd w:id="291"/>
      <w:bookmarkEnd w:id="292"/>
    </w:p>
    <w:p w14:paraId="7D5EA6E3" w14:textId="77777777" w:rsidR="0047341B" w:rsidRPr="00F408E2" w:rsidRDefault="0047341B" w:rsidP="004E1D2C">
      <w:pPr>
        <w:rPr>
          <w:rFonts w:cs="Times New Roman"/>
        </w:rPr>
      </w:pPr>
      <w:r w:rsidRPr="00F408E2">
        <w:rPr>
          <w:rFonts w:cs="Times New Roman"/>
        </w:rPr>
        <w:t>Pas de bilan systématique</w:t>
      </w:r>
    </w:p>
    <w:p w14:paraId="33355B10" w14:textId="77777777" w:rsidR="0047341B" w:rsidRPr="00F408E2" w:rsidRDefault="0047341B" w:rsidP="004E1D2C">
      <w:pPr>
        <w:rPr>
          <w:rFonts w:cs="Times New Roman"/>
        </w:rPr>
      </w:pPr>
      <w:r w:rsidRPr="00F408E2">
        <w:rPr>
          <w:rFonts w:cs="Times New Roman"/>
        </w:rPr>
        <w:t>Basés sur la recherche de la cause de la lésion retrouvée à l’imagerie cérébrale</w:t>
      </w:r>
    </w:p>
    <w:p w14:paraId="20F338C6" w14:textId="77777777" w:rsidR="0047341B" w:rsidRPr="00F408E2" w:rsidRDefault="0047341B" w:rsidP="00627642">
      <w:pPr>
        <w:numPr>
          <w:ilvl w:val="0"/>
          <w:numId w:val="0"/>
        </w:numPr>
        <w:ind w:left="567" w:hanging="283"/>
        <w:rPr>
          <w:rFonts w:cs="Times New Roman"/>
        </w:rPr>
      </w:pPr>
    </w:p>
    <w:p w14:paraId="5A047985" w14:textId="57DAD94B" w:rsidR="00627642" w:rsidRPr="00610414" w:rsidRDefault="00F32DB5" w:rsidP="00610414">
      <w:pPr>
        <w:pStyle w:val="Titre1"/>
        <w:rPr>
          <w:rFonts w:cs="Times New Roman"/>
        </w:rPr>
      </w:pPr>
      <w:bookmarkStart w:id="293" w:name="_Toc196656569"/>
      <w:bookmarkStart w:id="294" w:name="_Toc196662376"/>
      <w:r w:rsidRPr="00F408E2">
        <w:rPr>
          <w:rFonts w:cs="Times New Roman"/>
        </w:rPr>
        <w:t>Conduite à tenir selon les situations cliniques</w:t>
      </w:r>
      <w:r w:rsidR="00EC3244">
        <w:rPr>
          <w:rFonts w:cs="Times New Roman"/>
        </w:rPr>
        <w:t> </w:t>
      </w:r>
      <w:r w:rsidRPr="00F408E2">
        <w:rPr>
          <w:rFonts w:cs="Times New Roman"/>
        </w:rPr>
        <w:t>: pas d’imagerie cérébrale</w:t>
      </w:r>
      <w:bookmarkEnd w:id="293"/>
      <w:bookmarkEnd w:id="294"/>
    </w:p>
    <w:p w14:paraId="1616129C" w14:textId="77777777" w:rsidR="00627642" w:rsidRPr="00F408E2" w:rsidRDefault="00627642" w:rsidP="00627642">
      <w:pPr>
        <w:numPr>
          <w:ilvl w:val="0"/>
          <w:numId w:val="0"/>
        </w:numPr>
        <w:ind w:left="567" w:hanging="283"/>
        <w:rPr>
          <w:rFonts w:cs="Times New Roman"/>
        </w:rPr>
      </w:pPr>
    </w:p>
    <w:p w14:paraId="50168DA4" w14:textId="7A329A70" w:rsidR="00C56FA2" w:rsidRPr="00F408E2" w:rsidRDefault="00AC5628" w:rsidP="00073ACA">
      <w:pPr>
        <w:rPr>
          <w:rFonts w:cs="Times New Roman"/>
        </w:rPr>
      </w:pPr>
      <w:r w:rsidRPr="00F408E2">
        <w:rPr>
          <w:rFonts w:cs="Times New Roman"/>
        </w:rPr>
        <w:t>**** Déficit sensitif corticale</w:t>
      </w:r>
      <w:r w:rsidR="00EC3244">
        <w:rPr>
          <w:rFonts w:cs="Times New Roman"/>
        </w:rPr>
        <w:t> </w:t>
      </w:r>
      <w:r w:rsidRPr="00F408E2">
        <w:rPr>
          <w:rFonts w:cs="Times New Roman"/>
        </w:rPr>
        <w:t>: agnosie****</w:t>
      </w:r>
    </w:p>
    <w:p w14:paraId="1E0B4BE0" w14:textId="304628D4" w:rsidR="002B54E5" w:rsidRPr="00F408E2" w:rsidRDefault="002B54E5" w:rsidP="00073ACA">
      <w:pPr>
        <w:rPr>
          <w:rFonts w:cs="Times New Roman"/>
        </w:rPr>
      </w:pPr>
      <w:r w:rsidRPr="00F408E2">
        <w:rPr>
          <w:rFonts w:cs="Times New Roman"/>
        </w:rPr>
        <w:t xml:space="preserve">**** Pose sonde nasogastrique </w:t>
      </w:r>
      <w:r w:rsidR="006D786F" w:rsidRPr="00F408E2">
        <w:rPr>
          <w:rFonts w:cs="Times New Roman"/>
        </w:rPr>
        <w:sym w:font="Wingdings" w:char="F0E8"/>
      </w:r>
      <w:r w:rsidR="006D786F" w:rsidRPr="00F408E2">
        <w:rPr>
          <w:rFonts w:cs="Times New Roman"/>
        </w:rPr>
        <w:t xml:space="preserve"> utilisation des inhibiteur d’acide </w:t>
      </w:r>
      <w:r w:rsidR="00F1605E" w:rsidRPr="00F408E2">
        <w:rPr>
          <w:rFonts w:cs="Times New Roman"/>
        </w:rPr>
        <w:t>gastrique</w:t>
      </w:r>
      <w:r w:rsidR="006D786F" w:rsidRPr="00F408E2">
        <w:rPr>
          <w:rFonts w:cs="Times New Roman"/>
        </w:rPr>
        <w:t>****</w:t>
      </w:r>
    </w:p>
    <w:p w14:paraId="6048DE97" w14:textId="6B18597B" w:rsidR="006D786F" w:rsidRPr="00F408E2" w:rsidRDefault="00D67BE4" w:rsidP="00073ACA">
      <w:pPr>
        <w:rPr>
          <w:rFonts w:cs="Times New Roman"/>
        </w:rPr>
      </w:pPr>
      <w:r w:rsidRPr="00F408E2">
        <w:rPr>
          <w:rFonts w:cs="Times New Roman"/>
        </w:rPr>
        <w:t>Restriction</w:t>
      </w:r>
      <w:r w:rsidR="002A05EA" w:rsidRPr="00F408E2">
        <w:rPr>
          <w:rFonts w:cs="Times New Roman"/>
        </w:rPr>
        <w:t xml:space="preserve"> hydrique (hématome lobaire)</w:t>
      </w:r>
    </w:p>
    <w:p w14:paraId="2DE54F01" w14:textId="45E1CF26" w:rsidR="006025E7" w:rsidRPr="00F408E2" w:rsidRDefault="006025E7" w:rsidP="00073ACA">
      <w:pPr>
        <w:rPr>
          <w:rFonts w:cs="Times New Roman"/>
        </w:rPr>
      </w:pPr>
      <w:r w:rsidRPr="00F408E2">
        <w:rPr>
          <w:rFonts w:cs="Times New Roman"/>
        </w:rPr>
        <w:t>****Traitement de la paralysie facial</w:t>
      </w:r>
      <w:r w:rsidR="00073F6B" w:rsidRPr="00F408E2">
        <w:rPr>
          <w:rFonts w:cs="Times New Roman"/>
        </w:rPr>
        <w:t xml:space="preserve"> </w:t>
      </w:r>
      <w:r w:rsidR="00073F6B" w:rsidRPr="00F408E2">
        <w:rPr>
          <w:rFonts w:cs="Times New Roman"/>
        </w:rPr>
        <w:sym w:font="Wingdings" w:char="F0E8"/>
      </w:r>
      <w:r w:rsidR="00073F6B" w:rsidRPr="00F408E2">
        <w:rPr>
          <w:rFonts w:cs="Times New Roman"/>
        </w:rPr>
        <w:t xml:space="preserve"> </w:t>
      </w:r>
      <w:r w:rsidR="00C62CD2" w:rsidRPr="00F408E2">
        <w:rPr>
          <w:rFonts w:cs="Times New Roman"/>
        </w:rPr>
        <w:t>corticoïde</w:t>
      </w:r>
      <w:r w:rsidR="00073F6B" w:rsidRPr="00F408E2">
        <w:rPr>
          <w:rFonts w:cs="Times New Roman"/>
        </w:rPr>
        <w:t xml:space="preserve"> </w:t>
      </w:r>
      <w:r w:rsidR="00C40375" w:rsidRPr="00F408E2">
        <w:rPr>
          <w:rFonts w:cs="Times New Roman"/>
        </w:rPr>
        <w:t>/</w:t>
      </w:r>
      <w:r w:rsidR="00073F6B" w:rsidRPr="00F408E2">
        <w:rPr>
          <w:rFonts w:cs="Times New Roman"/>
        </w:rPr>
        <w:t>à forte dose</w:t>
      </w:r>
      <w:r w:rsidR="00582820" w:rsidRPr="00F408E2">
        <w:rPr>
          <w:rFonts w:cs="Times New Roman"/>
        </w:rPr>
        <w:t xml:space="preserve"> (atteinte périphérique)</w:t>
      </w:r>
      <w:r w:rsidR="00D472DD">
        <w:rPr>
          <w:rFonts w:cs="Times New Roman"/>
        </w:rPr>
        <w:t xml:space="preserve"> </w:t>
      </w:r>
      <w:r w:rsidR="00073F6B" w:rsidRPr="00F408E2">
        <w:rPr>
          <w:rFonts w:cs="Times New Roman"/>
        </w:rPr>
        <w:t>****</w:t>
      </w:r>
    </w:p>
    <w:p w14:paraId="1D1CE88A" w14:textId="12013DD2" w:rsidR="007348F7" w:rsidRPr="00F408E2" w:rsidRDefault="007348F7" w:rsidP="00073ACA">
      <w:pPr>
        <w:rPr>
          <w:rFonts w:cs="Times New Roman"/>
        </w:rPr>
      </w:pPr>
      <w:r w:rsidRPr="00F408E2">
        <w:rPr>
          <w:rFonts w:cs="Times New Roman"/>
        </w:rPr>
        <w:t>****Hémiplégie faciale</w:t>
      </w:r>
      <w:r w:rsidR="00EC3244">
        <w:rPr>
          <w:rFonts w:cs="Times New Roman"/>
        </w:rPr>
        <w:t> </w:t>
      </w:r>
      <w:r w:rsidRPr="00F408E2">
        <w:rPr>
          <w:rFonts w:cs="Times New Roman"/>
        </w:rPr>
        <w:t>: atteinte au</w:t>
      </w:r>
      <w:r w:rsidR="00526BDE" w:rsidRPr="00F408E2">
        <w:rPr>
          <w:rFonts w:cs="Times New Roman"/>
        </w:rPr>
        <w:t xml:space="preserve"> partie maxillaire (du nez vers la </w:t>
      </w:r>
      <w:r w:rsidR="00F1605E" w:rsidRPr="00F408E2">
        <w:rPr>
          <w:rFonts w:cs="Times New Roman"/>
        </w:rPr>
        <w:t>mâchoire</w:t>
      </w:r>
      <w:r w:rsidR="00B65E03" w:rsidRPr="00F408E2">
        <w:rPr>
          <w:rFonts w:cs="Times New Roman"/>
        </w:rPr>
        <w:t xml:space="preserve">) et associée souvent avec </w:t>
      </w:r>
      <w:r w:rsidR="00F1605E" w:rsidRPr="00F408E2">
        <w:rPr>
          <w:rFonts w:cs="Times New Roman"/>
        </w:rPr>
        <w:t>manifestation</w:t>
      </w:r>
      <w:r w:rsidR="00B65E03" w:rsidRPr="00F408E2">
        <w:rPr>
          <w:rFonts w:cs="Times New Roman"/>
        </w:rPr>
        <w:t xml:space="preserve"> </w:t>
      </w:r>
      <w:r w:rsidR="00F1605E" w:rsidRPr="00F408E2">
        <w:rPr>
          <w:rFonts w:cs="Times New Roman"/>
        </w:rPr>
        <w:t>sur les</w:t>
      </w:r>
      <w:r w:rsidR="00B65E03" w:rsidRPr="00F408E2">
        <w:rPr>
          <w:rFonts w:cs="Times New Roman"/>
        </w:rPr>
        <w:t xml:space="preserve"> membres </w:t>
      </w:r>
      <w:r w:rsidR="00582820" w:rsidRPr="00F408E2">
        <w:rPr>
          <w:rFonts w:cs="Times New Roman"/>
        </w:rPr>
        <w:sym w:font="Wingdings" w:char="F0E8"/>
      </w:r>
      <w:r w:rsidR="00582820" w:rsidRPr="00F408E2">
        <w:rPr>
          <w:rFonts w:cs="Times New Roman"/>
        </w:rPr>
        <w:t xml:space="preserve"> atteinte pyramidale****</w:t>
      </w:r>
    </w:p>
    <w:p w14:paraId="3A962705" w14:textId="74494F8A" w:rsidR="00E66EB9" w:rsidRPr="00F408E2" w:rsidRDefault="00E66EB9">
      <w:pPr>
        <w:numPr>
          <w:ilvl w:val="0"/>
          <w:numId w:val="0"/>
        </w:numPr>
        <w:spacing w:after="200"/>
        <w:rPr>
          <w:rFonts w:cs="Times New Roman"/>
        </w:rPr>
      </w:pPr>
      <w:r w:rsidRPr="00F408E2">
        <w:rPr>
          <w:rFonts w:cs="Times New Roman"/>
        </w:rPr>
        <w:br w:type="page"/>
      </w:r>
    </w:p>
    <w:p w14:paraId="3B7D57E5" w14:textId="184C2F5F" w:rsidR="005F5075" w:rsidRPr="00F408E2" w:rsidRDefault="004D0645" w:rsidP="00E66EB9">
      <w:pPr>
        <w:pStyle w:val="Titre"/>
        <w:rPr>
          <w:rFonts w:cs="Times New Roman"/>
        </w:rPr>
      </w:pPr>
      <w:r w:rsidRPr="00F408E2">
        <w:rPr>
          <w:rFonts w:cs="Times New Roman"/>
        </w:rPr>
        <w:lastRenderedPageBreak/>
        <w:t>Hémorragie méningée</w:t>
      </w:r>
      <w:r w:rsidR="00EC3244">
        <w:rPr>
          <w:rFonts w:cs="Times New Roman"/>
        </w:rPr>
        <w:t> </w:t>
      </w:r>
      <w:r w:rsidR="00C426CC" w:rsidRPr="00F408E2">
        <w:rPr>
          <w:rFonts w:cs="Times New Roman"/>
        </w:rPr>
        <w:t>:</w:t>
      </w:r>
      <w:r w:rsidRPr="00F408E2">
        <w:rPr>
          <w:rFonts w:cs="Times New Roman"/>
        </w:rPr>
        <w:t xml:space="preserve"> patholog</w:t>
      </w:r>
      <w:r w:rsidR="00C426CC" w:rsidRPr="00F408E2">
        <w:rPr>
          <w:rFonts w:cs="Times New Roman"/>
        </w:rPr>
        <w:t>i</w:t>
      </w:r>
      <w:r w:rsidRPr="00F408E2">
        <w:rPr>
          <w:rFonts w:cs="Times New Roman"/>
        </w:rPr>
        <w:t>e</w:t>
      </w:r>
    </w:p>
    <w:p w14:paraId="0A16A5B4" w14:textId="30553A85" w:rsidR="00822754" w:rsidRPr="00F408E2" w:rsidRDefault="00F92872" w:rsidP="00822754">
      <w:pPr>
        <w:pStyle w:val="Sous-titre"/>
        <w:rPr>
          <w:rFonts w:ascii="Times New Roman" w:hAnsi="Times New Roman" w:cs="Times New Roman"/>
        </w:rPr>
      </w:pPr>
      <w:r w:rsidRPr="00F408E2">
        <w:rPr>
          <w:rFonts w:ascii="Times New Roman" w:hAnsi="Times New Roman" w:cs="Times New Roman"/>
        </w:rPr>
        <w:t xml:space="preserve">Objectifs </w:t>
      </w:r>
    </w:p>
    <w:p w14:paraId="7631BBAD" w14:textId="07EC5C8E" w:rsidR="00F92872" w:rsidRPr="00F408E2" w:rsidRDefault="00F92872" w:rsidP="00F92872">
      <w:pPr>
        <w:rPr>
          <w:rFonts w:cs="Times New Roman"/>
        </w:rPr>
      </w:pPr>
      <w:r w:rsidRPr="00F408E2">
        <w:rPr>
          <w:rFonts w:cs="Times New Roman"/>
        </w:rPr>
        <w:t xml:space="preserve">Poser le diagnostic </w:t>
      </w:r>
      <w:r w:rsidR="00D472DD" w:rsidRPr="00F408E2">
        <w:rPr>
          <w:rFonts w:cs="Times New Roman"/>
        </w:rPr>
        <w:t>d’une</w:t>
      </w:r>
      <w:r w:rsidRPr="00F408E2">
        <w:rPr>
          <w:rFonts w:cs="Times New Roman"/>
        </w:rPr>
        <w:t xml:space="preserve"> hémorragie méningée</w:t>
      </w:r>
    </w:p>
    <w:p w14:paraId="519AFE28" w14:textId="331AB372" w:rsidR="00F92872" w:rsidRPr="00F408E2" w:rsidRDefault="00F92872" w:rsidP="00F92872">
      <w:pPr>
        <w:rPr>
          <w:rFonts w:cs="Times New Roman"/>
        </w:rPr>
      </w:pPr>
      <w:r w:rsidRPr="00F408E2">
        <w:rPr>
          <w:rFonts w:cs="Times New Roman"/>
        </w:rPr>
        <w:t xml:space="preserve">Confirmer le diagnostic </w:t>
      </w:r>
      <w:r w:rsidR="00D472DD" w:rsidRPr="00F408E2">
        <w:rPr>
          <w:rFonts w:cs="Times New Roman"/>
        </w:rPr>
        <w:t>d’une</w:t>
      </w:r>
      <w:r w:rsidRPr="00F408E2">
        <w:rPr>
          <w:rFonts w:cs="Times New Roman"/>
        </w:rPr>
        <w:t xml:space="preserve"> hémorragie méningée </w:t>
      </w:r>
    </w:p>
    <w:p w14:paraId="45C9A56F" w14:textId="50A677ED" w:rsidR="00F92872" w:rsidRPr="00F408E2" w:rsidRDefault="00F92872" w:rsidP="00F92872">
      <w:pPr>
        <w:rPr>
          <w:rFonts w:cs="Times New Roman"/>
        </w:rPr>
      </w:pPr>
      <w:r w:rsidRPr="00F408E2">
        <w:rPr>
          <w:rFonts w:cs="Times New Roman"/>
        </w:rPr>
        <w:t>Surveiller l’évolution d’une hémorragie méningée</w:t>
      </w:r>
    </w:p>
    <w:p w14:paraId="2F0471D8" w14:textId="26944B1C" w:rsidR="00D65811" w:rsidRPr="00F408E2" w:rsidRDefault="006460B6" w:rsidP="006460B6">
      <w:pPr>
        <w:pStyle w:val="Sous-titre"/>
        <w:rPr>
          <w:rFonts w:ascii="Times New Roman" w:hAnsi="Times New Roman" w:cs="Times New Roman"/>
        </w:rPr>
      </w:pPr>
      <w:r w:rsidRPr="00F408E2">
        <w:rPr>
          <w:rFonts w:ascii="Times New Roman" w:hAnsi="Times New Roman" w:cs="Times New Roman"/>
        </w:rPr>
        <w:t>Rappel</w:t>
      </w:r>
    </w:p>
    <w:tbl>
      <w:tblPr>
        <w:tblStyle w:val="Grilledutableau"/>
        <w:tblW w:w="0" w:type="auto"/>
        <w:tblLook w:val="04A0" w:firstRow="1" w:lastRow="0" w:firstColumn="1" w:lastColumn="0" w:noHBand="0" w:noVBand="1"/>
      </w:tblPr>
      <w:tblGrid>
        <w:gridCol w:w="2226"/>
        <w:gridCol w:w="2226"/>
        <w:gridCol w:w="2227"/>
      </w:tblGrid>
      <w:tr w:rsidR="001603E0" w:rsidRPr="00D472DD" w14:paraId="6C340CF6" w14:textId="77777777" w:rsidTr="001603E0">
        <w:tc>
          <w:tcPr>
            <w:tcW w:w="2226" w:type="dxa"/>
          </w:tcPr>
          <w:p w14:paraId="7549342C" w14:textId="0605F8DF" w:rsidR="001603E0" w:rsidRPr="00D472DD" w:rsidRDefault="001603E0" w:rsidP="00D472DD">
            <w:pPr>
              <w:numPr>
                <w:ilvl w:val="0"/>
                <w:numId w:val="0"/>
              </w:numPr>
              <w:jc w:val="center"/>
              <w:rPr>
                <w:rFonts w:cs="Times New Roman"/>
                <w:b/>
              </w:rPr>
            </w:pPr>
            <w:r w:rsidRPr="00D472DD">
              <w:rPr>
                <w:rFonts w:cs="Times New Roman"/>
                <w:b/>
              </w:rPr>
              <w:t>Nature</w:t>
            </w:r>
          </w:p>
        </w:tc>
        <w:tc>
          <w:tcPr>
            <w:tcW w:w="2226" w:type="dxa"/>
          </w:tcPr>
          <w:p w14:paraId="14637FF0" w14:textId="77777777" w:rsidR="001603E0" w:rsidRPr="00D472DD" w:rsidRDefault="001603E0" w:rsidP="00D472DD">
            <w:pPr>
              <w:numPr>
                <w:ilvl w:val="0"/>
                <w:numId w:val="0"/>
              </w:numPr>
              <w:jc w:val="center"/>
              <w:rPr>
                <w:rFonts w:cs="Times New Roman"/>
                <w:b/>
              </w:rPr>
            </w:pPr>
          </w:p>
        </w:tc>
        <w:tc>
          <w:tcPr>
            <w:tcW w:w="2227" w:type="dxa"/>
          </w:tcPr>
          <w:p w14:paraId="482FC8B8" w14:textId="72385C7C" w:rsidR="001603E0" w:rsidRPr="00D472DD" w:rsidRDefault="001603E0" w:rsidP="00D472DD">
            <w:pPr>
              <w:numPr>
                <w:ilvl w:val="0"/>
                <w:numId w:val="0"/>
              </w:numPr>
              <w:jc w:val="center"/>
              <w:rPr>
                <w:rFonts w:cs="Times New Roman"/>
                <w:b/>
              </w:rPr>
            </w:pPr>
            <w:r w:rsidRPr="00D472DD">
              <w:rPr>
                <w:rFonts w:cs="Times New Roman"/>
                <w:b/>
              </w:rPr>
              <w:t>définition</w:t>
            </w:r>
          </w:p>
        </w:tc>
      </w:tr>
      <w:tr w:rsidR="001603E0" w:rsidRPr="00F408E2" w14:paraId="041B5D75" w14:textId="77777777" w:rsidTr="001603E0">
        <w:tc>
          <w:tcPr>
            <w:tcW w:w="2226" w:type="dxa"/>
          </w:tcPr>
          <w:p w14:paraId="23E23C92" w14:textId="6A14C3A7" w:rsidR="001603E0" w:rsidRPr="00F408E2" w:rsidRDefault="00132F7A" w:rsidP="001603E0">
            <w:pPr>
              <w:numPr>
                <w:ilvl w:val="0"/>
                <w:numId w:val="0"/>
              </w:numPr>
              <w:rPr>
                <w:rFonts w:cs="Times New Roman"/>
              </w:rPr>
            </w:pPr>
            <w:r w:rsidRPr="00F408E2">
              <w:rPr>
                <w:rFonts w:cs="Times New Roman"/>
              </w:rPr>
              <w:t xml:space="preserve">AVC </w:t>
            </w:r>
            <w:r w:rsidR="004F62D9" w:rsidRPr="00F408E2">
              <w:rPr>
                <w:rFonts w:cs="Times New Roman"/>
              </w:rPr>
              <w:t>de petit</w:t>
            </w:r>
            <w:r w:rsidRPr="00F408E2">
              <w:rPr>
                <w:rFonts w:cs="Times New Roman"/>
              </w:rPr>
              <w:t xml:space="preserve"> vaisse</w:t>
            </w:r>
            <w:r w:rsidR="004F62D9" w:rsidRPr="00F408E2">
              <w:rPr>
                <w:rFonts w:cs="Times New Roman"/>
              </w:rPr>
              <w:t>au</w:t>
            </w:r>
            <w:r w:rsidRPr="00F408E2">
              <w:rPr>
                <w:rFonts w:cs="Times New Roman"/>
              </w:rPr>
              <w:t xml:space="preserve"> ou profond ou </w:t>
            </w:r>
            <w:r w:rsidR="004F62D9" w:rsidRPr="00F408E2">
              <w:rPr>
                <w:rFonts w:cs="Times New Roman"/>
              </w:rPr>
              <w:t>perforant</w:t>
            </w:r>
            <w:r w:rsidRPr="00F408E2">
              <w:rPr>
                <w:rFonts w:cs="Times New Roman"/>
              </w:rPr>
              <w:t xml:space="preserve"> ou sous-cortical</w:t>
            </w:r>
          </w:p>
        </w:tc>
        <w:tc>
          <w:tcPr>
            <w:tcW w:w="2226" w:type="dxa"/>
          </w:tcPr>
          <w:p w14:paraId="5FBD65E9" w14:textId="46E4ECEE" w:rsidR="001603E0" w:rsidRPr="00F408E2" w:rsidRDefault="00F1605E" w:rsidP="001603E0">
            <w:pPr>
              <w:numPr>
                <w:ilvl w:val="0"/>
                <w:numId w:val="0"/>
              </w:numPr>
              <w:rPr>
                <w:rFonts w:cs="Times New Roman"/>
              </w:rPr>
            </w:pPr>
            <w:r w:rsidRPr="00F408E2">
              <w:rPr>
                <w:rFonts w:cs="Times New Roman"/>
              </w:rPr>
              <w:t>Infarctus</w:t>
            </w:r>
          </w:p>
          <w:p w14:paraId="6CA32A0B" w14:textId="77777777" w:rsidR="00132F7A" w:rsidRPr="00F408E2" w:rsidRDefault="00132F7A" w:rsidP="001603E0">
            <w:pPr>
              <w:numPr>
                <w:ilvl w:val="0"/>
                <w:numId w:val="0"/>
              </w:numPr>
              <w:rPr>
                <w:rFonts w:cs="Times New Roman"/>
              </w:rPr>
            </w:pPr>
          </w:p>
          <w:p w14:paraId="42A87858" w14:textId="77777777" w:rsidR="006F110B" w:rsidRPr="00F408E2" w:rsidRDefault="006F110B" w:rsidP="001603E0">
            <w:pPr>
              <w:numPr>
                <w:ilvl w:val="0"/>
                <w:numId w:val="0"/>
              </w:numPr>
              <w:rPr>
                <w:rFonts w:cs="Times New Roman"/>
              </w:rPr>
            </w:pPr>
          </w:p>
          <w:p w14:paraId="393A629D" w14:textId="7A199650" w:rsidR="00132F7A" w:rsidRPr="00F408E2" w:rsidRDefault="00132F7A" w:rsidP="001603E0">
            <w:pPr>
              <w:numPr>
                <w:ilvl w:val="0"/>
                <w:numId w:val="0"/>
              </w:numPr>
              <w:rPr>
                <w:rFonts w:cs="Times New Roman"/>
              </w:rPr>
            </w:pPr>
            <w:r w:rsidRPr="00F408E2">
              <w:rPr>
                <w:rFonts w:cs="Times New Roman"/>
              </w:rPr>
              <w:t>Hémorragie</w:t>
            </w:r>
          </w:p>
        </w:tc>
        <w:tc>
          <w:tcPr>
            <w:tcW w:w="2227" w:type="dxa"/>
          </w:tcPr>
          <w:p w14:paraId="7E1F4C4A" w14:textId="335C12A4" w:rsidR="001603E0" w:rsidRPr="00F408E2" w:rsidRDefault="00132F7A" w:rsidP="001603E0">
            <w:pPr>
              <w:numPr>
                <w:ilvl w:val="0"/>
                <w:numId w:val="0"/>
              </w:numPr>
              <w:rPr>
                <w:rFonts w:cs="Times New Roman"/>
              </w:rPr>
            </w:pPr>
            <w:r w:rsidRPr="00F408E2">
              <w:rPr>
                <w:rFonts w:cs="Times New Roman"/>
              </w:rPr>
              <w:t xml:space="preserve">Ischémie d’un </w:t>
            </w:r>
            <w:r w:rsidR="005C7F5A" w:rsidRPr="00F408E2">
              <w:rPr>
                <w:rFonts w:cs="Times New Roman"/>
              </w:rPr>
              <w:t>territoire</w:t>
            </w:r>
            <w:r w:rsidRPr="00F408E2">
              <w:rPr>
                <w:rFonts w:cs="Times New Roman"/>
              </w:rPr>
              <w:t xml:space="preserve"> </w:t>
            </w:r>
            <w:r w:rsidR="005C7F5A" w:rsidRPr="00F408E2">
              <w:rPr>
                <w:rFonts w:cs="Times New Roman"/>
              </w:rPr>
              <w:t>artériel</w:t>
            </w:r>
            <w:r w:rsidRPr="00F408E2">
              <w:rPr>
                <w:rFonts w:cs="Times New Roman"/>
              </w:rPr>
              <w:t xml:space="preserve"> cérébral</w:t>
            </w:r>
          </w:p>
          <w:p w14:paraId="4897941A" w14:textId="77777777" w:rsidR="006F110B" w:rsidRPr="00F408E2" w:rsidRDefault="006F110B" w:rsidP="001603E0">
            <w:pPr>
              <w:numPr>
                <w:ilvl w:val="0"/>
                <w:numId w:val="0"/>
              </w:numPr>
              <w:rPr>
                <w:rFonts w:cs="Times New Roman"/>
              </w:rPr>
            </w:pPr>
          </w:p>
          <w:p w14:paraId="0FE5F602" w14:textId="148CE1E2" w:rsidR="00132F7A" w:rsidRPr="00F408E2" w:rsidRDefault="006F110B" w:rsidP="001603E0">
            <w:pPr>
              <w:numPr>
                <w:ilvl w:val="0"/>
                <w:numId w:val="0"/>
              </w:numPr>
              <w:rPr>
                <w:rFonts w:cs="Times New Roman"/>
              </w:rPr>
            </w:pPr>
            <w:r w:rsidRPr="00F408E2">
              <w:rPr>
                <w:rFonts w:cs="Times New Roman"/>
              </w:rPr>
              <w:t>Présence de sang frais dans le par</w:t>
            </w:r>
            <w:r w:rsidR="005C7F5A" w:rsidRPr="00F408E2">
              <w:rPr>
                <w:rFonts w:cs="Times New Roman"/>
              </w:rPr>
              <w:t xml:space="preserve">enchyme </w:t>
            </w:r>
            <w:r w:rsidRPr="00F408E2">
              <w:rPr>
                <w:rFonts w:cs="Times New Roman"/>
              </w:rPr>
              <w:t>cérébral</w:t>
            </w:r>
          </w:p>
        </w:tc>
      </w:tr>
      <w:tr w:rsidR="001603E0" w:rsidRPr="00F408E2" w14:paraId="7BCAB975" w14:textId="77777777" w:rsidTr="001603E0">
        <w:tc>
          <w:tcPr>
            <w:tcW w:w="2226" w:type="dxa"/>
          </w:tcPr>
          <w:p w14:paraId="28DD03DC" w14:textId="55496A6C" w:rsidR="001603E0" w:rsidRPr="00F408E2" w:rsidRDefault="006F110B" w:rsidP="001603E0">
            <w:pPr>
              <w:numPr>
                <w:ilvl w:val="0"/>
                <w:numId w:val="0"/>
              </w:numPr>
              <w:rPr>
                <w:rFonts w:cs="Times New Roman"/>
              </w:rPr>
            </w:pPr>
            <w:r w:rsidRPr="00F408E2">
              <w:rPr>
                <w:rFonts w:cs="Times New Roman"/>
              </w:rPr>
              <w:t>AVC  du gros</w:t>
            </w:r>
          </w:p>
        </w:tc>
        <w:tc>
          <w:tcPr>
            <w:tcW w:w="2226" w:type="dxa"/>
          </w:tcPr>
          <w:p w14:paraId="41E9C4CC" w14:textId="77777777" w:rsidR="001603E0" w:rsidRPr="00F408E2" w:rsidRDefault="001603E0" w:rsidP="001603E0">
            <w:pPr>
              <w:numPr>
                <w:ilvl w:val="0"/>
                <w:numId w:val="0"/>
              </w:numPr>
              <w:rPr>
                <w:rFonts w:cs="Times New Roman"/>
              </w:rPr>
            </w:pPr>
          </w:p>
        </w:tc>
        <w:tc>
          <w:tcPr>
            <w:tcW w:w="2227" w:type="dxa"/>
          </w:tcPr>
          <w:p w14:paraId="402F9097" w14:textId="77777777" w:rsidR="001603E0" w:rsidRPr="00F408E2" w:rsidRDefault="001603E0" w:rsidP="001603E0">
            <w:pPr>
              <w:numPr>
                <w:ilvl w:val="0"/>
                <w:numId w:val="0"/>
              </w:numPr>
              <w:rPr>
                <w:rFonts w:cs="Times New Roman"/>
              </w:rPr>
            </w:pPr>
          </w:p>
        </w:tc>
      </w:tr>
    </w:tbl>
    <w:p w14:paraId="63E52BB0" w14:textId="31C3700D" w:rsidR="003379F4" w:rsidRPr="00F408E2" w:rsidRDefault="003379F4" w:rsidP="001603E0">
      <w:pPr>
        <w:numPr>
          <w:ilvl w:val="0"/>
          <w:numId w:val="0"/>
        </w:numPr>
        <w:rPr>
          <w:rFonts w:cs="Times New Roman"/>
        </w:rPr>
      </w:pPr>
    </w:p>
    <w:p w14:paraId="06142FD8" w14:textId="269892BC" w:rsidR="006F110B" w:rsidRPr="00F408E2" w:rsidRDefault="00836776" w:rsidP="006F110B">
      <w:pPr>
        <w:pStyle w:val="Sous-titre"/>
        <w:rPr>
          <w:rFonts w:ascii="Times New Roman" w:hAnsi="Times New Roman" w:cs="Times New Roman"/>
        </w:rPr>
      </w:pPr>
      <w:r w:rsidRPr="00F408E2">
        <w:rPr>
          <w:rFonts w:ascii="Times New Roman" w:hAnsi="Times New Roman" w:cs="Times New Roman"/>
        </w:rPr>
        <w:t>Introduction</w:t>
      </w:r>
      <w:r w:rsidR="006F110B" w:rsidRPr="00F408E2">
        <w:rPr>
          <w:rFonts w:ascii="Times New Roman" w:hAnsi="Times New Roman" w:cs="Times New Roman"/>
        </w:rPr>
        <w:t xml:space="preserve"> </w:t>
      </w:r>
    </w:p>
    <w:p w14:paraId="69950CDF" w14:textId="7305F1F7" w:rsidR="006F110B" w:rsidRPr="00F408E2" w:rsidRDefault="006F110B" w:rsidP="006F110B">
      <w:pPr>
        <w:rPr>
          <w:rFonts w:cs="Times New Roman"/>
        </w:rPr>
      </w:pPr>
      <w:r w:rsidRPr="00F408E2">
        <w:rPr>
          <w:rFonts w:cs="Times New Roman"/>
        </w:rPr>
        <w:t xml:space="preserve">Définition </w:t>
      </w:r>
    </w:p>
    <w:p w14:paraId="6B594780" w14:textId="3D649644" w:rsidR="006F110B" w:rsidRPr="00F408E2" w:rsidRDefault="006F110B" w:rsidP="004237A4">
      <w:pPr>
        <w:numPr>
          <w:ilvl w:val="1"/>
          <w:numId w:val="4"/>
        </w:numPr>
        <w:rPr>
          <w:rFonts w:cs="Times New Roman"/>
        </w:rPr>
      </w:pPr>
      <w:r w:rsidRPr="00F408E2">
        <w:rPr>
          <w:rFonts w:cs="Times New Roman"/>
        </w:rPr>
        <w:t xml:space="preserve">Irruption de sang dans l’espace sous </w:t>
      </w:r>
      <w:r w:rsidR="00EC3244">
        <w:rPr>
          <w:rFonts w:cs="Times New Roman"/>
        </w:rPr>
        <w:t>–</w:t>
      </w:r>
      <w:r w:rsidR="00836776" w:rsidRPr="00F408E2">
        <w:rPr>
          <w:rFonts w:cs="Times New Roman"/>
        </w:rPr>
        <w:t>arachnoïdienne</w:t>
      </w:r>
      <w:r w:rsidRPr="00F408E2">
        <w:rPr>
          <w:rFonts w:cs="Times New Roman"/>
        </w:rPr>
        <w:t xml:space="preserve"> (hémorragie sous </w:t>
      </w:r>
      <w:r w:rsidR="00EC3244">
        <w:rPr>
          <w:rFonts w:cs="Times New Roman"/>
        </w:rPr>
        <w:t>–</w:t>
      </w:r>
      <w:r w:rsidR="00836776" w:rsidRPr="00F408E2">
        <w:rPr>
          <w:rFonts w:cs="Times New Roman"/>
        </w:rPr>
        <w:t>arachnoïdienne</w:t>
      </w:r>
      <w:r w:rsidRPr="00F408E2">
        <w:rPr>
          <w:rFonts w:cs="Times New Roman"/>
        </w:rPr>
        <w:t>)</w:t>
      </w:r>
    </w:p>
    <w:p w14:paraId="1C133E11" w14:textId="61605381" w:rsidR="006F110B" w:rsidRPr="00F408E2" w:rsidRDefault="00836776" w:rsidP="006F110B">
      <w:pPr>
        <w:rPr>
          <w:rFonts w:cs="Times New Roman"/>
        </w:rPr>
      </w:pPr>
      <w:r w:rsidRPr="00F408E2">
        <w:rPr>
          <w:rFonts w:cs="Times New Roman"/>
        </w:rPr>
        <w:t>Intérêts</w:t>
      </w:r>
      <w:r w:rsidR="006F110B" w:rsidRPr="00F408E2">
        <w:rPr>
          <w:rFonts w:cs="Times New Roman"/>
        </w:rPr>
        <w:t xml:space="preserve"> </w:t>
      </w:r>
    </w:p>
    <w:p w14:paraId="4E27827E" w14:textId="3E8BCFFB" w:rsidR="006F110B" w:rsidRPr="00F408E2" w:rsidRDefault="006F110B" w:rsidP="004237A4">
      <w:pPr>
        <w:numPr>
          <w:ilvl w:val="1"/>
          <w:numId w:val="4"/>
        </w:numPr>
        <w:rPr>
          <w:rFonts w:cs="Times New Roman"/>
        </w:rPr>
      </w:pPr>
      <w:r w:rsidRPr="00F408E2">
        <w:rPr>
          <w:rFonts w:cs="Times New Roman"/>
        </w:rPr>
        <w:t>Prévalence</w:t>
      </w:r>
      <w:r w:rsidR="00EC3244">
        <w:rPr>
          <w:rFonts w:cs="Times New Roman"/>
        </w:rPr>
        <w:t> </w:t>
      </w:r>
      <w:r w:rsidRPr="00F408E2">
        <w:rPr>
          <w:rFonts w:cs="Times New Roman"/>
        </w:rPr>
        <w:t>: 6% des AVC en neurologie B</w:t>
      </w:r>
      <w:r w:rsidR="00836776" w:rsidRPr="00F408E2">
        <w:rPr>
          <w:rFonts w:cs="Times New Roman"/>
        </w:rPr>
        <w:t>e</w:t>
      </w:r>
      <w:r w:rsidRPr="00F408E2">
        <w:rPr>
          <w:rFonts w:cs="Times New Roman"/>
        </w:rPr>
        <w:t>felatanana</w:t>
      </w:r>
    </w:p>
    <w:p w14:paraId="3032C60A" w14:textId="0CC44F02" w:rsidR="006F110B" w:rsidRPr="00F408E2" w:rsidRDefault="006F110B" w:rsidP="004237A4">
      <w:pPr>
        <w:numPr>
          <w:ilvl w:val="1"/>
          <w:numId w:val="4"/>
        </w:numPr>
        <w:rPr>
          <w:rFonts w:cs="Times New Roman"/>
        </w:rPr>
      </w:pPr>
      <w:r w:rsidRPr="00F408E2">
        <w:rPr>
          <w:rFonts w:cs="Times New Roman"/>
        </w:rPr>
        <w:t xml:space="preserve">Urgente </w:t>
      </w:r>
    </w:p>
    <w:p w14:paraId="44424C8B" w14:textId="27D50003" w:rsidR="006F110B" w:rsidRPr="00F408E2" w:rsidRDefault="006F110B" w:rsidP="004237A4">
      <w:pPr>
        <w:numPr>
          <w:ilvl w:val="1"/>
          <w:numId w:val="4"/>
        </w:numPr>
        <w:rPr>
          <w:rFonts w:cs="Times New Roman"/>
        </w:rPr>
      </w:pPr>
      <w:r w:rsidRPr="00F408E2">
        <w:rPr>
          <w:rFonts w:cs="Times New Roman"/>
        </w:rPr>
        <w:t xml:space="preserve">Grave </w:t>
      </w:r>
    </w:p>
    <w:p w14:paraId="3A0DBCFB" w14:textId="3BBA1B7A" w:rsidR="00C141C8" w:rsidRPr="002757DA" w:rsidRDefault="00A22E41" w:rsidP="004237A4">
      <w:pPr>
        <w:pStyle w:val="Titre1"/>
        <w:numPr>
          <w:ilvl w:val="0"/>
          <w:numId w:val="26"/>
        </w:numPr>
        <w:rPr>
          <w:rFonts w:cs="Times New Roman"/>
        </w:rPr>
      </w:pPr>
      <w:bookmarkStart w:id="295" w:name="_Toc196656570"/>
      <w:bookmarkStart w:id="296" w:name="_Toc196662377"/>
      <w:r w:rsidRPr="002757DA">
        <w:rPr>
          <w:rFonts w:cs="Times New Roman"/>
        </w:rPr>
        <w:t>TDD</w:t>
      </w:r>
      <w:r w:rsidR="00EC3244">
        <w:rPr>
          <w:rFonts w:cs="Times New Roman"/>
        </w:rPr>
        <w:t> </w:t>
      </w:r>
      <w:r w:rsidRPr="002757DA">
        <w:rPr>
          <w:rFonts w:cs="Times New Roman"/>
        </w:rPr>
        <w:t xml:space="preserve">: </w:t>
      </w:r>
      <w:r w:rsidR="005C7F5A" w:rsidRPr="002757DA">
        <w:rPr>
          <w:rFonts w:cs="Times New Roman"/>
        </w:rPr>
        <w:t>hémorragie</w:t>
      </w:r>
      <w:r w:rsidRPr="002757DA">
        <w:rPr>
          <w:rFonts w:cs="Times New Roman"/>
        </w:rPr>
        <w:t xml:space="preserve"> </w:t>
      </w:r>
      <w:r w:rsidR="005C7F5A" w:rsidRPr="002757DA">
        <w:rPr>
          <w:rFonts w:cs="Times New Roman"/>
        </w:rPr>
        <w:t>méningée</w:t>
      </w:r>
      <w:r w:rsidRPr="002757DA">
        <w:rPr>
          <w:rFonts w:cs="Times New Roman"/>
        </w:rPr>
        <w:t xml:space="preserve"> non  traumatique sur rupture d’anévrysme, non compliquée</w:t>
      </w:r>
      <w:bookmarkEnd w:id="295"/>
      <w:bookmarkEnd w:id="296"/>
    </w:p>
    <w:p w14:paraId="5EFCC884" w14:textId="279BFF6A" w:rsidR="00A22E41" w:rsidRPr="00F408E2" w:rsidRDefault="005C7F5A" w:rsidP="00A22E41">
      <w:pPr>
        <w:rPr>
          <w:rFonts w:cs="Times New Roman"/>
        </w:rPr>
      </w:pPr>
      <w:r w:rsidRPr="00F408E2">
        <w:rPr>
          <w:rFonts w:cs="Times New Roman"/>
        </w:rPr>
        <w:t>Interrogatoire</w:t>
      </w:r>
      <w:r w:rsidR="00A22E41" w:rsidRPr="00F408E2">
        <w:rPr>
          <w:rFonts w:cs="Times New Roman"/>
        </w:rPr>
        <w:t xml:space="preserve"> </w:t>
      </w:r>
    </w:p>
    <w:tbl>
      <w:tblPr>
        <w:tblStyle w:val="Grilledutableau"/>
        <w:tblW w:w="0" w:type="auto"/>
        <w:tblLook w:val="04A0" w:firstRow="1" w:lastRow="0" w:firstColumn="1" w:lastColumn="0" w:noHBand="0" w:noVBand="1"/>
      </w:tblPr>
      <w:tblGrid>
        <w:gridCol w:w="1670"/>
        <w:gridCol w:w="1669"/>
        <w:gridCol w:w="1670"/>
        <w:gridCol w:w="1670"/>
      </w:tblGrid>
      <w:tr w:rsidR="005F242F" w:rsidRPr="00F408E2" w14:paraId="0E57AAB5" w14:textId="4053750B" w:rsidTr="005F242F">
        <w:tc>
          <w:tcPr>
            <w:tcW w:w="1670" w:type="dxa"/>
          </w:tcPr>
          <w:p w14:paraId="79FD5B1A" w14:textId="2996AC09" w:rsidR="005F242F" w:rsidRPr="00F408E2" w:rsidRDefault="005F242F" w:rsidP="00A22E41">
            <w:pPr>
              <w:numPr>
                <w:ilvl w:val="0"/>
                <w:numId w:val="0"/>
              </w:numPr>
              <w:rPr>
                <w:rFonts w:cs="Times New Roman"/>
              </w:rPr>
            </w:pPr>
            <w:r w:rsidRPr="00F408E2">
              <w:rPr>
                <w:rFonts w:cs="Times New Roman"/>
              </w:rPr>
              <w:t xml:space="preserve">Terrain </w:t>
            </w:r>
          </w:p>
        </w:tc>
        <w:tc>
          <w:tcPr>
            <w:tcW w:w="1669" w:type="dxa"/>
          </w:tcPr>
          <w:p w14:paraId="079CEE0F" w14:textId="40D5A8ED" w:rsidR="005F242F" w:rsidRPr="00F408E2" w:rsidRDefault="005658B4" w:rsidP="00A22E41">
            <w:pPr>
              <w:numPr>
                <w:ilvl w:val="0"/>
                <w:numId w:val="0"/>
              </w:numPr>
              <w:rPr>
                <w:rFonts w:cs="Times New Roman"/>
              </w:rPr>
            </w:pPr>
            <w:r w:rsidRPr="00F408E2">
              <w:rPr>
                <w:rFonts w:cs="Times New Roman"/>
              </w:rPr>
              <w:t>Symptôme</w:t>
            </w:r>
            <w:r w:rsidR="005F242F" w:rsidRPr="00F408E2">
              <w:rPr>
                <w:rFonts w:cs="Times New Roman"/>
              </w:rPr>
              <w:t xml:space="preserve"> principal</w:t>
            </w:r>
          </w:p>
        </w:tc>
        <w:tc>
          <w:tcPr>
            <w:tcW w:w="1670" w:type="dxa"/>
          </w:tcPr>
          <w:p w14:paraId="2A65616F" w14:textId="3A59973C" w:rsidR="005F242F" w:rsidRPr="00F408E2" w:rsidRDefault="005C7F5A" w:rsidP="00A22E41">
            <w:pPr>
              <w:numPr>
                <w:ilvl w:val="0"/>
                <w:numId w:val="0"/>
              </w:numPr>
              <w:rPr>
                <w:rFonts w:cs="Times New Roman"/>
              </w:rPr>
            </w:pPr>
            <w:r w:rsidRPr="00F408E2">
              <w:rPr>
                <w:rFonts w:cs="Times New Roman"/>
              </w:rPr>
              <w:t>Symptôme</w:t>
            </w:r>
            <w:r w:rsidR="005F242F" w:rsidRPr="00F408E2">
              <w:rPr>
                <w:rFonts w:cs="Times New Roman"/>
              </w:rPr>
              <w:t xml:space="preserve"> associés </w:t>
            </w:r>
          </w:p>
        </w:tc>
        <w:tc>
          <w:tcPr>
            <w:tcW w:w="1670" w:type="dxa"/>
          </w:tcPr>
          <w:p w14:paraId="5CBDF3F2" w14:textId="298EFA98" w:rsidR="005F242F" w:rsidRPr="00F408E2" w:rsidRDefault="005F242F" w:rsidP="00A22E41">
            <w:pPr>
              <w:numPr>
                <w:ilvl w:val="0"/>
                <w:numId w:val="0"/>
              </w:numPr>
              <w:rPr>
                <w:rFonts w:cs="Times New Roman"/>
              </w:rPr>
            </w:pPr>
            <w:r w:rsidRPr="00F408E2">
              <w:rPr>
                <w:rFonts w:cs="Times New Roman"/>
              </w:rPr>
              <w:t>Comportement</w:t>
            </w:r>
          </w:p>
        </w:tc>
      </w:tr>
      <w:tr w:rsidR="005F242F" w:rsidRPr="00F408E2" w14:paraId="4C7001C5" w14:textId="7E4479A8" w:rsidTr="005F242F">
        <w:tc>
          <w:tcPr>
            <w:tcW w:w="1670" w:type="dxa"/>
          </w:tcPr>
          <w:p w14:paraId="543C8AE3" w14:textId="4718699B" w:rsidR="005F242F" w:rsidRPr="00F408E2" w:rsidRDefault="00D472DD" w:rsidP="00A22E41">
            <w:pPr>
              <w:numPr>
                <w:ilvl w:val="0"/>
                <w:numId w:val="0"/>
              </w:numPr>
              <w:rPr>
                <w:rFonts w:cs="Times New Roman"/>
              </w:rPr>
            </w:pPr>
            <w:r w:rsidRPr="00F408E2">
              <w:rPr>
                <w:rFonts w:cs="Times New Roman"/>
              </w:rPr>
              <w:t>Femme,</w:t>
            </w:r>
            <w:r w:rsidR="005F242F" w:rsidRPr="00F408E2">
              <w:rPr>
                <w:rFonts w:cs="Times New Roman"/>
              </w:rPr>
              <w:t xml:space="preserve"> 40 – 50 ans en bonne santé</w:t>
            </w:r>
          </w:p>
        </w:tc>
        <w:tc>
          <w:tcPr>
            <w:tcW w:w="1669" w:type="dxa"/>
          </w:tcPr>
          <w:p w14:paraId="31A91BF4" w14:textId="67B4F62D" w:rsidR="005F242F" w:rsidRPr="00F408E2" w:rsidRDefault="005658B4" w:rsidP="00A22E41">
            <w:pPr>
              <w:numPr>
                <w:ilvl w:val="0"/>
                <w:numId w:val="0"/>
              </w:numPr>
              <w:rPr>
                <w:rFonts w:cs="Times New Roman"/>
              </w:rPr>
            </w:pPr>
            <w:r w:rsidRPr="00F408E2">
              <w:rPr>
                <w:rFonts w:cs="Times New Roman"/>
              </w:rPr>
              <w:t>Céphalées</w:t>
            </w:r>
            <w:r w:rsidR="005F242F" w:rsidRPr="00F408E2">
              <w:rPr>
                <w:rFonts w:cs="Times New Roman"/>
              </w:rPr>
              <w:t xml:space="preserve"> </w:t>
            </w:r>
            <w:r w:rsidR="00254806" w:rsidRPr="00F408E2">
              <w:rPr>
                <w:rFonts w:cs="Times New Roman"/>
              </w:rPr>
              <w:t>explosives</w:t>
            </w:r>
            <w:r w:rsidR="005F242F" w:rsidRPr="00F408E2">
              <w:rPr>
                <w:rFonts w:cs="Times New Roman"/>
              </w:rPr>
              <w:t xml:space="preserve"> </w:t>
            </w:r>
            <w:r w:rsidRPr="00F408E2">
              <w:rPr>
                <w:rFonts w:cs="Times New Roman"/>
              </w:rPr>
              <w:t>en</w:t>
            </w:r>
            <w:r w:rsidR="005F242F" w:rsidRPr="00F408E2">
              <w:rPr>
                <w:rFonts w:cs="Times New Roman"/>
              </w:rPr>
              <w:t xml:space="preserve"> coup de </w:t>
            </w:r>
            <w:r w:rsidR="000375A9" w:rsidRPr="00F408E2">
              <w:rPr>
                <w:rFonts w:cs="Times New Roman"/>
              </w:rPr>
              <w:t xml:space="preserve">poignard, EVA 10/10 en seconde au </w:t>
            </w:r>
            <w:r w:rsidR="00254806" w:rsidRPr="00F408E2">
              <w:rPr>
                <w:rFonts w:cs="Times New Roman"/>
              </w:rPr>
              <w:t>décours</w:t>
            </w:r>
            <w:r w:rsidR="000375A9" w:rsidRPr="00F408E2">
              <w:rPr>
                <w:rFonts w:cs="Times New Roman"/>
              </w:rPr>
              <w:t xml:space="preserve"> d’un </w:t>
            </w:r>
            <w:r w:rsidR="004A3D83" w:rsidRPr="00F408E2">
              <w:rPr>
                <w:rFonts w:cs="Times New Roman"/>
              </w:rPr>
              <w:t>effet</w:t>
            </w:r>
            <w:r w:rsidR="000375A9" w:rsidRPr="00F408E2">
              <w:rPr>
                <w:rFonts w:cs="Times New Roman"/>
              </w:rPr>
              <w:t xml:space="preserve"> ou </w:t>
            </w:r>
            <w:r w:rsidR="004A3D83" w:rsidRPr="00F408E2">
              <w:rPr>
                <w:rFonts w:cs="Times New Roman"/>
              </w:rPr>
              <w:lastRenderedPageBreak/>
              <w:t>exposition</w:t>
            </w:r>
            <w:r w:rsidR="000375A9" w:rsidRPr="00F408E2">
              <w:rPr>
                <w:rFonts w:cs="Times New Roman"/>
              </w:rPr>
              <w:t xml:space="preserve"> au</w:t>
            </w:r>
            <w:r w:rsidR="004A3D83" w:rsidRPr="00F408E2">
              <w:rPr>
                <w:rFonts w:cs="Times New Roman"/>
              </w:rPr>
              <w:t xml:space="preserve"> </w:t>
            </w:r>
            <w:r w:rsidR="000375A9" w:rsidRPr="00F408E2">
              <w:rPr>
                <w:rFonts w:cs="Times New Roman"/>
              </w:rPr>
              <w:t>solei</w:t>
            </w:r>
            <w:r w:rsidR="004A3D83" w:rsidRPr="00F408E2">
              <w:rPr>
                <w:rFonts w:cs="Times New Roman"/>
              </w:rPr>
              <w:t>l</w:t>
            </w:r>
          </w:p>
        </w:tc>
        <w:tc>
          <w:tcPr>
            <w:tcW w:w="1670" w:type="dxa"/>
          </w:tcPr>
          <w:p w14:paraId="3C508E0C" w14:textId="77777777" w:rsidR="005F242F" w:rsidRPr="00F408E2" w:rsidRDefault="000375A9" w:rsidP="00A22E41">
            <w:pPr>
              <w:numPr>
                <w:ilvl w:val="0"/>
                <w:numId w:val="0"/>
              </w:numPr>
              <w:rPr>
                <w:rFonts w:cs="Times New Roman"/>
              </w:rPr>
            </w:pPr>
            <w:r w:rsidRPr="00F408E2">
              <w:rPr>
                <w:rFonts w:cs="Times New Roman"/>
              </w:rPr>
              <w:lastRenderedPageBreak/>
              <w:t xml:space="preserve">Nucalgie </w:t>
            </w:r>
          </w:p>
          <w:p w14:paraId="31EA7FDD" w14:textId="2A8898A1" w:rsidR="000375A9" w:rsidRPr="00F408E2" w:rsidRDefault="00254806" w:rsidP="00A22E41">
            <w:pPr>
              <w:numPr>
                <w:ilvl w:val="0"/>
                <w:numId w:val="0"/>
              </w:numPr>
              <w:rPr>
                <w:rFonts w:cs="Times New Roman"/>
              </w:rPr>
            </w:pPr>
            <w:r w:rsidRPr="00F408E2">
              <w:rPr>
                <w:rFonts w:cs="Times New Roman"/>
              </w:rPr>
              <w:t>Constipation</w:t>
            </w:r>
            <w:r w:rsidR="000375A9" w:rsidRPr="00F408E2">
              <w:rPr>
                <w:rFonts w:cs="Times New Roman"/>
              </w:rPr>
              <w:t xml:space="preserve"> </w:t>
            </w:r>
          </w:p>
          <w:p w14:paraId="0D5A9AA8" w14:textId="77777777" w:rsidR="000375A9" w:rsidRPr="00F408E2" w:rsidRDefault="000375A9" w:rsidP="00A22E41">
            <w:pPr>
              <w:numPr>
                <w:ilvl w:val="0"/>
                <w:numId w:val="0"/>
              </w:numPr>
              <w:rPr>
                <w:rFonts w:cs="Times New Roman"/>
              </w:rPr>
            </w:pPr>
            <w:r w:rsidRPr="00F408E2">
              <w:rPr>
                <w:rFonts w:cs="Times New Roman"/>
              </w:rPr>
              <w:t>Vomissement en jet (-50%)</w:t>
            </w:r>
          </w:p>
          <w:p w14:paraId="3FA23249" w14:textId="007069DE" w:rsidR="000375A9" w:rsidRPr="00F408E2" w:rsidRDefault="00254806" w:rsidP="00A22E41">
            <w:pPr>
              <w:numPr>
                <w:ilvl w:val="0"/>
                <w:numId w:val="0"/>
              </w:numPr>
              <w:rPr>
                <w:rFonts w:cs="Times New Roman"/>
              </w:rPr>
            </w:pPr>
            <w:r w:rsidRPr="00F408E2">
              <w:rPr>
                <w:rFonts w:cs="Times New Roman"/>
              </w:rPr>
              <w:t>S</w:t>
            </w:r>
            <w:r w:rsidR="000375A9" w:rsidRPr="00F408E2">
              <w:rPr>
                <w:rFonts w:cs="Times New Roman"/>
              </w:rPr>
              <w:t>on</w:t>
            </w:r>
            <w:r w:rsidRPr="00F408E2">
              <w:rPr>
                <w:rFonts w:cs="Times New Roman"/>
              </w:rPr>
              <w:t>-photo phobique</w:t>
            </w:r>
          </w:p>
        </w:tc>
        <w:tc>
          <w:tcPr>
            <w:tcW w:w="1670" w:type="dxa"/>
          </w:tcPr>
          <w:p w14:paraId="0B5E7420" w14:textId="77777777" w:rsidR="005F242F" w:rsidRPr="00F408E2" w:rsidRDefault="00254806" w:rsidP="00A22E41">
            <w:pPr>
              <w:numPr>
                <w:ilvl w:val="0"/>
                <w:numId w:val="0"/>
              </w:numPr>
              <w:rPr>
                <w:rFonts w:cs="Times New Roman"/>
              </w:rPr>
            </w:pPr>
            <w:r w:rsidRPr="00F408E2">
              <w:rPr>
                <w:rFonts w:cs="Times New Roman"/>
              </w:rPr>
              <w:t xml:space="preserve">Agité </w:t>
            </w:r>
          </w:p>
          <w:p w14:paraId="23FC0DB5" w14:textId="3D6A1CC5" w:rsidR="00254806" w:rsidRPr="00F408E2" w:rsidRDefault="00254806" w:rsidP="00A22E41">
            <w:pPr>
              <w:numPr>
                <w:ilvl w:val="0"/>
                <w:numId w:val="0"/>
              </w:numPr>
              <w:rPr>
                <w:rFonts w:cs="Times New Roman"/>
              </w:rPr>
            </w:pPr>
            <w:r w:rsidRPr="00F408E2">
              <w:rPr>
                <w:rFonts w:cs="Times New Roman"/>
              </w:rPr>
              <w:t>Perte de connaissance brève</w:t>
            </w:r>
          </w:p>
        </w:tc>
      </w:tr>
    </w:tbl>
    <w:p w14:paraId="503168C9" w14:textId="77777777" w:rsidR="00A22E41" w:rsidRPr="00F408E2" w:rsidRDefault="00A22E41" w:rsidP="00A22E41">
      <w:pPr>
        <w:numPr>
          <w:ilvl w:val="0"/>
          <w:numId w:val="0"/>
        </w:numPr>
        <w:rPr>
          <w:rFonts w:cs="Times New Roman"/>
        </w:rPr>
      </w:pPr>
    </w:p>
    <w:p w14:paraId="234B9D0A" w14:textId="264926A4" w:rsidR="005658B4" w:rsidRPr="00F408E2" w:rsidRDefault="005658B4" w:rsidP="00A22E41">
      <w:pPr>
        <w:numPr>
          <w:ilvl w:val="0"/>
          <w:numId w:val="0"/>
        </w:numPr>
        <w:rPr>
          <w:rFonts w:cs="Times New Roman"/>
          <w:b/>
          <w:bCs/>
        </w:rPr>
      </w:pPr>
      <w:r w:rsidRPr="00F408E2">
        <w:rPr>
          <w:rFonts w:cs="Times New Roman"/>
          <w:b/>
          <w:bCs/>
        </w:rPr>
        <w:t>Examen clinique</w:t>
      </w:r>
    </w:p>
    <w:p w14:paraId="02469853" w14:textId="77777777" w:rsidR="008671EB" w:rsidRPr="00F408E2" w:rsidRDefault="008671EB" w:rsidP="00A22E41">
      <w:pPr>
        <w:numPr>
          <w:ilvl w:val="0"/>
          <w:numId w:val="0"/>
        </w:numPr>
        <w:rPr>
          <w:rFonts w:cs="Times New Roman"/>
        </w:rPr>
      </w:pPr>
    </w:p>
    <w:tbl>
      <w:tblPr>
        <w:tblStyle w:val="Grilledutableau"/>
        <w:tblW w:w="0" w:type="auto"/>
        <w:tblLook w:val="04A0" w:firstRow="1" w:lastRow="0" w:firstColumn="1" w:lastColumn="0" w:noHBand="0" w:noVBand="1"/>
      </w:tblPr>
      <w:tblGrid>
        <w:gridCol w:w="2226"/>
        <w:gridCol w:w="2226"/>
        <w:gridCol w:w="2227"/>
      </w:tblGrid>
      <w:tr w:rsidR="005658B4" w:rsidRPr="00F408E2" w14:paraId="1ADFD884" w14:textId="77777777" w:rsidTr="005658B4">
        <w:tc>
          <w:tcPr>
            <w:tcW w:w="2226" w:type="dxa"/>
          </w:tcPr>
          <w:p w14:paraId="1388BCA7" w14:textId="6D581FDF" w:rsidR="005658B4" w:rsidRPr="00F408E2" w:rsidRDefault="005658B4" w:rsidP="00A22E41">
            <w:pPr>
              <w:numPr>
                <w:ilvl w:val="0"/>
                <w:numId w:val="0"/>
              </w:numPr>
              <w:rPr>
                <w:rFonts w:cs="Times New Roman"/>
              </w:rPr>
            </w:pPr>
            <w:r w:rsidRPr="00F408E2">
              <w:rPr>
                <w:rFonts w:cs="Times New Roman"/>
              </w:rPr>
              <w:t xml:space="preserve">Signes </w:t>
            </w:r>
            <w:r w:rsidR="004A3D83" w:rsidRPr="00F408E2">
              <w:rPr>
                <w:rFonts w:cs="Times New Roman"/>
              </w:rPr>
              <w:t>généraux</w:t>
            </w:r>
            <w:r w:rsidRPr="00F408E2">
              <w:rPr>
                <w:rFonts w:cs="Times New Roman"/>
              </w:rPr>
              <w:t xml:space="preserve"> </w:t>
            </w:r>
          </w:p>
        </w:tc>
        <w:tc>
          <w:tcPr>
            <w:tcW w:w="2226" w:type="dxa"/>
          </w:tcPr>
          <w:p w14:paraId="7FB9FE33" w14:textId="6299D7A1" w:rsidR="005658B4" w:rsidRPr="00F408E2" w:rsidRDefault="005658B4" w:rsidP="00A22E41">
            <w:pPr>
              <w:numPr>
                <w:ilvl w:val="0"/>
                <w:numId w:val="0"/>
              </w:numPr>
              <w:rPr>
                <w:rFonts w:cs="Times New Roman"/>
              </w:rPr>
            </w:pPr>
            <w:r w:rsidRPr="00F408E2">
              <w:rPr>
                <w:rFonts w:cs="Times New Roman"/>
              </w:rPr>
              <w:t xml:space="preserve">Signes neurologique </w:t>
            </w:r>
          </w:p>
        </w:tc>
        <w:tc>
          <w:tcPr>
            <w:tcW w:w="2227" w:type="dxa"/>
          </w:tcPr>
          <w:p w14:paraId="1D59D8D3" w14:textId="18184A66" w:rsidR="005658B4" w:rsidRPr="00F408E2" w:rsidRDefault="004A3D83" w:rsidP="00A22E41">
            <w:pPr>
              <w:numPr>
                <w:ilvl w:val="0"/>
                <w:numId w:val="0"/>
              </w:numPr>
              <w:rPr>
                <w:rFonts w:cs="Times New Roman"/>
              </w:rPr>
            </w:pPr>
            <w:r w:rsidRPr="00F408E2">
              <w:rPr>
                <w:rFonts w:cs="Times New Roman"/>
              </w:rPr>
              <w:t>Signes</w:t>
            </w:r>
            <w:r w:rsidR="005658B4" w:rsidRPr="00F408E2">
              <w:rPr>
                <w:rFonts w:cs="Times New Roman"/>
              </w:rPr>
              <w:t xml:space="preserve"> </w:t>
            </w:r>
            <w:r w:rsidRPr="00F408E2">
              <w:rPr>
                <w:rFonts w:cs="Times New Roman"/>
              </w:rPr>
              <w:t>extra</w:t>
            </w:r>
            <w:r w:rsidR="005658B4" w:rsidRPr="00F408E2">
              <w:rPr>
                <w:rFonts w:cs="Times New Roman"/>
              </w:rPr>
              <w:t xml:space="preserve"> neurologique</w:t>
            </w:r>
          </w:p>
        </w:tc>
      </w:tr>
      <w:tr w:rsidR="005658B4" w:rsidRPr="00F408E2" w14:paraId="009D217E" w14:textId="77777777" w:rsidTr="005658B4">
        <w:tc>
          <w:tcPr>
            <w:tcW w:w="2226" w:type="dxa"/>
          </w:tcPr>
          <w:p w14:paraId="02360ADB" w14:textId="77777777" w:rsidR="005658B4" w:rsidRPr="00F408E2" w:rsidRDefault="005658B4" w:rsidP="00A22E41">
            <w:pPr>
              <w:numPr>
                <w:ilvl w:val="0"/>
                <w:numId w:val="0"/>
              </w:numPr>
              <w:rPr>
                <w:rFonts w:cs="Times New Roman"/>
              </w:rPr>
            </w:pPr>
            <w:r w:rsidRPr="00F408E2">
              <w:rPr>
                <w:rFonts w:cs="Times New Roman"/>
              </w:rPr>
              <w:t xml:space="preserve">TA normale ou augmenté </w:t>
            </w:r>
          </w:p>
          <w:p w14:paraId="715C854A" w14:textId="77777777" w:rsidR="005658B4" w:rsidRPr="00F408E2" w:rsidRDefault="005658B4" w:rsidP="00A22E41">
            <w:pPr>
              <w:numPr>
                <w:ilvl w:val="0"/>
                <w:numId w:val="0"/>
              </w:numPr>
              <w:rPr>
                <w:rFonts w:cs="Times New Roman"/>
              </w:rPr>
            </w:pPr>
            <w:r w:rsidRPr="00F408E2">
              <w:rPr>
                <w:rFonts w:cs="Times New Roman"/>
              </w:rPr>
              <w:t>FC normale, brady ou tachy</w:t>
            </w:r>
          </w:p>
          <w:p w14:paraId="434F1394" w14:textId="14F609E9" w:rsidR="005658B4" w:rsidRPr="00F408E2" w:rsidRDefault="00DB7D6F" w:rsidP="00A22E41">
            <w:pPr>
              <w:numPr>
                <w:ilvl w:val="0"/>
                <w:numId w:val="0"/>
              </w:numPr>
              <w:rPr>
                <w:rFonts w:cs="Times New Roman"/>
              </w:rPr>
            </w:pPr>
            <w:r w:rsidRPr="00F408E2">
              <w:rPr>
                <w:rFonts w:cs="Times New Roman"/>
              </w:rPr>
              <w:t>Température</w:t>
            </w:r>
            <w:r w:rsidR="005658B4" w:rsidRPr="00F408E2">
              <w:rPr>
                <w:rFonts w:cs="Times New Roman"/>
              </w:rPr>
              <w:t xml:space="preserve"> normale ou hyper</w:t>
            </w:r>
          </w:p>
          <w:p w14:paraId="18820CD5" w14:textId="3B8A280B" w:rsidR="005658B4" w:rsidRPr="00F408E2" w:rsidRDefault="005658B4" w:rsidP="00A22E41">
            <w:pPr>
              <w:numPr>
                <w:ilvl w:val="0"/>
                <w:numId w:val="0"/>
              </w:numPr>
              <w:rPr>
                <w:rFonts w:cs="Times New Roman"/>
              </w:rPr>
            </w:pPr>
            <w:r w:rsidRPr="00F408E2">
              <w:rPr>
                <w:rFonts w:cs="Times New Roman"/>
              </w:rPr>
              <w:t>FR normale</w:t>
            </w:r>
          </w:p>
        </w:tc>
        <w:tc>
          <w:tcPr>
            <w:tcW w:w="2226" w:type="dxa"/>
          </w:tcPr>
          <w:p w14:paraId="44C3D878" w14:textId="77777777" w:rsidR="005658B4" w:rsidRPr="00F408E2" w:rsidRDefault="005658B4" w:rsidP="00A22E41">
            <w:pPr>
              <w:numPr>
                <w:ilvl w:val="0"/>
                <w:numId w:val="0"/>
              </w:numPr>
              <w:rPr>
                <w:rFonts w:cs="Times New Roman"/>
              </w:rPr>
            </w:pPr>
            <w:r w:rsidRPr="00F408E2">
              <w:rPr>
                <w:rFonts w:cs="Times New Roman"/>
              </w:rPr>
              <w:t>Glasgow 15</w:t>
            </w:r>
          </w:p>
          <w:p w14:paraId="0763C3F1" w14:textId="593B42F4" w:rsidR="005658B4" w:rsidRPr="00F408E2" w:rsidRDefault="004A3D83" w:rsidP="00A22E41">
            <w:pPr>
              <w:numPr>
                <w:ilvl w:val="0"/>
                <w:numId w:val="0"/>
              </w:numPr>
              <w:rPr>
                <w:rFonts w:cs="Times New Roman"/>
              </w:rPr>
            </w:pPr>
            <w:r w:rsidRPr="00F408E2">
              <w:rPr>
                <w:rFonts w:cs="Times New Roman"/>
              </w:rPr>
              <w:t>Raideur</w:t>
            </w:r>
            <w:r w:rsidR="005658B4" w:rsidRPr="00F408E2">
              <w:rPr>
                <w:rFonts w:cs="Times New Roman"/>
              </w:rPr>
              <w:t xml:space="preserve"> méningée cervical, </w:t>
            </w:r>
            <w:r w:rsidR="00D472DD" w:rsidRPr="00F408E2">
              <w:rPr>
                <w:rFonts w:cs="Times New Roman"/>
              </w:rPr>
              <w:t>lombaire,</w:t>
            </w:r>
          </w:p>
          <w:p w14:paraId="503308CA" w14:textId="49BAEDA7" w:rsidR="005658B4" w:rsidRPr="00F408E2" w:rsidRDefault="004A3D83" w:rsidP="00A22E41">
            <w:pPr>
              <w:numPr>
                <w:ilvl w:val="0"/>
                <w:numId w:val="0"/>
              </w:numPr>
              <w:rPr>
                <w:rFonts w:cs="Times New Roman"/>
              </w:rPr>
            </w:pPr>
            <w:r w:rsidRPr="00F408E2">
              <w:rPr>
                <w:rFonts w:cs="Times New Roman"/>
              </w:rPr>
              <w:t>Motricité</w:t>
            </w:r>
            <w:r w:rsidR="005658B4" w:rsidRPr="00F408E2">
              <w:rPr>
                <w:rFonts w:cs="Times New Roman"/>
              </w:rPr>
              <w:t xml:space="preserve">, </w:t>
            </w:r>
            <w:r w:rsidR="00140EB8" w:rsidRPr="00F408E2">
              <w:rPr>
                <w:rFonts w:cs="Times New Roman"/>
              </w:rPr>
              <w:t>sensibilité</w:t>
            </w:r>
            <w:r w:rsidR="005658B4" w:rsidRPr="00F408E2">
              <w:rPr>
                <w:rFonts w:cs="Times New Roman"/>
              </w:rPr>
              <w:t xml:space="preserve">  pares </w:t>
            </w:r>
            <w:r w:rsidR="00DB7D6F" w:rsidRPr="00F408E2">
              <w:rPr>
                <w:rFonts w:cs="Times New Roman"/>
              </w:rPr>
              <w:t>crânien</w:t>
            </w:r>
            <w:r w:rsidR="005658B4" w:rsidRPr="00F408E2">
              <w:rPr>
                <w:rFonts w:cs="Times New Roman"/>
              </w:rPr>
              <w:t xml:space="preserve">, </w:t>
            </w:r>
            <w:r w:rsidR="00DB7D6F" w:rsidRPr="00F408E2">
              <w:rPr>
                <w:rFonts w:cs="Times New Roman"/>
              </w:rPr>
              <w:t>sphincter</w:t>
            </w:r>
            <w:r w:rsidR="005658B4" w:rsidRPr="00F408E2">
              <w:rPr>
                <w:rFonts w:cs="Times New Roman"/>
              </w:rPr>
              <w:t xml:space="preserve"> et </w:t>
            </w:r>
            <w:r w:rsidR="00DB7D6F" w:rsidRPr="00F408E2">
              <w:rPr>
                <w:rFonts w:cs="Times New Roman"/>
              </w:rPr>
              <w:t>fonction</w:t>
            </w:r>
            <w:r w:rsidR="005658B4" w:rsidRPr="00F408E2">
              <w:rPr>
                <w:rFonts w:cs="Times New Roman"/>
              </w:rPr>
              <w:t xml:space="preserve"> </w:t>
            </w:r>
            <w:r w:rsidR="00DB7D6F" w:rsidRPr="00F408E2">
              <w:rPr>
                <w:rFonts w:cs="Times New Roman"/>
              </w:rPr>
              <w:t>cognitive</w:t>
            </w:r>
            <w:r w:rsidR="005658B4" w:rsidRPr="00F408E2">
              <w:rPr>
                <w:rFonts w:cs="Times New Roman"/>
              </w:rPr>
              <w:t xml:space="preserve"> normaux </w:t>
            </w:r>
          </w:p>
        </w:tc>
        <w:tc>
          <w:tcPr>
            <w:tcW w:w="2227" w:type="dxa"/>
          </w:tcPr>
          <w:p w14:paraId="50E51D2D" w14:textId="550F9BB0" w:rsidR="005658B4" w:rsidRPr="00F408E2" w:rsidRDefault="005658B4" w:rsidP="00A22E41">
            <w:pPr>
              <w:numPr>
                <w:ilvl w:val="0"/>
                <w:numId w:val="0"/>
              </w:numPr>
              <w:rPr>
                <w:rFonts w:cs="Times New Roman"/>
              </w:rPr>
            </w:pPr>
            <w:r w:rsidRPr="00F408E2">
              <w:rPr>
                <w:rFonts w:cs="Times New Roman"/>
              </w:rPr>
              <w:t>Absence d’anomalie</w:t>
            </w:r>
          </w:p>
        </w:tc>
      </w:tr>
    </w:tbl>
    <w:p w14:paraId="6FD36FE1" w14:textId="154BEA0B" w:rsidR="005658B4" w:rsidRPr="00E615C8" w:rsidRDefault="00DB7D6F" w:rsidP="00A22E41">
      <w:pPr>
        <w:numPr>
          <w:ilvl w:val="0"/>
          <w:numId w:val="0"/>
        </w:numPr>
        <w:rPr>
          <w:rFonts w:cs="Times New Roman"/>
          <w:lang w:val="en-US"/>
        </w:rPr>
      </w:pPr>
      <w:r w:rsidRPr="00E615C8">
        <w:rPr>
          <w:rFonts w:cs="Times New Roman"/>
          <w:lang w:val="en-US"/>
        </w:rPr>
        <w:t xml:space="preserve">Classification </w:t>
      </w:r>
      <w:r w:rsidR="005658B4" w:rsidRPr="00E615C8">
        <w:rPr>
          <w:rFonts w:cs="Times New Roman"/>
          <w:lang w:val="en-US"/>
        </w:rPr>
        <w:t xml:space="preserve">de WFNS : world </w:t>
      </w:r>
      <w:r w:rsidR="00B83CCE" w:rsidRPr="00E615C8">
        <w:rPr>
          <w:rFonts w:cs="Times New Roman"/>
          <w:lang w:val="en-US"/>
        </w:rPr>
        <w:t>fed</w:t>
      </w:r>
      <w:r w:rsidR="005F338F" w:rsidRPr="00E615C8">
        <w:rPr>
          <w:rFonts w:cs="Times New Roman"/>
          <w:lang w:val="en-US"/>
        </w:rPr>
        <w:t>e</w:t>
      </w:r>
      <w:r w:rsidR="00B83CCE" w:rsidRPr="00E615C8">
        <w:rPr>
          <w:rFonts w:cs="Times New Roman"/>
          <w:lang w:val="en-US"/>
        </w:rPr>
        <w:t>ration</w:t>
      </w:r>
      <w:r w:rsidR="005658B4" w:rsidRPr="00E615C8">
        <w:rPr>
          <w:rFonts w:cs="Times New Roman"/>
          <w:lang w:val="en-US"/>
        </w:rPr>
        <w:t xml:space="preserve"> of neurol</w:t>
      </w:r>
      <w:r w:rsidR="00116EBD" w:rsidRPr="00E615C8">
        <w:rPr>
          <w:rFonts w:cs="Times New Roman"/>
          <w:lang w:val="en-US"/>
        </w:rPr>
        <w:t>o</w:t>
      </w:r>
      <w:r w:rsidR="005658B4" w:rsidRPr="00E615C8">
        <w:rPr>
          <w:rFonts w:cs="Times New Roman"/>
          <w:lang w:val="en-US"/>
        </w:rPr>
        <w:t>gi</w:t>
      </w:r>
      <w:r w:rsidRPr="00E615C8">
        <w:rPr>
          <w:rFonts w:cs="Times New Roman"/>
          <w:lang w:val="en-US"/>
        </w:rPr>
        <w:t>c</w:t>
      </w:r>
      <w:r w:rsidR="005658B4" w:rsidRPr="00E615C8">
        <w:rPr>
          <w:rFonts w:cs="Times New Roman"/>
          <w:lang w:val="en-US"/>
        </w:rPr>
        <w:t xml:space="preserve"> surgeon (</w:t>
      </w:r>
      <w:r w:rsidR="00984471" w:rsidRPr="00E615C8">
        <w:rPr>
          <w:rFonts w:cs="Times New Roman"/>
          <w:lang w:val="en-US"/>
        </w:rPr>
        <w:t>1/5)</w:t>
      </w:r>
    </w:p>
    <w:p w14:paraId="242D85F1" w14:textId="77777777" w:rsidR="00984471" w:rsidRPr="00E615C8" w:rsidRDefault="00984471" w:rsidP="00A22E41">
      <w:pPr>
        <w:numPr>
          <w:ilvl w:val="0"/>
          <w:numId w:val="0"/>
        </w:numPr>
        <w:rPr>
          <w:rFonts w:cs="Times New Roman"/>
          <w:lang w:val="en-US"/>
        </w:rPr>
      </w:pPr>
    </w:p>
    <w:p w14:paraId="7DC03E88" w14:textId="0403C901" w:rsidR="00984471" w:rsidRPr="00F408E2" w:rsidRDefault="00984471" w:rsidP="00A22E41">
      <w:pPr>
        <w:numPr>
          <w:ilvl w:val="0"/>
          <w:numId w:val="0"/>
        </w:numPr>
        <w:rPr>
          <w:rFonts w:cs="Times New Roman"/>
        </w:rPr>
      </w:pPr>
      <w:r w:rsidRPr="00F408E2">
        <w:rPr>
          <w:rFonts w:cs="Times New Roman"/>
        </w:rPr>
        <w:t>Gold standard</w:t>
      </w:r>
      <w:r w:rsidR="00EC3244">
        <w:rPr>
          <w:rFonts w:cs="Times New Roman"/>
        </w:rPr>
        <w:t> </w:t>
      </w:r>
      <w:r w:rsidRPr="00F408E2">
        <w:rPr>
          <w:rFonts w:cs="Times New Roman"/>
        </w:rPr>
        <w:t xml:space="preserve">: </w:t>
      </w:r>
      <w:r w:rsidRPr="00F408E2">
        <w:rPr>
          <w:rFonts w:cs="Times New Roman"/>
          <w:color w:val="4472C4" w:themeColor="accent1"/>
        </w:rPr>
        <w:t xml:space="preserve">scanner </w:t>
      </w:r>
      <w:r w:rsidR="00140EB8" w:rsidRPr="00F408E2">
        <w:rPr>
          <w:rFonts w:cs="Times New Roman"/>
          <w:color w:val="4472C4" w:themeColor="accent1"/>
        </w:rPr>
        <w:t>cérébral</w:t>
      </w:r>
      <w:r w:rsidRPr="00F408E2">
        <w:rPr>
          <w:rFonts w:cs="Times New Roman"/>
          <w:color w:val="4472C4" w:themeColor="accent1"/>
        </w:rPr>
        <w:t xml:space="preserve"> sans </w:t>
      </w:r>
      <w:r w:rsidR="00140EB8" w:rsidRPr="00F408E2">
        <w:rPr>
          <w:rFonts w:cs="Times New Roman"/>
          <w:color w:val="4472C4" w:themeColor="accent1"/>
        </w:rPr>
        <w:t>injection</w:t>
      </w:r>
      <w:r w:rsidRPr="00F408E2">
        <w:rPr>
          <w:rFonts w:cs="Times New Roman"/>
          <w:color w:val="4472C4" w:themeColor="accent1"/>
        </w:rPr>
        <w:t xml:space="preserve"> </w:t>
      </w:r>
    </w:p>
    <w:tbl>
      <w:tblPr>
        <w:tblStyle w:val="Grilledutableau"/>
        <w:tblW w:w="0" w:type="auto"/>
        <w:tblLook w:val="04A0" w:firstRow="1" w:lastRow="0" w:firstColumn="1" w:lastColumn="0" w:noHBand="0" w:noVBand="1"/>
      </w:tblPr>
      <w:tblGrid>
        <w:gridCol w:w="1336"/>
        <w:gridCol w:w="1335"/>
        <w:gridCol w:w="1336"/>
        <w:gridCol w:w="1336"/>
        <w:gridCol w:w="1336"/>
      </w:tblGrid>
      <w:tr w:rsidR="004D00AE" w:rsidRPr="00F408E2" w14:paraId="0B528CCB" w14:textId="53F7A449" w:rsidTr="004D00AE">
        <w:tc>
          <w:tcPr>
            <w:tcW w:w="1336" w:type="dxa"/>
          </w:tcPr>
          <w:p w14:paraId="702B5AE6" w14:textId="77777777" w:rsidR="004D00AE" w:rsidRPr="00F408E2" w:rsidRDefault="004D00AE" w:rsidP="00A22E41">
            <w:pPr>
              <w:numPr>
                <w:ilvl w:val="0"/>
                <w:numId w:val="0"/>
              </w:numPr>
              <w:rPr>
                <w:rFonts w:cs="Times New Roman"/>
              </w:rPr>
            </w:pPr>
          </w:p>
        </w:tc>
        <w:tc>
          <w:tcPr>
            <w:tcW w:w="1335" w:type="dxa"/>
          </w:tcPr>
          <w:p w14:paraId="4A4B0F4F" w14:textId="6D9464CC" w:rsidR="004D00AE" w:rsidRPr="00F408E2" w:rsidRDefault="00140EB8" w:rsidP="00A22E41">
            <w:pPr>
              <w:numPr>
                <w:ilvl w:val="0"/>
                <w:numId w:val="0"/>
              </w:numPr>
              <w:rPr>
                <w:rFonts w:cs="Times New Roman"/>
              </w:rPr>
            </w:pPr>
            <w:r w:rsidRPr="00F408E2">
              <w:rPr>
                <w:rFonts w:cs="Times New Roman"/>
              </w:rPr>
              <w:t>Partie</w:t>
            </w:r>
            <w:r w:rsidR="004D00AE" w:rsidRPr="00F408E2">
              <w:rPr>
                <w:rFonts w:cs="Times New Roman"/>
              </w:rPr>
              <w:t xml:space="preserve"> molles </w:t>
            </w:r>
          </w:p>
        </w:tc>
        <w:tc>
          <w:tcPr>
            <w:tcW w:w="1336" w:type="dxa"/>
          </w:tcPr>
          <w:p w14:paraId="3C9716CD" w14:textId="0EB68F94" w:rsidR="004D00AE" w:rsidRPr="00F408E2" w:rsidRDefault="004D00AE" w:rsidP="00A22E41">
            <w:pPr>
              <w:numPr>
                <w:ilvl w:val="0"/>
                <w:numId w:val="0"/>
              </w:numPr>
              <w:rPr>
                <w:rFonts w:cs="Times New Roman"/>
              </w:rPr>
            </w:pPr>
            <w:r w:rsidRPr="00F408E2">
              <w:rPr>
                <w:rFonts w:cs="Times New Roman"/>
              </w:rPr>
              <w:t xml:space="preserve">Ose </w:t>
            </w:r>
          </w:p>
        </w:tc>
        <w:tc>
          <w:tcPr>
            <w:tcW w:w="1336" w:type="dxa"/>
          </w:tcPr>
          <w:p w14:paraId="032464AD" w14:textId="20BD4252" w:rsidR="004D00AE" w:rsidRPr="00F408E2" w:rsidRDefault="004D00AE" w:rsidP="00A22E41">
            <w:pPr>
              <w:numPr>
                <w:ilvl w:val="0"/>
                <w:numId w:val="0"/>
              </w:numPr>
              <w:rPr>
                <w:rFonts w:cs="Times New Roman"/>
              </w:rPr>
            </w:pPr>
            <w:r w:rsidRPr="00F408E2">
              <w:rPr>
                <w:rFonts w:cs="Times New Roman"/>
              </w:rPr>
              <w:t xml:space="preserve">Parenchyme </w:t>
            </w:r>
          </w:p>
        </w:tc>
        <w:tc>
          <w:tcPr>
            <w:tcW w:w="1336" w:type="dxa"/>
          </w:tcPr>
          <w:p w14:paraId="646429D3" w14:textId="77A2A8E4" w:rsidR="004D00AE" w:rsidRPr="00F408E2" w:rsidRDefault="00DB7D6F" w:rsidP="00A22E41">
            <w:pPr>
              <w:numPr>
                <w:ilvl w:val="0"/>
                <w:numId w:val="0"/>
              </w:numPr>
              <w:rPr>
                <w:rFonts w:cs="Times New Roman"/>
              </w:rPr>
            </w:pPr>
            <w:r w:rsidRPr="00F408E2">
              <w:rPr>
                <w:rFonts w:cs="Times New Roman"/>
              </w:rPr>
              <w:t>Cavités</w:t>
            </w:r>
            <w:r w:rsidR="004D00AE" w:rsidRPr="00F408E2">
              <w:rPr>
                <w:rFonts w:cs="Times New Roman"/>
              </w:rPr>
              <w:t xml:space="preserve"> </w:t>
            </w:r>
          </w:p>
          <w:p w14:paraId="5E665704" w14:textId="14CBA50D" w:rsidR="004D00AE" w:rsidRPr="00F408E2" w:rsidRDefault="004D00AE" w:rsidP="00A22E41">
            <w:pPr>
              <w:numPr>
                <w:ilvl w:val="0"/>
                <w:numId w:val="0"/>
              </w:numPr>
              <w:rPr>
                <w:rFonts w:cs="Times New Roman"/>
              </w:rPr>
            </w:pPr>
          </w:p>
        </w:tc>
      </w:tr>
      <w:tr w:rsidR="004D00AE" w:rsidRPr="00F408E2" w14:paraId="1144C5AC" w14:textId="17250DC5" w:rsidTr="004D00AE">
        <w:tc>
          <w:tcPr>
            <w:tcW w:w="1336" w:type="dxa"/>
          </w:tcPr>
          <w:p w14:paraId="64E4F952" w14:textId="77777777" w:rsidR="00E87BCE" w:rsidRPr="00F408E2" w:rsidRDefault="004D00AE" w:rsidP="00A22E41">
            <w:pPr>
              <w:numPr>
                <w:ilvl w:val="0"/>
                <w:numId w:val="0"/>
              </w:numPr>
              <w:rPr>
                <w:rFonts w:cs="Times New Roman"/>
              </w:rPr>
            </w:pPr>
            <w:r w:rsidRPr="00F408E2">
              <w:rPr>
                <w:rFonts w:cs="Times New Roman"/>
              </w:rPr>
              <w:t>Etage antérieur</w:t>
            </w:r>
          </w:p>
          <w:p w14:paraId="3CBB6021" w14:textId="77777777" w:rsidR="00E87BCE" w:rsidRPr="00F408E2" w:rsidRDefault="00E87BCE" w:rsidP="00A22E41">
            <w:pPr>
              <w:numPr>
                <w:ilvl w:val="0"/>
                <w:numId w:val="0"/>
              </w:numPr>
              <w:rPr>
                <w:rFonts w:cs="Times New Roman"/>
              </w:rPr>
            </w:pPr>
          </w:p>
          <w:p w14:paraId="0EFBA80D" w14:textId="77777777" w:rsidR="00E87BCE" w:rsidRPr="00F408E2" w:rsidRDefault="00E87BCE" w:rsidP="00A22E41">
            <w:pPr>
              <w:numPr>
                <w:ilvl w:val="0"/>
                <w:numId w:val="0"/>
              </w:numPr>
              <w:rPr>
                <w:rFonts w:cs="Times New Roman"/>
              </w:rPr>
            </w:pPr>
            <w:r w:rsidRPr="00F408E2">
              <w:rPr>
                <w:rFonts w:cs="Times New Roman"/>
              </w:rPr>
              <w:t>Etage moyenne</w:t>
            </w:r>
          </w:p>
          <w:p w14:paraId="01BB16F0" w14:textId="77777777" w:rsidR="00E87BCE" w:rsidRPr="00F408E2" w:rsidRDefault="00E87BCE" w:rsidP="00A22E41">
            <w:pPr>
              <w:numPr>
                <w:ilvl w:val="0"/>
                <w:numId w:val="0"/>
              </w:numPr>
              <w:rPr>
                <w:rFonts w:cs="Times New Roman"/>
              </w:rPr>
            </w:pPr>
          </w:p>
          <w:p w14:paraId="78F004CF" w14:textId="4D1FCBD0" w:rsidR="004D00AE" w:rsidRPr="00F408E2" w:rsidRDefault="00E87BCE" w:rsidP="00A22E41">
            <w:pPr>
              <w:numPr>
                <w:ilvl w:val="0"/>
                <w:numId w:val="0"/>
              </w:numPr>
              <w:rPr>
                <w:rFonts w:cs="Times New Roman"/>
              </w:rPr>
            </w:pPr>
            <w:r w:rsidRPr="00F408E2">
              <w:rPr>
                <w:rFonts w:cs="Times New Roman"/>
              </w:rPr>
              <w:t>Etage postérieur</w:t>
            </w:r>
            <w:r w:rsidR="004D00AE" w:rsidRPr="00F408E2">
              <w:rPr>
                <w:rFonts w:cs="Times New Roman"/>
              </w:rPr>
              <w:t xml:space="preserve"> </w:t>
            </w:r>
          </w:p>
        </w:tc>
        <w:tc>
          <w:tcPr>
            <w:tcW w:w="1335" w:type="dxa"/>
          </w:tcPr>
          <w:p w14:paraId="2AF57AD4" w14:textId="6A5436C5" w:rsidR="004D00AE" w:rsidRPr="00F408E2" w:rsidRDefault="004D00AE" w:rsidP="00A22E41">
            <w:pPr>
              <w:numPr>
                <w:ilvl w:val="0"/>
                <w:numId w:val="0"/>
              </w:numPr>
              <w:rPr>
                <w:rFonts w:cs="Times New Roman"/>
              </w:rPr>
            </w:pPr>
            <w:r w:rsidRPr="00F408E2">
              <w:rPr>
                <w:rFonts w:cs="Times New Roman"/>
              </w:rPr>
              <w:t xml:space="preserve">Absence d’image de </w:t>
            </w:r>
            <w:r w:rsidR="00A13378" w:rsidRPr="00F408E2">
              <w:rPr>
                <w:rFonts w:cs="Times New Roman"/>
              </w:rPr>
              <w:t>soustraction</w:t>
            </w:r>
            <w:r w:rsidRPr="00F408E2">
              <w:rPr>
                <w:rFonts w:cs="Times New Roman"/>
              </w:rPr>
              <w:t xml:space="preserve"> ou ni addition</w:t>
            </w:r>
          </w:p>
        </w:tc>
        <w:tc>
          <w:tcPr>
            <w:tcW w:w="1336" w:type="dxa"/>
          </w:tcPr>
          <w:p w14:paraId="2675D3A2" w14:textId="4D546D6D" w:rsidR="004D00AE" w:rsidRPr="00F408E2" w:rsidRDefault="00A13378" w:rsidP="00A22E41">
            <w:pPr>
              <w:numPr>
                <w:ilvl w:val="0"/>
                <w:numId w:val="0"/>
              </w:numPr>
              <w:rPr>
                <w:rFonts w:cs="Times New Roman"/>
              </w:rPr>
            </w:pPr>
            <w:r w:rsidRPr="00F408E2">
              <w:rPr>
                <w:rFonts w:cs="Times New Roman"/>
              </w:rPr>
              <w:t>absence</w:t>
            </w:r>
            <w:r w:rsidR="004D00AE" w:rsidRPr="00F408E2">
              <w:rPr>
                <w:rFonts w:cs="Times New Roman"/>
              </w:rPr>
              <w:t xml:space="preserve"> </w:t>
            </w:r>
            <w:r w:rsidRPr="00F408E2">
              <w:rPr>
                <w:rFonts w:cs="Times New Roman"/>
              </w:rPr>
              <w:t>solution de</w:t>
            </w:r>
            <w:r w:rsidR="004D00AE" w:rsidRPr="00F408E2">
              <w:rPr>
                <w:rFonts w:cs="Times New Roman"/>
              </w:rPr>
              <w:t xml:space="preserve"> </w:t>
            </w:r>
            <w:r w:rsidRPr="00F408E2">
              <w:rPr>
                <w:rFonts w:cs="Times New Roman"/>
              </w:rPr>
              <w:t>continuité</w:t>
            </w:r>
          </w:p>
        </w:tc>
        <w:tc>
          <w:tcPr>
            <w:tcW w:w="1336" w:type="dxa"/>
          </w:tcPr>
          <w:p w14:paraId="25A6C190" w14:textId="5DE2668A" w:rsidR="004D00AE" w:rsidRPr="00F408E2" w:rsidRDefault="004D00AE" w:rsidP="00A22E41">
            <w:pPr>
              <w:numPr>
                <w:ilvl w:val="0"/>
                <w:numId w:val="0"/>
              </w:numPr>
              <w:rPr>
                <w:rFonts w:cs="Times New Roman"/>
              </w:rPr>
            </w:pPr>
            <w:r w:rsidRPr="00F408E2">
              <w:rPr>
                <w:rFonts w:cs="Times New Roman"/>
              </w:rPr>
              <w:t xml:space="preserve">Hyperdensité </w:t>
            </w:r>
            <w:r w:rsidR="00A13378" w:rsidRPr="00F408E2">
              <w:rPr>
                <w:rFonts w:cs="Times New Roman"/>
              </w:rPr>
              <w:t>spontanés</w:t>
            </w:r>
            <w:r w:rsidRPr="00F408E2">
              <w:rPr>
                <w:rFonts w:cs="Times New Roman"/>
              </w:rPr>
              <w:t xml:space="preserve"> </w:t>
            </w:r>
            <w:r w:rsidR="00A13378" w:rsidRPr="00F408E2">
              <w:rPr>
                <w:rFonts w:cs="Times New Roman"/>
              </w:rPr>
              <w:t>des</w:t>
            </w:r>
            <w:r w:rsidRPr="00F408E2">
              <w:rPr>
                <w:rFonts w:cs="Times New Roman"/>
              </w:rPr>
              <w:t xml:space="preserve"> sillons</w:t>
            </w:r>
          </w:p>
        </w:tc>
        <w:tc>
          <w:tcPr>
            <w:tcW w:w="1336" w:type="dxa"/>
          </w:tcPr>
          <w:p w14:paraId="1CD5A6B8" w14:textId="77777777" w:rsidR="004D00AE" w:rsidRPr="00F408E2" w:rsidRDefault="004D00AE" w:rsidP="00A22E41">
            <w:pPr>
              <w:numPr>
                <w:ilvl w:val="0"/>
                <w:numId w:val="0"/>
              </w:numPr>
              <w:rPr>
                <w:rFonts w:cs="Times New Roman"/>
              </w:rPr>
            </w:pPr>
            <w:r w:rsidRPr="00F408E2">
              <w:rPr>
                <w:rFonts w:cs="Times New Roman"/>
              </w:rPr>
              <w:t xml:space="preserve">Sinus bien aérés </w:t>
            </w:r>
          </w:p>
          <w:p w14:paraId="038E05D4" w14:textId="0A182DD2" w:rsidR="004D00AE" w:rsidRPr="00F408E2" w:rsidRDefault="004D00AE" w:rsidP="00A22E41">
            <w:pPr>
              <w:numPr>
                <w:ilvl w:val="0"/>
                <w:numId w:val="0"/>
              </w:numPr>
              <w:rPr>
                <w:rFonts w:cs="Times New Roman"/>
              </w:rPr>
            </w:pPr>
            <w:r w:rsidRPr="00F408E2">
              <w:rPr>
                <w:rFonts w:cs="Times New Roman"/>
              </w:rPr>
              <w:t xml:space="preserve">Ventricules non dilaté, </w:t>
            </w:r>
            <w:r w:rsidR="00A13378" w:rsidRPr="00F408E2">
              <w:rPr>
                <w:rFonts w:cs="Times New Roman"/>
              </w:rPr>
              <w:t>sans anomalie</w:t>
            </w:r>
            <w:r w:rsidRPr="00F408E2">
              <w:rPr>
                <w:rFonts w:cs="Times New Roman"/>
              </w:rPr>
              <w:t xml:space="preserve"> de densité</w:t>
            </w:r>
          </w:p>
        </w:tc>
      </w:tr>
    </w:tbl>
    <w:p w14:paraId="774CB34F" w14:textId="42877D90" w:rsidR="00984471" w:rsidRPr="00F408E2" w:rsidRDefault="00E87BCE" w:rsidP="004237A4">
      <w:pPr>
        <w:pStyle w:val="Paragraphedeliste"/>
        <w:numPr>
          <w:ilvl w:val="1"/>
          <w:numId w:val="6"/>
        </w:numPr>
        <w:rPr>
          <w:rFonts w:cs="Times New Roman"/>
        </w:rPr>
      </w:pPr>
      <w:r w:rsidRPr="00F408E2">
        <w:rPr>
          <w:rFonts w:cs="Times New Roman"/>
        </w:rPr>
        <w:t xml:space="preserve">Echelle </w:t>
      </w:r>
      <w:r w:rsidR="00A13378" w:rsidRPr="00F408E2">
        <w:rPr>
          <w:rFonts w:cs="Times New Roman"/>
        </w:rPr>
        <w:t>sc</w:t>
      </w:r>
      <w:r w:rsidR="00140EB8" w:rsidRPr="00F408E2">
        <w:rPr>
          <w:rFonts w:cs="Times New Roman"/>
        </w:rPr>
        <w:t>an</w:t>
      </w:r>
      <w:r w:rsidR="00A13378" w:rsidRPr="00F408E2">
        <w:rPr>
          <w:rFonts w:cs="Times New Roman"/>
        </w:rPr>
        <w:t>nographique</w:t>
      </w:r>
      <w:r w:rsidRPr="00F408E2">
        <w:rPr>
          <w:rFonts w:cs="Times New Roman"/>
        </w:rPr>
        <w:t xml:space="preserve"> de FISCHER (&lt;</w:t>
      </w:r>
      <w:r w:rsidR="00A13378" w:rsidRPr="00F408E2">
        <w:rPr>
          <w:rFonts w:cs="Times New Roman"/>
        </w:rPr>
        <w:t>grade 4)</w:t>
      </w:r>
    </w:p>
    <w:p w14:paraId="7ECFF83E" w14:textId="77777777" w:rsidR="00140EB8" w:rsidRPr="00F408E2" w:rsidRDefault="00140EB8" w:rsidP="00140EB8">
      <w:pPr>
        <w:numPr>
          <w:ilvl w:val="0"/>
          <w:numId w:val="0"/>
        </w:numPr>
        <w:rPr>
          <w:rFonts w:cs="Times New Roman"/>
        </w:rPr>
      </w:pPr>
    </w:p>
    <w:p w14:paraId="51B8E65B" w14:textId="3D8BD0E3" w:rsidR="00140EB8" w:rsidRPr="00F408E2" w:rsidRDefault="00EE35D7" w:rsidP="00140EB8">
      <w:pPr>
        <w:numPr>
          <w:ilvl w:val="0"/>
          <w:numId w:val="0"/>
        </w:numPr>
        <w:rPr>
          <w:rFonts w:cs="Times New Roman"/>
        </w:rPr>
      </w:pPr>
      <w:r w:rsidRPr="00F408E2">
        <w:rPr>
          <w:rFonts w:cs="Times New Roman"/>
          <w:color w:val="4472C4" w:themeColor="accent1"/>
        </w:rPr>
        <w:t>Angioscanner cérébrale</w:t>
      </w:r>
      <w:r w:rsidR="00EC3244">
        <w:rPr>
          <w:rFonts w:cs="Times New Roman"/>
        </w:rPr>
        <w:t> </w:t>
      </w:r>
      <w:r w:rsidRPr="00F408E2">
        <w:rPr>
          <w:rFonts w:cs="Times New Roman"/>
        </w:rPr>
        <w:t>: mise en évidence de l’anévrysme</w:t>
      </w:r>
    </w:p>
    <w:p w14:paraId="303486FF" w14:textId="77777777" w:rsidR="003F0990" w:rsidRPr="00F408E2" w:rsidRDefault="003F0990" w:rsidP="00140EB8">
      <w:pPr>
        <w:numPr>
          <w:ilvl w:val="0"/>
          <w:numId w:val="0"/>
        </w:numPr>
        <w:rPr>
          <w:rFonts w:cs="Times New Roman"/>
        </w:rPr>
      </w:pPr>
    </w:p>
    <w:p w14:paraId="283072D9" w14:textId="30EFC4AC" w:rsidR="003F0990" w:rsidRPr="00F408E2" w:rsidRDefault="003F0990" w:rsidP="003F0990">
      <w:pPr>
        <w:pStyle w:val="Titre1"/>
        <w:rPr>
          <w:rFonts w:cs="Times New Roman"/>
        </w:rPr>
      </w:pPr>
      <w:bookmarkStart w:id="297" w:name="_Toc196656571"/>
      <w:bookmarkStart w:id="298" w:name="_Toc196662378"/>
      <w:r w:rsidRPr="00F408E2">
        <w:rPr>
          <w:rFonts w:cs="Times New Roman"/>
        </w:rPr>
        <w:t>Forme évolutives</w:t>
      </w:r>
      <w:bookmarkEnd w:id="297"/>
      <w:bookmarkEnd w:id="298"/>
    </w:p>
    <w:p w14:paraId="5E271939" w14:textId="67DC272F" w:rsidR="003F0990" w:rsidRPr="00F408E2" w:rsidRDefault="003F0990" w:rsidP="003F0990">
      <w:pPr>
        <w:pStyle w:val="Titre2"/>
        <w:rPr>
          <w:rFonts w:cs="Times New Roman"/>
        </w:rPr>
      </w:pPr>
      <w:bookmarkStart w:id="299" w:name="_Toc196656572"/>
      <w:bookmarkStart w:id="300" w:name="_Toc196662379"/>
      <w:r w:rsidRPr="00F408E2">
        <w:rPr>
          <w:rFonts w:cs="Times New Roman"/>
        </w:rPr>
        <w:t>Hydrocéphalie aigue</w:t>
      </w:r>
      <w:bookmarkEnd w:id="299"/>
      <w:bookmarkEnd w:id="300"/>
      <w:r w:rsidRPr="00F408E2">
        <w:rPr>
          <w:rFonts w:cs="Times New Roman"/>
        </w:rPr>
        <w:t xml:space="preserve"> </w:t>
      </w:r>
    </w:p>
    <w:p w14:paraId="16488EC1" w14:textId="2B9EB797" w:rsidR="003F0990" w:rsidRPr="00F408E2" w:rsidRDefault="00B663DE" w:rsidP="003F0990">
      <w:pPr>
        <w:rPr>
          <w:rFonts w:cs="Times New Roman"/>
        </w:rPr>
      </w:pPr>
      <w:r w:rsidRPr="00F408E2">
        <w:rPr>
          <w:rFonts w:cs="Times New Roman"/>
        </w:rPr>
        <w:t>Abstraction</w:t>
      </w:r>
      <w:r w:rsidR="003F0990" w:rsidRPr="00F408E2">
        <w:rPr>
          <w:rFonts w:cs="Times New Roman"/>
        </w:rPr>
        <w:t xml:space="preserve"> de la </w:t>
      </w:r>
      <w:r w:rsidR="005F4521" w:rsidRPr="00F408E2">
        <w:rPr>
          <w:rFonts w:cs="Times New Roman"/>
        </w:rPr>
        <w:t>circulation</w:t>
      </w:r>
      <w:r w:rsidR="003F0990" w:rsidRPr="00F408E2">
        <w:rPr>
          <w:rFonts w:cs="Times New Roman"/>
        </w:rPr>
        <w:t xml:space="preserve"> de LCR</w:t>
      </w:r>
      <w:r w:rsidR="003F0990" w:rsidRPr="00F408E2">
        <w:rPr>
          <w:rFonts w:cs="Times New Roman"/>
        </w:rPr>
        <w:tab/>
      </w:r>
    </w:p>
    <w:tbl>
      <w:tblPr>
        <w:tblStyle w:val="Grilledutableau"/>
        <w:tblW w:w="0" w:type="auto"/>
        <w:tblLook w:val="04A0" w:firstRow="1" w:lastRow="0" w:firstColumn="1" w:lastColumn="0" w:noHBand="0" w:noVBand="1"/>
      </w:tblPr>
      <w:tblGrid>
        <w:gridCol w:w="1670"/>
        <w:gridCol w:w="1669"/>
        <w:gridCol w:w="1670"/>
        <w:gridCol w:w="1670"/>
      </w:tblGrid>
      <w:tr w:rsidR="00A50CEF" w:rsidRPr="00F408E2" w14:paraId="2B6D6902" w14:textId="4668FE82" w:rsidTr="00A50CEF">
        <w:tc>
          <w:tcPr>
            <w:tcW w:w="1670" w:type="dxa"/>
          </w:tcPr>
          <w:p w14:paraId="2F163846" w14:textId="6DECD082" w:rsidR="00A50CEF" w:rsidRPr="00F408E2" w:rsidRDefault="00A50CEF" w:rsidP="003F0990">
            <w:pPr>
              <w:numPr>
                <w:ilvl w:val="0"/>
                <w:numId w:val="0"/>
              </w:numPr>
              <w:rPr>
                <w:rFonts w:cs="Times New Roman"/>
                <w:b/>
                <w:bCs/>
              </w:rPr>
            </w:pPr>
            <w:r w:rsidRPr="00F408E2">
              <w:rPr>
                <w:rFonts w:cs="Times New Roman"/>
                <w:b/>
                <w:bCs/>
              </w:rPr>
              <w:t xml:space="preserve">Symptôme </w:t>
            </w:r>
          </w:p>
        </w:tc>
        <w:tc>
          <w:tcPr>
            <w:tcW w:w="1669" w:type="dxa"/>
          </w:tcPr>
          <w:p w14:paraId="0279B20C" w14:textId="368856BA" w:rsidR="00A50CEF" w:rsidRPr="00F408E2" w:rsidRDefault="00A50CEF" w:rsidP="003F0990">
            <w:pPr>
              <w:numPr>
                <w:ilvl w:val="0"/>
                <w:numId w:val="0"/>
              </w:numPr>
              <w:rPr>
                <w:rFonts w:cs="Times New Roman"/>
                <w:b/>
                <w:bCs/>
              </w:rPr>
            </w:pPr>
            <w:r w:rsidRPr="00F408E2">
              <w:rPr>
                <w:rFonts w:cs="Times New Roman"/>
                <w:b/>
                <w:bCs/>
              </w:rPr>
              <w:t xml:space="preserve">Comportement </w:t>
            </w:r>
          </w:p>
        </w:tc>
        <w:tc>
          <w:tcPr>
            <w:tcW w:w="1670" w:type="dxa"/>
          </w:tcPr>
          <w:p w14:paraId="11B016F5" w14:textId="50B5B1D4" w:rsidR="00A50CEF" w:rsidRPr="00F408E2" w:rsidRDefault="00A50CEF" w:rsidP="003F0990">
            <w:pPr>
              <w:numPr>
                <w:ilvl w:val="0"/>
                <w:numId w:val="0"/>
              </w:numPr>
              <w:rPr>
                <w:rFonts w:cs="Times New Roman"/>
                <w:b/>
                <w:bCs/>
              </w:rPr>
            </w:pPr>
            <w:r w:rsidRPr="00F408E2">
              <w:rPr>
                <w:rFonts w:cs="Times New Roman"/>
                <w:b/>
                <w:bCs/>
              </w:rPr>
              <w:t>Signe d’examen</w:t>
            </w:r>
          </w:p>
        </w:tc>
        <w:tc>
          <w:tcPr>
            <w:tcW w:w="1670" w:type="dxa"/>
          </w:tcPr>
          <w:p w14:paraId="44F8A4F5" w14:textId="26CEDA62" w:rsidR="00A50CEF" w:rsidRPr="00F408E2" w:rsidRDefault="007A32C8" w:rsidP="003F0990">
            <w:pPr>
              <w:numPr>
                <w:ilvl w:val="0"/>
                <w:numId w:val="0"/>
              </w:numPr>
              <w:rPr>
                <w:rFonts w:cs="Times New Roman"/>
                <w:b/>
                <w:bCs/>
              </w:rPr>
            </w:pPr>
            <w:r w:rsidRPr="00F408E2">
              <w:rPr>
                <w:rFonts w:cs="Times New Roman"/>
                <w:b/>
                <w:bCs/>
              </w:rPr>
              <w:t>Signes</w:t>
            </w:r>
            <w:r w:rsidR="00A50CEF" w:rsidRPr="00F408E2">
              <w:rPr>
                <w:rFonts w:cs="Times New Roman"/>
                <w:b/>
                <w:bCs/>
              </w:rPr>
              <w:t xml:space="preserve"> </w:t>
            </w:r>
            <w:r w:rsidRPr="00F408E2">
              <w:rPr>
                <w:rFonts w:cs="Times New Roman"/>
                <w:b/>
                <w:bCs/>
              </w:rPr>
              <w:t>paraclinique</w:t>
            </w:r>
            <w:r w:rsidR="00A50CEF" w:rsidRPr="00F408E2">
              <w:rPr>
                <w:rFonts w:cs="Times New Roman"/>
                <w:b/>
                <w:bCs/>
              </w:rPr>
              <w:t xml:space="preserve"> </w:t>
            </w:r>
          </w:p>
        </w:tc>
      </w:tr>
      <w:tr w:rsidR="00A50CEF" w:rsidRPr="00F408E2" w14:paraId="117A29F4" w14:textId="11DD1BC8" w:rsidTr="00A50CEF">
        <w:tc>
          <w:tcPr>
            <w:tcW w:w="1670" w:type="dxa"/>
          </w:tcPr>
          <w:p w14:paraId="1F623E75" w14:textId="6726A5DB" w:rsidR="00A50CEF" w:rsidRPr="00F408E2" w:rsidRDefault="007A32C8" w:rsidP="003F0990">
            <w:pPr>
              <w:numPr>
                <w:ilvl w:val="0"/>
                <w:numId w:val="0"/>
              </w:numPr>
              <w:rPr>
                <w:rFonts w:cs="Times New Roman"/>
              </w:rPr>
            </w:pPr>
            <w:r w:rsidRPr="00F408E2">
              <w:rPr>
                <w:rFonts w:cs="Times New Roman"/>
              </w:rPr>
              <w:lastRenderedPageBreak/>
              <w:t>Altération</w:t>
            </w:r>
            <w:r w:rsidR="00A50CEF" w:rsidRPr="00F408E2">
              <w:rPr>
                <w:rFonts w:cs="Times New Roman"/>
              </w:rPr>
              <w:t xml:space="preserve"> </w:t>
            </w:r>
            <w:r w:rsidRPr="00F408E2">
              <w:rPr>
                <w:rFonts w:cs="Times New Roman"/>
              </w:rPr>
              <w:t>rapidement</w:t>
            </w:r>
            <w:r w:rsidR="00A50CEF" w:rsidRPr="00F408E2">
              <w:rPr>
                <w:rFonts w:cs="Times New Roman"/>
              </w:rPr>
              <w:t xml:space="preserve"> progressive de la vigilance </w:t>
            </w:r>
          </w:p>
        </w:tc>
        <w:tc>
          <w:tcPr>
            <w:tcW w:w="1669" w:type="dxa"/>
          </w:tcPr>
          <w:p w14:paraId="1702C1FC" w14:textId="1C655DAE" w:rsidR="00A50CEF" w:rsidRPr="00F408E2" w:rsidRDefault="00A50CEF" w:rsidP="003F0990">
            <w:pPr>
              <w:numPr>
                <w:ilvl w:val="0"/>
                <w:numId w:val="0"/>
              </w:numPr>
              <w:rPr>
                <w:rFonts w:cs="Times New Roman"/>
              </w:rPr>
            </w:pPr>
            <w:r w:rsidRPr="00F408E2">
              <w:rPr>
                <w:rFonts w:cs="Times New Roman"/>
              </w:rPr>
              <w:t xml:space="preserve">Calme </w:t>
            </w:r>
          </w:p>
        </w:tc>
        <w:tc>
          <w:tcPr>
            <w:tcW w:w="1670" w:type="dxa"/>
          </w:tcPr>
          <w:p w14:paraId="01048B16" w14:textId="77777777" w:rsidR="00A50CEF" w:rsidRPr="00F408E2" w:rsidRDefault="00A50CEF" w:rsidP="003F0990">
            <w:pPr>
              <w:numPr>
                <w:ilvl w:val="0"/>
                <w:numId w:val="0"/>
              </w:numPr>
              <w:rPr>
                <w:rFonts w:cs="Times New Roman"/>
              </w:rPr>
            </w:pPr>
            <w:r w:rsidRPr="00F408E2">
              <w:rPr>
                <w:rFonts w:cs="Times New Roman"/>
              </w:rPr>
              <w:t>Glasgow &lt; 15</w:t>
            </w:r>
          </w:p>
          <w:p w14:paraId="5FD88BDB" w14:textId="1DF5788F" w:rsidR="00A50CEF" w:rsidRPr="00F408E2" w:rsidRDefault="00A50CEF" w:rsidP="003F0990">
            <w:pPr>
              <w:numPr>
                <w:ilvl w:val="0"/>
                <w:numId w:val="0"/>
              </w:numPr>
              <w:rPr>
                <w:rFonts w:cs="Times New Roman"/>
              </w:rPr>
            </w:pPr>
            <w:r w:rsidRPr="00F408E2">
              <w:rPr>
                <w:rFonts w:cs="Times New Roman"/>
              </w:rPr>
              <w:t>Incontinence urinaire</w:t>
            </w:r>
          </w:p>
        </w:tc>
        <w:tc>
          <w:tcPr>
            <w:tcW w:w="1670" w:type="dxa"/>
          </w:tcPr>
          <w:p w14:paraId="6A7F73C9" w14:textId="6A3FA9C5" w:rsidR="00A50CEF" w:rsidRPr="00F408E2" w:rsidRDefault="00A50CEF" w:rsidP="003F0990">
            <w:pPr>
              <w:numPr>
                <w:ilvl w:val="0"/>
                <w:numId w:val="0"/>
              </w:numPr>
              <w:rPr>
                <w:rFonts w:cs="Times New Roman"/>
              </w:rPr>
            </w:pPr>
            <w:r w:rsidRPr="00F408E2">
              <w:rPr>
                <w:rFonts w:cs="Times New Roman"/>
              </w:rPr>
              <w:t>Dilation des ventricules</w:t>
            </w:r>
          </w:p>
        </w:tc>
      </w:tr>
    </w:tbl>
    <w:p w14:paraId="7204B767" w14:textId="77777777" w:rsidR="003F0990" w:rsidRPr="00F408E2" w:rsidRDefault="003F0990" w:rsidP="003F0990">
      <w:pPr>
        <w:numPr>
          <w:ilvl w:val="0"/>
          <w:numId w:val="0"/>
        </w:numPr>
        <w:rPr>
          <w:rFonts w:cs="Times New Roman"/>
        </w:rPr>
      </w:pPr>
    </w:p>
    <w:p w14:paraId="624AE9E0" w14:textId="02F5DC86" w:rsidR="00A97D10" w:rsidRPr="00F408E2" w:rsidRDefault="00127467" w:rsidP="00A97D10">
      <w:pPr>
        <w:pStyle w:val="Titre2"/>
        <w:rPr>
          <w:rFonts w:cs="Times New Roman"/>
        </w:rPr>
      </w:pPr>
      <w:bookmarkStart w:id="301" w:name="_Toc196656573"/>
      <w:bookmarkStart w:id="302" w:name="_Toc196662380"/>
      <w:r w:rsidRPr="00F408E2">
        <w:rPr>
          <w:rFonts w:cs="Times New Roman"/>
        </w:rPr>
        <w:t>Vasospasme</w:t>
      </w:r>
      <w:bookmarkEnd w:id="301"/>
      <w:bookmarkEnd w:id="302"/>
      <w:r w:rsidRPr="00F408E2">
        <w:rPr>
          <w:rFonts w:cs="Times New Roman"/>
        </w:rPr>
        <w:t xml:space="preserve"> </w:t>
      </w:r>
    </w:p>
    <w:p w14:paraId="3677DF56" w14:textId="0147EEA4" w:rsidR="00127467" w:rsidRPr="00F408E2" w:rsidRDefault="00A24C20" w:rsidP="00127467">
      <w:pPr>
        <w:rPr>
          <w:rFonts w:cs="Times New Roman"/>
        </w:rPr>
      </w:pPr>
      <w:r w:rsidRPr="00F408E2">
        <w:rPr>
          <w:rFonts w:cs="Times New Roman"/>
        </w:rPr>
        <w:t>Caillot</w:t>
      </w:r>
      <w:r w:rsidR="00A32EC7" w:rsidRPr="00F408E2">
        <w:rPr>
          <w:rFonts w:cs="Times New Roman"/>
        </w:rPr>
        <w:t xml:space="preserve"> </w:t>
      </w:r>
      <w:r w:rsidRPr="00F408E2">
        <w:rPr>
          <w:rFonts w:cs="Times New Roman"/>
        </w:rPr>
        <w:t xml:space="preserve">adhérent </w:t>
      </w:r>
      <w:r w:rsidR="00A32EC7" w:rsidRPr="00F408E2">
        <w:rPr>
          <w:rFonts w:cs="Times New Roman"/>
        </w:rPr>
        <w:t>paroi</w:t>
      </w:r>
      <w:r w:rsidRPr="00F408E2">
        <w:rPr>
          <w:rFonts w:cs="Times New Roman"/>
        </w:rPr>
        <w:t xml:space="preserve"> </w:t>
      </w:r>
      <w:r w:rsidR="00A32EC7" w:rsidRPr="00F408E2">
        <w:rPr>
          <w:rFonts w:cs="Times New Roman"/>
        </w:rPr>
        <w:t>artérielle</w:t>
      </w:r>
      <w:r w:rsidRPr="00F408E2">
        <w:rPr>
          <w:rFonts w:cs="Times New Roman"/>
        </w:rPr>
        <w:t xml:space="preserve"> </w:t>
      </w:r>
      <w:r w:rsidRPr="00F408E2">
        <w:rPr>
          <w:rFonts w:cs="Times New Roman"/>
        </w:rPr>
        <w:sym w:font="Wingdings" w:char="F0E8"/>
      </w:r>
      <w:r w:rsidRPr="00F408E2">
        <w:rPr>
          <w:rFonts w:cs="Times New Roman"/>
        </w:rPr>
        <w:t xml:space="preserve"> </w:t>
      </w:r>
      <w:r w:rsidR="00A32EC7" w:rsidRPr="00F408E2">
        <w:rPr>
          <w:rFonts w:cs="Times New Roman"/>
        </w:rPr>
        <w:t>contraction</w:t>
      </w:r>
      <w:r w:rsidRPr="00F408E2">
        <w:rPr>
          <w:rFonts w:cs="Times New Roman"/>
        </w:rPr>
        <w:t xml:space="preserve"> </w:t>
      </w:r>
      <w:r w:rsidR="00A32EC7" w:rsidRPr="00F408E2">
        <w:rPr>
          <w:rFonts w:cs="Times New Roman"/>
        </w:rPr>
        <w:t>muscle</w:t>
      </w:r>
      <w:r w:rsidRPr="00F408E2">
        <w:rPr>
          <w:rFonts w:cs="Times New Roman"/>
        </w:rPr>
        <w:t xml:space="preserve"> lisse  </w:t>
      </w:r>
      <w:r w:rsidRPr="00F408E2">
        <w:rPr>
          <w:rFonts w:cs="Times New Roman"/>
        </w:rPr>
        <w:sym w:font="Wingdings" w:char="F0E8"/>
      </w:r>
      <w:r w:rsidRPr="00F408E2">
        <w:rPr>
          <w:rFonts w:cs="Times New Roman"/>
        </w:rPr>
        <w:t xml:space="preserve"> </w:t>
      </w:r>
      <w:r w:rsidR="003F6A68" w:rsidRPr="00F408E2">
        <w:rPr>
          <w:rFonts w:cs="Times New Roman"/>
        </w:rPr>
        <w:t>libération</w:t>
      </w:r>
      <w:r w:rsidRPr="00F408E2">
        <w:rPr>
          <w:rFonts w:cs="Times New Roman"/>
        </w:rPr>
        <w:t xml:space="preserve"> </w:t>
      </w:r>
      <w:r w:rsidR="009B54B3" w:rsidRPr="00F408E2">
        <w:rPr>
          <w:rFonts w:cs="Times New Roman"/>
        </w:rPr>
        <w:t>substance</w:t>
      </w:r>
      <w:r w:rsidRPr="00F408E2">
        <w:rPr>
          <w:rFonts w:cs="Times New Roman"/>
        </w:rPr>
        <w:t xml:space="preserve"> </w:t>
      </w:r>
      <w:r w:rsidR="00E1257B" w:rsidRPr="00F408E2">
        <w:rPr>
          <w:rFonts w:cs="Times New Roman"/>
        </w:rPr>
        <w:t>vasoactive</w:t>
      </w:r>
      <w:r w:rsidRPr="00F408E2">
        <w:rPr>
          <w:rFonts w:cs="Times New Roman"/>
        </w:rPr>
        <w:t xml:space="preserve"> </w:t>
      </w:r>
      <w:r w:rsidRPr="00F408E2">
        <w:rPr>
          <w:rFonts w:cs="Times New Roman"/>
        </w:rPr>
        <w:sym w:font="Wingdings" w:char="F0E8"/>
      </w:r>
      <w:r w:rsidRPr="00F408E2">
        <w:rPr>
          <w:rFonts w:cs="Times New Roman"/>
        </w:rPr>
        <w:t xml:space="preserve"> </w:t>
      </w:r>
      <w:r w:rsidR="00E1257B" w:rsidRPr="00F408E2">
        <w:rPr>
          <w:rFonts w:cs="Times New Roman"/>
        </w:rPr>
        <w:t>réduction</w:t>
      </w:r>
      <w:r w:rsidRPr="00F408E2">
        <w:rPr>
          <w:rFonts w:cs="Times New Roman"/>
        </w:rPr>
        <w:t xml:space="preserve"> </w:t>
      </w:r>
      <w:r w:rsidR="00E1257B" w:rsidRPr="00F408E2">
        <w:rPr>
          <w:rFonts w:cs="Times New Roman"/>
        </w:rPr>
        <w:t>diamètre</w:t>
      </w:r>
      <w:r w:rsidRPr="00F408E2">
        <w:rPr>
          <w:rFonts w:cs="Times New Roman"/>
        </w:rPr>
        <w:t xml:space="preserve"> </w:t>
      </w:r>
      <w:r w:rsidR="00DB7D30" w:rsidRPr="00F408E2">
        <w:rPr>
          <w:rFonts w:cs="Times New Roman"/>
        </w:rPr>
        <w:t>endothéliale</w:t>
      </w:r>
      <w:r w:rsidRPr="00F408E2">
        <w:rPr>
          <w:rFonts w:cs="Times New Roman"/>
        </w:rPr>
        <w:t xml:space="preserve"> ischémie cérébrale de voisinage ou à distance </w:t>
      </w:r>
    </w:p>
    <w:tbl>
      <w:tblPr>
        <w:tblStyle w:val="Grilledutableau"/>
        <w:tblW w:w="0" w:type="auto"/>
        <w:tblLook w:val="04A0" w:firstRow="1" w:lastRow="0" w:firstColumn="1" w:lastColumn="0" w:noHBand="0" w:noVBand="1"/>
      </w:tblPr>
      <w:tblGrid>
        <w:gridCol w:w="1670"/>
        <w:gridCol w:w="1669"/>
        <w:gridCol w:w="1670"/>
        <w:gridCol w:w="1670"/>
      </w:tblGrid>
      <w:tr w:rsidR="00A54920" w:rsidRPr="00F408E2" w14:paraId="24AC603F" w14:textId="05C83F1B" w:rsidTr="00A54920">
        <w:tc>
          <w:tcPr>
            <w:tcW w:w="1670" w:type="dxa"/>
          </w:tcPr>
          <w:p w14:paraId="5774F55E" w14:textId="51A61965" w:rsidR="00A54920" w:rsidRPr="00F408E2" w:rsidRDefault="00DB7D30" w:rsidP="00A24C20">
            <w:pPr>
              <w:numPr>
                <w:ilvl w:val="0"/>
                <w:numId w:val="0"/>
              </w:numPr>
              <w:rPr>
                <w:rFonts w:cs="Times New Roman"/>
              </w:rPr>
            </w:pPr>
            <w:r w:rsidRPr="00F408E2">
              <w:rPr>
                <w:rFonts w:cs="Times New Roman"/>
              </w:rPr>
              <w:t>Symptôme</w:t>
            </w:r>
          </w:p>
        </w:tc>
        <w:tc>
          <w:tcPr>
            <w:tcW w:w="1669" w:type="dxa"/>
          </w:tcPr>
          <w:p w14:paraId="3CF6019F" w14:textId="12F32C7C" w:rsidR="00A54920" w:rsidRPr="00F408E2" w:rsidRDefault="00A54920" w:rsidP="00A24C20">
            <w:pPr>
              <w:numPr>
                <w:ilvl w:val="0"/>
                <w:numId w:val="0"/>
              </w:numPr>
              <w:rPr>
                <w:rFonts w:cs="Times New Roman"/>
              </w:rPr>
            </w:pPr>
            <w:r w:rsidRPr="00F408E2">
              <w:rPr>
                <w:rFonts w:cs="Times New Roman"/>
              </w:rPr>
              <w:t>Comportement</w:t>
            </w:r>
          </w:p>
        </w:tc>
        <w:tc>
          <w:tcPr>
            <w:tcW w:w="1670" w:type="dxa"/>
          </w:tcPr>
          <w:p w14:paraId="44A90EDF" w14:textId="4FA99E4B" w:rsidR="00A54920" w:rsidRPr="00F408E2" w:rsidRDefault="00A54920" w:rsidP="00A24C20">
            <w:pPr>
              <w:numPr>
                <w:ilvl w:val="0"/>
                <w:numId w:val="0"/>
              </w:numPr>
              <w:rPr>
                <w:rFonts w:cs="Times New Roman"/>
              </w:rPr>
            </w:pPr>
            <w:r w:rsidRPr="00F408E2">
              <w:rPr>
                <w:rFonts w:cs="Times New Roman"/>
              </w:rPr>
              <w:t xml:space="preserve">Signes d’examen </w:t>
            </w:r>
          </w:p>
        </w:tc>
        <w:tc>
          <w:tcPr>
            <w:tcW w:w="1670" w:type="dxa"/>
          </w:tcPr>
          <w:p w14:paraId="6E2994F2" w14:textId="7A83FD33" w:rsidR="00A54920" w:rsidRPr="00F408E2" w:rsidRDefault="00A54920" w:rsidP="00A24C20">
            <w:pPr>
              <w:numPr>
                <w:ilvl w:val="0"/>
                <w:numId w:val="0"/>
              </w:numPr>
              <w:rPr>
                <w:rFonts w:cs="Times New Roman"/>
              </w:rPr>
            </w:pPr>
            <w:r w:rsidRPr="00F408E2">
              <w:rPr>
                <w:rFonts w:cs="Times New Roman"/>
              </w:rPr>
              <w:t>Signes paraclinique</w:t>
            </w:r>
          </w:p>
        </w:tc>
      </w:tr>
      <w:tr w:rsidR="00A54920" w:rsidRPr="00F408E2" w14:paraId="7F14C33D" w14:textId="4C43F336" w:rsidTr="00A54920">
        <w:tc>
          <w:tcPr>
            <w:tcW w:w="1670" w:type="dxa"/>
          </w:tcPr>
          <w:p w14:paraId="03F5258F" w14:textId="191DE86B" w:rsidR="00A54920" w:rsidRPr="00F408E2" w:rsidRDefault="00DB7D30" w:rsidP="00A24C20">
            <w:pPr>
              <w:numPr>
                <w:ilvl w:val="0"/>
                <w:numId w:val="0"/>
              </w:numPr>
              <w:rPr>
                <w:rFonts w:cs="Times New Roman"/>
              </w:rPr>
            </w:pPr>
            <w:r w:rsidRPr="00F408E2">
              <w:rPr>
                <w:rFonts w:cs="Times New Roman"/>
              </w:rPr>
              <w:t>Déficit</w:t>
            </w:r>
            <w:r w:rsidR="00A54920" w:rsidRPr="00F408E2">
              <w:rPr>
                <w:rFonts w:cs="Times New Roman"/>
              </w:rPr>
              <w:t xml:space="preserve"> </w:t>
            </w:r>
            <w:r w:rsidRPr="00F408E2">
              <w:rPr>
                <w:rFonts w:cs="Times New Roman"/>
              </w:rPr>
              <w:t>neurologique</w:t>
            </w:r>
            <w:r w:rsidR="00A54920" w:rsidRPr="00F408E2">
              <w:rPr>
                <w:rFonts w:cs="Times New Roman"/>
              </w:rPr>
              <w:t xml:space="preserve"> focale (</w:t>
            </w:r>
            <w:r w:rsidRPr="00F408E2">
              <w:rPr>
                <w:rFonts w:cs="Times New Roman"/>
              </w:rPr>
              <w:t>fonction</w:t>
            </w:r>
            <w:r w:rsidR="00A54920" w:rsidRPr="00F408E2">
              <w:rPr>
                <w:rFonts w:cs="Times New Roman"/>
              </w:rPr>
              <w:t xml:space="preserve"> de la </w:t>
            </w:r>
            <w:r w:rsidRPr="00F408E2">
              <w:rPr>
                <w:rFonts w:cs="Times New Roman"/>
              </w:rPr>
              <w:t>topographie</w:t>
            </w:r>
          </w:p>
        </w:tc>
        <w:tc>
          <w:tcPr>
            <w:tcW w:w="1669" w:type="dxa"/>
          </w:tcPr>
          <w:p w14:paraId="6EAE9C2A" w14:textId="4065AC3F" w:rsidR="00A54920" w:rsidRPr="00F408E2" w:rsidRDefault="00A54920" w:rsidP="00A24C20">
            <w:pPr>
              <w:numPr>
                <w:ilvl w:val="0"/>
                <w:numId w:val="0"/>
              </w:numPr>
              <w:rPr>
                <w:rFonts w:cs="Times New Roman"/>
              </w:rPr>
            </w:pPr>
            <w:r w:rsidRPr="00F408E2">
              <w:rPr>
                <w:rFonts w:cs="Times New Roman"/>
              </w:rPr>
              <w:t>Calme</w:t>
            </w:r>
          </w:p>
        </w:tc>
        <w:tc>
          <w:tcPr>
            <w:tcW w:w="1670" w:type="dxa"/>
          </w:tcPr>
          <w:p w14:paraId="3BA9E075" w14:textId="715165EB" w:rsidR="00A54920" w:rsidRPr="00F408E2" w:rsidRDefault="00DB7D30" w:rsidP="00A24C20">
            <w:pPr>
              <w:numPr>
                <w:ilvl w:val="0"/>
                <w:numId w:val="0"/>
              </w:numPr>
              <w:rPr>
                <w:rFonts w:cs="Times New Roman"/>
              </w:rPr>
            </w:pPr>
            <w:r w:rsidRPr="00F408E2">
              <w:rPr>
                <w:rFonts w:cs="Times New Roman"/>
              </w:rPr>
              <w:t>Hémiplégie</w:t>
            </w:r>
            <w:r w:rsidR="00A54920" w:rsidRPr="00F408E2">
              <w:rPr>
                <w:rFonts w:cs="Times New Roman"/>
              </w:rPr>
              <w:t xml:space="preserve"> type pyramidale, </w:t>
            </w:r>
            <w:r w:rsidRPr="00F408E2">
              <w:rPr>
                <w:rFonts w:cs="Times New Roman"/>
              </w:rPr>
              <w:t>atteinte</w:t>
            </w:r>
            <w:r w:rsidR="00A54920" w:rsidRPr="00F408E2">
              <w:rPr>
                <w:rFonts w:cs="Times New Roman"/>
              </w:rPr>
              <w:t xml:space="preserve"> paires </w:t>
            </w:r>
            <w:r w:rsidRPr="00F408E2">
              <w:rPr>
                <w:rFonts w:cs="Times New Roman"/>
              </w:rPr>
              <w:t>crânienne</w:t>
            </w:r>
            <w:r w:rsidR="00A54920" w:rsidRPr="00F408E2">
              <w:rPr>
                <w:rFonts w:cs="Times New Roman"/>
              </w:rPr>
              <w:t xml:space="preserve"> et ou </w:t>
            </w:r>
            <w:r w:rsidRPr="00F408E2">
              <w:rPr>
                <w:rFonts w:cs="Times New Roman"/>
              </w:rPr>
              <w:t>fonction</w:t>
            </w:r>
            <w:r w:rsidR="00A54920" w:rsidRPr="00F408E2">
              <w:rPr>
                <w:rFonts w:cs="Times New Roman"/>
              </w:rPr>
              <w:t xml:space="preserve"> </w:t>
            </w:r>
            <w:r w:rsidRPr="00F408E2">
              <w:rPr>
                <w:rFonts w:cs="Times New Roman"/>
              </w:rPr>
              <w:t>cognitives</w:t>
            </w:r>
            <w:r w:rsidR="00B53333" w:rsidRPr="00F408E2">
              <w:rPr>
                <w:rFonts w:cs="Times New Roman"/>
              </w:rPr>
              <w:t>, …</w:t>
            </w:r>
          </w:p>
        </w:tc>
        <w:tc>
          <w:tcPr>
            <w:tcW w:w="1670" w:type="dxa"/>
          </w:tcPr>
          <w:p w14:paraId="65D63CA6" w14:textId="5505E3CE" w:rsidR="00A54920" w:rsidRPr="00F408E2" w:rsidRDefault="00A54920" w:rsidP="00A24C20">
            <w:pPr>
              <w:numPr>
                <w:ilvl w:val="0"/>
                <w:numId w:val="0"/>
              </w:numPr>
              <w:rPr>
                <w:rFonts w:cs="Times New Roman"/>
              </w:rPr>
            </w:pPr>
            <w:r w:rsidRPr="00F408E2">
              <w:rPr>
                <w:rFonts w:cs="Times New Roman"/>
              </w:rPr>
              <w:t xml:space="preserve">Hypodensité </w:t>
            </w:r>
            <w:r w:rsidR="00DB7D30" w:rsidRPr="00F408E2">
              <w:rPr>
                <w:rFonts w:cs="Times New Roman"/>
              </w:rPr>
              <w:t>parenchymateuse</w:t>
            </w:r>
          </w:p>
        </w:tc>
      </w:tr>
    </w:tbl>
    <w:p w14:paraId="014B1774" w14:textId="77777777" w:rsidR="00A24C20" w:rsidRPr="00F408E2" w:rsidRDefault="00A24C20" w:rsidP="00A24C20">
      <w:pPr>
        <w:numPr>
          <w:ilvl w:val="0"/>
          <w:numId w:val="0"/>
        </w:numPr>
        <w:rPr>
          <w:rFonts w:cs="Times New Roman"/>
        </w:rPr>
      </w:pPr>
    </w:p>
    <w:p w14:paraId="0DFB401B" w14:textId="2E3D1582" w:rsidR="00B53333" w:rsidRPr="00F408E2" w:rsidRDefault="00576906" w:rsidP="00B53333">
      <w:pPr>
        <w:pStyle w:val="Titre2"/>
        <w:rPr>
          <w:rFonts w:cs="Times New Roman"/>
        </w:rPr>
      </w:pPr>
      <w:bookmarkStart w:id="303" w:name="_Toc196656574"/>
      <w:bookmarkStart w:id="304" w:name="_Toc196662381"/>
      <w:r w:rsidRPr="00F408E2">
        <w:rPr>
          <w:rFonts w:cs="Times New Roman"/>
        </w:rPr>
        <w:t>Resaignemen</w:t>
      </w:r>
      <w:r w:rsidR="00191DCC" w:rsidRPr="00F408E2">
        <w:rPr>
          <w:rFonts w:cs="Times New Roman"/>
        </w:rPr>
        <w:t>t</w:t>
      </w:r>
      <w:bookmarkEnd w:id="303"/>
      <w:bookmarkEnd w:id="304"/>
      <w:r w:rsidRPr="00F408E2">
        <w:rPr>
          <w:rFonts w:cs="Times New Roman"/>
        </w:rPr>
        <w:t xml:space="preserve"> </w:t>
      </w:r>
    </w:p>
    <w:p w14:paraId="039FB154" w14:textId="7AD56ECC" w:rsidR="00576906" w:rsidRPr="00F408E2" w:rsidRDefault="00576906" w:rsidP="00576906">
      <w:pPr>
        <w:rPr>
          <w:rFonts w:cs="Times New Roman"/>
        </w:rPr>
      </w:pPr>
      <w:r w:rsidRPr="00F408E2">
        <w:rPr>
          <w:rFonts w:cs="Times New Roman"/>
        </w:rPr>
        <w:t>Lyse du caillot fibrinocruorique pér</w:t>
      </w:r>
      <w:r w:rsidR="00E1257B" w:rsidRPr="00F408E2">
        <w:rPr>
          <w:rFonts w:cs="Times New Roman"/>
        </w:rPr>
        <w:t>i</w:t>
      </w:r>
      <w:r w:rsidRPr="00F408E2">
        <w:rPr>
          <w:rFonts w:cs="Times New Roman"/>
        </w:rPr>
        <w:t xml:space="preserve"> anévrysmal</w:t>
      </w:r>
    </w:p>
    <w:tbl>
      <w:tblPr>
        <w:tblStyle w:val="Grilledutableau"/>
        <w:tblW w:w="0" w:type="auto"/>
        <w:tblLook w:val="04A0" w:firstRow="1" w:lastRow="0" w:firstColumn="1" w:lastColumn="0" w:noHBand="0" w:noVBand="1"/>
      </w:tblPr>
      <w:tblGrid>
        <w:gridCol w:w="1670"/>
        <w:gridCol w:w="1669"/>
        <w:gridCol w:w="1670"/>
        <w:gridCol w:w="1670"/>
      </w:tblGrid>
      <w:tr w:rsidR="00576906" w:rsidRPr="00F408E2" w14:paraId="593024A4" w14:textId="7525CF3D" w:rsidTr="00576906">
        <w:tc>
          <w:tcPr>
            <w:tcW w:w="1670" w:type="dxa"/>
          </w:tcPr>
          <w:p w14:paraId="49A7FF0D" w14:textId="5AFFD7DE" w:rsidR="00576906" w:rsidRPr="00F408E2" w:rsidRDefault="00191DCC" w:rsidP="00576906">
            <w:pPr>
              <w:numPr>
                <w:ilvl w:val="0"/>
                <w:numId w:val="0"/>
              </w:numPr>
              <w:rPr>
                <w:rFonts w:cs="Times New Roman"/>
              </w:rPr>
            </w:pPr>
            <w:r w:rsidRPr="00F408E2">
              <w:rPr>
                <w:rFonts w:cs="Times New Roman"/>
              </w:rPr>
              <w:t>Symptôme</w:t>
            </w:r>
          </w:p>
        </w:tc>
        <w:tc>
          <w:tcPr>
            <w:tcW w:w="1669" w:type="dxa"/>
          </w:tcPr>
          <w:p w14:paraId="4CF07122" w14:textId="20CB31AA" w:rsidR="00576906" w:rsidRPr="00F408E2" w:rsidRDefault="00191DCC" w:rsidP="00576906">
            <w:pPr>
              <w:numPr>
                <w:ilvl w:val="0"/>
                <w:numId w:val="0"/>
              </w:numPr>
              <w:rPr>
                <w:rFonts w:cs="Times New Roman"/>
              </w:rPr>
            </w:pPr>
            <w:r w:rsidRPr="00F408E2">
              <w:rPr>
                <w:rFonts w:cs="Times New Roman"/>
              </w:rPr>
              <w:t>Comportement</w:t>
            </w:r>
            <w:r w:rsidR="007C20E1" w:rsidRPr="00F408E2">
              <w:rPr>
                <w:rFonts w:cs="Times New Roman"/>
              </w:rPr>
              <w:t xml:space="preserve"> </w:t>
            </w:r>
          </w:p>
        </w:tc>
        <w:tc>
          <w:tcPr>
            <w:tcW w:w="1670" w:type="dxa"/>
          </w:tcPr>
          <w:p w14:paraId="07F662EE" w14:textId="1A394D4E" w:rsidR="00576906" w:rsidRPr="00F408E2" w:rsidRDefault="007C20E1" w:rsidP="00576906">
            <w:pPr>
              <w:numPr>
                <w:ilvl w:val="0"/>
                <w:numId w:val="0"/>
              </w:numPr>
              <w:rPr>
                <w:rFonts w:cs="Times New Roman"/>
              </w:rPr>
            </w:pPr>
            <w:r w:rsidRPr="00F408E2">
              <w:rPr>
                <w:rFonts w:cs="Times New Roman"/>
              </w:rPr>
              <w:t>singe d’exa</w:t>
            </w:r>
            <w:r w:rsidR="00191DCC" w:rsidRPr="00F408E2">
              <w:rPr>
                <w:rFonts w:cs="Times New Roman"/>
              </w:rPr>
              <w:t>m</w:t>
            </w:r>
            <w:r w:rsidRPr="00F408E2">
              <w:rPr>
                <w:rFonts w:cs="Times New Roman"/>
              </w:rPr>
              <w:t xml:space="preserve">en </w:t>
            </w:r>
          </w:p>
          <w:p w14:paraId="3F311645" w14:textId="12401F82" w:rsidR="007C20E1" w:rsidRPr="00F408E2" w:rsidRDefault="007C20E1" w:rsidP="00576906">
            <w:pPr>
              <w:numPr>
                <w:ilvl w:val="0"/>
                <w:numId w:val="0"/>
              </w:numPr>
              <w:rPr>
                <w:rFonts w:cs="Times New Roman"/>
              </w:rPr>
            </w:pPr>
          </w:p>
        </w:tc>
        <w:tc>
          <w:tcPr>
            <w:tcW w:w="1670" w:type="dxa"/>
          </w:tcPr>
          <w:p w14:paraId="468C514B" w14:textId="65B52898" w:rsidR="00576906" w:rsidRPr="00F408E2" w:rsidRDefault="007C20E1" w:rsidP="00576906">
            <w:pPr>
              <w:numPr>
                <w:ilvl w:val="0"/>
                <w:numId w:val="0"/>
              </w:numPr>
              <w:rPr>
                <w:rFonts w:cs="Times New Roman"/>
              </w:rPr>
            </w:pPr>
            <w:r w:rsidRPr="00F408E2">
              <w:rPr>
                <w:rFonts w:cs="Times New Roman"/>
              </w:rPr>
              <w:t>Signe parclinqus</w:t>
            </w:r>
          </w:p>
        </w:tc>
      </w:tr>
      <w:tr w:rsidR="00576906" w:rsidRPr="00F408E2" w14:paraId="5876B0A0" w14:textId="101786F0" w:rsidTr="00576906">
        <w:tc>
          <w:tcPr>
            <w:tcW w:w="1670" w:type="dxa"/>
          </w:tcPr>
          <w:p w14:paraId="26FA7DAC" w14:textId="4E51DD43" w:rsidR="00576906" w:rsidRPr="00F408E2" w:rsidRDefault="0067749E" w:rsidP="00576906">
            <w:pPr>
              <w:numPr>
                <w:ilvl w:val="0"/>
                <w:numId w:val="0"/>
              </w:numPr>
              <w:rPr>
                <w:rFonts w:cs="Times New Roman"/>
              </w:rPr>
            </w:pPr>
            <w:r w:rsidRPr="00F408E2">
              <w:rPr>
                <w:rFonts w:cs="Times New Roman"/>
              </w:rPr>
              <w:t xml:space="preserve">Nouvelle </w:t>
            </w:r>
            <w:r w:rsidR="00191DCC" w:rsidRPr="00F408E2">
              <w:rPr>
                <w:rFonts w:cs="Times New Roman"/>
              </w:rPr>
              <w:t>céphalée</w:t>
            </w:r>
            <w:r w:rsidRPr="00F408E2">
              <w:rPr>
                <w:rFonts w:cs="Times New Roman"/>
              </w:rPr>
              <w:t xml:space="preserve"> </w:t>
            </w:r>
            <w:r w:rsidR="00D472DD" w:rsidRPr="00F408E2">
              <w:rPr>
                <w:rFonts w:cs="Times New Roman"/>
              </w:rPr>
              <w:t>brutale,</w:t>
            </w:r>
            <w:r w:rsidRPr="00F408E2">
              <w:rPr>
                <w:rFonts w:cs="Times New Roman"/>
              </w:rPr>
              <w:t xml:space="preserve"> EVA 10</w:t>
            </w:r>
          </w:p>
        </w:tc>
        <w:tc>
          <w:tcPr>
            <w:tcW w:w="1669" w:type="dxa"/>
          </w:tcPr>
          <w:p w14:paraId="72B3FE02" w14:textId="609682C4" w:rsidR="00576906" w:rsidRPr="00F408E2" w:rsidRDefault="00D472DD" w:rsidP="00576906">
            <w:pPr>
              <w:numPr>
                <w:ilvl w:val="0"/>
                <w:numId w:val="0"/>
              </w:numPr>
              <w:rPr>
                <w:rFonts w:cs="Times New Roman"/>
              </w:rPr>
            </w:pPr>
            <w:r w:rsidRPr="00F408E2">
              <w:rPr>
                <w:rFonts w:cs="Times New Roman"/>
              </w:rPr>
              <w:t>Agité,</w:t>
            </w:r>
            <w:r w:rsidR="0067749E" w:rsidRPr="00F408E2">
              <w:rPr>
                <w:rFonts w:cs="Times New Roman"/>
              </w:rPr>
              <w:t xml:space="preserve"> </w:t>
            </w:r>
            <w:r w:rsidR="00191DCC" w:rsidRPr="00F408E2">
              <w:rPr>
                <w:rFonts w:cs="Times New Roman"/>
              </w:rPr>
              <w:t>confus</w:t>
            </w:r>
            <w:r w:rsidR="0067749E" w:rsidRPr="00F408E2">
              <w:rPr>
                <w:rFonts w:cs="Times New Roman"/>
              </w:rPr>
              <w:t xml:space="preserve"> coma</w:t>
            </w:r>
          </w:p>
        </w:tc>
        <w:tc>
          <w:tcPr>
            <w:tcW w:w="1670" w:type="dxa"/>
          </w:tcPr>
          <w:p w14:paraId="759A8967" w14:textId="2C32D249" w:rsidR="00576906" w:rsidRPr="00F408E2" w:rsidRDefault="00191DCC" w:rsidP="00576906">
            <w:pPr>
              <w:numPr>
                <w:ilvl w:val="0"/>
                <w:numId w:val="0"/>
              </w:numPr>
              <w:rPr>
                <w:rFonts w:cs="Times New Roman"/>
              </w:rPr>
            </w:pPr>
            <w:r w:rsidRPr="00F408E2">
              <w:rPr>
                <w:rFonts w:cs="Times New Roman"/>
              </w:rPr>
              <w:t>perturbation</w:t>
            </w:r>
            <w:r w:rsidR="0067749E" w:rsidRPr="00F408E2">
              <w:rPr>
                <w:rFonts w:cs="Times New Roman"/>
              </w:rPr>
              <w:t xml:space="preserve"> des </w:t>
            </w:r>
            <w:r w:rsidR="00FD61F1" w:rsidRPr="00F408E2">
              <w:rPr>
                <w:rFonts w:cs="Times New Roman"/>
              </w:rPr>
              <w:t>paramètres</w:t>
            </w:r>
            <w:r w:rsidR="0067749E" w:rsidRPr="00F408E2">
              <w:rPr>
                <w:rFonts w:cs="Times New Roman"/>
              </w:rPr>
              <w:t xml:space="preserve"> </w:t>
            </w:r>
            <w:r w:rsidR="00D472DD" w:rsidRPr="00F408E2">
              <w:rPr>
                <w:rFonts w:cs="Times New Roman"/>
              </w:rPr>
              <w:t>vitaux,</w:t>
            </w:r>
            <w:r w:rsidR="0067749E" w:rsidRPr="00F408E2">
              <w:rPr>
                <w:rFonts w:cs="Times New Roman"/>
              </w:rPr>
              <w:t xml:space="preserve"> G&lt;</w:t>
            </w:r>
            <w:r w:rsidR="00D472DD" w:rsidRPr="00F408E2">
              <w:rPr>
                <w:rFonts w:cs="Times New Roman"/>
              </w:rPr>
              <w:t>15,</w:t>
            </w:r>
            <w:r w:rsidR="0067749E" w:rsidRPr="00F408E2">
              <w:rPr>
                <w:rFonts w:cs="Times New Roman"/>
              </w:rPr>
              <w:t xml:space="preserve"> raider méningé, RCP en </w:t>
            </w:r>
            <w:r w:rsidR="00FD61F1" w:rsidRPr="00F408E2">
              <w:rPr>
                <w:rFonts w:cs="Times New Roman"/>
              </w:rPr>
              <w:t>extension</w:t>
            </w:r>
            <w:r w:rsidR="0067749E" w:rsidRPr="00F408E2">
              <w:rPr>
                <w:rFonts w:cs="Times New Roman"/>
              </w:rPr>
              <w:t xml:space="preserve"> ou indifférent </w:t>
            </w:r>
            <w:r w:rsidR="00FD61F1" w:rsidRPr="00F408E2">
              <w:rPr>
                <w:rFonts w:cs="Times New Roman"/>
              </w:rPr>
              <w:t>bilatérale</w:t>
            </w:r>
            <w:r w:rsidR="0067749E" w:rsidRPr="00F408E2">
              <w:rPr>
                <w:rFonts w:cs="Times New Roman"/>
              </w:rPr>
              <w:t xml:space="preserve">, </w:t>
            </w:r>
            <w:r w:rsidR="00FD61F1" w:rsidRPr="00F408E2">
              <w:rPr>
                <w:rFonts w:cs="Times New Roman"/>
              </w:rPr>
              <w:t>anomalie</w:t>
            </w:r>
            <w:r w:rsidR="0067749E" w:rsidRPr="00F408E2">
              <w:rPr>
                <w:rFonts w:cs="Times New Roman"/>
              </w:rPr>
              <w:t xml:space="preserve"> pupillaire et du reflexe oculo-cép</w:t>
            </w:r>
            <w:r w:rsidR="00FD61F1" w:rsidRPr="00F408E2">
              <w:rPr>
                <w:rFonts w:cs="Times New Roman"/>
              </w:rPr>
              <w:t>ha</w:t>
            </w:r>
            <w:r w:rsidR="0067749E" w:rsidRPr="00F408E2">
              <w:rPr>
                <w:rFonts w:cs="Times New Roman"/>
              </w:rPr>
              <w:t>lique (</w:t>
            </w:r>
            <w:r w:rsidR="007502C4" w:rsidRPr="00F408E2">
              <w:rPr>
                <w:rFonts w:cs="Times New Roman"/>
              </w:rPr>
              <w:t>engagement</w:t>
            </w:r>
            <w:r w:rsidR="0067749E" w:rsidRPr="00F408E2">
              <w:rPr>
                <w:rFonts w:cs="Times New Roman"/>
              </w:rPr>
              <w:t xml:space="preserve"> </w:t>
            </w:r>
            <w:r w:rsidR="007502C4" w:rsidRPr="00F408E2">
              <w:rPr>
                <w:rFonts w:cs="Times New Roman"/>
              </w:rPr>
              <w:t>cérébrale</w:t>
            </w:r>
            <w:r w:rsidR="0067749E" w:rsidRPr="00F408E2">
              <w:rPr>
                <w:rFonts w:cs="Times New Roman"/>
              </w:rPr>
              <w:t>)</w:t>
            </w:r>
          </w:p>
          <w:p w14:paraId="7E247A59" w14:textId="0A05FD48" w:rsidR="0067749E" w:rsidRPr="00F408E2" w:rsidRDefault="0067749E" w:rsidP="00576906">
            <w:pPr>
              <w:numPr>
                <w:ilvl w:val="0"/>
                <w:numId w:val="0"/>
              </w:numPr>
              <w:rPr>
                <w:rFonts w:cs="Times New Roman"/>
              </w:rPr>
            </w:pPr>
            <w:r w:rsidRPr="00F408E2">
              <w:rPr>
                <w:rFonts w:cs="Times New Roman"/>
              </w:rPr>
              <w:t xml:space="preserve">Signe </w:t>
            </w:r>
            <w:r w:rsidR="00D472DD" w:rsidRPr="00F408E2">
              <w:rPr>
                <w:rFonts w:cs="Times New Roman"/>
              </w:rPr>
              <w:t>cardiaque,</w:t>
            </w:r>
            <w:r w:rsidRPr="00F408E2">
              <w:rPr>
                <w:rFonts w:cs="Times New Roman"/>
              </w:rPr>
              <w:t xml:space="preserve"> </w:t>
            </w:r>
            <w:r w:rsidR="007502C4" w:rsidRPr="00F408E2">
              <w:rPr>
                <w:rFonts w:cs="Times New Roman"/>
              </w:rPr>
              <w:t>pulmonaire</w:t>
            </w:r>
            <w:r w:rsidRPr="00F408E2">
              <w:rPr>
                <w:rFonts w:cs="Times New Roman"/>
              </w:rPr>
              <w:t xml:space="preserve"> </w:t>
            </w:r>
          </w:p>
        </w:tc>
        <w:tc>
          <w:tcPr>
            <w:tcW w:w="1670" w:type="dxa"/>
          </w:tcPr>
          <w:p w14:paraId="71A04CBF" w14:textId="7CB9FD33" w:rsidR="00576906" w:rsidRPr="00F408E2" w:rsidRDefault="0067749E" w:rsidP="00576906">
            <w:pPr>
              <w:numPr>
                <w:ilvl w:val="0"/>
                <w:numId w:val="0"/>
              </w:numPr>
              <w:rPr>
                <w:rFonts w:cs="Times New Roman"/>
              </w:rPr>
            </w:pPr>
            <w:r w:rsidRPr="00F408E2">
              <w:rPr>
                <w:rFonts w:cs="Times New Roman"/>
              </w:rPr>
              <w:t xml:space="preserve">Nouvelle </w:t>
            </w:r>
            <w:r w:rsidR="00FD61F1" w:rsidRPr="00F408E2">
              <w:rPr>
                <w:rFonts w:cs="Times New Roman"/>
              </w:rPr>
              <w:t>hyperdensité</w:t>
            </w:r>
            <w:r w:rsidRPr="00F408E2">
              <w:rPr>
                <w:rFonts w:cs="Times New Roman"/>
              </w:rPr>
              <w:t xml:space="preserve"> </w:t>
            </w:r>
            <w:r w:rsidR="00FD61F1" w:rsidRPr="00F408E2">
              <w:rPr>
                <w:rFonts w:cs="Times New Roman"/>
              </w:rPr>
              <w:t>spontanée</w:t>
            </w:r>
            <w:r w:rsidRPr="00F408E2">
              <w:rPr>
                <w:rFonts w:cs="Times New Roman"/>
              </w:rPr>
              <w:t xml:space="preserve"> + extension</w:t>
            </w:r>
          </w:p>
        </w:tc>
      </w:tr>
    </w:tbl>
    <w:p w14:paraId="7B1D9FF5" w14:textId="5F29F72F" w:rsidR="00576906" w:rsidRPr="00F408E2" w:rsidRDefault="00BD07A0" w:rsidP="00BD07A0">
      <w:pPr>
        <w:pStyle w:val="Titre2"/>
        <w:rPr>
          <w:rFonts w:cs="Times New Roman"/>
        </w:rPr>
      </w:pPr>
      <w:bookmarkStart w:id="305" w:name="_Toc196656575"/>
      <w:bookmarkStart w:id="306" w:name="_Toc196662382"/>
      <w:r w:rsidRPr="00F408E2">
        <w:rPr>
          <w:rFonts w:cs="Times New Roman"/>
        </w:rPr>
        <w:lastRenderedPageBreak/>
        <w:t>Autres (rares)</w:t>
      </w:r>
      <w:bookmarkEnd w:id="305"/>
      <w:bookmarkEnd w:id="306"/>
    </w:p>
    <w:p w14:paraId="650ABD96" w14:textId="222C60C3" w:rsidR="00BD07A0" w:rsidRPr="00F408E2" w:rsidRDefault="00BD07A0" w:rsidP="00BD07A0">
      <w:pPr>
        <w:rPr>
          <w:rFonts w:cs="Times New Roman"/>
        </w:rPr>
      </w:pPr>
      <w:r w:rsidRPr="00F408E2">
        <w:rPr>
          <w:rFonts w:cs="Times New Roman"/>
        </w:rPr>
        <w:t xml:space="preserve">Crises </w:t>
      </w:r>
      <w:r w:rsidR="00522144" w:rsidRPr="00F408E2">
        <w:rPr>
          <w:rFonts w:cs="Times New Roman"/>
        </w:rPr>
        <w:t>convulsives</w:t>
      </w:r>
    </w:p>
    <w:p w14:paraId="3C280D28" w14:textId="3E8A599C" w:rsidR="00BD07A0" w:rsidRPr="00F408E2" w:rsidRDefault="00BD07A0" w:rsidP="00BD07A0">
      <w:pPr>
        <w:rPr>
          <w:rFonts w:cs="Times New Roman"/>
        </w:rPr>
      </w:pPr>
      <w:r w:rsidRPr="00F408E2">
        <w:rPr>
          <w:rFonts w:cs="Times New Roman"/>
        </w:rPr>
        <w:t>Complication cardio-</w:t>
      </w:r>
      <w:r w:rsidR="00522144" w:rsidRPr="00F408E2">
        <w:rPr>
          <w:rFonts w:cs="Times New Roman"/>
        </w:rPr>
        <w:t>vasculaire</w:t>
      </w:r>
      <w:r w:rsidRPr="00F408E2">
        <w:rPr>
          <w:rFonts w:cs="Times New Roman"/>
        </w:rPr>
        <w:t xml:space="preserve"> (OAP, …) </w:t>
      </w:r>
      <w:r w:rsidR="003F6A68" w:rsidRPr="00F408E2">
        <w:rPr>
          <w:rFonts w:cs="Times New Roman"/>
        </w:rPr>
        <w:t>pleuropulmonaire</w:t>
      </w:r>
    </w:p>
    <w:tbl>
      <w:tblPr>
        <w:tblStyle w:val="Grilledutableau"/>
        <w:tblW w:w="6680" w:type="dxa"/>
        <w:tblLook w:val="04A0" w:firstRow="1" w:lastRow="0" w:firstColumn="1" w:lastColumn="0" w:noHBand="0" w:noVBand="1"/>
      </w:tblPr>
      <w:tblGrid>
        <w:gridCol w:w="3340"/>
        <w:gridCol w:w="3340"/>
      </w:tblGrid>
      <w:tr w:rsidR="00522144" w:rsidRPr="00F408E2" w14:paraId="41A53D38" w14:textId="77777777" w:rsidTr="00122D03">
        <w:trPr>
          <w:trHeight w:val="403"/>
        </w:trPr>
        <w:tc>
          <w:tcPr>
            <w:tcW w:w="3340" w:type="dxa"/>
          </w:tcPr>
          <w:p w14:paraId="6B4F9158" w14:textId="6407669B" w:rsidR="00522144" w:rsidRPr="00F408E2" w:rsidRDefault="00522144" w:rsidP="00522144">
            <w:pPr>
              <w:numPr>
                <w:ilvl w:val="0"/>
                <w:numId w:val="0"/>
              </w:numPr>
              <w:rPr>
                <w:rFonts w:cs="Times New Roman"/>
              </w:rPr>
            </w:pPr>
            <w:r w:rsidRPr="00F408E2">
              <w:rPr>
                <w:rFonts w:cs="Times New Roman"/>
              </w:rPr>
              <w:t>Première semaine (S1)</w:t>
            </w:r>
          </w:p>
        </w:tc>
        <w:tc>
          <w:tcPr>
            <w:tcW w:w="3340" w:type="dxa"/>
          </w:tcPr>
          <w:p w14:paraId="6687DDFE" w14:textId="1585B367" w:rsidR="00522144" w:rsidRPr="00F408E2" w:rsidRDefault="003844B3" w:rsidP="00522144">
            <w:pPr>
              <w:numPr>
                <w:ilvl w:val="0"/>
                <w:numId w:val="0"/>
              </w:numPr>
              <w:rPr>
                <w:rFonts w:cs="Times New Roman"/>
              </w:rPr>
            </w:pPr>
            <w:r w:rsidRPr="00F408E2">
              <w:rPr>
                <w:rFonts w:cs="Times New Roman"/>
              </w:rPr>
              <w:t>Hydrocéphalie</w:t>
            </w:r>
            <w:r w:rsidR="00522144" w:rsidRPr="00F408E2">
              <w:rPr>
                <w:rFonts w:cs="Times New Roman"/>
              </w:rPr>
              <w:t xml:space="preserve"> aigue</w:t>
            </w:r>
            <w:r w:rsidR="0007730A" w:rsidRPr="00F408E2">
              <w:rPr>
                <w:rFonts w:cs="Times New Roman"/>
              </w:rPr>
              <w:t xml:space="preserve"> </w:t>
            </w:r>
            <w:r w:rsidR="00522144" w:rsidRPr="00F408E2">
              <w:rPr>
                <w:rFonts w:cs="Times New Roman"/>
              </w:rPr>
              <w:t xml:space="preserve">&gt; </w:t>
            </w:r>
            <w:r w:rsidR="0007730A" w:rsidRPr="00F408E2">
              <w:rPr>
                <w:rFonts w:cs="Times New Roman"/>
              </w:rPr>
              <w:t>Vasospasme</w:t>
            </w:r>
          </w:p>
        </w:tc>
      </w:tr>
      <w:tr w:rsidR="00522144" w:rsidRPr="00F408E2" w14:paraId="548BA33E" w14:textId="77777777" w:rsidTr="00122D03">
        <w:trPr>
          <w:trHeight w:val="399"/>
        </w:trPr>
        <w:tc>
          <w:tcPr>
            <w:tcW w:w="3340" w:type="dxa"/>
          </w:tcPr>
          <w:p w14:paraId="7B2A5FB0" w14:textId="44CABDE5" w:rsidR="00522144" w:rsidRPr="00F408E2" w:rsidRDefault="007502C4" w:rsidP="00522144">
            <w:pPr>
              <w:numPr>
                <w:ilvl w:val="0"/>
                <w:numId w:val="0"/>
              </w:numPr>
              <w:rPr>
                <w:rFonts w:cs="Times New Roman"/>
              </w:rPr>
            </w:pPr>
            <w:r w:rsidRPr="00F408E2">
              <w:rPr>
                <w:rFonts w:cs="Times New Roman"/>
              </w:rPr>
              <w:t>Deuxième</w:t>
            </w:r>
            <w:r w:rsidR="007654FA" w:rsidRPr="00F408E2">
              <w:rPr>
                <w:rFonts w:cs="Times New Roman"/>
              </w:rPr>
              <w:t xml:space="preserve"> semaine (S2)</w:t>
            </w:r>
          </w:p>
        </w:tc>
        <w:tc>
          <w:tcPr>
            <w:tcW w:w="3340" w:type="dxa"/>
          </w:tcPr>
          <w:p w14:paraId="23A5D4AE" w14:textId="02554540" w:rsidR="00522144" w:rsidRPr="00F408E2" w:rsidRDefault="007654FA" w:rsidP="00522144">
            <w:pPr>
              <w:numPr>
                <w:ilvl w:val="0"/>
                <w:numId w:val="0"/>
              </w:numPr>
              <w:rPr>
                <w:rFonts w:cs="Times New Roman"/>
              </w:rPr>
            </w:pPr>
            <w:r w:rsidRPr="00F408E2">
              <w:rPr>
                <w:rFonts w:cs="Times New Roman"/>
              </w:rPr>
              <w:t>Vasospasme +++&gt; resaignement</w:t>
            </w:r>
          </w:p>
        </w:tc>
      </w:tr>
      <w:tr w:rsidR="00522144" w:rsidRPr="00F408E2" w14:paraId="56A298F3" w14:textId="77777777" w:rsidTr="00122D03">
        <w:trPr>
          <w:trHeight w:val="205"/>
        </w:trPr>
        <w:tc>
          <w:tcPr>
            <w:tcW w:w="3340" w:type="dxa"/>
          </w:tcPr>
          <w:p w14:paraId="0C02542C" w14:textId="7EF4A8AC" w:rsidR="00522144" w:rsidRPr="00F408E2" w:rsidRDefault="007654FA" w:rsidP="00522144">
            <w:pPr>
              <w:numPr>
                <w:ilvl w:val="0"/>
                <w:numId w:val="0"/>
              </w:numPr>
              <w:rPr>
                <w:rFonts w:cs="Times New Roman"/>
              </w:rPr>
            </w:pPr>
            <w:r w:rsidRPr="00F408E2">
              <w:rPr>
                <w:rFonts w:cs="Times New Roman"/>
              </w:rPr>
              <w:t>Troisième semaine (S3)</w:t>
            </w:r>
          </w:p>
        </w:tc>
        <w:tc>
          <w:tcPr>
            <w:tcW w:w="3340" w:type="dxa"/>
          </w:tcPr>
          <w:p w14:paraId="5063DCDF" w14:textId="2AD9FF53" w:rsidR="00522144" w:rsidRPr="00F408E2" w:rsidRDefault="00122D03" w:rsidP="00522144">
            <w:pPr>
              <w:numPr>
                <w:ilvl w:val="0"/>
                <w:numId w:val="0"/>
              </w:numPr>
              <w:rPr>
                <w:rFonts w:cs="Times New Roman"/>
              </w:rPr>
            </w:pPr>
            <w:r w:rsidRPr="00F408E2">
              <w:rPr>
                <w:rFonts w:cs="Times New Roman"/>
              </w:rPr>
              <w:t>Resaignement +++</w:t>
            </w:r>
          </w:p>
        </w:tc>
      </w:tr>
    </w:tbl>
    <w:p w14:paraId="6C188551" w14:textId="77777777" w:rsidR="00522144" w:rsidRPr="00F408E2" w:rsidRDefault="00522144" w:rsidP="00522144">
      <w:pPr>
        <w:numPr>
          <w:ilvl w:val="0"/>
          <w:numId w:val="0"/>
        </w:numPr>
        <w:rPr>
          <w:rFonts w:cs="Times New Roman"/>
        </w:rPr>
      </w:pPr>
    </w:p>
    <w:p w14:paraId="08CA7ECC" w14:textId="76350165" w:rsidR="00122D03" w:rsidRPr="00F408E2" w:rsidRDefault="003844B3" w:rsidP="003844B3">
      <w:pPr>
        <w:pStyle w:val="Sous-titre"/>
        <w:rPr>
          <w:rFonts w:ascii="Times New Roman" w:hAnsi="Times New Roman" w:cs="Times New Roman"/>
        </w:rPr>
      </w:pPr>
      <w:r w:rsidRPr="00F408E2">
        <w:rPr>
          <w:rFonts w:ascii="Times New Roman" w:hAnsi="Times New Roman" w:cs="Times New Roman"/>
        </w:rPr>
        <w:t xml:space="preserve">Conclusion </w:t>
      </w:r>
    </w:p>
    <w:p w14:paraId="50CB9194" w14:textId="287859E5" w:rsidR="003844B3" w:rsidRPr="00F408E2" w:rsidRDefault="003844B3" w:rsidP="003844B3">
      <w:pPr>
        <w:rPr>
          <w:rFonts w:cs="Times New Roman"/>
        </w:rPr>
      </w:pPr>
      <w:r w:rsidRPr="00F408E2">
        <w:rPr>
          <w:rFonts w:cs="Times New Roman"/>
        </w:rPr>
        <w:t>Clinique</w:t>
      </w:r>
      <w:r w:rsidR="00EC3244">
        <w:rPr>
          <w:rFonts w:cs="Times New Roman"/>
        </w:rPr>
        <w:t> </w:t>
      </w:r>
      <w:r w:rsidRPr="00F408E2">
        <w:rPr>
          <w:rFonts w:cs="Times New Roman"/>
        </w:rPr>
        <w:t xml:space="preserve">: céphalée explosive + raideur </w:t>
      </w:r>
      <w:r w:rsidR="007502C4" w:rsidRPr="00F408E2">
        <w:rPr>
          <w:rFonts w:cs="Times New Roman"/>
        </w:rPr>
        <w:t>méningée</w:t>
      </w:r>
      <w:r w:rsidRPr="00F408E2">
        <w:rPr>
          <w:rFonts w:cs="Times New Roman"/>
        </w:rPr>
        <w:t xml:space="preserve"> + </w:t>
      </w:r>
      <w:r w:rsidR="007502C4" w:rsidRPr="00F408E2">
        <w:rPr>
          <w:rFonts w:cs="Times New Roman"/>
        </w:rPr>
        <w:t>constipation</w:t>
      </w:r>
      <w:r w:rsidRPr="00F408E2">
        <w:rPr>
          <w:rFonts w:cs="Times New Roman"/>
        </w:rPr>
        <w:t xml:space="preserve"> </w:t>
      </w:r>
    </w:p>
    <w:p w14:paraId="1427DC67" w14:textId="09A32DB6" w:rsidR="003844B3" w:rsidRPr="00F408E2" w:rsidRDefault="00F125E7" w:rsidP="003844B3">
      <w:pPr>
        <w:rPr>
          <w:rFonts w:cs="Times New Roman"/>
        </w:rPr>
      </w:pPr>
      <w:r w:rsidRPr="00F408E2">
        <w:rPr>
          <w:rFonts w:cs="Times New Roman"/>
        </w:rPr>
        <w:t>Paraclinique</w:t>
      </w:r>
      <w:r w:rsidR="003844B3" w:rsidRPr="00F408E2">
        <w:rPr>
          <w:rFonts w:cs="Times New Roman"/>
        </w:rPr>
        <w:t xml:space="preserve"> </w:t>
      </w:r>
    </w:p>
    <w:p w14:paraId="22E4F254" w14:textId="39F60FE1" w:rsidR="003844B3" w:rsidRPr="00F408E2" w:rsidRDefault="00F125E7" w:rsidP="004237A4">
      <w:pPr>
        <w:numPr>
          <w:ilvl w:val="1"/>
          <w:numId w:val="4"/>
        </w:numPr>
        <w:rPr>
          <w:rFonts w:cs="Times New Roman"/>
        </w:rPr>
      </w:pPr>
      <w:r w:rsidRPr="00F408E2">
        <w:rPr>
          <w:rFonts w:cs="Times New Roman"/>
        </w:rPr>
        <w:t>Scanner</w:t>
      </w:r>
      <w:r w:rsidR="003844B3" w:rsidRPr="00F408E2">
        <w:rPr>
          <w:rFonts w:cs="Times New Roman"/>
        </w:rPr>
        <w:t xml:space="preserve"> cérébrale sans injection (diagnose </w:t>
      </w:r>
      <w:r w:rsidR="00D472DD" w:rsidRPr="00F408E2">
        <w:rPr>
          <w:rFonts w:cs="Times New Roman"/>
        </w:rPr>
        <w:t>positif)</w:t>
      </w:r>
    </w:p>
    <w:p w14:paraId="6935DCB9" w14:textId="7DC93DFF" w:rsidR="003844B3" w:rsidRPr="00F408E2" w:rsidRDefault="003844B3" w:rsidP="004237A4">
      <w:pPr>
        <w:numPr>
          <w:ilvl w:val="1"/>
          <w:numId w:val="4"/>
        </w:numPr>
        <w:rPr>
          <w:rFonts w:cs="Times New Roman"/>
        </w:rPr>
      </w:pPr>
      <w:r w:rsidRPr="00F408E2">
        <w:rPr>
          <w:rFonts w:cs="Times New Roman"/>
        </w:rPr>
        <w:t>Angioscanner cérébral (</w:t>
      </w:r>
      <w:r w:rsidR="00F125E7" w:rsidRPr="00F408E2">
        <w:rPr>
          <w:rFonts w:cs="Times New Roman"/>
        </w:rPr>
        <w:t>diagnostic</w:t>
      </w:r>
      <w:r w:rsidRPr="00F408E2">
        <w:rPr>
          <w:rFonts w:cs="Times New Roman"/>
        </w:rPr>
        <w:t xml:space="preserve"> </w:t>
      </w:r>
      <w:r w:rsidR="00F125E7" w:rsidRPr="00F408E2">
        <w:rPr>
          <w:rFonts w:cs="Times New Roman"/>
        </w:rPr>
        <w:t>étiologique)</w:t>
      </w:r>
      <w:r w:rsidR="00EC3244">
        <w:rPr>
          <w:rFonts w:cs="Times New Roman"/>
        </w:rPr>
        <w:t> </w:t>
      </w:r>
      <w:r w:rsidR="00F125E7" w:rsidRPr="00F408E2">
        <w:rPr>
          <w:rFonts w:cs="Times New Roman"/>
        </w:rPr>
        <w:t>:</w:t>
      </w:r>
    </w:p>
    <w:p w14:paraId="48284ACB" w14:textId="3A4D799B" w:rsidR="003844B3" w:rsidRPr="00F408E2" w:rsidRDefault="003844B3" w:rsidP="004237A4">
      <w:pPr>
        <w:numPr>
          <w:ilvl w:val="2"/>
          <w:numId w:val="4"/>
        </w:numPr>
        <w:rPr>
          <w:rFonts w:cs="Times New Roman"/>
        </w:rPr>
      </w:pPr>
      <w:r w:rsidRPr="00F408E2">
        <w:rPr>
          <w:rFonts w:cs="Times New Roman"/>
        </w:rPr>
        <w:t>Anévrysme, MAV</w:t>
      </w:r>
      <w:r w:rsidRPr="00F408E2">
        <w:rPr>
          <w:rFonts w:cs="Times New Roman"/>
        </w:rPr>
        <w:tab/>
      </w:r>
    </w:p>
    <w:p w14:paraId="13209F0A" w14:textId="6D03E1CD" w:rsidR="00A32EC7" w:rsidRPr="00F408E2" w:rsidRDefault="003844B3" w:rsidP="004237A4">
      <w:pPr>
        <w:numPr>
          <w:ilvl w:val="1"/>
          <w:numId w:val="4"/>
        </w:numPr>
        <w:rPr>
          <w:rFonts w:cs="Times New Roman"/>
        </w:rPr>
      </w:pPr>
      <w:r w:rsidRPr="00F408E2">
        <w:rPr>
          <w:rFonts w:cs="Times New Roman"/>
        </w:rPr>
        <w:t>Évolution</w:t>
      </w:r>
      <w:r w:rsidR="00EC3244">
        <w:rPr>
          <w:rFonts w:cs="Times New Roman"/>
        </w:rPr>
        <w:t> </w:t>
      </w:r>
      <w:r w:rsidRPr="00F408E2">
        <w:rPr>
          <w:rFonts w:cs="Times New Roman"/>
        </w:rPr>
        <w:t xml:space="preserve">: hydrocéphalie aigue </w:t>
      </w:r>
      <w:r w:rsidR="009257F8" w:rsidRPr="00F408E2">
        <w:rPr>
          <w:rFonts w:cs="Times New Roman"/>
        </w:rPr>
        <w:t>(S1), vasospasme (S2), resaignement (S3)</w:t>
      </w:r>
    </w:p>
    <w:p w14:paraId="0ED0B58E" w14:textId="77777777" w:rsidR="00A32EC7" w:rsidRPr="00F408E2" w:rsidRDefault="00A32EC7">
      <w:pPr>
        <w:numPr>
          <w:ilvl w:val="0"/>
          <w:numId w:val="0"/>
        </w:numPr>
        <w:spacing w:after="200"/>
        <w:rPr>
          <w:rFonts w:cs="Times New Roman"/>
        </w:rPr>
      </w:pPr>
      <w:r w:rsidRPr="00F408E2">
        <w:rPr>
          <w:rFonts w:cs="Times New Roman"/>
        </w:rPr>
        <w:br w:type="page"/>
      </w:r>
    </w:p>
    <w:p w14:paraId="016B5079" w14:textId="490BBBD7" w:rsidR="003844B3" w:rsidRPr="00F408E2" w:rsidRDefault="004610D7" w:rsidP="00A32EC7">
      <w:pPr>
        <w:pStyle w:val="Titre"/>
        <w:rPr>
          <w:rFonts w:cs="Times New Roman"/>
        </w:rPr>
      </w:pPr>
      <w:r w:rsidRPr="00F408E2">
        <w:rPr>
          <w:rFonts w:cs="Times New Roman"/>
        </w:rPr>
        <w:lastRenderedPageBreak/>
        <w:t>Thrombophlébite cérébrale</w:t>
      </w:r>
      <w:r w:rsidR="00EC3244">
        <w:rPr>
          <w:rFonts w:cs="Times New Roman"/>
        </w:rPr>
        <w:t> </w:t>
      </w:r>
      <w:r w:rsidRPr="00F408E2">
        <w:rPr>
          <w:rFonts w:cs="Times New Roman"/>
        </w:rPr>
        <w:t>: pathologie</w:t>
      </w:r>
    </w:p>
    <w:p w14:paraId="7447D286" w14:textId="0C414166" w:rsidR="004610D7" w:rsidRPr="00F408E2" w:rsidRDefault="004610D7" w:rsidP="004610D7">
      <w:pPr>
        <w:pStyle w:val="Sous-titre"/>
        <w:rPr>
          <w:rFonts w:ascii="Times New Roman" w:hAnsi="Times New Roman" w:cs="Times New Roman"/>
        </w:rPr>
      </w:pPr>
      <w:r w:rsidRPr="00F408E2">
        <w:rPr>
          <w:rFonts w:ascii="Times New Roman" w:hAnsi="Times New Roman" w:cs="Times New Roman"/>
        </w:rPr>
        <w:t xml:space="preserve">Objectifs </w:t>
      </w:r>
    </w:p>
    <w:p w14:paraId="65F2B354" w14:textId="3B68AFA3" w:rsidR="004610D7" w:rsidRPr="00F408E2" w:rsidRDefault="004610D7" w:rsidP="004610D7">
      <w:pPr>
        <w:rPr>
          <w:rFonts w:cs="Times New Roman"/>
        </w:rPr>
      </w:pPr>
      <w:r w:rsidRPr="00F408E2">
        <w:rPr>
          <w:rFonts w:cs="Times New Roman"/>
        </w:rPr>
        <w:t xml:space="preserve">Expliquer </w:t>
      </w:r>
      <w:r w:rsidR="00870A7D" w:rsidRPr="00F408E2">
        <w:rPr>
          <w:rFonts w:cs="Times New Roman"/>
        </w:rPr>
        <w:t>l’</w:t>
      </w:r>
      <w:r w:rsidRPr="00F408E2">
        <w:rPr>
          <w:rFonts w:cs="Times New Roman"/>
        </w:rPr>
        <w:t>étiopa</w:t>
      </w:r>
      <w:r w:rsidR="00871B4D" w:rsidRPr="00F408E2">
        <w:rPr>
          <w:rFonts w:cs="Times New Roman"/>
        </w:rPr>
        <w:t>th</w:t>
      </w:r>
      <w:r w:rsidRPr="00F408E2">
        <w:rPr>
          <w:rFonts w:cs="Times New Roman"/>
        </w:rPr>
        <w:t>ogénie du TVC</w:t>
      </w:r>
    </w:p>
    <w:p w14:paraId="4DC7D87A" w14:textId="3409AEAA" w:rsidR="004610D7" w:rsidRPr="00F408E2" w:rsidRDefault="004610D7" w:rsidP="004610D7">
      <w:pPr>
        <w:rPr>
          <w:rFonts w:cs="Times New Roman"/>
        </w:rPr>
      </w:pPr>
      <w:r w:rsidRPr="00F408E2">
        <w:rPr>
          <w:rFonts w:cs="Times New Roman"/>
        </w:rPr>
        <w:t>Évoque et diagnostiquer TVC</w:t>
      </w:r>
    </w:p>
    <w:p w14:paraId="460FEBC3" w14:textId="4EE75703" w:rsidR="004610D7" w:rsidRPr="00F408E2" w:rsidRDefault="004610D7" w:rsidP="004610D7">
      <w:pPr>
        <w:rPr>
          <w:rFonts w:cs="Times New Roman"/>
        </w:rPr>
      </w:pPr>
      <w:r w:rsidRPr="00F408E2">
        <w:rPr>
          <w:rFonts w:cs="Times New Roman"/>
        </w:rPr>
        <w:t xml:space="preserve">Enumérer les étiologies </w:t>
      </w:r>
    </w:p>
    <w:p w14:paraId="7B3AF236" w14:textId="4A7D1EBE" w:rsidR="00871B4D" w:rsidRPr="00F408E2" w:rsidRDefault="00871B4D" w:rsidP="00871B4D">
      <w:pPr>
        <w:pStyle w:val="Sous-titre"/>
        <w:rPr>
          <w:rFonts w:ascii="Times New Roman" w:hAnsi="Times New Roman" w:cs="Times New Roman"/>
        </w:rPr>
      </w:pPr>
      <w:r w:rsidRPr="00F408E2">
        <w:rPr>
          <w:rFonts w:ascii="Times New Roman" w:hAnsi="Times New Roman" w:cs="Times New Roman"/>
        </w:rPr>
        <w:t xml:space="preserve">Introduction </w:t>
      </w:r>
    </w:p>
    <w:p w14:paraId="59D61B69" w14:textId="356BAC4E" w:rsidR="00871B4D" w:rsidRPr="00F408E2" w:rsidRDefault="00871B4D" w:rsidP="00871B4D">
      <w:pPr>
        <w:rPr>
          <w:rFonts w:cs="Times New Roman"/>
        </w:rPr>
      </w:pPr>
      <w:r w:rsidRPr="00F408E2">
        <w:rPr>
          <w:rFonts w:cs="Times New Roman"/>
        </w:rPr>
        <w:t xml:space="preserve">Thrombose </w:t>
      </w:r>
      <w:r w:rsidR="00787E15" w:rsidRPr="00F408E2">
        <w:rPr>
          <w:rFonts w:cs="Times New Roman"/>
        </w:rPr>
        <w:t>veines</w:t>
      </w:r>
      <w:r w:rsidRPr="00F408E2">
        <w:rPr>
          <w:rFonts w:cs="Times New Roman"/>
        </w:rPr>
        <w:t xml:space="preserve"> </w:t>
      </w:r>
      <w:r w:rsidR="00787E15" w:rsidRPr="00F408E2">
        <w:rPr>
          <w:rFonts w:cs="Times New Roman"/>
        </w:rPr>
        <w:t>cérébrales</w:t>
      </w:r>
      <w:r w:rsidRPr="00F408E2">
        <w:rPr>
          <w:rFonts w:cs="Times New Roman"/>
        </w:rPr>
        <w:t xml:space="preserve"> (TVC) ou </w:t>
      </w:r>
      <w:r w:rsidR="00787E15" w:rsidRPr="00F408E2">
        <w:rPr>
          <w:rFonts w:cs="Times New Roman"/>
        </w:rPr>
        <w:t>thrombophlébite</w:t>
      </w:r>
      <w:r w:rsidRPr="00F408E2">
        <w:rPr>
          <w:rFonts w:cs="Times New Roman"/>
        </w:rPr>
        <w:t xml:space="preserve"> cérébrale </w:t>
      </w:r>
    </w:p>
    <w:p w14:paraId="06B7F2A8" w14:textId="0ED8FFA5" w:rsidR="00871B4D" w:rsidRPr="00F408E2" w:rsidRDefault="00787E15" w:rsidP="004237A4">
      <w:pPr>
        <w:numPr>
          <w:ilvl w:val="1"/>
          <w:numId w:val="4"/>
        </w:numPr>
        <w:rPr>
          <w:rFonts w:cs="Times New Roman"/>
        </w:rPr>
      </w:pPr>
      <w:r w:rsidRPr="00F408E2">
        <w:rPr>
          <w:rFonts w:cs="Times New Roman"/>
        </w:rPr>
        <w:t>acide</w:t>
      </w:r>
      <w:r w:rsidR="00871B4D" w:rsidRPr="00F408E2">
        <w:rPr>
          <w:rFonts w:cs="Times New Roman"/>
        </w:rPr>
        <w:t xml:space="preserve"> </w:t>
      </w:r>
      <w:r w:rsidRPr="00F408E2">
        <w:rPr>
          <w:rFonts w:cs="Times New Roman"/>
        </w:rPr>
        <w:t>vasculaire</w:t>
      </w:r>
      <w:r w:rsidR="00871B4D" w:rsidRPr="00F408E2">
        <w:rPr>
          <w:rFonts w:cs="Times New Roman"/>
        </w:rPr>
        <w:t xml:space="preserve"> </w:t>
      </w:r>
      <w:r w:rsidRPr="00F408E2">
        <w:rPr>
          <w:rFonts w:cs="Times New Roman"/>
        </w:rPr>
        <w:t>cérébrale</w:t>
      </w:r>
    </w:p>
    <w:p w14:paraId="48EA4BEA" w14:textId="635979FD" w:rsidR="00871B4D" w:rsidRPr="00F408E2" w:rsidRDefault="00871B4D" w:rsidP="004237A4">
      <w:pPr>
        <w:numPr>
          <w:ilvl w:val="1"/>
          <w:numId w:val="4"/>
        </w:numPr>
        <w:rPr>
          <w:rFonts w:cs="Times New Roman"/>
        </w:rPr>
      </w:pPr>
      <w:r w:rsidRPr="00F408E2">
        <w:rPr>
          <w:rFonts w:cs="Times New Roman"/>
        </w:rPr>
        <w:t xml:space="preserve">Inflammation veine </w:t>
      </w:r>
      <w:r w:rsidR="00ED0392" w:rsidRPr="00F408E2">
        <w:rPr>
          <w:rFonts w:cs="Times New Roman"/>
        </w:rPr>
        <w:t xml:space="preserve">superficielle </w:t>
      </w:r>
      <w:r w:rsidR="00787E15" w:rsidRPr="00F408E2">
        <w:rPr>
          <w:rFonts w:cs="Times New Roman"/>
        </w:rPr>
        <w:t>induite</w:t>
      </w:r>
      <w:r w:rsidRPr="00F408E2">
        <w:rPr>
          <w:rFonts w:cs="Times New Roman"/>
        </w:rPr>
        <w:t xml:space="preserve"> par occlusion veineuse </w:t>
      </w:r>
      <w:r w:rsidR="00787E15" w:rsidRPr="00F408E2">
        <w:rPr>
          <w:rFonts w:cs="Times New Roman"/>
        </w:rPr>
        <w:t>cérébrale</w:t>
      </w:r>
    </w:p>
    <w:p w14:paraId="223478B2" w14:textId="63E20256" w:rsidR="00ED0392" w:rsidRPr="00F408E2" w:rsidRDefault="00ED0392" w:rsidP="00ED0392">
      <w:pPr>
        <w:rPr>
          <w:rFonts w:cs="Times New Roman"/>
        </w:rPr>
      </w:pPr>
      <w:r w:rsidRPr="00F408E2">
        <w:rPr>
          <w:rFonts w:cs="Times New Roman"/>
        </w:rPr>
        <w:t>Intérêts</w:t>
      </w:r>
    </w:p>
    <w:p w14:paraId="0FF15DED" w14:textId="4A62FE8D" w:rsidR="00ED0392" w:rsidRPr="00F408E2" w:rsidRDefault="00ED0392" w:rsidP="004237A4">
      <w:pPr>
        <w:numPr>
          <w:ilvl w:val="1"/>
          <w:numId w:val="4"/>
        </w:numPr>
        <w:rPr>
          <w:rFonts w:cs="Times New Roman"/>
        </w:rPr>
      </w:pPr>
      <w:r w:rsidRPr="00F408E2">
        <w:rPr>
          <w:rFonts w:cs="Times New Roman"/>
        </w:rPr>
        <w:t xml:space="preserve">Maladie </w:t>
      </w:r>
      <w:r w:rsidR="0007730A" w:rsidRPr="00F408E2">
        <w:rPr>
          <w:rFonts w:cs="Times New Roman"/>
        </w:rPr>
        <w:t>rare</w:t>
      </w:r>
      <w:r w:rsidRPr="00F408E2">
        <w:rPr>
          <w:rFonts w:cs="Times New Roman"/>
        </w:rPr>
        <w:t xml:space="preserve"> = 0.% AVC</w:t>
      </w:r>
    </w:p>
    <w:p w14:paraId="574D6002" w14:textId="1A34D591" w:rsidR="00ED0392" w:rsidRPr="00F408E2" w:rsidRDefault="00787E15" w:rsidP="004237A4">
      <w:pPr>
        <w:numPr>
          <w:ilvl w:val="1"/>
          <w:numId w:val="4"/>
        </w:numPr>
        <w:rPr>
          <w:rFonts w:cs="Times New Roman"/>
        </w:rPr>
      </w:pPr>
      <w:r w:rsidRPr="00F408E2">
        <w:rPr>
          <w:rFonts w:cs="Times New Roman"/>
        </w:rPr>
        <w:t>Urgence</w:t>
      </w:r>
      <w:r w:rsidR="00ED0392" w:rsidRPr="00F408E2">
        <w:rPr>
          <w:rFonts w:cs="Times New Roman"/>
        </w:rPr>
        <w:t xml:space="preserve"> </w:t>
      </w:r>
      <w:r w:rsidRPr="00F408E2">
        <w:rPr>
          <w:rFonts w:cs="Times New Roman"/>
        </w:rPr>
        <w:t>diagnostique</w:t>
      </w:r>
      <w:r w:rsidR="00ED0392" w:rsidRPr="00F408E2">
        <w:rPr>
          <w:rFonts w:cs="Times New Roman"/>
        </w:rPr>
        <w:t xml:space="preserve"> er thérapeutique </w:t>
      </w:r>
      <w:r w:rsidR="009B15EB" w:rsidRPr="00F408E2">
        <w:rPr>
          <w:rFonts w:cs="Times New Roman"/>
        </w:rPr>
        <w:t>malgré</w:t>
      </w:r>
      <w:r w:rsidR="00ED0392" w:rsidRPr="00F408E2">
        <w:rPr>
          <w:rFonts w:cs="Times New Roman"/>
        </w:rPr>
        <w:t xml:space="preserve"> </w:t>
      </w:r>
      <w:r w:rsidRPr="00F408E2">
        <w:rPr>
          <w:rFonts w:cs="Times New Roman"/>
        </w:rPr>
        <w:t>diversité</w:t>
      </w:r>
      <w:r w:rsidR="00ED0392" w:rsidRPr="00F408E2">
        <w:rPr>
          <w:rFonts w:cs="Times New Roman"/>
        </w:rPr>
        <w:t xml:space="preserve"> présentation clinque </w:t>
      </w:r>
    </w:p>
    <w:p w14:paraId="6D0EB957" w14:textId="1EB5F360" w:rsidR="00ED0392" w:rsidRPr="00F408E2" w:rsidRDefault="009B15EB" w:rsidP="004237A4">
      <w:pPr>
        <w:numPr>
          <w:ilvl w:val="1"/>
          <w:numId w:val="4"/>
        </w:numPr>
        <w:rPr>
          <w:rFonts w:cs="Times New Roman"/>
        </w:rPr>
      </w:pPr>
      <w:r w:rsidRPr="00F408E2">
        <w:rPr>
          <w:rFonts w:cs="Times New Roman"/>
        </w:rPr>
        <w:t xml:space="preserve">Gravité </w:t>
      </w:r>
      <w:r w:rsidR="00ED0392" w:rsidRPr="00F408E2">
        <w:rPr>
          <w:rFonts w:cs="Times New Roman"/>
        </w:rPr>
        <w:t xml:space="preserve">liée </w:t>
      </w:r>
      <w:r w:rsidRPr="00F408E2">
        <w:rPr>
          <w:rFonts w:cs="Times New Roman"/>
        </w:rPr>
        <w:t>aggravation</w:t>
      </w:r>
      <w:r w:rsidR="0014202D" w:rsidRPr="00F408E2">
        <w:rPr>
          <w:rFonts w:cs="Times New Roman"/>
        </w:rPr>
        <w:t xml:space="preserve"> </w:t>
      </w:r>
      <w:r w:rsidRPr="00F408E2">
        <w:rPr>
          <w:rFonts w:cs="Times New Roman"/>
        </w:rPr>
        <w:t>fréquente</w:t>
      </w:r>
      <w:r w:rsidR="0014202D" w:rsidRPr="00F408E2">
        <w:rPr>
          <w:rFonts w:cs="Times New Roman"/>
        </w:rPr>
        <w:t xml:space="preserve"> phase aigue </w:t>
      </w:r>
    </w:p>
    <w:p w14:paraId="0E807373" w14:textId="03EAD966" w:rsidR="0014202D" w:rsidRPr="00F408E2" w:rsidRDefault="0014202D" w:rsidP="002757DA">
      <w:pPr>
        <w:pStyle w:val="Titre1"/>
      </w:pPr>
      <w:bookmarkStart w:id="307" w:name="_Toc196656576"/>
      <w:bookmarkStart w:id="308" w:name="_Toc196662383"/>
      <w:r w:rsidRPr="00F408E2">
        <w:t>Etiopathogénie</w:t>
      </w:r>
      <w:bookmarkEnd w:id="307"/>
      <w:bookmarkEnd w:id="308"/>
    </w:p>
    <w:p w14:paraId="6BE18208" w14:textId="0598E735" w:rsidR="0014202D" w:rsidRPr="00F408E2" w:rsidRDefault="0014202D" w:rsidP="0014202D">
      <w:pPr>
        <w:pStyle w:val="Titre2"/>
        <w:rPr>
          <w:rFonts w:cs="Times New Roman"/>
        </w:rPr>
      </w:pPr>
      <w:bookmarkStart w:id="309" w:name="_Toc196656577"/>
      <w:bookmarkStart w:id="310" w:name="_Toc196662384"/>
      <w:r w:rsidRPr="00F408E2">
        <w:rPr>
          <w:rFonts w:cs="Times New Roman"/>
        </w:rPr>
        <w:t>Lésions élémentaires</w:t>
      </w:r>
      <w:bookmarkEnd w:id="309"/>
      <w:bookmarkEnd w:id="310"/>
    </w:p>
    <w:p w14:paraId="6244FB1D" w14:textId="4393BE24" w:rsidR="0014202D" w:rsidRPr="00F408E2" w:rsidRDefault="00171161" w:rsidP="0014202D">
      <w:pPr>
        <w:rPr>
          <w:rFonts w:cs="Times New Roman"/>
        </w:rPr>
      </w:pPr>
      <w:r w:rsidRPr="00F408E2">
        <w:rPr>
          <w:rFonts w:cs="Times New Roman"/>
        </w:rPr>
        <w:t xml:space="preserve">Lésion microscopique </w:t>
      </w:r>
    </w:p>
    <w:p w14:paraId="0BA96D45" w14:textId="05353E43" w:rsidR="00171161" w:rsidRPr="00F408E2" w:rsidRDefault="00171161" w:rsidP="004237A4">
      <w:pPr>
        <w:numPr>
          <w:ilvl w:val="1"/>
          <w:numId w:val="4"/>
        </w:numPr>
        <w:rPr>
          <w:rFonts w:cs="Times New Roman"/>
        </w:rPr>
      </w:pPr>
      <w:r w:rsidRPr="00F408E2">
        <w:rPr>
          <w:rFonts w:cs="Times New Roman"/>
        </w:rPr>
        <w:t xml:space="preserve">Thrombus riche en hématies et en fibrine, pauvre en </w:t>
      </w:r>
      <w:r w:rsidR="00F17DD4" w:rsidRPr="00F408E2">
        <w:rPr>
          <w:rFonts w:cs="Times New Roman"/>
        </w:rPr>
        <w:t>plaquettes</w:t>
      </w:r>
      <w:r w:rsidRPr="00F408E2">
        <w:rPr>
          <w:rFonts w:cs="Times New Roman"/>
        </w:rPr>
        <w:t xml:space="preserve"> et r</w:t>
      </w:r>
      <w:r w:rsidR="00F17DD4" w:rsidRPr="00F408E2">
        <w:rPr>
          <w:rFonts w:cs="Times New Roman"/>
        </w:rPr>
        <w:t>é</w:t>
      </w:r>
      <w:r w:rsidRPr="00F408E2">
        <w:rPr>
          <w:rFonts w:cs="Times New Roman"/>
        </w:rPr>
        <w:t>action inflammatoire</w:t>
      </w:r>
    </w:p>
    <w:p w14:paraId="776CF8FC" w14:textId="364F1393" w:rsidR="00F17DD4" w:rsidRPr="00F408E2" w:rsidRDefault="00F17DD4" w:rsidP="00F17DD4">
      <w:pPr>
        <w:rPr>
          <w:rFonts w:cs="Times New Roman"/>
        </w:rPr>
      </w:pPr>
      <w:r w:rsidRPr="00F408E2">
        <w:rPr>
          <w:rFonts w:cs="Times New Roman"/>
        </w:rPr>
        <w:t>Macroscope</w:t>
      </w:r>
      <w:r w:rsidR="00EC3244">
        <w:rPr>
          <w:rFonts w:cs="Times New Roman"/>
        </w:rPr>
        <w:t> </w:t>
      </w:r>
      <w:r w:rsidRPr="00F408E2">
        <w:rPr>
          <w:rFonts w:cs="Times New Roman"/>
        </w:rPr>
        <w:t xml:space="preserve">: </w:t>
      </w:r>
      <w:r w:rsidR="00730F25" w:rsidRPr="00F408E2">
        <w:rPr>
          <w:rFonts w:cs="Times New Roman"/>
        </w:rPr>
        <w:t>occlusion</w:t>
      </w:r>
      <w:r w:rsidRPr="00F408E2">
        <w:rPr>
          <w:rFonts w:cs="Times New Roman"/>
        </w:rPr>
        <w:t xml:space="preserve"> d’un sinus </w:t>
      </w:r>
      <w:r w:rsidR="00730F25" w:rsidRPr="00F408E2">
        <w:rPr>
          <w:rFonts w:cs="Times New Roman"/>
        </w:rPr>
        <w:t>veineux</w:t>
      </w:r>
      <w:r w:rsidRPr="00F408E2">
        <w:rPr>
          <w:rFonts w:cs="Times New Roman"/>
        </w:rPr>
        <w:t xml:space="preserve"> </w:t>
      </w:r>
    </w:p>
    <w:p w14:paraId="34ECF245" w14:textId="287D510D" w:rsidR="00F17DD4" w:rsidRPr="00F408E2" w:rsidRDefault="00F17DD4" w:rsidP="004237A4">
      <w:pPr>
        <w:numPr>
          <w:ilvl w:val="1"/>
          <w:numId w:val="4"/>
        </w:numPr>
        <w:rPr>
          <w:rFonts w:cs="Times New Roman"/>
        </w:rPr>
      </w:pPr>
      <w:r w:rsidRPr="00F408E2">
        <w:rPr>
          <w:rFonts w:cs="Times New Roman"/>
        </w:rPr>
        <w:t xml:space="preserve">Stase </w:t>
      </w:r>
      <w:r w:rsidR="00D472DD" w:rsidRPr="00F408E2">
        <w:rPr>
          <w:rFonts w:cs="Times New Roman"/>
        </w:rPr>
        <w:t>veineuse,</w:t>
      </w:r>
      <w:r w:rsidRPr="00F408E2">
        <w:rPr>
          <w:rFonts w:cs="Times New Roman"/>
        </w:rPr>
        <w:t xml:space="preserve"> </w:t>
      </w:r>
      <w:r w:rsidR="002E283F" w:rsidRPr="00F408E2">
        <w:rPr>
          <w:rFonts w:cs="Times New Roman"/>
        </w:rPr>
        <w:t>infarctus</w:t>
      </w:r>
      <w:r w:rsidRPr="00F408E2">
        <w:rPr>
          <w:rFonts w:cs="Times New Roman"/>
        </w:rPr>
        <w:t xml:space="preserve"> </w:t>
      </w:r>
      <w:r w:rsidR="00D472DD" w:rsidRPr="00F408E2">
        <w:rPr>
          <w:rFonts w:cs="Times New Roman"/>
        </w:rPr>
        <w:t>veineux,</w:t>
      </w:r>
      <w:r w:rsidRPr="00F408E2">
        <w:rPr>
          <w:rFonts w:cs="Times New Roman"/>
        </w:rPr>
        <w:t xml:space="preserve"> œdème cérébrale,</w:t>
      </w:r>
      <w:r w:rsidR="002E283F" w:rsidRPr="00F408E2">
        <w:rPr>
          <w:rFonts w:cs="Times New Roman"/>
        </w:rPr>
        <w:t xml:space="preserve"> </w:t>
      </w:r>
      <w:r w:rsidRPr="00F408E2">
        <w:rPr>
          <w:rFonts w:cs="Times New Roman"/>
        </w:rPr>
        <w:t>lésion cér</w:t>
      </w:r>
      <w:r w:rsidR="002E283F" w:rsidRPr="00F408E2">
        <w:rPr>
          <w:rFonts w:cs="Times New Roman"/>
        </w:rPr>
        <w:t>é</w:t>
      </w:r>
      <w:r w:rsidRPr="00F408E2">
        <w:rPr>
          <w:rFonts w:cs="Times New Roman"/>
        </w:rPr>
        <w:t xml:space="preserve">brale </w:t>
      </w:r>
    </w:p>
    <w:p w14:paraId="685E1318" w14:textId="04DE3B89" w:rsidR="00F17DD4" w:rsidRPr="00F408E2" w:rsidRDefault="002E283F" w:rsidP="004237A4">
      <w:pPr>
        <w:numPr>
          <w:ilvl w:val="1"/>
          <w:numId w:val="4"/>
        </w:numPr>
        <w:rPr>
          <w:rFonts w:cs="Times New Roman"/>
        </w:rPr>
      </w:pPr>
      <w:r w:rsidRPr="00F408E2">
        <w:rPr>
          <w:rFonts w:cs="Times New Roman"/>
        </w:rPr>
        <w:t>augmentation</w:t>
      </w:r>
      <w:r w:rsidR="00F17DD4" w:rsidRPr="00F408E2">
        <w:rPr>
          <w:rFonts w:cs="Times New Roman"/>
        </w:rPr>
        <w:t xml:space="preserve"> de la pressio</w:t>
      </w:r>
      <w:r w:rsidRPr="00F408E2">
        <w:rPr>
          <w:rFonts w:cs="Times New Roman"/>
        </w:rPr>
        <w:t>n</w:t>
      </w:r>
      <w:r w:rsidR="00F17DD4" w:rsidRPr="00F408E2">
        <w:rPr>
          <w:rFonts w:cs="Times New Roman"/>
        </w:rPr>
        <w:t xml:space="preserve"> intracrânienne </w:t>
      </w:r>
    </w:p>
    <w:p w14:paraId="6CF4FB29" w14:textId="58F2B71B" w:rsidR="00F17DD4" w:rsidRPr="00F408E2" w:rsidRDefault="00F17DD4" w:rsidP="004237A4">
      <w:pPr>
        <w:numPr>
          <w:ilvl w:val="1"/>
          <w:numId w:val="4"/>
        </w:numPr>
        <w:rPr>
          <w:rFonts w:cs="Times New Roman"/>
        </w:rPr>
      </w:pPr>
      <w:r w:rsidRPr="00F408E2">
        <w:rPr>
          <w:rFonts w:cs="Times New Roman"/>
        </w:rPr>
        <w:t xml:space="preserve">Rupture </w:t>
      </w:r>
      <w:r w:rsidR="00A839A5" w:rsidRPr="00F408E2">
        <w:rPr>
          <w:rFonts w:cs="Times New Roman"/>
        </w:rPr>
        <w:t>des</w:t>
      </w:r>
      <w:r w:rsidRPr="00F408E2">
        <w:rPr>
          <w:rFonts w:cs="Times New Roman"/>
        </w:rPr>
        <w:t xml:space="preserve"> vaisseaux en amont</w:t>
      </w:r>
    </w:p>
    <w:p w14:paraId="234542D9" w14:textId="62A1316F" w:rsidR="0014202D" w:rsidRPr="00F408E2" w:rsidRDefault="0014202D" w:rsidP="0014202D">
      <w:pPr>
        <w:pStyle w:val="Titre2"/>
        <w:rPr>
          <w:rFonts w:cs="Times New Roman"/>
        </w:rPr>
      </w:pPr>
      <w:bookmarkStart w:id="311" w:name="_Toc196656578"/>
      <w:bookmarkStart w:id="312" w:name="_Toc196662385"/>
      <w:r w:rsidRPr="00F408E2">
        <w:rPr>
          <w:rFonts w:cs="Times New Roman"/>
        </w:rPr>
        <w:t>Mécanismes des lésions</w:t>
      </w:r>
      <w:bookmarkEnd w:id="311"/>
      <w:bookmarkEnd w:id="312"/>
    </w:p>
    <w:p w14:paraId="5990F807" w14:textId="54C0B5A7" w:rsidR="0014202D" w:rsidRPr="00F408E2" w:rsidRDefault="00A839A5" w:rsidP="0014202D">
      <w:pPr>
        <w:rPr>
          <w:rFonts w:cs="Times New Roman"/>
        </w:rPr>
      </w:pPr>
      <w:r w:rsidRPr="00F408E2">
        <w:rPr>
          <w:rFonts w:cs="Times New Roman"/>
        </w:rPr>
        <w:t>Triade de Virchow</w:t>
      </w:r>
      <w:r w:rsidR="00EC3244">
        <w:rPr>
          <w:rFonts w:cs="Times New Roman"/>
        </w:rPr>
        <w:t> </w:t>
      </w:r>
      <w:r w:rsidRPr="00F408E2">
        <w:rPr>
          <w:rFonts w:cs="Times New Roman"/>
        </w:rPr>
        <w:t xml:space="preserve">: </w:t>
      </w:r>
    </w:p>
    <w:p w14:paraId="008AC7D9" w14:textId="6A6973FB" w:rsidR="00A57729" w:rsidRPr="00F408E2" w:rsidRDefault="00A839A5" w:rsidP="004237A4">
      <w:pPr>
        <w:numPr>
          <w:ilvl w:val="1"/>
          <w:numId w:val="4"/>
        </w:numPr>
        <w:rPr>
          <w:rFonts w:cs="Times New Roman"/>
        </w:rPr>
      </w:pPr>
      <w:r w:rsidRPr="00F408E2">
        <w:rPr>
          <w:rFonts w:cs="Times New Roman"/>
        </w:rPr>
        <w:t>Facteur pariétal</w:t>
      </w:r>
      <w:r w:rsidR="00A57729" w:rsidRPr="00F408E2">
        <w:rPr>
          <w:rFonts w:cs="Times New Roman"/>
        </w:rPr>
        <w:t xml:space="preserve"> (endothélium)</w:t>
      </w:r>
    </w:p>
    <w:p w14:paraId="1AA61ADE" w14:textId="29159A2B" w:rsidR="00A57729" w:rsidRPr="00F408E2" w:rsidRDefault="00A839A5" w:rsidP="004237A4">
      <w:pPr>
        <w:numPr>
          <w:ilvl w:val="1"/>
          <w:numId w:val="4"/>
        </w:numPr>
        <w:rPr>
          <w:rFonts w:cs="Times New Roman"/>
        </w:rPr>
      </w:pPr>
      <w:r w:rsidRPr="00F408E2">
        <w:rPr>
          <w:rFonts w:cs="Times New Roman"/>
        </w:rPr>
        <w:t>facteur hémodynamique</w:t>
      </w:r>
      <w:r w:rsidR="00447524" w:rsidRPr="00F408E2">
        <w:rPr>
          <w:rFonts w:cs="Times New Roman"/>
        </w:rPr>
        <w:t xml:space="preserve"> (</w:t>
      </w:r>
      <w:r w:rsidR="003B7C6F" w:rsidRPr="00F408E2">
        <w:rPr>
          <w:rFonts w:cs="Times New Roman"/>
        </w:rPr>
        <w:t>HTA</w:t>
      </w:r>
      <w:r w:rsidR="00447524" w:rsidRPr="00F408E2">
        <w:rPr>
          <w:rFonts w:cs="Times New Roman"/>
        </w:rPr>
        <w:t>)</w:t>
      </w:r>
    </w:p>
    <w:p w14:paraId="1E1CA342" w14:textId="2613B161" w:rsidR="00A839A5" w:rsidRPr="00F408E2" w:rsidRDefault="00A839A5" w:rsidP="004237A4">
      <w:pPr>
        <w:numPr>
          <w:ilvl w:val="1"/>
          <w:numId w:val="4"/>
        </w:numPr>
        <w:rPr>
          <w:rFonts w:cs="Times New Roman"/>
        </w:rPr>
      </w:pPr>
      <w:r w:rsidRPr="00F408E2">
        <w:rPr>
          <w:rFonts w:cs="Times New Roman"/>
        </w:rPr>
        <w:t>facteur sanguin</w:t>
      </w:r>
      <w:r w:rsidR="00447524" w:rsidRPr="00F408E2">
        <w:rPr>
          <w:rFonts w:cs="Times New Roman"/>
        </w:rPr>
        <w:t xml:space="preserve"> (hypercoagulabilité)</w:t>
      </w:r>
    </w:p>
    <w:p w14:paraId="7E878BA2" w14:textId="75E3496F" w:rsidR="001B7E98" w:rsidRPr="00F408E2" w:rsidRDefault="001B7E98" w:rsidP="001B7E98">
      <w:pPr>
        <w:pStyle w:val="Titre1"/>
        <w:rPr>
          <w:rFonts w:cs="Times New Roman"/>
        </w:rPr>
      </w:pPr>
      <w:bookmarkStart w:id="313" w:name="_Toc196656579"/>
      <w:bookmarkStart w:id="314" w:name="_Toc196662386"/>
      <w:r w:rsidRPr="00F408E2">
        <w:rPr>
          <w:rFonts w:cs="Times New Roman"/>
        </w:rPr>
        <w:lastRenderedPageBreak/>
        <w:t>Symptomatologie</w:t>
      </w:r>
      <w:r w:rsidR="00EC3244">
        <w:rPr>
          <w:rFonts w:cs="Times New Roman"/>
        </w:rPr>
        <w:t> </w:t>
      </w:r>
      <w:r w:rsidRPr="00F408E2">
        <w:rPr>
          <w:rFonts w:cs="Times New Roman"/>
        </w:rPr>
        <w:t>: type de description</w:t>
      </w:r>
      <w:bookmarkEnd w:id="313"/>
      <w:bookmarkEnd w:id="314"/>
      <w:r w:rsidRPr="00F408E2">
        <w:rPr>
          <w:rFonts w:cs="Times New Roman"/>
        </w:rPr>
        <w:t xml:space="preserve"> </w:t>
      </w:r>
    </w:p>
    <w:p w14:paraId="1DD0F695" w14:textId="538FEA64" w:rsidR="001B7E98" w:rsidRPr="00F408E2" w:rsidRDefault="003B7C6F" w:rsidP="001B7E98">
      <w:pPr>
        <w:pStyle w:val="Titre2"/>
        <w:rPr>
          <w:rFonts w:cs="Times New Roman"/>
        </w:rPr>
      </w:pPr>
      <w:bookmarkStart w:id="315" w:name="_Toc196656580"/>
      <w:bookmarkStart w:id="316" w:name="_Toc196662387"/>
      <w:r w:rsidRPr="00F408E2">
        <w:rPr>
          <w:rFonts w:cs="Times New Roman"/>
        </w:rPr>
        <w:t>Obstruction</w:t>
      </w:r>
      <w:r w:rsidR="001B7E98" w:rsidRPr="00F408E2">
        <w:rPr>
          <w:rFonts w:cs="Times New Roman"/>
        </w:rPr>
        <w:t xml:space="preserve"> sinus </w:t>
      </w:r>
      <w:r w:rsidR="00A26F77" w:rsidRPr="00F408E2">
        <w:rPr>
          <w:rFonts w:cs="Times New Roman"/>
        </w:rPr>
        <w:t>longitudinale</w:t>
      </w:r>
      <w:r w:rsidR="001B7E98" w:rsidRPr="00F408E2">
        <w:rPr>
          <w:rFonts w:cs="Times New Roman"/>
        </w:rPr>
        <w:t xml:space="preserve"> </w:t>
      </w:r>
      <w:r w:rsidR="000144F1" w:rsidRPr="00F408E2">
        <w:rPr>
          <w:rFonts w:cs="Times New Roman"/>
        </w:rPr>
        <w:t>supérieur</w:t>
      </w:r>
      <w:bookmarkEnd w:id="315"/>
      <w:bookmarkEnd w:id="316"/>
      <w:r w:rsidR="000144F1" w:rsidRPr="00F408E2">
        <w:rPr>
          <w:rFonts w:cs="Times New Roman"/>
        </w:rPr>
        <w:t xml:space="preserve"> </w:t>
      </w:r>
    </w:p>
    <w:p w14:paraId="2128EA1E" w14:textId="0267DB3F" w:rsidR="000144F1" w:rsidRPr="00F408E2" w:rsidRDefault="000144F1" w:rsidP="000144F1">
      <w:pPr>
        <w:pStyle w:val="Titre3"/>
        <w:rPr>
          <w:rFonts w:cs="Times New Roman"/>
        </w:rPr>
      </w:pPr>
      <w:bookmarkStart w:id="317" w:name="_Toc196656581"/>
      <w:bookmarkStart w:id="318" w:name="_Toc196662388"/>
      <w:r w:rsidRPr="00F408E2">
        <w:rPr>
          <w:rFonts w:cs="Times New Roman"/>
        </w:rPr>
        <w:t xml:space="preserve">Circonstance de </w:t>
      </w:r>
      <w:r w:rsidR="00A26F77" w:rsidRPr="00F408E2">
        <w:rPr>
          <w:rFonts w:cs="Times New Roman"/>
        </w:rPr>
        <w:t>découvertes</w:t>
      </w:r>
      <w:bookmarkEnd w:id="317"/>
      <w:bookmarkEnd w:id="318"/>
      <w:r w:rsidRPr="00F408E2">
        <w:rPr>
          <w:rFonts w:cs="Times New Roman"/>
        </w:rPr>
        <w:t xml:space="preserve"> </w:t>
      </w:r>
    </w:p>
    <w:p w14:paraId="75C2E44B" w14:textId="2E6FA3F9" w:rsidR="000144F1" w:rsidRPr="00F408E2" w:rsidRDefault="003B7C6F" w:rsidP="000144F1">
      <w:pPr>
        <w:rPr>
          <w:rFonts w:cs="Times New Roman"/>
        </w:rPr>
      </w:pPr>
      <w:r w:rsidRPr="00F408E2">
        <w:rPr>
          <w:rFonts w:cs="Times New Roman"/>
        </w:rPr>
        <w:t>Fortuite</w:t>
      </w:r>
      <w:r w:rsidR="000144F1" w:rsidRPr="00F408E2">
        <w:rPr>
          <w:rFonts w:cs="Times New Roman"/>
        </w:rPr>
        <w:t xml:space="preserve"> ou symptôme aspécifique</w:t>
      </w:r>
      <w:r w:rsidR="00EC3244">
        <w:rPr>
          <w:rFonts w:cs="Times New Roman"/>
        </w:rPr>
        <w:t> </w:t>
      </w:r>
      <w:r w:rsidR="000144F1" w:rsidRPr="00F408E2">
        <w:rPr>
          <w:rFonts w:cs="Times New Roman"/>
        </w:rPr>
        <w:t>: (céphalée +++</w:t>
      </w:r>
      <w:r w:rsidR="005D0485" w:rsidRPr="00F408E2">
        <w:rPr>
          <w:rFonts w:cs="Times New Roman"/>
        </w:rPr>
        <w:t xml:space="preserve">, </w:t>
      </w:r>
      <w:r w:rsidRPr="00F408E2">
        <w:rPr>
          <w:rFonts w:cs="Times New Roman"/>
        </w:rPr>
        <w:t>œdème</w:t>
      </w:r>
      <w:r w:rsidR="005D0485" w:rsidRPr="00F408E2">
        <w:rPr>
          <w:rFonts w:cs="Times New Roman"/>
        </w:rPr>
        <w:t xml:space="preserve"> papillaire, déficit focal, </w:t>
      </w:r>
      <w:r w:rsidRPr="00F408E2">
        <w:rPr>
          <w:rFonts w:cs="Times New Roman"/>
        </w:rPr>
        <w:t>convulsion</w:t>
      </w:r>
      <w:r w:rsidR="005D0485" w:rsidRPr="00F408E2">
        <w:rPr>
          <w:rFonts w:cs="Times New Roman"/>
        </w:rPr>
        <w:t xml:space="preserve">, trouble de conscience, </w:t>
      </w:r>
      <w:r w:rsidRPr="00F408E2">
        <w:rPr>
          <w:rFonts w:cs="Times New Roman"/>
        </w:rPr>
        <w:t>atteinte</w:t>
      </w:r>
      <w:r w:rsidR="005D0485" w:rsidRPr="00F408E2">
        <w:rPr>
          <w:rFonts w:cs="Times New Roman"/>
        </w:rPr>
        <w:t xml:space="preserve"> </w:t>
      </w:r>
      <w:r w:rsidR="00D472DD" w:rsidRPr="00F408E2">
        <w:rPr>
          <w:rFonts w:cs="Times New Roman"/>
        </w:rPr>
        <w:t>multiple, signes</w:t>
      </w:r>
      <w:r w:rsidR="005D0485" w:rsidRPr="00F408E2">
        <w:rPr>
          <w:rFonts w:cs="Times New Roman"/>
        </w:rPr>
        <w:t xml:space="preserve"> </w:t>
      </w:r>
      <w:r w:rsidRPr="00F408E2">
        <w:rPr>
          <w:rFonts w:cs="Times New Roman"/>
        </w:rPr>
        <w:t>bilatérale</w:t>
      </w:r>
      <w:r w:rsidR="005D0485" w:rsidRPr="00F408E2">
        <w:rPr>
          <w:rFonts w:cs="Times New Roman"/>
        </w:rPr>
        <w:t>, sd cérébelleux</w:t>
      </w:r>
      <w:r w:rsidR="000144F1" w:rsidRPr="00F408E2">
        <w:rPr>
          <w:rFonts w:cs="Times New Roman"/>
        </w:rPr>
        <w:t>)</w:t>
      </w:r>
    </w:p>
    <w:p w14:paraId="0280A3AF" w14:textId="68F67B89" w:rsidR="00A26F77" w:rsidRPr="00F408E2" w:rsidRDefault="00A26F77" w:rsidP="000144F1">
      <w:pPr>
        <w:rPr>
          <w:rFonts w:cs="Times New Roman"/>
        </w:rPr>
      </w:pPr>
      <w:r w:rsidRPr="00F408E2">
        <w:rPr>
          <w:rFonts w:cs="Times New Roman"/>
        </w:rPr>
        <w:t xml:space="preserve">Mode de </w:t>
      </w:r>
      <w:r w:rsidR="00122B9B" w:rsidRPr="00F408E2">
        <w:rPr>
          <w:rFonts w:cs="Times New Roman"/>
        </w:rPr>
        <w:t>d</w:t>
      </w:r>
      <w:r w:rsidRPr="00F408E2">
        <w:rPr>
          <w:rFonts w:cs="Times New Roman"/>
        </w:rPr>
        <w:t>ébut</w:t>
      </w:r>
      <w:r w:rsidR="00EC3244">
        <w:rPr>
          <w:rFonts w:cs="Times New Roman"/>
        </w:rPr>
        <w:t> </w:t>
      </w:r>
      <w:r w:rsidRPr="00F408E2">
        <w:rPr>
          <w:rFonts w:cs="Times New Roman"/>
        </w:rPr>
        <w:t>:</w:t>
      </w:r>
    </w:p>
    <w:p w14:paraId="67467683" w14:textId="0A90E8E5" w:rsidR="00A26F77" w:rsidRPr="00F408E2" w:rsidRDefault="004D79C3" w:rsidP="004237A4">
      <w:pPr>
        <w:numPr>
          <w:ilvl w:val="1"/>
          <w:numId w:val="4"/>
        </w:numPr>
        <w:rPr>
          <w:rFonts w:cs="Times New Roman"/>
        </w:rPr>
      </w:pPr>
      <w:r w:rsidRPr="00F408E2">
        <w:rPr>
          <w:rFonts w:cs="Times New Roman"/>
        </w:rPr>
        <w:t>Subaiguë</w:t>
      </w:r>
      <w:r w:rsidR="00A26F77" w:rsidRPr="00F408E2">
        <w:rPr>
          <w:rFonts w:cs="Times New Roman"/>
        </w:rPr>
        <w:t xml:space="preserve"> (2 – 30 jours) 50%</w:t>
      </w:r>
    </w:p>
    <w:p w14:paraId="3AC6DB87" w14:textId="74435787" w:rsidR="00A26F77" w:rsidRPr="00F408E2" w:rsidRDefault="00A26F77" w:rsidP="004237A4">
      <w:pPr>
        <w:numPr>
          <w:ilvl w:val="1"/>
          <w:numId w:val="4"/>
        </w:numPr>
        <w:rPr>
          <w:rFonts w:cs="Times New Roman"/>
        </w:rPr>
      </w:pPr>
      <w:r w:rsidRPr="00F408E2">
        <w:rPr>
          <w:rFonts w:cs="Times New Roman"/>
        </w:rPr>
        <w:t>Aigue (&lt;</w:t>
      </w:r>
      <w:r w:rsidR="004D79C3" w:rsidRPr="00F408E2">
        <w:rPr>
          <w:rFonts w:cs="Times New Roman"/>
        </w:rPr>
        <w:t xml:space="preserve"> </w:t>
      </w:r>
      <w:r w:rsidRPr="00F408E2">
        <w:rPr>
          <w:rFonts w:cs="Times New Roman"/>
        </w:rPr>
        <w:t xml:space="preserve">2jouirs) </w:t>
      </w:r>
      <w:r w:rsidR="004D79C3" w:rsidRPr="00F408E2">
        <w:rPr>
          <w:rFonts w:cs="Times New Roman"/>
        </w:rPr>
        <w:t>30%</w:t>
      </w:r>
    </w:p>
    <w:p w14:paraId="13C7B395" w14:textId="1AECF473" w:rsidR="004D79C3" w:rsidRPr="00F408E2" w:rsidRDefault="004D79C3" w:rsidP="004237A4">
      <w:pPr>
        <w:numPr>
          <w:ilvl w:val="1"/>
          <w:numId w:val="4"/>
        </w:numPr>
        <w:rPr>
          <w:rFonts w:cs="Times New Roman"/>
        </w:rPr>
      </w:pPr>
      <w:r w:rsidRPr="00F408E2">
        <w:rPr>
          <w:rFonts w:cs="Times New Roman"/>
        </w:rPr>
        <w:t>Chronique 20%</w:t>
      </w:r>
    </w:p>
    <w:p w14:paraId="473F1942" w14:textId="186B2789" w:rsidR="00122B9B" w:rsidRPr="00F408E2" w:rsidRDefault="00122B9B" w:rsidP="00122B9B">
      <w:pPr>
        <w:rPr>
          <w:rFonts w:cs="Times New Roman"/>
        </w:rPr>
      </w:pPr>
      <w:r w:rsidRPr="00F408E2">
        <w:rPr>
          <w:rFonts w:cs="Times New Roman"/>
        </w:rPr>
        <w:t xml:space="preserve">Facteur favorisants </w:t>
      </w:r>
    </w:p>
    <w:p w14:paraId="44D49C33" w14:textId="614E0447" w:rsidR="00122B9B" w:rsidRPr="00F408E2" w:rsidRDefault="000D23C2" w:rsidP="004237A4">
      <w:pPr>
        <w:numPr>
          <w:ilvl w:val="1"/>
          <w:numId w:val="4"/>
        </w:numPr>
        <w:rPr>
          <w:rFonts w:cs="Times New Roman"/>
        </w:rPr>
      </w:pPr>
      <w:r w:rsidRPr="00F408E2">
        <w:rPr>
          <w:rFonts w:cs="Times New Roman"/>
        </w:rPr>
        <w:t>Grossesse</w:t>
      </w:r>
      <w:r w:rsidR="00122B9B" w:rsidRPr="00F408E2">
        <w:rPr>
          <w:rFonts w:cs="Times New Roman"/>
        </w:rPr>
        <w:t xml:space="preserve"> et post-partum</w:t>
      </w:r>
    </w:p>
    <w:p w14:paraId="062FBED5" w14:textId="3841A3F4" w:rsidR="00122B9B" w:rsidRPr="00F408E2" w:rsidRDefault="00122B9B" w:rsidP="004237A4">
      <w:pPr>
        <w:numPr>
          <w:ilvl w:val="1"/>
          <w:numId w:val="4"/>
        </w:numPr>
        <w:rPr>
          <w:rFonts w:cs="Times New Roman"/>
        </w:rPr>
      </w:pPr>
      <w:r w:rsidRPr="00F408E2">
        <w:rPr>
          <w:rFonts w:cs="Times New Roman"/>
        </w:rPr>
        <w:t xml:space="preserve">Contraception </w:t>
      </w:r>
    </w:p>
    <w:p w14:paraId="10BCF134" w14:textId="4EAB0E49" w:rsidR="00122B9B" w:rsidRPr="00F408E2" w:rsidRDefault="00122B9B" w:rsidP="004237A4">
      <w:pPr>
        <w:numPr>
          <w:ilvl w:val="1"/>
          <w:numId w:val="4"/>
        </w:numPr>
        <w:rPr>
          <w:rFonts w:cs="Times New Roman"/>
        </w:rPr>
      </w:pPr>
      <w:r w:rsidRPr="00F408E2">
        <w:rPr>
          <w:rFonts w:cs="Times New Roman"/>
        </w:rPr>
        <w:t>Cancer et hém</w:t>
      </w:r>
      <w:r w:rsidR="000D23C2" w:rsidRPr="00F408E2">
        <w:rPr>
          <w:rFonts w:cs="Times New Roman"/>
        </w:rPr>
        <w:t>o</w:t>
      </w:r>
      <w:r w:rsidRPr="00F408E2">
        <w:rPr>
          <w:rFonts w:cs="Times New Roman"/>
        </w:rPr>
        <w:t xml:space="preserve">pathie </w:t>
      </w:r>
    </w:p>
    <w:p w14:paraId="435F029F" w14:textId="0483C862" w:rsidR="00122B9B" w:rsidRPr="00F408E2" w:rsidRDefault="000D23C2" w:rsidP="004237A4">
      <w:pPr>
        <w:numPr>
          <w:ilvl w:val="1"/>
          <w:numId w:val="4"/>
        </w:numPr>
        <w:rPr>
          <w:rFonts w:cs="Times New Roman"/>
        </w:rPr>
      </w:pPr>
      <w:r w:rsidRPr="00F408E2">
        <w:rPr>
          <w:rFonts w:cs="Times New Roman"/>
        </w:rPr>
        <w:t>Notion</w:t>
      </w:r>
      <w:r w:rsidR="00122B9B" w:rsidRPr="00F408E2">
        <w:rPr>
          <w:rFonts w:cs="Times New Roman"/>
        </w:rPr>
        <w:t xml:space="preserve"> </w:t>
      </w:r>
      <w:r w:rsidRPr="00F408E2">
        <w:rPr>
          <w:rFonts w:cs="Times New Roman"/>
        </w:rPr>
        <w:t>infection</w:t>
      </w:r>
      <w:r w:rsidR="00122B9B" w:rsidRPr="00F408E2">
        <w:rPr>
          <w:rFonts w:cs="Times New Roman"/>
        </w:rPr>
        <w:t xml:space="preserve"> ORL non traitée</w:t>
      </w:r>
    </w:p>
    <w:p w14:paraId="51B8F167" w14:textId="4D4F0114" w:rsidR="00B31537" w:rsidRPr="00F408E2" w:rsidRDefault="00B31537" w:rsidP="00B31537">
      <w:pPr>
        <w:pStyle w:val="Titre3"/>
        <w:rPr>
          <w:rFonts w:cs="Times New Roman"/>
        </w:rPr>
      </w:pPr>
      <w:bookmarkStart w:id="319" w:name="_Toc196656582"/>
      <w:bookmarkStart w:id="320" w:name="_Toc196662389"/>
      <w:r w:rsidRPr="00F408E2">
        <w:rPr>
          <w:rFonts w:cs="Times New Roman"/>
        </w:rPr>
        <w:t>Clinique</w:t>
      </w:r>
      <w:bookmarkEnd w:id="319"/>
      <w:bookmarkEnd w:id="320"/>
    </w:p>
    <w:p w14:paraId="12B03A3F" w14:textId="6E4E5B28" w:rsidR="00B31537" w:rsidRPr="00F408E2" w:rsidRDefault="00B31537" w:rsidP="00B31537">
      <w:pPr>
        <w:rPr>
          <w:rFonts w:cs="Times New Roman"/>
        </w:rPr>
      </w:pPr>
      <w:r w:rsidRPr="00F408E2">
        <w:rPr>
          <w:rFonts w:cs="Times New Roman"/>
        </w:rPr>
        <w:t>HTIC</w:t>
      </w:r>
    </w:p>
    <w:p w14:paraId="1A66CED8" w14:textId="3E8D126B" w:rsidR="00B31537" w:rsidRPr="00F408E2" w:rsidRDefault="00B31537" w:rsidP="004237A4">
      <w:pPr>
        <w:numPr>
          <w:ilvl w:val="1"/>
          <w:numId w:val="4"/>
        </w:numPr>
        <w:rPr>
          <w:rFonts w:cs="Times New Roman"/>
        </w:rPr>
      </w:pPr>
      <w:r w:rsidRPr="00F408E2">
        <w:rPr>
          <w:rFonts w:cs="Times New Roman"/>
          <w:color w:val="000000" w:themeColor="text1"/>
        </w:rPr>
        <w:t>Céphalées</w:t>
      </w:r>
      <w:r w:rsidRPr="00F408E2">
        <w:rPr>
          <w:rFonts w:cs="Times New Roman"/>
          <w:color w:val="ED7D31" w:themeColor="accent2"/>
        </w:rPr>
        <w:t> positionnelles</w:t>
      </w:r>
      <w:r w:rsidR="001E24E3" w:rsidRPr="00F408E2">
        <w:rPr>
          <w:rFonts w:cs="Times New Roman"/>
          <w:color w:val="ED7D31" w:themeColor="accent2"/>
        </w:rPr>
        <w:t xml:space="preserve"> </w:t>
      </w:r>
      <w:r w:rsidRPr="00F408E2">
        <w:rPr>
          <w:rFonts w:cs="Times New Roman"/>
          <w:color w:val="ED7D31" w:themeColor="accent2"/>
        </w:rPr>
        <w:t xml:space="preserve">(douloureux en </w:t>
      </w:r>
      <w:r w:rsidR="00D472DD" w:rsidRPr="00F408E2">
        <w:rPr>
          <w:rFonts w:cs="Times New Roman"/>
          <w:color w:val="ED7D31" w:themeColor="accent2"/>
        </w:rPr>
        <w:t>décubitus,</w:t>
      </w:r>
      <w:r w:rsidRPr="00F408E2">
        <w:rPr>
          <w:rFonts w:cs="Times New Roman"/>
          <w:color w:val="ED7D31" w:themeColor="accent2"/>
        </w:rPr>
        <w:t xml:space="preserve"> soulage en </w:t>
      </w:r>
      <w:r w:rsidR="001E24E3" w:rsidRPr="00F408E2">
        <w:rPr>
          <w:rFonts w:cs="Times New Roman"/>
          <w:color w:val="ED7D31" w:themeColor="accent2"/>
        </w:rPr>
        <w:t>position</w:t>
      </w:r>
      <w:r w:rsidRPr="00F408E2">
        <w:rPr>
          <w:rFonts w:cs="Times New Roman"/>
          <w:color w:val="ED7D31" w:themeColor="accent2"/>
        </w:rPr>
        <w:t xml:space="preserve"> </w:t>
      </w:r>
      <w:r w:rsidR="001E24E3" w:rsidRPr="00F408E2">
        <w:rPr>
          <w:rFonts w:cs="Times New Roman"/>
          <w:color w:val="ED7D31" w:themeColor="accent2"/>
        </w:rPr>
        <w:t>assise</w:t>
      </w:r>
      <w:r w:rsidRPr="00F408E2">
        <w:rPr>
          <w:rFonts w:cs="Times New Roman"/>
          <w:color w:val="ED7D31" w:themeColor="accent2"/>
        </w:rPr>
        <w:t xml:space="preserve"> et debout)</w:t>
      </w:r>
      <w:r w:rsidR="00010BDF" w:rsidRPr="00F408E2">
        <w:rPr>
          <w:rFonts w:cs="Times New Roman"/>
          <w:color w:val="ED7D31" w:themeColor="accent2"/>
        </w:rPr>
        <w:t xml:space="preserve"> # </w:t>
      </w:r>
      <w:r w:rsidR="005C5FD5" w:rsidRPr="00F408E2">
        <w:rPr>
          <w:rFonts w:cs="Times New Roman"/>
          <w:color w:val="000000" w:themeColor="text1"/>
        </w:rPr>
        <w:t>céphalée d’hypotension intracrânienne</w:t>
      </w:r>
      <w:r w:rsidRPr="00F408E2">
        <w:rPr>
          <w:rFonts w:cs="Times New Roman"/>
        </w:rPr>
        <w:t xml:space="preserve">, vomissement </w:t>
      </w:r>
    </w:p>
    <w:p w14:paraId="3186C3EE" w14:textId="74E93E01" w:rsidR="00B31537" w:rsidRPr="00F408E2" w:rsidRDefault="00B31537" w:rsidP="004237A4">
      <w:pPr>
        <w:numPr>
          <w:ilvl w:val="1"/>
          <w:numId w:val="4"/>
        </w:numPr>
        <w:rPr>
          <w:rFonts w:cs="Times New Roman"/>
        </w:rPr>
      </w:pPr>
      <w:r w:rsidRPr="00F408E2">
        <w:rPr>
          <w:rFonts w:cs="Times New Roman"/>
        </w:rPr>
        <w:t xml:space="preserve">Troubles de conscience </w:t>
      </w:r>
    </w:p>
    <w:p w14:paraId="3E01A4DE" w14:textId="14D1EA64" w:rsidR="00B31537" w:rsidRPr="00F408E2" w:rsidRDefault="00B31537" w:rsidP="004237A4">
      <w:pPr>
        <w:numPr>
          <w:ilvl w:val="1"/>
          <w:numId w:val="4"/>
        </w:numPr>
        <w:rPr>
          <w:rFonts w:cs="Times New Roman"/>
        </w:rPr>
      </w:pPr>
      <w:r w:rsidRPr="00F408E2">
        <w:rPr>
          <w:rFonts w:cs="Times New Roman"/>
        </w:rPr>
        <w:t>Paralysie isolée du VI</w:t>
      </w:r>
    </w:p>
    <w:p w14:paraId="64E1AA3A" w14:textId="724E475D" w:rsidR="00B31537" w:rsidRPr="00F408E2" w:rsidRDefault="00B31537" w:rsidP="004237A4">
      <w:pPr>
        <w:numPr>
          <w:ilvl w:val="1"/>
          <w:numId w:val="4"/>
        </w:numPr>
        <w:rPr>
          <w:rFonts w:cs="Times New Roman"/>
        </w:rPr>
      </w:pPr>
      <w:r w:rsidRPr="00F408E2">
        <w:rPr>
          <w:rFonts w:cs="Times New Roman"/>
        </w:rPr>
        <w:t>Acouphènes et amaurose</w:t>
      </w:r>
    </w:p>
    <w:p w14:paraId="3543BD61" w14:textId="13BD88E6" w:rsidR="005C5FD5" w:rsidRPr="00F408E2" w:rsidRDefault="005C5FD5" w:rsidP="005C5FD5">
      <w:pPr>
        <w:rPr>
          <w:rFonts w:cs="Times New Roman"/>
        </w:rPr>
      </w:pPr>
      <w:r w:rsidRPr="00F408E2">
        <w:rPr>
          <w:rFonts w:cs="Times New Roman"/>
        </w:rPr>
        <w:t>Déficits focaux</w:t>
      </w:r>
    </w:p>
    <w:p w14:paraId="62291BCC" w14:textId="2E7CFE06" w:rsidR="005C5FD5" w:rsidRPr="00F408E2" w:rsidRDefault="00DB7AB1" w:rsidP="004237A4">
      <w:pPr>
        <w:numPr>
          <w:ilvl w:val="1"/>
          <w:numId w:val="4"/>
        </w:numPr>
        <w:rPr>
          <w:rFonts w:cs="Times New Roman"/>
        </w:rPr>
      </w:pPr>
      <w:r w:rsidRPr="00F408E2">
        <w:rPr>
          <w:rFonts w:cs="Times New Roman"/>
        </w:rPr>
        <w:t>Déficits</w:t>
      </w:r>
      <w:r w:rsidR="005C5FD5" w:rsidRPr="00F408E2">
        <w:rPr>
          <w:rFonts w:cs="Times New Roman"/>
        </w:rPr>
        <w:t xml:space="preserve"> moteurs ou sensitifs</w:t>
      </w:r>
    </w:p>
    <w:p w14:paraId="055158B0" w14:textId="7AF1310D" w:rsidR="005C5FD5" w:rsidRPr="00F408E2" w:rsidRDefault="00DB7AB1" w:rsidP="004237A4">
      <w:pPr>
        <w:numPr>
          <w:ilvl w:val="1"/>
          <w:numId w:val="4"/>
        </w:numPr>
        <w:rPr>
          <w:rFonts w:cs="Times New Roman"/>
        </w:rPr>
      </w:pPr>
      <w:r w:rsidRPr="00F408E2">
        <w:rPr>
          <w:rFonts w:cs="Times New Roman"/>
        </w:rPr>
        <w:t>troubles</w:t>
      </w:r>
      <w:r w:rsidR="005C5FD5" w:rsidRPr="00F408E2">
        <w:rPr>
          <w:rFonts w:cs="Times New Roman"/>
        </w:rPr>
        <w:t xml:space="preserve"> du langage </w:t>
      </w:r>
    </w:p>
    <w:p w14:paraId="2683A5F5" w14:textId="1EDF1B98" w:rsidR="005C5FD5" w:rsidRPr="00F408E2" w:rsidRDefault="00DB7AB1" w:rsidP="004237A4">
      <w:pPr>
        <w:numPr>
          <w:ilvl w:val="1"/>
          <w:numId w:val="4"/>
        </w:numPr>
        <w:rPr>
          <w:rFonts w:cs="Times New Roman"/>
        </w:rPr>
      </w:pPr>
      <w:r w:rsidRPr="00F408E2">
        <w:rPr>
          <w:rFonts w:cs="Times New Roman"/>
        </w:rPr>
        <w:t>Atteinte</w:t>
      </w:r>
      <w:r w:rsidR="005C5FD5" w:rsidRPr="00F408E2">
        <w:rPr>
          <w:rFonts w:cs="Times New Roman"/>
        </w:rPr>
        <w:t xml:space="preserve"> du champ visuel</w:t>
      </w:r>
    </w:p>
    <w:p w14:paraId="3FAF2819" w14:textId="35004128" w:rsidR="00DB7AB1" w:rsidRPr="00F408E2" w:rsidRDefault="00DB7AB1" w:rsidP="00DB7AB1">
      <w:pPr>
        <w:rPr>
          <w:rFonts w:cs="Times New Roman"/>
        </w:rPr>
      </w:pPr>
      <w:r w:rsidRPr="00F408E2">
        <w:rPr>
          <w:rFonts w:cs="Times New Roman"/>
        </w:rPr>
        <w:t xml:space="preserve">Crises </w:t>
      </w:r>
      <w:r w:rsidR="003B7C6F" w:rsidRPr="00F408E2">
        <w:rPr>
          <w:rFonts w:cs="Times New Roman"/>
        </w:rPr>
        <w:t>épileptiques</w:t>
      </w:r>
      <w:r w:rsidRPr="00F408E2">
        <w:rPr>
          <w:rFonts w:cs="Times New Roman"/>
        </w:rPr>
        <w:t xml:space="preserve"> </w:t>
      </w:r>
    </w:p>
    <w:p w14:paraId="22AF13E2" w14:textId="499AD857" w:rsidR="00DB7AB1" w:rsidRPr="00F408E2" w:rsidRDefault="00DB7AB1" w:rsidP="004237A4">
      <w:pPr>
        <w:numPr>
          <w:ilvl w:val="1"/>
          <w:numId w:val="4"/>
        </w:numPr>
        <w:rPr>
          <w:rFonts w:cs="Times New Roman"/>
        </w:rPr>
      </w:pPr>
      <w:r w:rsidRPr="00F408E2">
        <w:rPr>
          <w:rFonts w:cs="Times New Roman"/>
        </w:rPr>
        <w:t>Partielles</w:t>
      </w:r>
      <w:r w:rsidR="00C95463" w:rsidRPr="00F408E2">
        <w:rPr>
          <w:rFonts w:cs="Times New Roman"/>
        </w:rPr>
        <w:t xml:space="preserve"> (au début)</w:t>
      </w:r>
    </w:p>
    <w:p w14:paraId="1688DE04" w14:textId="4B190F8D" w:rsidR="00DB7AB1" w:rsidRPr="00F408E2" w:rsidRDefault="00C95463" w:rsidP="004237A4">
      <w:pPr>
        <w:numPr>
          <w:ilvl w:val="1"/>
          <w:numId w:val="4"/>
        </w:numPr>
        <w:rPr>
          <w:rFonts w:cs="Times New Roman"/>
        </w:rPr>
      </w:pPr>
      <w:r w:rsidRPr="00F408E2">
        <w:rPr>
          <w:rFonts w:cs="Times New Roman"/>
        </w:rPr>
        <w:t>Puis g</w:t>
      </w:r>
      <w:r w:rsidR="00DB7AB1" w:rsidRPr="00F408E2">
        <w:rPr>
          <w:rFonts w:cs="Times New Roman"/>
        </w:rPr>
        <w:t xml:space="preserve">énéralisées </w:t>
      </w:r>
    </w:p>
    <w:p w14:paraId="74472D06" w14:textId="336A84C2" w:rsidR="008A131C" w:rsidRPr="00F408E2" w:rsidRDefault="008A131C" w:rsidP="008A131C">
      <w:pPr>
        <w:pStyle w:val="Titre3"/>
        <w:rPr>
          <w:rFonts w:cs="Times New Roman"/>
        </w:rPr>
      </w:pPr>
      <w:bookmarkStart w:id="321" w:name="_Toc196656583"/>
      <w:bookmarkStart w:id="322" w:name="_Toc196662390"/>
      <w:r w:rsidRPr="00F408E2">
        <w:rPr>
          <w:rFonts w:cs="Times New Roman"/>
        </w:rPr>
        <w:t>Paracliniques</w:t>
      </w:r>
      <w:bookmarkEnd w:id="321"/>
      <w:bookmarkEnd w:id="322"/>
    </w:p>
    <w:p w14:paraId="2C440535" w14:textId="13789168" w:rsidR="008A131C" w:rsidRPr="00F408E2" w:rsidRDefault="008A131C" w:rsidP="008A131C">
      <w:pPr>
        <w:rPr>
          <w:rFonts w:cs="Times New Roman"/>
        </w:rPr>
      </w:pPr>
      <w:r w:rsidRPr="00F408E2">
        <w:rPr>
          <w:rFonts w:cs="Times New Roman"/>
        </w:rPr>
        <w:t>Fond d’œil</w:t>
      </w:r>
      <w:r w:rsidR="00EC3244">
        <w:rPr>
          <w:rFonts w:cs="Times New Roman"/>
        </w:rPr>
        <w:t> </w:t>
      </w:r>
      <w:r w:rsidRPr="00F408E2">
        <w:rPr>
          <w:rFonts w:cs="Times New Roman"/>
        </w:rPr>
        <w:t xml:space="preserve">: œdème </w:t>
      </w:r>
      <w:r w:rsidR="00D472DD" w:rsidRPr="00F408E2">
        <w:rPr>
          <w:rFonts w:cs="Times New Roman"/>
        </w:rPr>
        <w:t>papillaire (</w:t>
      </w:r>
      <w:r w:rsidRPr="00F408E2">
        <w:rPr>
          <w:rFonts w:cs="Times New Roman"/>
        </w:rPr>
        <w:t>tardive</w:t>
      </w:r>
      <w:r w:rsidR="00D472DD">
        <w:rPr>
          <w:rFonts w:cs="Times New Roman"/>
        </w:rPr>
        <w:t>)</w:t>
      </w:r>
    </w:p>
    <w:p w14:paraId="0B8CB775" w14:textId="3701F2C6" w:rsidR="008A131C" w:rsidRPr="00F408E2" w:rsidRDefault="008A131C" w:rsidP="008A131C">
      <w:pPr>
        <w:rPr>
          <w:rFonts w:cs="Times New Roman"/>
        </w:rPr>
      </w:pPr>
      <w:r w:rsidRPr="00F408E2">
        <w:rPr>
          <w:rFonts w:cs="Times New Roman"/>
        </w:rPr>
        <w:t>TDM cérébrale avec injection (</w:t>
      </w:r>
      <w:r w:rsidRPr="00F408E2">
        <w:rPr>
          <w:rFonts w:cs="Times New Roman"/>
          <w:color w:val="ED7D31" w:themeColor="accent2"/>
        </w:rPr>
        <w:t>delta vide)</w:t>
      </w:r>
      <w:r w:rsidR="00161D57" w:rsidRPr="00F408E2">
        <w:rPr>
          <w:rStyle w:val="Appelnotedebasdep"/>
          <w:rFonts w:cs="Times New Roman"/>
          <w:color w:val="ED7D31" w:themeColor="accent2"/>
        </w:rPr>
        <w:footnoteReference w:id="12"/>
      </w:r>
    </w:p>
    <w:p w14:paraId="554303CD" w14:textId="4AF026FC" w:rsidR="00EA7784" w:rsidRPr="00F408E2" w:rsidRDefault="00EA7784" w:rsidP="008A131C">
      <w:pPr>
        <w:rPr>
          <w:rFonts w:cs="Times New Roman"/>
        </w:rPr>
      </w:pPr>
      <w:r w:rsidRPr="00F408E2">
        <w:rPr>
          <w:rFonts w:cs="Times New Roman"/>
        </w:rPr>
        <w:lastRenderedPageBreak/>
        <w:t xml:space="preserve">IRM cérébrale </w:t>
      </w:r>
    </w:p>
    <w:p w14:paraId="7DB5F7A2" w14:textId="226E7936" w:rsidR="00EA7784" w:rsidRPr="00F408E2" w:rsidRDefault="00A764F6" w:rsidP="008A131C">
      <w:pPr>
        <w:rPr>
          <w:rFonts w:cs="Times New Roman"/>
        </w:rPr>
      </w:pPr>
      <w:r w:rsidRPr="00F408E2">
        <w:rPr>
          <w:rFonts w:cs="Times New Roman"/>
        </w:rPr>
        <w:t>angio-IRM</w:t>
      </w:r>
      <w:r w:rsidR="00EC3244">
        <w:rPr>
          <w:rFonts w:cs="Times New Roman"/>
        </w:rPr>
        <w:t> </w:t>
      </w:r>
      <w:r w:rsidR="00120FD1" w:rsidRPr="00F408E2">
        <w:rPr>
          <w:rFonts w:cs="Times New Roman"/>
        </w:rPr>
        <w:t xml:space="preserve">: </w:t>
      </w:r>
      <w:r w:rsidRPr="00F408E2">
        <w:rPr>
          <w:rFonts w:cs="Times New Roman"/>
        </w:rPr>
        <w:t>séquence</w:t>
      </w:r>
      <w:r w:rsidR="00120FD1" w:rsidRPr="00F408E2">
        <w:rPr>
          <w:rFonts w:cs="Times New Roman"/>
        </w:rPr>
        <w:t xml:space="preserve"> T2</w:t>
      </w:r>
    </w:p>
    <w:p w14:paraId="34331592" w14:textId="22EAF24F" w:rsidR="00EA7784" w:rsidRPr="00F408E2" w:rsidRDefault="00A91772" w:rsidP="00A91772">
      <w:pPr>
        <w:pStyle w:val="Titre2"/>
        <w:rPr>
          <w:rFonts w:cs="Times New Roman"/>
        </w:rPr>
      </w:pPr>
      <w:bookmarkStart w:id="323" w:name="_Toc196656584"/>
      <w:bookmarkStart w:id="324" w:name="_Toc196662391"/>
      <w:r w:rsidRPr="00F408E2">
        <w:rPr>
          <w:rFonts w:cs="Times New Roman"/>
        </w:rPr>
        <w:t>Sinus latéral</w:t>
      </w:r>
      <w:bookmarkEnd w:id="323"/>
      <w:bookmarkEnd w:id="324"/>
    </w:p>
    <w:p w14:paraId="047655B4" w14:textId="7A1D63E7" w:rsidR="00A91772" w:rsidRPr="00F408E2" w:rsidRDefault="00A91772" w:rsidP="00A91772">
      <w:pPr>
        <w:rPr>
          <w:rFonts w:cs="Times New Roman"/>
        </w:rPr>
      </w:pPr>
      <w:r w:rsidRPr="00F408E2">
        <w:rPr>
          <w:rFonts w:cs="Times New Roman"/>
        </w:rPr>
        <w:t>HTIC ou aphasie</w:t>
      </w:r>
    </w:p>
    <w:p w14:paraId="794FA238" w14:textId="6A50222B" w:rsidR="00A91772" w:rsidRPr="00F408E2" w:rsidRDefault="00A91772" w:rsidP="00A91772">
      <w:pPr>
        <w:rPr>
          <w:rFonts w:cs="Times New Roman"/>
        </w:rPr>
      </w:pPr>
      <w:r w:rsidRPr="00F408E2">
        <w:rPr>
          <w:rFonts w:cs="Times New Roman"/>
        </w:rPr>
        <w:t>Atteinte de la V, V</w:t>
      </w:r>
      <w:r w:rsidR="00EC3244" w:rsidRPr="00F408E2">
        <w:rPr>
          <w:rFonts w:cs="Times New Roman"/>
        </w:rPr>
        <w:t>i</w:t>
      </w:r>
      <w:r w:rsidRPr="00F408E2">
        <w:rPr>
          <w:rFonts w:cs="Times New Roman"/>
        </w:rPr>
        <w:t>pc</w:t>
      </w:r>
    </w:p>
    <w:p w14:paraId="31EB7CBD" w14:textId="6E88BCE3" w:rsidR="00A91772" w:rsidRPr="00F408E2" w:rsidRDefault="00A91772" w:rsidP="00A91772">
      <w:pPr>
        <w:rPr>
          <w:rFonts w:cs="Times New Roman"/>
        </w:rPr>
      </w:pPr>
      <w:r w:rsidRPr="00F408E2">
        <w:rPr>
          <w:rFonts w:cs="Times New Roman"/>
        </w:rPr>
        <w:t xml:space="preserve">Paralysie </w:t>
      </w:r>
      <w:r w:rsidR="00D472DD" w:rsidRPr="00F408E2">
        <w:rPr>
          <w:rFonts w:cs="Times New Roman"/>
        </w:rPr>
        <w:t>des derniers nerfs crâniens</w:t>
      </w:r>
      <w:r w:rsidRPr="00F408E2">
        <w:rPr>
          <w:rFonts w:cs="Times New Roman"/>
        </w:rPr>
        <w:t xml:space="preserve"> (sd du trou déchirée postérieur (</w:t>
      </w:r>
      <w:r w:rsidR="00693340" w:rsidRPr="00F408E2">
        <w:rPr>
          <w:rFonts w:cs="Times New Roman"/>
        </w:rPr>
        <w:t>IX, X, XI)</w:t>
      </w:r>
      <w:r w:rsidRPr="00F408E2">
        <w:rPr>
          <w:rFonts w:cs="Times New Roman"/>
        </w:rPr>
        <w:t>)</w:t>
      </w:r>
    </w:p>
    <w:p w14:paraId="7D32A7CA" w14:textId="519D4222" w:rsidR="00693340" w:rsidRPr="00F408E2" w:rsidRDefault="00693340" w:rsidP="00693340">
      <w:pPr>
        <w:pStyle w:val="Titre2"/>
        <w:rPr>
          <w:rFonts w:cs="Times New Roman"/>
        </w:rPr>
      </w:pPr>
      <w:bookmarkStart w:id="325" w:name="_Toc196656585"/>
      <w:bookmarkStart w:id="326" w:name="_Toc196662392"/>
      <w:r w:rsidRPr="00F408E2">
        <w:rPr>
          <w:rFonts w:cs="Times New Roman"/>
        </w:rPr>
        <w:t>Sinus caverneux</w:t>
      </w:r>
      <w:r w:rsidR="00EC3244">
        <w:rPr>
          <w:rFonts w:cs="Times New Roman"/>
        </w:rPr>
        <w:t> </w:t>
      </w:r>
      <w:r w:rsidR="002A4081" w:rsidRPr="00F408E2">
        <w:rPr>
          <w:rFonts w:cs="Times New Roman"/>
        </w:rPr>
        <w:t xml:space="preserve">: </w:t>
      </w:r>
      <w:r w:rsidR="00CD6F78" w:rsidRPr="00F408E2">
        <w:rPr>
          <w:rFonts w:cs="Times New Roman"/>
        </w:rPr>
        <w:t>unilatéral</w:t>
      </w:r>
      <w:r w:rsidR="002A4081" w:rsidRPr="00F408E2">
        <w:rPr>
          <w:rFonts w:cs="Times New Roman"/>
        </w:rPr>
        <w:t xml:space="preserve"> puis bilatérale</w:t>
      </w:r>
      <w:bookmarkEnd w:id="325"/>
      <w:bookmarkEnd w:id="326"/>
    </w:p>
    <w:p w14:paraId="16674A95" w14:textId="21A6C314" w:rsidR="002A4081" w:rsidRPr="00F408E2" w:rsidRDefault="00CD6F78" w:rsidP="002A4081">
      <w:pPr>
        <w:rPr>
          <w:rFonts w:cs="Times New Roman"/>
        </w:rPr>
      </w:pPr>
      <w:r w:rsidRPr="00F408E2">
        <w:rPr>
          <w:rFonts w:cs="Times New Roman"/>
        </w:rPr>
        <w:t>Ophtalmologie</w:t>
      </w:r>
      <w:r w:rsidR="002A4081" w:rsidRPr="00F408E2">
        <w:rPr>
          <w:rFonts w:cs="Times New Roman"/>
        </w:rPr>
        <w:t xml:space="preserve"> douloureuses +++</w:t>
      </w:r>
    </w:p>
    <w:p w14:paraId="63F0A168" w14:textId="3B6EC9E4" w:rsidR="002A4081" w:rsidRPr="00F408E2" w:rsidRDefault="002A4081" w:rsidP="002A4081">
      <w:pPr>
        <w:rPr>
          <w:rFonts w:cs="Times New Roman"/>
        </w:rPr>
      </w:pPr>
      <w:r w:rsidRPr="00F408E2">
        <w:rPr>
          <w:rFonts w:cs="Times New Roman"/>
        </w:rPr>
        <w:t xml:space="preserve">Chémosis (œdème </w:t>
      </w:r>
      <w:r w:rsidR="00CD6F78" w:rsidRPr="00F408E2">
        <w:rPr>
          <w:rFonts w:cs="Times New Roman"/>
        </w:rPr>
        <w:t>conjonctivale</w:t>
      </w:r>
      <w:r w:rsidRPr="00F408E2">
        <w:rPr>
          <w:rFonts w:cs="Times New Roman"/>
        </w:rPr>
        <w:t>)</w:t>
      </w:r>
    </w:p>
    <w:p w14:paraId="2A6BA24E" w14:textId="7DD5AC82" w:rsidR="002A4081" w:rsidRPr="00F408E2" w:rsidRDefault="002A4081" w:rsidP="002A4081">
      <w:pPr>
        <w:rPr>
          <w:rFonts w:cs="Times New Roman"/>
        </w:rPr>
      </w:pPr>
      <w:r w:rsidRPr="00F408E2">
        <w:rPr>
          <w:rFonts w:cs="Times New Roman"/>
        </w:rPr>
        <w:t>Exophtalmi</w:t>
      </w:r>
      <w:r w:rsidR="00CD6F78" w:rsidRPr="00F408E2">
        <w:rPr>
          <w:rFonts w:cs="Times New Roman"/>
        </w:rPr>
        <w:t>e</w:t>
      </w:r>
      <w:r w:rsidRPr="00F408E2">
        <w:rPr>
          <w:rFonts w:cs="Times New Roman"/>
        </w:rPr>
        <w:t xml:space="preserve"> </w:t>
      </w:r>
    </w:p>
    <w:p w14:paraId="7A218A48" w14:textId="760FCEC5" w:rsidR="002A4081" w:rsidRPr="00F408E2" w:rsidRDefault="002A4081" w:rsidP="002A4081">
      <w:pPr>
        <w:rPr>
          <w:rFonts w:cs="Times New Roman"/>
        </w:rPr>
      </w:pPr>
      <w:r w:rsidRPr="00F408E2">
        <w:rPr>
          <w:rFonts w:cs="Times New Roman"/>
        </w:rPr>
        <w:t xml:space="preserve">Atteinte </w:t>
      </w:r>
      <w:r w:rsidR="00D472DD">
        <w:rPr>
          <w:rFonts w:cs="Times New Roman"/>
        </w:rPr>
        <w:t>des nerfs</w:t>
      </w:r>
      <w:r w:rsidR="00D472DD" w:rsidRPr="00F408E2">
        <w:rPr>
          <w:rFonts w:cs="Times New Roman"/>
        </w:rPr>
        <w:t xml:space="preserve"> crâniens</w:t>
      </w:r>
      <w:r w:rsidRPr="00F408E2">
        <w:rPr>
          <w:rFonts w:cs="Times New Roman"/>
        </w:rPr>
        <w:t xml:space="preserve"> (II, III</w:t>
      </w:r>
      <w:r w:rsidR="00870A7D" w:rsidRPr="00F408E2">
        <w:rPr>
          <w:rFonts w:cs="Times New Roman"/>
        </w:rPr>
        <w:t>,</w:t>
      </w:r>
      <w:r w:rsidRPr="00F408E2">
        <w:rPr>
          <w:rFonts w:cs="Times New Roman"/>
        </w:rPr>
        <w:t xml:space="preserve"> V1, V2, VI)</w:t>
      </w:r>
    </w:p>
    <w:p w14:paraId="6E261A62" w14:textId="7A438C0A" w:rsidR="002A4081" w:rsidRPr="00F408E2" w:rsidRDefault="002A4081" w:rsidP="002A4081">
      <w:pPr>
        <w:rPr>
          <w:rFonts w:cs="Times New Roman"/>
        </w:rPr>
      </w:pPr>
      <w:r w:rsidRPr="00F408E2">
        <w:rPr>
          <w:rFonts w:cs="Times New Roman"/>
        </w:rPr>
        <w:t>Atteinte isolé de VI</w:t>
      </w:r>
    </w:p>
    <w:p w14:paraId="695C3F24" w14:textId="7BFFD47A" w:rsidR="002A4081" w:rsidRPr="00F408E2" w:rsidRDefault="00CD6F78" w:rsidP="002A4081">
      <w:pPr>
        <w:rPr>
          <w:rFonts w:cs="Times New Roman"/>
        </w:rPr>
      </w:pPr>
      <w:r w:rsidRPr="00F408E2">
        <w:rPr>
          <w:rFonts w:cs="Times New Roman"/>
        </w:rPr>
        <w:t>Œ</w:t>
      </w:r>
      <w:r w:rsidR="002A4081" w:rsidRPr="00F408E2">
        <w:rPr>
          <w:rFonts w:cs="Times New Roman"/>
        </w:rPr>
        <w:t xml:space="preserve">dème </w:t>
      </w:r>
      <w:r w:rsidRPr="00F408E2">
        <w:rPr>
          <w:rFonts w:cs="Times New Roman"/>
        </w:rPr>
        <w:t>palpébral</w:t>
      </w:r>
    </w:p>
    <w:p w14:paraId="2A2B36CE" w14:textId="05667A21" w:rsidR="00693340" w:rsidRPr="00F408E2" w:rsidRDefault="00637CCD" w:rsidP="00637CCD">
      <w:pPr>
        <w:pStyle w:val="Titre2"/>
        <w:rPr>
          <w:rFonts w:cs="Times New Roman"/>
        </w:rPr>
      </w:pPr>
      <w:bookmarkStart w:id="327" w:name="_Toc196656586"/>
      <w:bookmarkStart w:id="328" w:name="_Toc196662393"/>
      <w:r w:rsidRPr="00F408E2">
        <w:rPr>
          <w:rFonts w:cs="Times New Roman"/>
        </w:rPr>
        <w:t>Thrombose  veineuse corticales isolées</w:t>
      </w:r>
      <w:bookmarkEnd w:id="327"/>
      <w:bookmarkEnd w:id="328"/>
    </w:p>
    <w:p w14:paraId="7C818B65" w14:textId="32647F5E" w:rsidR="00637CCD" w:rsidRPr="00F408E2" w:rsidRDefault="00637CCD" w:rsidP="00637CCD">
      <w:pPr>
        <w:rPr>
          <w:rFonts w:cs="Times New Roman"/>
        </w:rPr>
      </w:pPr>
      <w:r w:rsidRPr="00F408E2">
        <w:rPr>
          <w:rFonts w:cs="Times New Roman"/>
        </w:rPr>
        <w:t xml:space="preserve">Crises épileptiques </w:t>
      </w:r>
    </w:p>
    <w:p w14:paraId="75A4D6A6" w14:textId="7FDA43DD" w:rsidR="00637CCD" w:rsidRPr="00F408E2" w:rsidRDefault="00637CCD" w:rsidP="00637CCD">
      <w:pPr>
        <w:rPr>
          <w:rFonts w:cs="Times New Roman"/>
        </w:rPr>
      </w:pPr>
      <w:r w:rsidRPr="00F408E2">
        <w:rPr>
          <w:rFonts w:cs="Times New Roman"/>
        </w:rPr>
        <w:t xml:space="preserve">Déficit </w:t>
      </w:r>
      <w:r w:rsidR="0015202A" w:rsidRPr="00F408E2">
        <w:rPr>
          <w:rFonts w:cs="Times New Roman"/>
        </w:rPr>
        <w:t>neurologique</w:t>
      </w:r>
      <w:r w:rsidRPr="00F408E2">
        <w:rPr>
          <w:rFonts w:cs="Times New Roman"/>
        </w:rPr>
        <w:t xml:space="preserve"> </w:t>
      </w:r>
      <w:r w:rsidR="0015202A" w:rsidRPr="00F408E2">
        <w:rPr>
          <w:rFonts w:cs="Times New Roman"/>
        </w:rPr>
        <w:t>focal</w:t>
      </w:r>
    </w:p>
    <w:p w14:paraId="3BDC6F63" w14:textId="3B03B573" w:rsidR="00637CCD" w:rsidRPr="00F408E2" w:rsidRDefault="0015202A" w:rsidP="00637CCD">
      <w:pPr>
        <w:rPr>
          <w:rFonts w:cs="Times New Roman"/>
        </w:rPr>
      </w:pPr>
      <w:r w:rsidRPr="00F408E2">
        <w:rPr>
          <w:rFonts w:cs="Times New Roman"/>
        </w:rPr>
        <w:t>céphalée</w:t>
      </w:r>
      <w:r w:rsidR="00637CCD" w:rsidRPr="00F408E2">
        <w:rPr>
          <w:rFonts w:cs="Times New Roman"/>
        </w:rPr>
        <w:t xml:space="preserve"> </w:t>
      </w:r>
      <w:r w:rsidRPr="00F408E2">
        <w:rPr>
          <w:rFonts w:cs="Times New Roman"/>
        </w:rPr>
        <w:t>récentes</w:t>
      </w:r>
      <w:r w:rsidR="00637CCD" w:rsidRPr="00F408E2">
        <w:rPr>
          <w:rFonts w:cs="Times New Roman"/>
        </w:rPr>
        <w:t xml:space="preserve"> inhabituelles </w:t>
      </w:r>
      <w:r w:rsidRPr="00F408E2">
        <w:rPr>
          <w:rFonts w:cs="Times New Roman"/>
        </w:rPr>
        <w:t>fréquentes</w:t>
      </w:r>
      <w:r w:rsidR="00637CCD" w:rsidRPr="00F408E2">
        <w:rPr>
          <w:rFonts w:cs="Times New Roman"/>
        </w:rPr>
        <w:t xml:space="preserve"> sans singe d’HTIC</w:t>
      </w:r>
    </w:p>
    <w:p w14:paraId="248E89A1" w14:textId="3051F3B9" w:rsidR="0016012F" w:rsidRPr="00F408E2" w:rsidRDefault="0016012F" w:rsidP="0016012F">
      <w:pPr>
        <w:pStyle w:val="Titre2"/>
        <w:rPr>
          <w:rFonts w:cs="Times New Roman"/>
        </w:rPr>
      </w:pPr>
      <w:bookmarkStart w:id="329" w:name="_Toc196656587"/>
      <w:bookmarkStart w:id="330" w:name="_Toc196662394"/>
      <w:r w:rsidRPr="00F408E2">
        <w:rPr>
          <w:rFonts w:cs="Times New Roman"/>
        </w:rPr>
        <w:t>Thromboses veineuse profondes</w:t>
      </w:r>
      <w:bookmarkEnd w:id="329"/>
      <w:bookmarkEnd w:id="330"/>
      <w:r w:rsidRPr="00F408E2">
        <w:rPr>
          <w:rFonts w:cs="Times New Roman"/>
        </w:rPr>
        <w:t xml:space="preserve"> </w:t>
      </w:r>
    </w:p>
    <w:p w14:paraId="3B1DBE63" w14:textId="41AB5DFB" w:rsidR="0016012F" w:rsidRPr="00F408E2" w:rsidRDefault="003B7C6F" w:rsidP="0016012F">
      <w:pPr>
        <w:rPr>
          <w:rFonts w:cs="Times New Roman"/>
        </w:rPr>
      </w:pPr>
      <w:r w:rsidRPr="00F408E2">
        <w:rPr>
          <w:rFonts w:cs="Times New Roman"/>
        </w:rPr>
        <w:t>Pronostic</w:t>
      </w:r>
      <w:r w:rsidR="0016012F" w:rsidRPr="00F408E2">
        <w:rPr>
          <w:rFonts w:cs="Times New Roman"/>
        </w:rPr>
        <w:t xml:space="preserve"> sévère avec </w:t>
      </w:r>
      <w:r w:rsidRPr="00F408E2">
        <w:rPr>
          <w:rFonts w:cs="Times New Roman"/>
        </w:rPr>
        <w:t>un décès</w:t>
      </w:r>
      <w:r w:rsidR="0016012F" w:rsidRPr="00F408E2">
        <w:rPr>
          <w:rFonts w:cs="Times New Roman"/>
        </w:rPr>
        <w:t xml:space="preserve"> précoce </w:t>
      </w:r>
    </w:p>
    <w:p w14:paraId="0056007E" w14:textId="78192BFB" w:rsidR="0016012F" w:rsidRPr="00F408E2" w:rsidRDefault="0016012F" w:rsidP="0016012F">
      <w:pPr>
        <w:rPr>
          <w:rFonts w:cs="Times New Roman"/>
        </w:rPr>
      </w:pPr>
      <w:r w:rsidRPr="00F408E2">
        <w:rPr>
          <w:rFonts w:cs="Times New Roman"/>
        </w:rPr>
        <w:t>Séquelles sé</w:t>
      </w:r>
      <w:r w:rsidR="00666A53" w:rsidRPr="00F408E2">
        <w:rPr>
          <w:rFonts w:cs="Times New Roman"/>
        </w:rPr>
        <w:t xml:space="preserve">vères </w:t>
      </w:r>
    </w:p>
    <w:p w14:paraId="725D5598" w14:textId="6DEEF29F" w:rsidR="00666A53" w:rsidRPr="00F408E2" w:rsidRDefault="003B7C6F" w:rsidP="0016012F">
      <w:pPr>
        <w:rPr>
          <w:rFonts w:cs="Times New Roman"/>
        </w:rPr>
      </w:pPr>
      <w:r w:rsidRPr="00F408E2">
        <w:rPr>
          <w:rFonts w:cs="Times New Roman"/>
        </w:rPr>
        <w:t>Trouble</w:t>
      </w:r>
      <w:r w:rsidR="00666A53" w:rsidRPr="00F408E2">
        <w:rPr>
          <w:rFonts w:cs="Times New Roman"/>
        </w:rPr>
        <w:t xml:space="preserve"> conscience voir coma</w:t>
      </w:r>
    </w:p>
    <w:p w14:paraId="16B78352" w14:textId="143500CD" w:rsidR="00666A53" w:rsidRPr="00F408E2" w:rsidRDefault="00666A53" w:rsidP="0016012F">
      <w:pPr>
        <w:rPr>
          <w:rFonts w:cs="Times New Roman"/>
        </w:rPr>
      </w:pPr>
      <w:r w:rsidRPr="00F408E2">
        <w:rPr>
          <w:rFonts w:cs="Times New Roman"/>
        </w:rPr>
        <w:t>Attein</w:t>
      </w:r>
      <w:r w:rsidR="00CE647B" w:rsidRPr="00F408E2">
        <w:rPr>
          <w:rFonts w:cs="Times New Roman"/>
        </w:rPr>
        <w:t>t</w:t>
      </w:r>
      <w:r w:rsidRPr="00F408E2">
        <w:rPr>
          <w:rFonts w:cs="Times New Roman"/>
        </w:rPr>
        <w:t>es des</w:t>
      </w:r>
      <w:r w:rsidR="00CE647B" w:rsidRPr="00F408E2">
        <w:rPr>
          <w:rFonts w:cs="Times New Roman"/>
        </w:rPr>
        <w:t xml:space="preserve"> </w:t>
      </w:r>
      <w:r w:rsidRPr="00F408E2">
        <w:rPr>
          <w:rFonts w:cs="Times New Roman"/>
        </w:rPr>
        <w:t xml:space="preserve">voies longues </w:t>
      </w:r>
    </w:p>
    <w:p w14:paraId="464C1C2C" w14:textId="5841525B" w:rsidR="00666A53" w:rsidRPr="00F408E2" w:rsidRDefault="00666A53" w:rsidP="00666A53">
      <w:pPr>
        <w:pStyle w:val="Titre2"/>
        <w:rPr>
          <w:rFonts w:cs="Times New Roman"/>
        </w:rPr>
      </w:pPr>
      <w:bookmarkStart w:id="331" w:name="_Toc196656588"/>
      <w:bookmarkStart w:id="332" w:name="_Toc196662395"/>
      <w:r w:rsidRPr="00F408E2">
        <w:rPr>
          <w:rFonts w:cs="Times New Roman"/>
        </w:rPr>
        <w:t>Thrombose</w:t>
      </w:r>
      <w:r w:rsidR="00CE647B" w:rsidRPr="00F408E2">
        <w:rPr>
          <w:rFonts w:cs="Times New Roman"/>
        </w:rPr>
        <w:t>s</w:t>
      </w:r>
      <w:r w:rsidRPr="00F408E2">
        <w:rPr>
          <w:rFonts w:cs="Times New Roman"/>
        </w:rPr>
        <w:t xml:space="preserve"> </w:t>
      </w:r>
      <w:r w:rsidR="00CE647B" w:rsidRPr="00F408E2">
        <w:rPr>
          <w:rFonts w:cs="Times New Roman"/>
        </w:rPr>
        <w:t>veineuses</w:t>
      </w:r>
      <w:r w:rsidRPr="00F408E2">
        <w:rPr>
          <w:rFonts w:cs="Times New Roman"/>
        </w:rPr>
        <w:t xml:space="preserve"> cérébelleuses</w:t>
      </w:r>
      <w:bookmarkEnd w:id="331"/>
      <w:bookmarkEnd w:id="332"/>
      <w:r w:rsidRPr="00F408E2">
        <w:rPr>
          <w:rFonts w:cs="Times New Roman"/>
        </w:rPr>
        <w:t xml:space="preserve"> </w:t>
      </w:r>
    </w:p>
    <w:p w14:paraId="249963D9" w14:textId="0AB3B4FF" w:rsidR="00E57008" w:rsidRPr="00F408E2" w:rsidRDefault="00666A53" w:rsidP="004237A4">
      <w:pPr>
        <w:numPr>
          <w:ilvl w:val="1"/>
          <w:numId w:val="4"/>
        </w:numPr>
        <w:rPr>
          <w:rFonts w:cs="Times New Roman"/>
        </w:rPr>
      </w:pPr>
      <w:r w:rsidRPr="00F408E2">
        <w:rPr>
          <w:rFonts w:cs="Times New Roman"/>
        </w:rPr>
        <w:t>Simule tumeur fosse postérieure</w:t>
      </w:r>
    </w:p>
    <w:p w14:paraId="005C4EC9" w14:textId="05D7AF90" w:rsidR="00DF3C87" w:rsidRPr="00F408E2" w:rsidRDefault="00DF3C87" w:rsidP="00DF3C87">
      <w:pPr>
        <w:pStyle w:val="Titre1"/>
        <w:rPr>
          <w:rFonts w:cs="Times New Roman"/>
        </w:rPr>
      </w:pPr>
      <w:bookmarkStart w:id="333" w:name="_Toc196656589"/>
      <w:bookmarkStart w:id="334" w:name="_Toc196662396"/>
      <w:r w:rsidRPr="00F408E2">
        <w:rPr>
          <w:rFonts w:cs="Times New Roman"/>
        </w:rPr>
        <w:t>Diagnostic</w:t>
      </w:r>
      <w:r w:rsidR="00EC3244">
        <w:rPr>
          <w:rFonts w:cs="Times New Roman"/>
        </w:rPr>
        <w:t> </w:t>
      </w:r>
      <w:r w:rsidRPr="00F408E2">
        <w:rPr>
          <w:rFonts w:cs="Times New Roman"/>
        </w:rPr>
        <w:t>: positif</w:t>
      </w:r>
      <w:bookmarkEnd w:id="333"/>
      <w:bookmarkEnd w:id="334"/>
    </w:p>
    <w:p w14:paraId="5DC713E1" w14:textId="03978C37" w:rsidR="00DF3C87" w:rsidRPr="00F408E2" w:rsidRDefault="00DF3C87" w:rsidP="00DF3C87">
      <w:pPr>
        <w:rPr>
          <w:rFonts w:cs="Times New Roman"/>
        </w:rPr>
      </w:pPr>
      <w:r w:rsidRPr="00F408E2">
        <w:rPr>
          <w:rFonts w:cs="Times New Roman"/>
        </w:rPr>
        <w:t>Facteurs de risques</w:t>
      </w:r>
    </w:p>
    <w:p w14:paraId="349121EB" w14:textId="63311EF3" w:rsidR="00DF3C87" w:rsidRPr="00F408E2" w:rsidRDefault="00DF3C87" w:rsidP="00DF3C87">
      <w:pPr>
        <w:rPr>
          <w:rFonts w:cs="Times New Roman"/>
        </w:rPr>
      </w:pPr>
      <w:r w:rsidRPr="00F408E2">
        <w:rPr>
          <w:rFonts w:cs="Times New Roman"/>
        </w:rPr>
        <w:t xml:space="preserve">Céphalées </w:t>
      </w:r>
      <w:r w:rsidR="001B7F53" w:rsidRPr="00F408E2">
        <w:rPr>
          <w:rFonts w:cs="Times New Roman"/>
        </w:rPr>
        <w:t>récentes</w:t>
      </w:r>
      <w:r w:rsidRPr="00F408E2">
        <w:rPr>
          <w:rFonts w:cs="Times New Roman"/>
        </w:rPr>
        <w:t xml:space="preserve"> </w:t>
      </w:r>
      <w:r w:rsidR="001B7F53" w:rsidRPr="00F408E2">
        <w:rPr>
          <w:rFonts w:cs="Times New Roman"/>
        </w:rPr>
        <w:t>inhabituels</w:t>
      </w:r>
      <w:r w:rsidRPr="00F408E2">
        <w:rPr>
          <w:rFonts w:cs="Times New Roman"/>
        </w:rPr>
        <w:t xml:space="preserve"> </w:t>
      </w:r>
      <w:r w:rsidR="001B7F53" w:rsidRPr="00F408E2">
        <w:rPr>
          <w:rFonts w:cs="Times New Roman"/>
        </w:rPr>
        <w:t xml:space="preserve">positionnelle </w:t>
      </w:r>
      <w:r w:rsidRPr="00F408E2">
        <w:rPr>
          <w:rFonts w:cs="Times New Roman"/>
        </w:rPr>
        <w:t xml:space="preserve">(75%), </w:t>
      </w:r>
      <w:r w:rsidR="001B7F53" w:rsidRPr="00F408E2">
        <w:rPr>
          <w:rFonts w:cs="Times New Roman"/>
        </w:rPr>
        <w:t>fortuite</w:t>
      </w:r>
      <w:r w:rsidRPr="00F408E2">
        <w:rPr>
          <w:rFonts w:cs="Times New Roman"/>
        </w:rPr>
        <w:t xml:space="preserve"> </w:t>
      </w:r>
    </w:p>
    <w:p w14:paraId="23615ED0" w14:textId="0D129987" w:rsidR="00DF3C87" w:rsidRPr="00F408E2" w:rsidRDefault="00DF3C87" w:rsidP="00DF3C87">
      <w:pPr>
        <w:rPr>
          <w:rFonts w:cs="Times New Roman"/>
        </w:rPr>
      </w:pPr>
      <w:r w:rsidRPr="00F408E2">
        <w:rPr>
          <w:rFonts w:cs="Times New Roman"/>
        </w:rPr>
        <w:t xml:space="preserve">+/- cirses convulsive </w:t>
      </w:r>
    </w:p>
    <w:p w14:paraId="7EBB19D4" w14:textId="591B5FBC" w:rsidR="00DF3C87" w:rsidRPr="00F408E2" w:rsidRDefault="001B7F53" w:rsidP="00DF3C87">
      <w:pPr>
        <w:rPr>
          <w:rFonts w:cs="Times New Roman"/>
        </w:rPr>
      </w:pPr>
      <w:r w:rsidRPr="00F408E2">
        <w:rPr>
          <w:rFonts w:cs="Times New Roman"/>
        </w:rPr>
        <w:lastRenderedPageBreak/>
        <w:t>Delta</w:t>
      </w:r>
      <w:r w:rsidR="00DF3C87" w:rsidRPr="00F408E2">
        <w:rPr>
          <w:rFonts w:cs="Times New Roman"/>
        </w:rPr>
        <w:t xml:space="preserve"> vide (</w:t>
      </w:r>
      <w:r w:rsidRPr="00F408E2">
        <w:rPr>
          <w:rFonts w:cs="Times New Roman"/>
        </w:rPr>
        <w:t>imagerie</w:t>
      </w:r>
      <w:r w:rsidR="00DF3C87" w:rsidRPr="00F408E2">
        <w:rPr>
          <w:rFonts w:cs="Times New Roman"/>
        </w:rPr>
        <w:t xml:space="preserve"> cérébrale </w:t>
      </w:r>
      <w:r w:rsidRPr="00F408E2">
        <w:rPr>
          <w:rFonts w:cs="Times New Roman"/>
        </w:rPr>
        <w:t>avec</w:t>
      </w:r>
      <w:r w:rsidR="00DF3C87" w:rsidRPr="00F408E2">
        <w:rPr>
          <w:rFonts w:cs="Times New Roman"/>
        </w:rPr>
        <w:t xml:space="preserve"> </w:t>
      </w:r>
      <w:r w:rsidRPr="00F408E2">
        <w:rPr>
          <w:rFonts w:cs="Times New Roman"/>
        </w:rPr>
        <w:t>i</w:t>
      </w:r>
      <w:r w:rsidR="00DF3C87" w:rsidRPr="00F408E2">
        <w:rPr>
          <w:rFonts w:cs="Times New Roman"/>
        </w:rPr>
        <w:t>njection)</w:t>
      </w:r>
    </w:p>
    <w:p w14:paraId="54A03426" w14:textId="6621C486" w:rsidR="00DF3C87" w:rsidRPr="00F408E2" w:rsidRDefault="00112B64" w:rsidP="001B7F53">
      <w:pPr>
        <w:pStyle w:val="Titre1"/>
        <w:rPr>
          <w:rFonts w:cs="Times New Roman"/>
        </w:rPr>
      </w:pPr>
      <w:bookmarkStart w:id="335" w:name="_Toc196656590"/>
      <w:bookmarkStart w:id="336" w:name="_Toc196662397"/>
      <w:r w:rsidRPr="00F408E2">
        <w:rPr>
          <w:rFonts w:cs="Times New Roman"/>
        </w:rPr>
        <w:t>Diagnostics étiologiques</w:t>
      </w:r>
      <w:bookmarkEnd w:id="335"/>
      <w:bookmarkEnd w:id="336"/>
    </w:p>
    <w:tbl>
      <w:tblPr>
        <w:tblStyle w:val="Grilledutableau"/>
        <w:tblW w:w="0" w:type="auto"/>
        <w:tblLook w:val="04A0" w:firstRow="1" w:lastRow="0" w:firstColumn="1" w:lastColumn="0" w:noHBand="0" w:noVBand="1"/>
      </w:tblPr>
      <w:tblGrid>
        <w:gridCol w:w="1975"/>
        <w:gridCol w:w="4568"/>
      </w:tblGrid>
      <w:tr w:rsidR="00112B64" w:rsidRPr="00F408E2" w14:paraId="7157B481" w14:textId="77777777" w:rsidTr="00610414">
        <w:trPr>
          <w:trHeight w:val="1112"/>
        </w:trPr>
        <w:tc>
          <w:tcPr>
            <w:tcW w:w="1975" w:type="dxa"/>
          </w:tcPr>
          <w:p w14:paraId="3C43F89A" w14:textId="476B4F69" w:rsidR="00112B64" w:rsidRPr="00F408E2" w:rsidRDefault="00A764F6" w:rsidP="00112B64">
            <w:pPr>
              <w:numPr>
                <w:ilvl w:val="0"/>
                <w:numId w:val="0"/>
              </w:numPr>
              <w:rPr>
                <w:rFonts w:cs="Times New Roman"/>
              </w:rPr>
            </w:pPr>
            <w:r w:rsidRPr="00F408E2">
              <w:rPr>
                <w:rFonts w:cs="Times New Roman"/>
              </w:rPr>
              <w:t>Hématologique</w:t>
            </w:r>
            <w:r w:rsidR="00112B64" w:rsidRPr="00F408E2">
              <w:rPr>
                <w:rFonts w:cs="Times New Roman"/>
              </w:rPr>
              <w:t xml:space="preserve"> </w:t>
            </w:r>
          </w:p>
        </w:tc>
        <w:tc>
          <w:tcPr>
            <w:tcW w:w="4568" w:type="dxa"/>
          </w:tcPr>
          <w:p w14:paraId="68370552" w14:textId="3DDCA1C7" w:rsidR="00112B64" w:rsidRPr="00F408E2" w:rsidRDefault="00112B64" w:rsidP="004237A4">
            <w:pPr>
              <w:pStyle w:val="Paragraphedeliste"/>
              <w:numPr>
                <w:ilvl w:val="0"/>
                <w:numId w:val="17"/>
              </w:numPr>
              <w:rPr>
                <w:rFonts w:cs="Times New Roman"/>
              </w:rPr>
            </w:pPr>
            <w:r w:rsidRPr="00F408E2">
              <w:rPr>
                <w:rFonts w:cs="Times New Roman"/>
              </w:rPr>
              <w:t>Poly</w:t>
            </w:r>
            <w:r w:rsidR="0000148F" w:rsidRPr="00F408E2">
              <w:rPr>
                <w:rFonts w:cs="Times New Roman"/>
              </w:rPr>
              <w:t>cy</w:t>
            </w:r>
            <w:r w:rsidRPr="00F408E2">
              <w:rPr>
                <w:rFonts w:cs="Times New Roman"/>
              </w:rPr>
              <w:t xml:space="preserve">théme primaires et </w:t>
            </w:r>
            <w:r w:rsidR="0000148F" w:rsidRPr="00F408E2">
              <w:rPr>
                <w:rFonts w:cs="Times New Roman"/>
              </w:rPr>
              <w:t>secondaire</w:t>
            </w:r>
            <w:r w:rsidRPr="00F408E2">
              <w:rPr>
                <w:rFonts w:cs="Times New Roman"/>
              </w:rPr>
              <w:t xml:space="preserve"> </w:t>
            </w:r>
          </w:p>
          <w:p w14:paraId="615CE5AD" w14:textId="60A26C82" w:rsidR="00112B64" w:rsidRPr="00F408E2" w:rsidRDefault="0000148F" w:rsidP="004237A4">
            <w:pPr>
              <w:pStyle w:val="Paragraphedeliste"/>
              <w:numPr>
                <w:ilvl w:val="0"/>
                <w:numId w:val="17"/>
              </w:numPr>
              <w:rPr>
                <w:rFonts w:cs="Times New Roman"/>
              </w:rPr>
            </w:pPr>
            <w:r w:rsidRPr="00F408E2">
              <w:rPr>
                <w:rFonts w:cs="Times New Roman"/>
              </w:rPr>
              <w:t>Leucémie</w:t>
            </w:r>
            <w:r w:rsidR="00112B64" w:rsidRPr="00F408E2">
              <w:rPr>
                <w:rFonts w:cs="Times New Roman"/>
              </w:rPr>
              <w:t xml:space="preserve"> </w:t>
            </w:r>
          </w:p>
          <w:p w14:paraId="60917065" w14:textId="77777777" w:rsidR="00112B64" w:rsidRPr="00F408E2" w:rsidRDefault="00112B64" w:rsidP="004237A4">
            <w:pPr>
              <w:pStyle w:val="Paragraphedeliste"/>
              <w:numPr>
                <w:ilvl w:val="0"/>
                <w:numId w:val="17"/>
              </w:numPr>
              <w:rPr>
                <w:rFonts w:cs="Times New Roman"/>
              </w:rPr>
            </w:pPr>
            <w:r w:rsidRPr="00F408E2">
              <w:rPr>
                <w:rFonts w:cs="Times New Roman"/>
              </w:rPr>
              <w:t>Thrombocythémie</w:t>
            </w:r>
          </w:p>
          <w:p w14:paraId="16A510E0" w14:textId="067A6342" w:rsidR="00112B64" w:rsidRPr="00F408E2" w:rsidRDefault="00112B64" w:rsidP="004237A4">
            <w:pPr>
              <w:pStyle w:val="Paragraphedeliste"/>
              <w:numPr>
                <w:ilvl w:val="0"/>
                <w:numId w:val="17"/>
              </w:numPr>
              <w:rPr>
                <w:rFonts w:cs="Times New Roman"/>
              </w:rPr>
            </w:pPr>
            <w:r w:rsidRPr="00F408E2">
              <w:rPr>
                <w:rFonts w:cs="Times New Roman"/>
              </w:rPr>
              <w:t>Anémie</w:t>
            </w:r>
            <w:r w:rsidR="00870A7D" w:rsidRPr="00F408E2">
              <w:rPr>
                <w:rFonts w:cs="Times New Roman"/>
              </w:rPr>
              <w:t>,</w:t>
            </w:r>
            <w:r w:rsidRPr="00F408E2">
              <w:rPr>
                <w:rFonts w:cs="Times New Roman"/>
              </w:rPr>
              <w:t xml:space="preserve"> hémoglobinurie </w:t>
            </w:r>
            <w:r w:rsidR="0000148F" w:rsidRPr="00F408E2">
              <w:rPr>
                <w:rFonts w:cs="Times New Roman"/>
              </w:rPr>
              <w:t>nocturne</w:t>
            </w:r>
            <w:r w:rsidRPr="00F408E2">
              <w:rPr>
                <w:rFonts w:cs="Times New Roman"/>
              </w:rPr>
              <w:t xml:space="preserve"> </w:t>
            </w:r>
            <w:r w:rsidR="0000148F" w:rsidRPr="00F408E2">
              <w:rPr>
                <w:rFonts w:cs="Times New Roman"/>
              </w:rPr>
              <w:t>paroxystique</w:t>
            </w:r>
          </w:p>
        </w:tc>
      </w:tr>
      <w:tr w:rsidR="00112B64" w:rsidRPr="00F408E2" w14:paraId="4C0FFFBC" w14:textId="77777777" w:rsidTr="00610414">
        <w:trPr>
          <w:trHeight w:val="944"/>
        </w:trPr>
        <w:tc>
          <w:tcPr>
            <w:tcW w:w="1975" w:type="dxa"/>
          </w:tcPr>
          <w:p w14:paraId="4CB4BE89" w14:textId="76E64041" w:rsidR="00112B64" w:rsidRPr="00F408E2" w:rsidRDefault="00717706" w:rsidP="00112B64">
            <w:pPr>
              <w:numPr>
                <w:ilvl w:val="0"/>
                <w:numId w:val="0"/>
              </w:numPr>
              <w:rPr>
                <w:rFonts w:cs="Times New Roman"/>
              </w:rPr>
            </w:pPr>
            <w:r w:rsidRPr="00F408E2">
              <w:rPr>
                <w:rFonts w:cs="Times New Roman"/>
              </w:rPr>
              <w:t>Thrombophilie</w:t>
            </w:r>
            <w:r w:rsidR="000E3CA5" w:rsidRPr="00F408E2">
              <w:rPr>
                <w:rFonts w:cs="Times New Roman"/>
              </w:rPr>
              <w:t xml:space="preserve"> génétique</w:t>
            </w:r>
          </w:p>
        </w:tc>
        <w:tc>
          <w:tcPr>
            <w:tcW w:w="4568" w:type="dxa"/>
          </w:tcPr>
          <w:p w14:paraId="4C9D9E67" w14:textId="2D0D9497" w:rsidR="00112B64" w:rsidRPr="00F408E2" w:rsidRDefault="000E3CA5" w:rsidP="004237A4">
            <w:pPr>
              <w:pStyle w:val="Paragraphedeliste"/>
              <w:numPr>
                <w:ilvl w:val="0"/>
                <w:numId w:val="18"/>
              </w:numPr>
              <w:rPr>
                <w:rFonts w:cs="Times New Roman"/>
              </w:rPr>
            </w:pPr>
            <w:r w:rsidRPr="00F408E2">
              <w:rPr>
                <w:rFonts w:cs="Times New Roman"/>
              </w:rPr>
              <w:t xml:space="preserve">Déficit en </w:t>
            </w:r>
            <w:r w:rsidR="00D472DD" w:rsidRPr="00F408E2">
              <w:rPr>
                <w:rFonts w:cs="Times New Roman"/>
              </w:rPr>
              <w:t>antithrombine,</w:t>
            </w:r>
            <w:r w:rsidRPr="00F408E2">
              <w:rPr>
                <w:rFonts w:cs="Times New Roman"/>
              </w:rPr>
              <w:t xml:space="preserve"> en </w:t>
            </w:r>
            <w:r w:rsidR="00717706" w:rsidRPr="00F408E2">
              <w:rPr>
                <w:rFonts w:cs="Times New Roman"/>
              </w:rPr>
              <w:t>protéine</w:t>
            </w:r>
            <w:r w:rsidRPr="00F408E2">
              <w:rPr>
                <w:rFonts w:cs="Times New Roman"/>
              </w:rPr>
              <w:t xml:space="preserve"> C, protéine S</w:t>
            </w:r>
          </w:p>
          <w:p w14:paraId="4CFE6968" w14:textId="0FC398A6" w:rsidR="000E3CA5" w:rsidRPr="00F408E2" w:rsidRDefault="000E3CA5" w:rsidP="004237A4">
            <w:pPr>
              <w:pStyle w:val="Paragraphedeliste"/>
              <w:numPr>
                <w:ilvl w:val="0"/>
                <w:numId w:val="18"/>
              </w:numPr>
              <w:rPr>
                <w:rFonts w:cs="Times New Roman"/>
              </w:rPr>
            </w:pPr>
            <w:r w:rsidRPr="00F408E2">
              <w:rPr>
                <w:rFonts w:cs="Times New Roman"/>
              </w:rPr>
              <w:t>Muta</w:t>
            </w:r>
            <w:r w:rsidR="00116AEA" w:rsidRPr="00F408E2">
              <w:rPr>
                <w:rFonts w:cs="Times New Roman"/>
              </w:rPr>
              <w:t>ti</w:t>
            </w:r>
            <w:r w:rsidRPr="00F408E2">
              <w:rPr>
                <w:rFonts w:cs="Times New Roman"/>
              </w:rPr>
              <w:t>on facte</w:t>
            </w:r>
            <w:r w:rsidR="00116AEA" w:rsidRPr="00F408E2">
              <w:rPr>
                <w:rFonts w:cs="Times New Roman"/>
              </w:rPr>
              <w:t>ur</w:t>
            </w:r>
            <w:r w:rsidRPr="00F408E2">
              <w:rPr>
                <w:rFonts w:cs="Times New Roman"/>
              </w:rPr>
              <w:t xml:space="preserve"> V L</w:t>
            </w:r>
            <w:r w:rsidR="00116AEA" w:rsidRPr="00F408E2">
              <w:rPr>
                <w:rFonts w:cs="Times New Roman"/>
              </w:rPr>
              <w:t xml:space="preserve">eiden, </w:t>
            </w:r>
            <w:r w:rsidR="00717706" w:rsidRPr="00F408E2">
              <w:rPr>
                <w:rFonts w:cs="Times New Roman"/>
              </w:rPr>
              <w:t>prothrombine</w:t>
            </w:r>
            <w:r w:rsidR="00116AEA" w:rsidRPr="00F408E2">
              <w:rPr>
                <w:rFonts w:cs="Times New Roman"/>
              </w:rPr>
              <w:t>, homocystéinémie</w:t>
            </w:r>
          </w:p>
        </w:tc>
      </w:tr>
      <w:tr w:rsidR="00112B64" w:rsidRPr="00F408E2" w14:paraId="12D7EA31" w14:textId="77777777" w:rsidTr="00610414">
        <w:trPr>
          <w:trHeight w:val="992"/>
        </w:trPr>
        <w:tc>
          <w:tcPr>
            <w:tcW w:w="1975" w:type="dxa"/>
          </w:tcPr>
          <w:p w14:paraId="1CD2A684" w14:textId="2D4C3338" w:rsidR="00112B64" w:rsidRPr="00F408E2" w:rsidRDefault="00BE7ED7" w:rsidP="00112B64">
            <w:pPr>
              <w:numPr>
                <w:ilvl w:val="0"/>
                <w:numId w:val="0"/>
              </w:numPr>
              <w:rPr>
                <w:rFonts w:cs="Times New Roman"/>
              </w:rPr>
            </w:pPr>
            <w:r w:rsidRPr="00F408E2">
              <w:rPr>
                <w:rFonts w:cs="Times New Roman"/>
              </w:rPr>
              <w:t>Thrombophile acquise</w:t>
            </w:r>
          </w:p>
        </w:tc>
        <w:tc>
          <w:tcPr>
            <w:tcW w:w="4568" w:type="dxa"/>
          </w:tcPr>
          <w:p w14:paraId="6FFA6856" w14:textId="7D0A3AF2" w:rsidR="00112B64" w:rsidRPr="00F408E2" w:rsidRDefault="00BE7ED7" w:rsidP="004237A4">
            <w:pPr>
              <w:pStyle w:val="Paragraphedeliste"/>
              <w:numPr>
                <w:ilvl w:val="0"/>
                <w:numId w:val="18"/>
              </w:numPr>
              <w:rPr>
                <w:rFonts w:cs="Times New Roman"/>
              </w:rPr>
            </w:pPr>
            <w:r w:rsidRPr="00F408E2">
              <w:rPr>
                <w:rFonts w:cs="Times New Roman"/>
              </w:rPr>
              <w:t xml:space="preserve">Sd néphrotique </w:t>
            </w:r>
            <w:r w:rsidR="00717706" w:rsidRPr="00F408E2">
              <w:rPr>
                <w:rFonts w:cs="Times New Roman"/>
              </w:rPr>
              <w:t>anticorps</w:t>
            </w:r>
            <w:r w:rsidRPr="00F408E2">
              <w:rPr>
                <w:rFonts w:cs="Times New Roman"/>
              </w:rPr>
              <w:t xml:space="preserve"> antiphospho</w:t>
            </w:r>
            <w:r w:rsidR="00D472DD">
              <w:rPr>
                <w:rFonts w:cs="Times New Roman"/>
              </w:rPr>
              <w:t>l</w:t>
            </w:r>
            <w:r w:rsidRPr="00F408E2">
              <w:rPr>
                <w:rFonts w:cs="Times New Roman"/>
              </w:rPr>
              <w:t>ipides (SAPL)</w:t>
            </w:r>
          </w:p>
          <w:p w14:paraId="6ADE98DF" w14:textId="0C844ACE" w:rsidR="00BE7ED7" w:rsidRPr="00F408E2" w:rsidRDefault="00BE7ED7" w:rsidP="004237A4">
            <w:pPr>
              <w:pStyle w:val="Paragraphedeliste"/>
              <w:numPr>
                <w:ilvl w:val="0"/>
                <w:numId w:val="18"/>
              </w:numPr>
              <w:rPr>
                <w:rFonts w:cs="Times New Roman"/>
              </w:rPr>
            </w:pPr>
            <w:r w:rsidRPr="00F408E2">
              <w:rPr>
                <w:rFonts w:cs="Times New Roman"/>
              </w:rPr>
              <w:t>Hom</w:t>
            </w:r>
            <w:r w:rsidR="00D472DD">
              <w:rPr>
                <w:rFonts w:cs="Times New Roman"/>
              </w:rPr>
              <w:t>o</w:t>
            </w:r>
            <w:r w:rsidRPr="00F408E2">
              <w:rPr>
                <w:rFonts w:cs="Times New Roman"/>
              </w:rPr>
              <w:t>cystéinémie</w:t>
            </w:r>
          </w:p>
          <w:p w14:paraId="584AD9E9" w14:textId="2ABC5342" w:rsidR="00BE7ED7" w:rsidRPr="00F408E2" w:rsidRDefault="00BE7ED7" w:rsidP="004237A4">
            <w:pPr>
              <w:pStyle w:val="Paragraphedeliste"/>
              <w:numPr>
                <w:ilvl w:val="0"/>
                <w:numId w:val="18"/>
              </w:numPr>
              <w:rPr>
                <w:rFonts w:cs="Times New Roman"/>
              </w:rPr>
            </w:pPr>
            <w:r w:rsidRPr="00F408E2">
              <w:rPr>
                <w:rFonts w:cs="Times New Roman"/>
              </w:rPr>
              <w:t>Grossesse, péri</w:t>
            </w:r>
            <w:r w:rsidR="00A9518C" w:rsidRPr="00F408E2">
              <w:rPr>
                <w:rFonts w:cs="Times New Roman"/>
              </w:rPr>
              <w:t>-</w:t>
            </w:r>
            <w:r w:rsidRPr="00F408E2">
              <w:rPr>
                <w:rFonts w:cs="Times New Roman"/>
              </w:rPr>
              <w:t>partum</w:t>
            </w:r>
            <w:r w:rsidR="00D60C20" w:rsidRPr="00F408E2">
              <w:rPr>
                <w:rFonts w:cs="Times New Roman"/>
              </w:rPr>
              <w:t xml:space="preserve"> </w:t>
            </w:r>
          </w:p>
        </w:tc>
      </w:tr>
      <w:tr w:rsidR="00112351" w:rsidRPr="00F408E2" w14:paraId="3FE058D8" w14:textId="77777777" w:rsidTr="00610414">
        <w:trPr>
          <w:trHeight w:val="693"/>
        </w:trPr>
        <w:tc>
          <w:tcPr>
            <w:tcW w:w="1975" w:type="dxa"/>
          </w:tcPr>
          <w:p w14:paraId="5567FF94" w14:textId="6FB95AD0" w:rsidR="00112351" w:rsidRPr="00F408E2" w:rsidRDefault="0084242B" w:rsidP="00112B64">
            <w:pPr>
              <w:numPr>
                <w:ilvl w:val="0"/>
                <w:numId w:val="0"/>
              </w:numPr>
              <w:rPr>
                <w:rFonts w:cs="Times New Roman"/>
              </w:rPr>
            </w:pPr>
            <w:r w:rsidRPr="00F408E2">
              <w:rPr>
                <w:rFonts w:cs="Times New Roman"/>
              </w:rPr>
              <w:t>Infection</w:t>
            </w:r>
            <w:r w:rsidR="00112351" w:rsidRPr="00F408E2">
              <w:rPr>
                <w:rFonts w:cs="Times New Roman"/>
              </w:rPr>
              <w:t xml:space="preserve"> </w:t>
            </w:r>
          </w:p>
        </w:tc>
        <w:tc>
          <w:tcPr>
            <w:tcW w:w="4568" w:type="dxa"/>
          </w:tcPr>
          <w:p w14:paraId="45E43E49" w14:textId="72D0B0BD" w:rsidR="00112351" w:rsidRPr="00F408E2" w:rsidRDefault="00112351" w:rsidP="004237A4">
            <w:pPr>
              <w:pStyle w:val="Paragraphedeliste"/>
              <w:numPr>
                <w:ilvl w:val="0"/>
                <w:numId w:val="18"/>
              </w:numPr>
              <w:rPr>
                <w:rFonts w:cs="Times New Roman"/>
              </w:rPr>
            </w:pPr>
            <w:r w:rsidRPr="00F408E2">
              <w:rPr>
                <w:rFonts w:cs="Times New Roman"/>
              </w:rPr>
              <w:t xml:space="preserve">De </w:t>
            </w:r>
            <w:r w:rsidR="0084242B" w:rsidRPr="00F408E2">
              <w:rPr>
                <w:rFonts w:cs="Times New Roman"/>
              </w:rPr>
              <w:t>voisinage</w:t>
            </w:r>
            <w:r w:rsidR="00EC3244">
              <w:rPr>
                <w:rFonts w:cs="Times New Roman"/>
              </w:rPr>
              <w:t> </w:t>
            </w:r>
            <w:r w:rsidRPr="00F408E2">
              <w:rPr>
                <w:rFonts w:cs="Times New Roman"/>
              </w:rPr>
              <w:t xml:space="preserve">: otite, </w:t>
            </w:r>
            <w:r w:rsidR="00D472DD" w:rsidRPr="00F408E2">
              <w:rPr>
                <w:rFonts w:cs="Times New Roman"/>
              </w:rPr>
              <w:t>mastoïdite,</w:t>
            </w:r>
            <w:r w:rsidRPr="00F408E2">
              <w:rPr>
                <w:rFonts w:cs="Times New Roman"/>
              </w:rPr>
              <w:t xml:space="preserve"> sinusite, </w:t>
            </w:r>
            <w:r w:rsidR="0084242B" w:rsidRPr="00F408E2">
              <w:rPr>
                <w:rFonts w:cs="Times New Roman"/>
              </w:rPr>
              <w:t>méningite</w:t>
            </w:r>
            <w:r w:rsidRPr="00F408E2">
              <w:rPr>
                <w:rFonts w:cs="Times New Roman"/>
              </w:rPr>
              <w:t xml:space="preserve"> </w:t>
            </w:r>
          </w:p>
          <w:p w14:paraId="11C4A450" w14:textId="4DEAB73B" w:rsidR="00112351" w:rsidRPr="00F408E2" w:rsidRDefault="00112351" w:rsidP="004237A4">
            <w:pPr>
              <w:pStyle w:val="Paragraphedeliste"/>
              <w:numPr>
                <w:ilvl w:val="0"/>
                <w:numId w:val="18"/>
              </w:numPr>
              <w:rPr>
                <w:rFonts w:cs="Times New Roman"/>
              </w:rPr>
            </w:pPr>
            <w:r w:rsidRPr="00F408E2">
              <w:rPr>
                <w:rFonts w:cs="Times New Roman"/>
              </w:rPr>
              <w:t xml:space="preserve">Du système </w:t>
            </w:r>
          </w:p>
        </w:tc>
      </w:tr>
      <w:tr w:rsidR="00112351" w:rsidRPr="00F408E2" w14:paraId="5E9B7745" w14:textId="77777777" w:rsidTr="00610414">
        <w:trPr>
          <w:trHeight w:val="1262"/>
        </w:trPr>
        <w:tc>
          <w:tcPr>
            <w:tcW w:w="1975" w:type="dxa"/>
          </w:tcPr>
          <w:p w14:paraId="5277E3F1" w14:textId="4063766D" w:rsidR="00112351" w:rsidRPr="00F408E2" w:rsidRDefault="00112351" w:rsidP="00112B64">
            <w:pPr>
              <w:numPr>
                <w:ilvl w:val="0"/>
                <w:numId w:val="0"/>
              </w:numPr>
              <w:rPr>
                <w:rFonts w:cs="Times New Roman"/>
              </w:rPr>
            </w:pPr>
            <w:r w:rsidRPr="00F408E2">
              <w:rPr>
                <w:rFonts w:cs="Times New Roman"/>
              </w:rPr>
              <w:t>Inflammation</w:t>
            </w:r>
          </w:p>
        </w:tc>
        <w:tc>
          <w:tcPr>
            <w:tcW w:w="4568" w:type="dxa"/>
          </w:tcPr>
          <w:p w14:paraId="6EACE930" w14:textId="77777777" w:rsidR="00112351" w:rsidRPr="00F408E2" w:rsidRDefault="00112351" w:rsidP="004237A4">
            <w:pPr>
              <w:pStyle w:val="Paragraphedeliste"/>
              <w:numPr>
                <w:ilvl w:val="0"/>
                <w:numId w:val="18"/>
              </w:numPr>
              <w:rPr>
                <w:rFonts w:cs="Times New Roman"/>
              </w:rPr>
            </w:pPr>
            <w:r w:rsidRPr="00F408E2">
              <w:rPr>
                <w:rFonts w:cs="Times New Roman"/>
              </w:rPr>
              <w:t xml:space="preserve">Lupus systémique </w:t>
            </w:r>
          </w:p>
          <w:p w14:paraId="37534F4B" w14:textId="77777777" w:rsidR="00112351" w:rsidRPr="00F408E2" w:rsidRDefault="00112351" w:rsidP="004237A4">
            <w:pPr>
              <w:pStyle w:val="Paragraphedeliste"/>
              <w:numPr>
                <w:ilvl w:val="0"/>
                <w:numId w:val="18"/>
              </w:numPr>
              <w:rPr>
                <w:rFonts w:cs="Times New Roman"/>
              </w:rPr>
            </w:pPr>
            <w:r w:rsidRPr="00F408E2">
              <w:rPr>
                <w:rFonts w:cs="Times New Roman"/>
              </w:rPr>
              <w:t>Maladie de Wegener</w:t>
            </w:r>
          </w:p>
          <w:p w14:paraId="7A88BC56" w14:textId="77777777" w:rsidR="00112351" w:rsidRPr="00F408E2" w:rsidRDefault="00112351" w:rsidP="004237A4">
            <w:pPr>
              <w:pStyle w:val="Paragraphedeliste"/>
              <w:numPr>
                <w:ilvl w:val="0"/>
                <w:numId w:val="18"/>
              </w:numPr>
              <w:rPr>
                <w:rFonts w:cs="Times New Roman"/>
              </w:rPr>
            </w:pPr>
            <w:r w:rsidRPr="00F408E2">
              <w:rPr>
                <w:rFonts w:cs="Times New Roman"/>
              </w:rPr>
              <w:t>Sarcoïdose</w:t>
            </w:r>
          </w:p>
          <w:p w14:paraId="6D45D618" w14:textId="3699E2A4" w:rsidR="00112351" w:rsidRPr="00F408E2" w:rsidRDefault="00112351" w:rsidP="004237A4">
            <w:pPr>
              <w:pStyle w:val="Paragraphedeliste"/>
              <w:numPr>
                <w:ilvl w:val="0"/>
                <w:numId w:val="18"/>
              </w:numPr>
              <w:rPr>
                <w:rFonts w:cs="Times New Roman"/>
              </w:rPr>
            </w:pPr>
            <w:r w:rsidRPr="00F408E2">
              <w:rPr>
                <w:rFonts w:cs="Times New Roman"/>
              </w:rPr>
              <w:t>Maladie de Beçhe</w:t>
            </w:r>
            <w:r w:rsidR="0084242B" w:rsidRPr="00F408E2">
              <w:rPr>
                <w:rFonts w:cs="Times New Roman"/>
              </w:rPr>
              <w:t>t</w:t>
            </w:r>
          </w:p>
          <w:p w14:paraId="5C706339" w14:textId="1A5FB5C9" w:rsidR="00112351" w:rsidRPr="00F408E2" w:rsidRDefault="00112351" w:rsidP="004237A4">
            <w:pPr>
              <w:pStyle w:val="Paragraphedeliste"/>
              <w:numPr>
                <w:ilvl w:val="0"/>
                <w:numId w:val="18"/>
              </w:numPr>
              <w:rPr>
                <w:rFonts w:cs="Times New Roman"/>
              </w:rPr>
            </w:pPr>
            <w:r w:rsidRPr="00F408E2">
              <w:rPr>
                <w:rFonts w:cs="Times New Roman"/>
              </w:rPr>
              <w:t xml:space="preserve">Maladie </w:t>
            </w:r>
            <w:r w:rsidR="0084242B" w:rsidRPr="00F408E2">
              <w:rPr>
                <w:rFonts w:cs="Times New Roman"/>
              </w:rPr>
              <w:t>inflammatoire</w:t>
            </w:r>
            <w:r w:rsidRPr="00F408E2">
              <w:rPr>
                <w:rFonts w:cs="Times New Roman"/>
              </w:rPr>
              <w:t xml:space="preserve"> de l’inte</w:t>
            </w:r>
            <w:r w:rsidR="0084242B" w:rsidRPr="00F408E2">
              <w:rPr>
                <w:rFonts w:cs="Times New Roman"/>
              </w:rPr>
              <w:t>stine (MICI)</w:t>
            </w:r>
          </w:p>
        </w:tc>
      </w:tr>
      <w:tr w:rsidR="00BF58AF" w:rsidRPr="00F408E2" w14:paraId="0158A5B3" w14:textId="77777777" w:rsidTr="00610414">
        <w:trPr>
          <w:trHeight w:val="1265"/>
        </w:trPr>
        <w:tc>
          <w:tcPr>
            <w:tcW w:w="1975" w:type="dxa"/>
          </w:tcPr>
          <w:p w14:paraId="279731F1" w14:textId="40EFA0DF" w:rsidR="00BF58AF" w:rsidRPr="00F408E2" w:rsidRDefault="00BF58AF" w:rsidP="00112B64">
            <w:pPr>
              <w:numPr>
                <w:ilvl w:val="0"/>
                <w:numId w:val="0"/>
              </w:numPr>
              <w:rPr>
                <w:rFonts w:cs="Times New Roman"/>
              </w:rPr>
            </w:pPr>
            <w:r w:rsidRPr="00F408E2">
              <w:rPr>
                <w:rFonts w:cs="Times New Roman"/>
              </w:rPr>
              <w:t>Mécanique ou traumatisme</w:t>
            </w:r>
          </w:p>
        </w:tc>
        <w:tc>
          <w:tcPr>
            <w:tcW w:w="4568" w:type="dxa"/>
          </w:tcPr>
          <w:p w14:paraId="7A4D64B0" w14:textId="4A53FA76" w:rsidR="00BF58AF" w:rsidRPr="00F408E2" w:rsidRDefault="00A9518C" w:rsidP="004237A4">
            <w:pPr>
              <w:pStyle w:val="Paragraphedeliste"/>
              <w:numPr>
                <w:ilvl w:val="0"/>
                <w:numId w:val="18"/>
              </w:numPr>
              <w:rPr>
                <w:rFonts w:cs="Times New Roman"/>
              </w:rPr>
            </w:pPr>
            <w:r w:rsidRPr="00F408E2">
              <w:rPr>
                <w:rFonts w:cs="Times New Roman"/>
              </w:rPr>
              <w:t>Traumatisme</w:t>
            </w:r>
            <w:r w:rsidR="00BF58AF" w:rsidRPr="00F408E2">
              <w:rPr>
                <w:rFonts w:cs="Times New Roman"/>
              </w:rPr>
              <w:t xml:space="preserve"> </w:t>
            </w:r>
            <w:r w:rsidRPr="00F408E2">
              <w:rPr>
                <w:rFonts w:cs="Times New Roman"/>
              </w:rPr>
              <w:t>crânien</w:t>
            </w:r>
            <w:r w:rsidR="00BF58AF" w:rsidRPr="00F408E2">
              <w:rPr>
                <w:rFonts w:cs="Times New Roman"/>
              </w:rPr>
              <w:t xml:space="preserve"> </w:t>
            </w:r>
          </w:p>
          <w:p w14:paraId="765C5904" w14:textId="7C38974F" w:rsidR="00BF58AF" w:rsidRPr="00F408E2" w:rsidRDefault="00BF58AF" w:rsidP="004237A4">
            <w:pPr>
              <w:pStyle w:val="Paragraphedeliste"/>
              <w:numPr>
                <w:ilvl w:val="0"/>
                <w:numId w:val="18"/>
              </w:numPr>
              <w:rPr>
                <w:rFonts w:cs="Times New Roman"/>
              </w:rPr>
            </w:pPr>
            <w:r w:rsidRPr="00F408E2">
              <w:rPr>
                <w:rFonts w:cs="Times New Roman"/>
              </w:rPr>
              <w:t xml:space="preserve">Traumatisme des sinus/ veines </w:t>
            </w:r>
            <w:r w:rsidR="00A9518C" w:rsidRPr="00F408E2">
              <w:rPr>
                <w:rFonts w:cs="Times New Roman"/>
              </w:rPr>
              <w:t>jugulaire</w:t>
            </w:r>
            <w:r w:rsidRPr="00F408E2">
              <w:rPr>
                <w:rFonts w:cs="Times New Roman"/>
              </w:rPr>
              <w:t xml:space="preserve"> </w:t>
            </w:r>
          </w:p>
          <w:p w14:paraId="26A78844" w14:textId="5ED6C497" w:rsidR="00BF58AF" w:rsidRPr="00F408E2" w:rsidRDefault="00BF58AF" w:rsidP="004237A4">
            <w:pPr>
              <w:pStyle w:val="Paragraphedeliste"/>
              <w:numPr>
                <w:ilvl w:val="0"/>
                <w:numId w:val="18"/>
              </w:numPr>
              <w:rPr>
                <w:rFonts w:cs="Times New Roman"/>
              </w:rPr>
            </w:pPr>
            <w:r w:rsidRPr="00F408E2">
              <w:rPr>
                <w:rFonts w:cs="Times New Roman"/>
              </w:rPr>
              <w:t xml:space="preserve">Acte </w:t>
            </w:r>
            <w:r w:rsidR="00A9518C" w:rsidRPr="00F408E2">
              <w:rPr>
                <w:rFonts w:cs="Times New Roman"/>
              </w:rPr>
              <w:t>neurochirurgicale</w:t>
            </w:r>
            <w:r w:rsidRPr="00F408E2">
              <w:rPr>
                <w:rFonts w:cs="Times New Roman"/>
              </w:rPr>
              <w:t xml:space="preserve"> </w:t>
            </w:r>
          </w:p>
          <w:p w14:paraId="551AF3D0" w14:textId="1F535214" w:rsidR="00BF58AF" w:rsidRPr="00F408E2" w:rsidRDefault="00A9518C" w:rsidP="004237A4">
            <w:pPr>
              <w:pStyle w:val="Paragraphedeliste"/>
              <w:numPr>
                <w:ilvl w:val="0"/>
                <w:numId w:val="18"/>
              </w:numPr>
              <w:rPr>
                <w:rFonts w:cs="Times New Roman"/>
              </w:rPr>
            </w:pPr>
            <w:r w:rsidRPr="00F408E2">
              <w:rPr>
                <w:rFonts w:cs="Times New Roman"/>
              </w:rPr>
              <w:t>Ponction</w:t>
            </w:r>
            <w:r w:rsidR="00BF58AF" w:rsidRPr="00F408E2">
              <w:rPr>
                <w:rFonts w:cs="Times New Roman"/>
              </w:rPr>
              <w:t xml:space="preserve"> </w:t>
            </w:r>
            <w:r w:rsidRPr="00F408E2">
              <w:rPr>
                <w:rFonts w:cs="Times New Roman"/>
              </w:rPr>
              <w:t>lombaire</w:t>
            </w:r>
            <w:r w:rsidR="00BF58AF" w:rsidRPr="00F408E2">
              <w:rPr>
                <w:rFonts w:cs="Times New Roman"/>
              </w:rPr>
              <w:t xml:space="preserve"> </w:t>
            </w:r>
          </w:p>
          <w:p w14:paraId="6E63AFB5" w14:textId="0AA07F47" w:rsidR="00BF58AF" w:rsidRPr="00F408E2" w:rsidRDefault="00A9518C" w:rsidP="004237A4">
            <w:pPr>
              <w:pStyle w:val="Paragraphedeliste"/>
              <w:numPr>
                <w:ilvl w:val="0"/>
                <w:numId w:val="18"/>
              </w:numPr>
              <w:rPr>
                <w:rFonts w:cs="Times New Roman"/>
              </w:rPr>
            </w:pPr>
            <w:r w:rsidRPr="00F408E2">
              <w:rPr>
                <w:rFonts w:cs="Times New Roman"/>
              </w:rPr>
              <w:t>Cathétérisme</w:t>
            </w:r>
            <w:r w:rsidR="00BF58AF" w:rsidRPr="00F408E2">
              <w:rPr>
                <w:rFonts w:cs="Times New Roman"/>
              </w:rPr>
              <w:t xml:space="preserve"> </w:t>
            </w:r>
            <w:r w:rsidRPr="00F408E2">
              <w:rPr>
                <w:rFonts w:cs="Times New Roman"/>
              </w:rPr>
              <w:t>jugulaire</w:t>
            </w:r>
          </w:p>
        </w:tc>
      </w:tr>
      <w:tr w:rsidR="00BF58AF" w:rsidRPr="00F408E2" w14:paraId="214EDC1D" w14:textId="77777777" w:rsidTr="00992659">
        <w:trPr>
          <w:trHeight w:val="38"/>
        </w:trPr>
        <w:tc>
          <w:tcPr>
            <w:tcW w:w="1975" w:type="dxa"/>
          </w:tcPr>
          <w:p w14:paraId="56C75B5C" w14:textId="19A66FC2" w:rsidR="00BF58AF" w:rsidRPr="00F408E2" w:rsidRDefault="00A9518C" w:rsidP="00112B64">
            <w:pPr>
              <w:numPr>
                <w:ilvl w:val="0"/>
                <w:numId w:val="0"/>
              </w:numPr>
              <w:rPr>
                <w:rFonts w:cs="Times New Roman"/>
              </w:rPr>
            </w:pPr>
            <w:r w:rsidRPr="00F408E2">
              <w:rPr>
                <w:rFonts w:cs="Times New Roman"/>
              </w:rPr>
              <w:t>Médicaments</w:t>
            </w:r>
            <w:r w:rsidR="00BF58AF" w:rsidRPr="00F408E2">
              <w:rPr>
                <w:rFonts w:cs="Times New Roman"/>
              </w:rPr>
              <w:t xml:space="preserve"> </w:t>
            </w:r>
          </w:p>
        </w:tc>
        <w:tc>
          <w:tcPr>
            <w:tcW w:w="4568" w:type="dxa"/>
          </w:tcPr>
          <w:p w14:paraId="3908CA8A" w14:textId="175E6475" w:rsidR="00BF58AF" w:rsidRPr="00F408E2" w:rsidRDefault="00A9518C" w:rsidP="004237A4">
            <w:pPr>
              <w:pStyle w:val="Paragraphedeliste"/>
              <w:numPr>
                <w:ilvl w:val="0"/>
                <w:numId w:val="18"/>
              </w:numPr>
              <w:rPr>
                <w:rFonts w:cs="Times New Roman"/>
              </w:rPr>
            </w:pPr>
            <w:r w:rsidRPr="00F408E2">
              <w:rPr>
                <w:rFonts w:cs="Times New Roman"/>
              </w:rPr>
              <w:t>Contraception</w:t>
            </w:r>
            <w:r w:rsidR="00BF58AF" w:rsidRPr="00F408E2">
              <w:rPr>
                <w:rFonts w:cs="Times New Roman"/>
              </w:rPr>
              <w:t xml:space="preserve"> orale </w:t>
            </w:r>
          </w:p>
        </w:tc>
      </w:tr>
      <w:tr w:rsidR="00BF58AF" w:rsidRPr="00F408E2" w14:paraId="4E201E5B" w14:textId="77777777" w:rsidTr="00610414">
        <w:trPr>
          <w:trHeight w:val="461"/>
        </w:trPr>
        <w:tc>
          <w:tcPr>
            <w:tcW w:w="1975" w:type="dxa"/>
          </w:tcPr>
          <w:p w14:paraId="1B99B25B" w14:textId="67BBA880" w:rsidR="00BF58AF" w:rsidRPr="00F408E2" w:rsidRDefault="00BF58AF" w:rsidP="00112B64">
            <w:pPr>
              <w:numPr>
                <w:ilvl w:val="0"/>
                <w:numId w:val="0"/>
              </w:numPr>
              <w:rPr>
                <w:rFonts w:cs="Times New Roman"/>
              </w:rPr>
            </w:pPr>
            <w:r w:rsidRPr="00F408E2">
              <w:rPr>
                <w:rFonts w:cs="Times New Roman"/>
              </w:rPr>
              <w:t>Autres</w:t>
            </w:r>
          </w:p>
        </w:tc>
        <w:tc>
          <w:tcPr>
            <w:tcW w:w="4568" w:type="dxa"/>
          </w:tcPr>
          <w:p w14:paraId="3DC6E441" w14:textId="72492148" w:rsidR="00BF58AF" w:rsidRPr="00F408E2" w:rsidRDefault="00BF58AF" w:rsidP="004237A4">
            <w:pPr>
              <w:pStyle w:val="Paragraphedeliste"/>
              <w:numPr>
                <w:ilvl w:val="0"/>
                <w:numId w:val="18"/>
              </w:numPr>
              <w:rPr>
                <w:rFonts w:cs="Times New Roman"/>
              </w:rPr>
            </w:pPr>
            <w:r w:rsidRPr="00F408E2">
              <w:rPr>
                <w:rFonts w:cs="Times New Roman"/>
              </w:rPr>
              <w:t>Déshydra</w:t>
            </w:r>
            <w:r w:rsidR="00187D88" w:rsidRPr="00F408E2">
              <w:rPr>
                <w:rFonts w:cs="Times New Roman"/>
              </w:rPr>
              <w:t>ta</w:t>
            </w:r>
            <w:r w:rsidRPr="00F408E2">
              <w:rPr>
                <w:rFonts w:cs="Times New Roman"/>
              </w:rPr>
              <w:t>tion (enfa</w:t>
            </w:r>
            <w:r w:rsidR="00187D88" w:rsidRPr="00F408E2">
              <w:rPr>
                <w:rFonts w:cs="Times New Roman"/>
              </w:rPr>
              <w:t>n</w:t>
            </w:r>
            <w:r w:rsidRPr="00F408E2">
              <w:rPr>
                <w:rFonts w:cs="Times New Roman"/>
              </w:rPr>
              <w:t>t +++)</w:t>
            </w:r>
          </w:p>
          <w:p w14:paraId="725BFDAF" w14:textId="5F656DAE" w:rsidR="00BF58AF" w:rsidRPr="00F408E2" w:rsidRDefault="00BF58AF" w:rsidP="004237A4">
            <w:pPr>
              <w:pStyle w:val="Paragraphedeliste"/>
              <w:numPr>
                <w:ilvl w:val="0"/>
                <w:numId w:val="18"/>
              </w:numPr>
              <w:rPr>
                <w:rFonts w:cs="Times New Roman"/>
              </w:rPr>
            </w:pPr>
            <w:r w:rsidRPr="00F408E2">
              <w:rPr>
                <w:rFonts w:cs="Times New Roman"/>
              </w:rPr>
              <w:t xml:space="preserve">Néoplasie </w:t>
            </w:r>
          </w:p>
        </w:tc>
      </w:tr>
    </w:tbl>
    <w:p w14:paraId="357F4485" w14:textId="77777777" w:rsidR="00112B64" w:rsidRPr="00F408E2" w:rsidRDefault="00112B64" w:rsidP="00112B64">
      <w:pPr>
        <w:numPr>
          <w:ilvl w:val="0"/>
          <w:numId w:val="0"/>
        </w:numPr>
        <w:rPr>
          <w:rFonts w:cs="Times New Roman"/>
        </w:rPr>
      </w:pPr>
    </w:p>
    <w:p w14:paraId="680D8063" w14:textId="769CCE58" w:rsidR="00F70C34" w:rsidRPr="00F408E2" w:rsidRDefault="00F70C34" w:rsidP="00F70C34">
      <w:pPr>
        <w:pStyle w:val="Sous-titre"/>
        <w:rPr>
          <w:rFonts w:ascii="Times New Roman" w:hAnsi="Times New Roman" w:cs="Times New Roman"/>
        </w:rPr>
      </w:pPr>
      <w:r w:rsidRPr="00F408E2">
        <w:rPr>
          <w:rFonts w:ascii="Times New Roman" w:hAnsi="Times New Roman" w:cs="Times New Roman"/>
        </w:rPr>
        <w:t xml:space="preserve">Conclusion </w:t>
      </w:r>
    </w:p>
    <w:p w14:paraId="5E15F71C" w14:textId="11B5632C" w:rsidR="00F70C34" w:rsidRPr="00F408E2" w:rsidRDefault="00F70C34" w:rsidP="00F70C34">
      <w:pPr>
        <w:rPr>
          <w:rFonts w:cs="Times New Roman"/>
        </w:rPr>
      </w:pPr>
      <w:r w:rsidRPr="00F408E2">
        <w:rPr>
          <w:rFonts w:cs="Times New Roman"/>
        </w:rPr>
        <w:t xml:space="preserve">Céphalées </w:t>
      </w:r>
      <w:r w:rsidR="00EB3732" w:rsidRPr="00F408E2">
        <w:rPr>
          <w:rFonts w:cs="Times New Roman"/>
        </w:rPr>
        <w:t>récentes</w:t>
      </w:r>
      <w:r w:rsidRPr="00F408E2">
        <w:rPr>
          <w:rFonts w:cs="Times New Roman"/>
        </w:rPr>
        <w:t xml:space="preserve"> </w:t>
      </w:r>
      <w:r w:rsidR="00EB3732" w:rsidRPr="00F408E2">
        <w:rPr>
          <w:rFonts w:cs="Times New Roman"/>
        </w:rPr>
        <w:t>inhabituelles</w:t>
      </w:r>
      <w:r w:rsidRPr="00F408E2">
        <w:rPr>
          <w:rFonts w:cs="Times New Roman"/>
        </w:rPr>
        <w:t xml:space="preserve"> positionnel</w:t>
      </w:r>
      <w:r w:rsidR="00EB3732" w:rsidRPr="00F408E2">
        <w:rPr>
          <w:rFonts w:cs="Times New Roman"/>
        </w:rPr>
        <w:t>l</w:t>
      </w:r>
      <w:r w:rsidRPr="00F408E2">
        <w:rPr>
          <w:rFonts w:cs="Times New Roman"/>
        </w:rPr>
        <w:t xml:space="preserve">es </w:t>
      </w:r>
    </w:p>
    <w:p w14:paraId="347F8EC8" w14:textId="4D62F8D7" w:rsidR="00F70C34" w:rsidRPr="00F408E2" w:rsidRDefault="00F70C34" w:rsidP="00F70C34">
      <w:pPr>
        <w:rPr>
          <w:rFonts w:cs="Times New Roman"/>
        </w:rPr>
      </w:pPr>
      <w:r w:rsidRPr="00F408E2">
        <w:rPr>
          <w:rFonts w:cs="Times New Roman"/>
        </w:rPr>
        <w:t xml:space="preserve">Delta vide </w:t>
      </w:r>
    </w:p>
    <w:p w14:paraId="078F72D5" w14:textId="305C82DF" w:rsidR="00F70C34" w:rsidRPr="00F408E2" w:rsidRDefault="00F70C34" w:rsidP="00F70C34">
      <w:pPr>
        <w:rPr>
          <w:rFonts w:cs="Times New Roman"/>
        </w:rPr>
      </w:pPr>
      <w:r w:rsidRPr="00F408E2">
        <w:rPr>
          <w:rFonts w:cs="Times New Roman"/>
        </w:rPr>
        <w:t xml:space="preserve">Causes </w:t>
      </w:r>
      <w:r w:rsidR="00EB3732" w:rsidRPr="00F408E2">
        <w:rPr>
          <w:rFonts w:cs="Times New Roman"/>
        </w:rPr>
        <w:t>locorégionales</w:t>
      </w:r>
      <w:r w:rsidRPr="00F408E2">
        <w:rPr>
          <w:rFonts w:cs="Times New Roman"/>
        </w:rPr>
        <w:t xml:space="preserve"> et générales </w:t>
      </w:r>
    </w:p>
    <w:p w14:paraId="65A4A2ED" w14:textId="2A037B5C" w:rsidR="00122387" w:rsidRPr="00F408E2" w:rsidRDefault="00122387">
      <w:pPr>
        <w:numPr>
          <w:ilvl w:val="0"/>
          <w:numId w:val="0"/>
        </w:numPr>
        <w:spacing w:after="200"/>
        <w:rPr>
          <w:rFonts w:cs="Times New Roman"/>
        </w:rPr>
      </w:pPr>
      <w:r w:rsidRPr="00F408E2">
        <w:rPr>
          <w:rFonts w:cs="Times New Roman"/>
        </w:rPr>
        <w:br w:type="page"/>
      </w:r>
    </w:p>
    <w:p w14:paraId="62A03CE8" w14:textId="05EB6071" w:rsidR="00886C9B" w:rsidRPr="00F408E2" w:rsidRDefault="00122387" w:rsidP="00122387">
      <w:pPr>
        <w:numPr>
          <w:ilvl w:val="0"/>
          <w:numId w:val="0"/>
        </w:numPr>
        <w:rPr>
          <w:rFonts w:cs="Times New Roman"/>
        </w:rPr>
      </w:pPr>
      <w:r w:rsidRPr="00F408E2">
        <w:rPr>
          <w:rFonts w:cs="Times New Roman"/>
        </w:rPr>
        <w:lastRenderedPageBreak/>
        <w:t>Vendredi 24 janvier 2025</w:t>
      </w:r>
    </w:p>
    <w:p w14:paraId="68992FF4" w14:textId="21F637BE" w:rsidR="00122387" w:rsidRPr="00F408E2" w:rsidRDefault="00D01B20" w:rsidP="00122387">
      <w:pPr>
        <w:pStyle w:val="Titre"/>
        <w:rPr>
          <w:rFonts w:cs="Times New Roman"/>
        </w:rPr>
      </w:pPr>
      <w:r w:rsidRPr="00F408E2">
        <w:rPr>
          <w:rFonts w:cs="Times New Roman"/>
        </w:rPr>
        <w:t>Polyradiculonévrite aiguë</w:t>
      </w:r>
      <w:r w:rsidR="00EC3244">
        <w:rPr>
          <w:rFonts w:cs="Times New Roman"/>
        </w:rPr>
        <w:t> </w:t>
      </w:r>
      <w:r w:rsidRPr="00F408E2">
        <w:rPr>
          <w:rFonts w:cs="Times New Roman"/>
        </w:rPr>
        <w:t>: pathologie</w:t>
      </w:r>
    </w:p>
    <w:p w14:paraId="18CA4B5E" w14:textId="64006402" w:rsidR="0002369F" w:rsidRPr="00F408E2" w:rsidRDefault="0002369F" w:rsidP="0002369F">
      <w:pPr>
        <w:rPr>
          <w:rFonts w:cs="Times New Roman"/>
        </w:rPr>
      </w:pPr>
      <w:r w:rsidRPr="00F408E2">
        <w:rPr>
          <w:rFonts w:cs="Times New Roman"/>
        </w:rPr>
        <w:t xml:space="preserve">Dr </w:t>
      </w:r>
      <w:r w:rsidR="008C3234" w:rsidRPr="00F408E2">
        <w:rPr>
          <w:rFonts w:cs="Times New Roman"/>
        </w:rPr>
        <w:t>RAKOTOMANANA JL</w:t>
      </w:r>
    </w:p>
    <w:p w14:paraId="50EB8D97" w14:textId="0242D7E9" w:rsidR="008C3234" w:rsidRPr="00F408E2" w:rsidRDefault="00CF7D0A" w:rsidP="008C3234">
      <w:pPr>
        <w:pStyle w:val="Sous-titre"/>
        <w:rPr>
          <w:rFonts w:ascii="Times New Roman" w:hAnsi="Times New Roman" w:cs="Times New Roman"/>
        </w:rPr>
      </w:pPr>
      <w:r w:rsidRPr="00F408E2">
        <w:rPr>
          <w:rFonts w:ascii="Times New Roman" w:hAnsi="Times New Roman" w:cs="Times New Roman"/>
        </w:rPr>
        <w:t>O</w:t>
      </w:r>
      <w:r w:rsidR="009A09A9" w:rsidRPr="00F408E2">
        <w:rPr>
          <w:rFonts w:ascii="Times New Roman" w:hAnsi="Times New Roman" w:cs="Times New Roman"/>
        </w:rPr>
        <w:t>b</w:t>
      </w:r>
      <w:r w:rsidRPr="00F408E2">
        <w:rPr>
          <w:rFonts w:ascii="Times New Roman" w:hAnsi="Times New Roman" w:cs="Times New Roman"/>
        </w:rPr>
        <w:t>j</w:t>
      </w:r>
      <w:r w:rsidR="009A09A9" w:rsidRPr="00F408E2">
        <w:rPr>
          <w:rFonts w:ascii="Times New Roman" w:hAnsi="Times New Roman" w:cs="Times New Roman"/>
        </w:rPr>
        <w:t>e</w:t>
      </w:r>
      <w:r w:rsidRPr="00F408E2">
        <w:rPr>
          <w:rFonts w:ascii="Times New Roman" w:hAnsi="Times New Roman" w:cs="Times New Roman"/>
        </w:rPr>
        <w:t xml:space="preserve">ctifs </w:t>
      </w:r>
    </w:p>
    <w:p w14:paraId="08BCD6E1" w14:textId="082C5CD5" w:rsidR="00CF7D0A" w:rsidRPr="00F408E2" w:rsidRDefault="00CF7D0A" w:rsidP="00CF7D0A">
      <w:pPr>
        <w:rPr>
          <w:rFonts w:cs="Times New Roman"/>
        </w:rPr>
      </w:pPr>
      <w:r w:rsidRPr="00F408E2">
        <w:rPr>
          <w:rFonts w:cs="Times New Roman"/>
        </w:rPr>
        <w:t xml:space="preserve">Reconnaître les signes </w:t>
      </w:r>
      <w:r w:rsidR="009A09A9" w:rsidRPr="00F408E2">
        <w:rPr>
          <w:rFonts w:cs="Times New Roman"/>
        </w:rPr>
        <w:t>de</w:t>
      </w:r>
      <w:r w:rsidRPr="00F408E2">
        <w:rPr>
          <w:rFonts w:cs="Times New Roman"/>
        </w:rPr>
        <w:t xml:space="preserve"> </w:t>
      </w:r>
      <w:r w:rsidR="009A09A9" w:rsidRPr="00F408E2">
        <w:rPr>
          <w:rFonts w:cs="Times New Roman"/>
        </w:rPr>
        <w:t>polyradiculonévrite</w:t>
      </w:r>
      <w:r w:rsidRPr="00F408E2">
        <w:rPr>
          <w:rFonts w:cs="Times New Roman"/>
        </w:rPr>
        <w:t xml:space="preserve"> aigu</w:t>
      </w:r>
      <w:r w:rsidR="009A09A9" w:rsidRPr="00F408E2">
        <w:rPr>
          <w:rFonts w:cs="Times New Roman"/>
        </w:rPr>
        <w:t>ë</w:t>
      </w:r>
      <w:r w:rsidRPr="00F408E2">
        <w:rPr>
          <w:rFonts w:cs="Times New Roman"/>
        </w:rPr>
        <w:t xml:space="preserve"> </w:t>
      </w:r>
    </w:p>
    <w:p w14:paraId="3712E576" w14:textId="6B488960" w:rsidR="00CF7D0A" w:rsidRPr="00F408E2" w:rsidRDefault="00CF7D0A" w:rsidP="00CF7D0A">
      <w:pPr>
        <w:rPr>
          <w:rFonts w:cs="Times New Roman"/>
        </w:rPr>
      </w:pPr>
      <w:r w:rsidRPr="00F408E2">
        <w:rPr>
          <w:rFonts w:cs="Times New Roman"/>
        </w:rPr>
        <w:t>Conduire et interpréter les explorations</w:t>
      </w:r>
    </w:p>
    <w:p w14:paraId="13A8FBB7" w14:textId="23877E9F" w:rsidR="009A09A9" w:rsidRPr="00F408E2" w:rsidRDefault="00891DC2" w:rsidP="00891DC2">
      <w:pPr>
        <w:pStyle w:val="Sous-titre"/>
        <w:rPr>
          <w:rFonts w:ascii="Times New Roman" w:hAnsi="Times New Roman" w:cs="Times New Roman"/>
        </w:rPr>
      </w:pPr>
      <w:r w:rsidRPr="00F408E2">
        <w:rPr>
          <w:rFonts w:ascii="Times New Roman" w:hAnsi="Times New Roman" w:cs="Times New Roman"/>
        </w:rPr>
        <w:t>Introduction</w:t>
      </w:r>
    </w:p>
    <w:p w14:paraId="43B7E665" w14:textId="443D0377" w:rsidR="004B2924" w:rsidRPr="00F408E2" w:rsidRDefault="004B2924" w:rsidP="004B2924">
      <w:pPr>
        <w:rPr>
          <w:rFonts w:cs="Times New Roman"/>
        </w:rPr>
      </w:pPr>
      <w:r w:rsidRPr="00F408E2">
        <w:rPr>
          <w:rFonts w:cs="Times New Roman"/>
        </w:rPr>
        <w:t>définition</w:t>
      </w:r>
    </w:p>
    <w:p w14:paraId="54CC97D0" w14:textId="034ED1B9" w:rsidR="00891DC2" w:rsidRPr="00F408E2" w:rsidRDefault="00891DC2" w:rsidP="004237A4">
      <w:pPr>
        <w:numPr>
          <w:ilvl w:val="1"/>
          <w:numId w:val="4"/>
        </w:numPr>
        <w:rPr>
          <w:rFonts w:cs="Times New Roman"/>
        </w:rPr>
      </w:pPr>
      <w:r w:rsidRPr="00F408E2">
        <w:rPr>
          <w:rFonts w:cs="Times New Roman"/>
        </w:rPr>
        <w:t xml:space="preserve">Atteinte inflammatoire diffuse des </w:t>
      </w:r>
      <w:r w:rsidR="004B2924" w:rsidRPr="00F408E2">
        <w:rPr>
          <w:rFonts w:cs="Times New Roman"/>
        </w:rPr>
        <w:t>racines</w:t>
      </w:r>
      <w:r w:rsidRPr="00F408E2">
        <w:rPr>
          <w:rFonts w:cs="Times New Roman"/>
        </w:rPr>
        <w:t xml:space="preserve"> nerveuses et des nerfs périphériques</w:t>
      </w:r>
    </w:p>
    <w:p w14:paraId="02739FA0" w14:textId="5B6396A3" w:rsidR="00891DC2" w:rsidRPr="00F408E2" w:rsidRDefault="002A4072" w:rsidP="00891DC2">
      <w:pPr>
        <w:rPr>
          <w:rFonts w:cs="Times New Roman"/>
        </w:rPr>
      </w:pPr>
      <w:r w:rsidRPr="00F408E2">
        <w:rPr>
          <w:rFonts w:cs="Times New Roman"/>
        </w:rPr>
        <w:t xml:space="preserve">Intérêts </w:t>
      </w:r>
    </w:p>
    <w:p w14:paraId="3262CCA1" w14:textId="113AC665" w:rsidR="002A4072" w:rsidRPr="00F408E2" w:rsidRDefault="002A4072" w:rsidP="004237A4">
      <w:pPr>
        <w:numPr>
          <w:ilvl w:val="1"/>
          <w:numId w:val="4"/>
        </w:numPr>
        <w:rPr>
          <w:rFonts w:cs="Times New Roman"/>
        </w:rPr>
      </w:pPr>
      <w:r w:rsidRPr="00F408E2">
        <w:rPr>
          <w:rFonts w:cs="Times New Roman"/>
        </w:rPr>
        <w:t>Urgence médicale</w:t>
      </w:r>
    </w:p>
    <w:p w14:paraId="3BC8D179" w14:textId="38FDAE46" w:rsidR="002A4072" w:rsidRPr="00F408E2" w:rsidRDefault="002A4072" w:rsidP="004237A4">
      <w:pPr>
        <w:numPr>
          <w:ilvl w:val="1"/>
          <w:numId w:val="4"/>
        </w:numPr>
        <w:rPr>
          <w:rFonts w:cs="Times New Roman"/>
        </w:rPr>
      </w:pPr>
      <w:r w:rsidRPr="00F408E2">
        <w:rPr>
          <w:rFonts w:cs="Times New Roman"/>
        </w:rPr>
        <w:t xml:space="preserve">Mortalité 10% sans </w:t>
      </w:r>
      <w:r w:rsidR="004B2924" w:rsidRPr="00F408E2">
        <w:rPr>
          <w:rFonts w:cs="Times New Roman"/>
        </w:rPr>
        <w:t>traitement</w:t>
      </w:r>
      <w:r w:rsidRPr="00F408E2">
        <w:rPr>
          <w:rFonts w:cs="Times New Roman"/>
        </w:rPr>
        <w:t xml:space="preserve">, 3% avec </w:t>
      </w:r>
      <w:r w:rsidR="004B2924" w:rsidRPr="00F408E2">
        <w:rPr>
          <w:rFonts w:cs="Times New Roman"/>
        </w:rPr>
        <w:t>traitement</w:t>
      </w:r>
      <w:r w:rsidRPr="00F408E2">
        <w:rPr>
          <w:rFonts w:cs="Times New Roman"/>
        </w:rPr>
        <w:t xml:space="preserve"> </w:t>
      </w:r>
    </w:p>
    <w:p w14:paraId="6BCEC932" w14:textId="4DDD932C" w:rsidR="002A4072" w:rsidRPr="00F408E2" w:rsidRDefault="004B2924" w:rsidP="004237A4">
      <w:pPr>
        <w:numPr>
          <w:ilvl w:val="1"/>
          <w:numId w:val="4"/>
        </w:numPr>
        <w:rPr>
          <w:rFonts w:cs="Times New Roman"/>
        </w:rPr>
      </w:pPr>
      <w:r w:rsidRPr="00F408E2">
        <w:rPr>
          <w:rFonts w:cs="Times New Roman"/>
        </w:rPr>
        <w:t>Risque</w:t>
      </w:r>
      <w:r w:rsidR="002A4072" w:rsidRPr="00F408E2">
        <w:rPr>
          <w:rFonts w:cs="Times New Roman"/>
        </w:rPr>
        <w:t xml:space="preserve"> de séquelle à long terme</w:t>
      </w:r>
    </w:p>
    <w:p w14:paraId="5D8FE641" w14:textId="63F65C4A" w:rsidR="004B2924" w:rsidRPr="00F408E2" w:rsidRDefault="00117604" w:rsidP="00117604">
      <w:pPr>
        <w:pStyle w:val="Sous-titre"/>
        <w:rPr>
          <w:rFonts w:ascii="Times New Roman" w:hAnsi="Times New Roman" w:cs="Times New Roman"/>
        </w:rPr>
      </w:pPr>
      <w:r w:rsidRPr="00F408E2">
        <w:rPr>
          <w:rFonts w:ascii="Times New Roman" w:hAnsi="Times New Roman" w:cs="Times New Roman"/>
        </w:rPr>
        <w:t>Physiopathologie</w:t>
      </w:r>
    </w:p>
    <w:p w14:paraId="047E63BE" w14:textId="331C5DBB" w:rsidR="00117604" w:rsidRPr="00F408E2" w:rsidRDefault="00117604" w:rsidP="00117604">
      <w:pPr>
        <w:rPr>
          <w:rFonts w:cs="Times New Roman"/>
        </w:rPr>
      </w:pPr>
      <w:r w:rsidRPr="00F408E2">
        <w:rPr>
          <w:rFonts w:cs="Times New Roman"/>
        </w:rPr>
        <w:t xml:space="preserve">Infection virale ou bactérienne ave mimétisme entre </w:t>
      </w:r>
      <w:r w:rsidR="005C6CC9" w:rsidRPr="00F408E2">
        <w:rPr>
          <w:rFonts w:cs="Times New Roman"/>
        </w:rPr>
        <w:t>les antigènes pathogènes</w:t>
      </w:r>
      <w:r w:rsidRPr="00F408E2">
        <w:rPr>
          <w:rFonts w:cs="Times New Roman"/>
        </w:rPr>
        <w:t xml:space="preserve"> </w:t>
      </w:r>
      <w:r w:rsidR="003F01BB" w:rsidRPr="00F408E2">
        <w:rPr>
          <w:rFonts w:cs="Times New Roman"/>
        </w:rPr>
        <w:t>e</w:t>
      </w:r>
      <w:r w:rsidRPr="00F408E2">
        <w:rPr>
          <w:rFonts w:cs="Times New Roman"/>
        </w:rPr>
        <w:t xml:space="preserve">t le gaine de myéline et la paroi axonale </w:t>
      </w:r>
    </w:p>
    <w:p w14:paraId="312D01D8" w14:textId="7D95D669" w:rsidR="00117604" w:rsidRPr="00F408E2" w:rsidRDefault="00117604" w:rsidP="00117604">
      <w:pPr>
        <w:rPr>
          <w:rFonts w:cs="Times New Roman"/>
        </w:rPr>
      </w:pPr>
      <w:r w:rsidRPr="00F408E2">
        <w:rPr>
          <w:rFonts w:cs="Times New Roman"/>
        </w:rPr>
        <w:t xml:space="preserve">production d’anticorps qui attaque </w:t>
      </w:r>
      <w:r w:rsidR="005C6CC9" w:rsidRPr="00F408E2">
        <w:rPr>
          <w:rFonts w:cs="Times New Roman"/>
        </w:rPr>
        <w:t>la</w:t>
      </w:r>
      <w:r w:rsidRPr="00F408E2">
        <w:rPr>
          <w:rFonts w:cs="Times New Roman"/>
        </w:rPr>
        <w:t xml:space="preserve"> gaine de myéline ou l’axone suies de réaction inflammatoire</w:t>
      </w:r>
    </w:p>
    <w:p w14:paraId="79D3AE8E" w14:textId="017172F7" w:rsidR="00117604" w:rsidRPr="002757DA" w:rsidRDefault="00117604" w:rsidP="004237A4">
      <w:pPr>
        <w:rPr>
          <w:rFonts w:cs="Times New Roman"/>
        </w:rPr>
      </w:pPr>
      <w:r w:rsidRPr="00F408E2">
        <w:rPr>
          <w:rFonts w:cs="Times New Roman"/>
        </w:rPr>
        <w:t>Réparat</w:t>
      </w:r>
      <w:r w:rsidR="002757DA">
        <w:rPr>
          <w:rFonts w:cs="Times New Roman"/>
        </w:rPr>
        <w:t>ion après disparition des auto-anticorps (démyélinisation</w:t>
      </w:r>
      <w:r w:rsidRPr="00F408E2">
        <w:rPr>
          <w:rFonts w:cs="Times New Roman"/>
        </w:rPr>
        <w:t xml:space="preserve"> plus </w:t>
      </w:r>
      <w:r w:rsidR="005C6CC9" w:rsidRPr="00F408E2">
        <w:rPr>
          <w:rFonts w:cs="Times New Roman"/>
        </w:rPr>
        <w:t>rapide)</w:t>
      </w:r>
      <w:r w:rsidR="002757DA">
        <w:rPr>
          <w:rFonts w:cs="Times New Roman"/>
        </w:rPr>
        <w:t xml:space="preserve"> (</w:t>
      </w:r>
      <w:r w:rsidR="002757DA" w:rsidRPr="002757DA">
        <w:rPr>
          <w:rFonts w:cs="Times New Roman"/>
        </w:rPr>
        <w:t xml:space="preserve">réponses axonale </w:t>
      </w:r>
      <w:r w:rsidRPr="002757DA">
        <w:rPr>
          <w:rFonts w:cs="Times New Roman"/>
        </w:rPr>
        <w:t>très lente voire inexistante)</w:t>
      </w:r>
    </w:p>
    <w:p w14:paraId="43F71988" w14:textId="6E4D5F16" w:rsidR="00E950F1" w:rsidRPr="002757DA" w:rsidRDefault="00E950F1" w:rsidP="004237A4">
      <w:pPr>
        <w:pStyle w:val="Titre1"/>
        <w:numPr>
          <w:ilvl w:val="0"/>
          <w:numId w:val="27"/>
        </w:numPr>
        <w:rPr>
          <w:rFonts w:cs="Times New Roman"/>
        </w:rPr>
      </w:pPr>
      <w:bookmarkStart w:id="337" w:name="_Toc196656591"/>
      <w:bookmarkStart w:id="338" w:name="_Toc196662398"/>
      <w:r w:rsidRPr="002757DA">
        <w:rPr>
          <w:rFonts w:cs="Times New Roman"/>
        </w:rPr>
        <w:t>Symptomatologie</w:t>
      </w:r>
      <w:bookmarkEnd w:id="337"/>
      <w:bookmarkEnd w:id="338"/>
    </w:p>
    <w:p w14:paraId="3DA654FE" w14:textId="12BC6651" w:rsidR="00E950F1" w:rsidRPr="00F408E2" w:rsidRDefault="00E950F1" w:rsidP="00E950F1">
      <w:pPr>
        <w:pStyle w:val="Titre2"/>
        <w:rPr>
          <w:rFonts w:cs="Times New Roman"/>
        </w:rPr>
      </w:pPr>
      <w:bookmarkStart w:id="339" w:name="_Toc196656592"/>
      <w:bookmarkStart w:id="340" w:name="_Toc196662399"/>
      <w:r w:rsidRPr="00F408E2">
        <w:rPr>
          <w:rFonts w:cs="Times New Roman"/>
        </w:rPr>
        <w:t>TDD</w:t>
      </w:r>
      <w:r w:rsidR="00EC3244">
        <w:rPr>
          <w:rFonts w:cs="Times New Roman"/>
        </w:rPr>
        <w:t> </w:t>
      </w:r>
      <w:r w:rsidRPr="00F408E2">
        <w:rPr>
          <w:rFonts w:cs="Times New Roman"/>
        </w:rPr>
        <w:t>: forme classique</w:t>
      </w:r>
      <w:bookmarkEnd w:id="339"/>
      <w:bookmarkEnd w:id="340"/>
      <w:r w:rsidRPr="00F408E2">
        <w:rPr>
          <w:rFonts w:cs="Times New Roman"/>
        </w:rPr>
        <w:t xml:space="preserve"> </w:t>
      </w:r>
    </w:p>
    <w:p w14:paraId="283C184D" w14:textId="440B7D56" w:rsidR="00E950F1" w:rsidRPr="00F408E2" w:rsidRDefault="00E950F1" w:rsidP="00E950F1">
      <w:pPr>
        <w:rPr>
          <w:rFonts w:cs="Times New Roman"/>
        </w:rPr>
      </w:pPr>
      <w:r w:rsidRPr="00F408E2">
        <w:rPr>
          <w:rFonts w:cs="Times New Roman"/>
        </w:rPr>
        <w:t xml:space="preserve">Terrain </w:t>
      </w:r>
    </w:p>
    <w:p w14:paraId="7346C875" w14:textId="091FA8F3" w:rsidR="00E950F1" w:rsidRPr="00F408E2" w:rsidRDefault="00E950F1" w:rsidP="004237A4">
      <w:pPr>
        <w:numPr>
          <w:ilvl w:val="1"/>
          <w:numId w:val="4"/>
        </w:numPr>
        <w:rPr>
          <w:rFonts w:cs="Times New Roman"/>
        </w:rPr>
      </w:pPr>
      <w:r w:rsidRPr="00F408E2">
        <w:rPr>
          <w:rFonts w:cs="Times New Roman"/>
        </w:rPr>
        <w:t>Tout âge, hommes = femmes</w:t>
      </w:r>
    </w:p>
    <w:p w14:paraId="5A817B4C" w14:textId="348AF75C" w:rsidR="00E950F1" w:rsidRPr="00F408E2" w:rsidRDefault="00E950F1" w:rsidP="004237A4">
      <w:pPr>
        <w:numPr>
          <w:ilvl w:val="1"/>
          <w:numId w:val="4"/>
        </w:numPr>
        <w:rPr>
          <w:rFonts w:cs="Times New Roman"/>
        </w:rPr>
      </w:pPr>
      <w:r w:rsidRPr="00F408E2">
        <w:rPr>
          <w:rFonts w:cs="Times New Roman"/>
        </w:rPr>
        <w:t xml:space="preserve">Pique d’âge autour de 40 ans </w:t>
      </w:r>
    </w:p>
    <w:p w14:paraId="08AC9631" w14:textId="0C3FDD76" w:rsidR="00E950F1" w:rsidRPr="00F408E2" w:rsidRDefault="00E950F1" w:rsidP="004237A4">
      <w:pPr>
        <w:numPr>
          <w:ilvl w:val="1"/>
          <w:numId w:val="4"/>
        </w:numPr>
        <w:rPr>
          <w:rFonts w:cs="Times New Roman"/>
        </w:rPr>
      </w:pPr>
      <w:r w:rsidRPr="00F408E2">
        <w:rPr>
          <w:rFonts w:cs="Times New Roman"/>
        </w:rPr>
        <w:t xml:space="preserve">Notion d’infection </w:t>
      </w:r>
      <w:r w:rsidR="00AD5D24" w:rsidRPr="00F408E2">
        <w:rPr>
          <w:rFonts w:cs="Times New Roman"/>
        </w:rPr>
        <w:t>respiratoire</w:t>
      </w:r>
      <w:r w:rsidRPr="00F408E2">
        <w:rPr>
          <w:rFonts w:cs="Times New Roman"/>
        </w:rPr>
        <w:t xml:space="preserve"> ou digestive dans les </w:t>
      </w:r>
      <w:r w:rsidR="00AD5D24" w:rsidRPr="00F408E2">
        <w:rPr>
          <w:rFonts w:cs="Times New Roman"/>
        </w:rPr>
        <w:t>2 – 4 semaines</w:t>
      </w:r>
    </w:p>
    <w:tbl>
      <w:tblPr>
        <w:tblStyle w:val="Grilledutableau"/>
        <w:tblW w:w="0" w:type="auto"/>
        <w:tblLook w:val="04A0" w:firstRow="1" w:lastRow="0" w:firstColumn="1" w:lastColumn="0" w:noHBand="0" w:noVBand="1"/>
      </w:tblPr>
      <w:tblGrid>
        <w:gridCol w:w="1670"/>
        <w:gridCol w:w="1669"/>
        <w:gridCol w:w="1670"/>
        <w:gridCol w:w="1670"/>
      </w:tblGrid>
      <w:tr w:rsidR="003035A8" w:rsidRPr="00BE6C11" w14:paraId="6B9FAF6E" w14:textId="060434B7" w:rsidTr="003035A8">
        <w:tc>
          <w:tcPr>
            <w:tcW w:w="1670" w:type="dxa"/>
          </w:tcPr>
          <w:p w14:paraId="0D423EE6" w14:textId="5FB20A9F" w:rsidR="003035A8" w:rsidRPr="00BE6C11" w:rsidRDefault="003035A8" w:rsidP="00BE6C11">
            <w:pPr>
              <w:numPr>
                <w:ilvl w:val="0"/>
                <w:numId w:val="0"/>
              </w:numPr>
              <w:jc w:val="center"/>
              <w:rPr>
                <w:rFonts w:cs="Times New Roman"/>
                <w:b/>
              </w:rPr>
            </w:pPr>
            <w:r w:rsidRPr="00BE6C11">
              <w:rPr>
                <w:rFonts w:cs="Times New Roman"/>
                <w:b/>
              </w:rPr>
              <w:t>Moteurs +++</w:t>
            </w:r>
          </w:p>
        </w:tc>
        <w:tc>
          <w:tcPr>
            <w:tcW w:w="1669" w:type="dxa"/>
          </w:tcPr>
          <w:p w14:paraId="4173C616" w14:textId="5AE8C2EA" w:rsidR="003035A8" w:rsidRPr="00BE6C11" w:rsidRDefault="003035A8" w:rsidP="00BE6C11">
            <w:pPr>
              <w:numPr>
                <w:ilvl w:val="0"/>
                <w:numId w:val="0"/>
              </w:numPr>
              <w:jc w:val="center"/>
              <w:rPr>
                <w:rFonts w:cs="Times New Roman"/>
                <w:b/>
              </w:rPr>
            </w:pPr>
            <w:r w:rsidRPr="00BE6C11">
              <w:rPr>
                <w:rFonts w:cs="Times New Roman"/>
                <w:b/>
              </w:rPr>
              <w:t>Sensitifs</w:t>
            </w:r>
          </w:p>
        </w:tc>
        <w:tc>
          <w:tcPr>
            <w:tcW w:w="1670" w:type="dxa"/>
          </w:tcPr>
          <w:p w14:paraId="11830D3E" w14:textId="2E8A7D46" w:rsidR="003035A8" w:rsidRPr="00BE6C11" w:rsidRDefault="00DF0CF2" w:rsidP="00BE6C11">
            <w:pPr>
              <w:numPr>
                <w:ilvl w:val="0"/>
                <w:numId w:val="0"/>
              </w:numPr>
              <w:jc w:val="center"/>
              <w:rPr>
                <w:rFonts w:cs="Times New Roman"/>
                <w:b/>
              </w:rPr>
            </w:pPr>
            <w:r w:rsidRPr="00BE6C11">
              <w:rPr>
                <w:rFonts w:cs="Times New Roman"/>
                <w:b/>
              </w:rPr>
              <w:t>Végétatifs</w:t>
            </w:r>
          </w:p>
        </w:tc>
        <w:tc>
          <w:tcPr>
            <w:tcW w:w="1670" w:type="dxa"/>
          </w:tcPr>
          <w:p w14:paraId="6A66FBB6" w14:textId="64140313" w:rsidR="003035A8" w:rsidRPr="00BE6C11" w:rsidRDefault="003035A8" w:rsidP="00BE6C11">
            <w:pPr>
              <w:numPr>
                <w:ilvl w:val="0"/>
                <w:numId w:val="0"/>
              </w:numPr>
              <w:jc w:val="center"/>
              <w:rPr>
                <w:rFonts w:cs="Times New Roman"/>
                <w:b/>
              </w:rPr>
            </w:pPr>
            <w:r w:rsidRPr="00BE6C11">
              <w:rPr>
                <w:rFonts w:cs="Times New Roman"/>
                <w:b/>
              </w:rPr>
              <w:t>Autres</w:t>
            </w:r>
          </w:p>
        </w:tc>
      </w:tr>
      <w:tr w:rsidR="003035A8" w:rsidRPr="00F408E2" w14:paraId="712B2751" w14:textId="0BD36DE8" w:rsidTr="003035A8">
        <w:tc>
          <w:tcPr>
            <w:tcW w:w="1670" w:type="dxa"/>
          </w:tcPr>
          <w:p w14:paraId="6819F9BB" w14:textId="1E6F8DE2" w:rsidR="003035A8" w:rsidRPr="00F408E2" w:rsidRDefault="003035A8" w:rsidP="00AD5D24">
            <w:pPr>
              <w:numPr>
                <w:ilvl w:val="0"/>
                <w:numId w:val="0"/>
              </w:numPr>
              <w:rPr>
                <w:rFonts w:cs="Times New Roman"/>
              </w:rPr>
            </w:pPr>
            <w:r w:rsidRPr="00F408E2">
              <w:rPr>
                <w:rFonts w:cs="Times New Roman"/>
              </w:rPr>
              <w:t xml:space="preserve">Faiblesse musculaire </w:t>
            </w:r>
            <w:r w:rsidR="00BE6C11" w:rsidRPr="00F408E2">
              <w:rPr>
                <w:rFonts w:cs="Times New Roman"/>
                <w:color w:val="ED7D31" w:themeColor="accent2"/>
              </w:rPr>
              <w:t>progressive,</w:t>
            </w:r>
            <w:r w:rsidRPr="00F408E2">
              <w:rPr>
                <w:rFonts w:cs="Times New Roman"/>
                <w:color w:val="ED7D31" w:themeColor="accent2"/>
              </w:rPr>
              <w:t xml:space="preserve"> symétrique, </w:t>
            </w:r>
            <w:r w:rsidR="00B96851" w:rsidRPr="00F408E2">
              <w:rPr>
                <w:rFonts w:cs="Times New Roman"/>
                <w:color w:val="ED7D31" w:themeColor="accent2"/>
              </w:rPr>
              <w:t>ascendante</w:t>
            </w:r>
            <w:r w:rsidRPr="00F408E2">
              <w:rPr>
                <w:rFonts w:cs="Times New Roman"/>
                <w:color w:val="ED7D31" w:themeColor="accent2"/>
              </w:rPr>
              <w:t xml:space="preserve"> </w:t>
            </w:r>
            <w:r w:rsidRPr="00F408E2">
              <w:rPr>
                <w:rFonts w:cs="Times New Roman"/>
              </w:rPr>
              <w:t>(</w:t>
            </w:r>
            <w:r w:rsidR="00DF0CF2" w:rsidRPr="00F408E2">
              <w:rPr>
                <w:rFonts w:cs="Times New Roman"/>
              </w:rPr>
              <w:t>début</w:t>
            </w:r>
            <w:r w:rsidRPr="00F408E2">
              <w:rPr>
                <w:rFonts w:cs="Times New Roman"/>
              </w:rPr>
              <w:t xml:space="preserve"> au </w:t>
            </w:r>
            <w:r w:rsidR="00DF0CF2" w:rsidRPr="00F408E2">
              <w:rPr>
                <w:rFonts w:cs="Times New Roman"/>
              </w:rPr>
              <w:t>niveau</w:t>
            </w:r>
            <w:r w:rsidRPr="00F408E2">
              <w:rPr>
                <w:rFonts w:cs="Times New Roman"/>
              </w:rPr>
              <w:t xml:space="preserve"> MI puis </w:t>
            </w:r>
            <w:r w:rsidR="00DF0CF2" w:rsidRPr="00F408E2">
              <w:rPr>
                <w:rFonts w:cs="Times New Roman"/>
              </w:rPr>
              <w:lastRenderedPageBreak/>
              <w:t>aggravation</w:t>
            </w:r>
            <w:r w:rsidRPr="00F408E2">
              <w:rPr>
                <w:rFonts w:cs="Times New Roman"/>
              </w:rPr>
              <w:t xml:space="preserve"> progressive en quelques </w:t>
            </w:r>
            <w:r w:rsidR="00BE6C11" w:rsidRPr="00F408E2">
              <w:rPr>
                <w:rFonts w:cs="Times New Roman"/>
              </w:rPr>
              <w:t>heures</w:t>
            </w:r>
            <w:r w:rsidRPr="00F408E2">
              <w:rPr>
                <w:rFonts w:cs="Times New Roman"/>
              </w:rPr>
              <w:t xml:space="preserve"> ou jours vers MS, tronc, paires crâniens</w:t>
            </w:r>
          </w:p>
        </w:tc>
        <w:tc>
          <w:tcPr>
            <w:tcW w:w="1669" w:type="dxa"/>
          </w:tcPr>
          <w:p w14:paraId="53A39EB6" w14:textId="1CC83688" w:rsidR="003035A8" w:rsidRPr="00F408E2" w:rsidRDefault="00CC6FF4" w:rsidP="00AD5D24">
            <w:pPr>
              <w:numPr>
                <w:ilvl w:val="0"/>
                <w:numId w:val="0"/>
              </w:numPr>
              <w:rPr>
                <w:rFonts w:cs="Times New Roman"/>
              </w:rPr>
            </w:pPr>
            <w:r w:rsidRPr="00F408E2">
              <w:rPr>
                <w:rFonts w:cs="Times New Roman"/>
                <w:color w:val="ED7D31" w:themeColor="accent2"/>
              </w:rPr>
              <w:lastRenderedPageBreak/>
              <w:t xml:space="preserve">Douleur de </w:t>
            </w:r>
            <w:r w:rsidR="00B96851" w:rsidRPr="00F408E2">
              <w:rPr>
                <w:rFonts w:cs="Times New Roman"/>
                <w:color w:val="ED7D31" w:themeColor="accent2"/>
              </w:rPr>
              <w:t>type</w:t>
            </w:r>
            <w:r w:rsidRPr="00F408E2">
              <w:rPr>
                <w:rFonts w:cs="Times New Roman"/>
                <w:color w:val="ED7D31" w:themeColor="accent2"/>
              </w:rPr>
              <w:t xml:space="preserve"> radiculaire </w:t>
            </w:r>
            <w:r w:rsidRPr="00F408E2">
              <w:rPr>
                <w:rFonts w:cs="Times New Roman"/>
              </w:rPr>
              <w:t xml:space="preserve">(décharge </w:t>
            </w:r>
            <w:r w:rsidR="00BE6C11" w:rsidRPr="00F408E2">
              <w:rPr>
                <w:rFonts w:cs="Times New Roman"/>
              </w:rPr>
              <w:t>éclectique,</w:t>
            </w:r>
            <w:r w:rsidRPr="00F408E2">
              <w:rPr>
                <w:rFonts w:cs="Times New Roman"/>
              </w:rPr>
              <w:t xml:space="preserve"> </w:t>
            </w:r>
            <w:r w:rsidR="00DF0CF2" w:rsidRPr="00F408E2">
              <w:rPr>
                <w:rFonts w:cs="Times New Roman"/>
              </w:rPr>
              <w:t>brulure</w:t>
            </w:r>
            <w:r w:rsidRPr="00F408E2">
              <w:rPr>
                <w:rFonts w:cs="Times New Roman"/>
              </w:rPr>
              <w:t xml:space="preserve">) plus intense au </w:t>
            </w:r>
            <w:r w:rsidR="00DF0CF2" w:rsidRPr="00F408E2">
              <w:rPr>
                <w:rFonts w:cs="Times New Roman"/>
              </w:rPr>
              <w:t>niveau</w:t>
            </w:r>
            <w:r w:rsidRPr="00F408E2">
              <w:rPr>
                <w:rFonts w:cs="Times New Roman"/>
              </w:rPr>
              <w:t xml:space="preserve"> </w:t>
            </w:r>
            <w:r w:rsidRPr="00F408E2">
              <w:rPr>
                <w:rFonts w:cs="Times New Roman"/>
              </w:rPr>
              <w:lastRenderedPageBreak/>
              <w:t xml:space="preserve">des racines </w:t>
            </w:r>
            <w:r w:rsidR="00DF0CF2" w:rsidRPr="00F408E2">
              <w:rPr>
                <w:rFonts w:cs="Times New Roman"/>
              </w:rPr>
              <w:t>vers</w:t>
            </w:r>
            <w:r w:rsidRPr="00F408E2">
              <w:rPr>
                <w:rFonts w:cs="Times New Roman"/>
              </w:rPr>
              <w:t xml:space="preserve"> l’extrémité </w:t>
            </w:r>
          </w:p>
          <w:p w14:paraId="478E74FE" w14:textId="3E09195F" w:rsidR="00CC6FF4" w:rsidRPr="00F408E2" w:rsidRDefault="00CC6FF4" w:rsidP="00AD5D24">
            <w:pPr>
              <w:numPr>
                <w:ilvl w:val="0"/>
                <w:numId w:val="0"/>
              </w:numPr>
              <w:rPr>
                <w:rFonts w:cs="Times New Roman"/>
              </w:rPr>
            </w:pPr>
            <w:r w:rsidRPr="00F408E2">
              <w:rPr>
                <w:rFonts w:cs="Times New Roman"/>
              </w:rPr>
              <w:t>Paresthésies</w:t>
            </w:r>
          </w:p>
        </w:tc>
        <w:tc>
          <w:tcPr>
            <w:tcW w:w="1670" w:type="dxa"/>
          </w:tcPr>
          <w:p w14:paraId="4AD647AB" w14:textId="7B5DA7F8" w:rsidR="003035A8" w:rsidRPr="00F408E2" w:rsidRDefault="00B96851" w:rsidP="00AD5D24">
            <w:pPr>
              <w:numPr>
                <w:ilvl w:val="0"/>
                <w:numId w:val="0"/>
              </w:numPr>
              <w:rPr>
                <w:rFonts w:cs="Times New Roman"/>
              </w:rPr>
            </w:pPr>
            <w:r w:rsidRPr="00F408E2">
              <w:rPr>
                <w:rFonts w:cs="Times New Roman"/>
              </w:rPr>
              <w:lastRenderedPageBreak/>
              <w:t>Trouble</w:t>
            </w:r>
            <w:r w:rsidR="00CC6FF4" w:rsidRPr="00F408E2">
              <w:rPr>
                <w:rFonts w:cs="Times New Roman"/>
              </w:rPr>
              <w:t xml:space="preserve"> de la sudation </w:t>
            </w:r>
          </w:p>
          <w:p w14:paraId="5536602C" w14:textId="158B53A0" w:rsidR="00CC6FF4" w:rsidRPr="00F408E2" w:rsidRDefault="00BE6C11" w:rsidP="00AD5D24">
            <w:pPr>
              <w:numPr>
                <w:ilvl w:val="0"/>
                <w:numId w:val="0"/>
              </w:numPr>
              <w:rPr>
                <w:rFonts w:cs="Times New Roman"/>
              </w:rPr>
            </w:pPr>
            <w:r>
              <w:rPr>
                <w:rFonts w:cs="Times New Roman"/>
              </w:rPr>
              <w:t xml:space="preserve">Troubles de la </w:t>
            </w:r>
            <w:r w:rsidR="00B96851" w:rsidRPr="00F408E2">
              <w:rPr>
                <w:rFonts w:cs="Times New Roman"/>
              </w:rPr>
              <w:t>miction</w:t>
            </w:r>
            <w:r w:rsidR="00CC6FF4" w:rsidRPr="00F408E2">
              <w:rPr>
                <w:rFonts w:cs="Times New Roman"/>
              </w:rPr>
              <w:t xml:space="preserve"> (</w:t>
            </w:r>
            <w:r w:rsidR="00B96851" w:rsidRPr="00F408E2">
              <w:rPr>
                <w:rFonts w:cs="Times New Roman"/>
              </w:rPr>
              <w:t>rétention</w:t>
            </w:r>
            <w:r w:rsidR="00CC6FF4" w:rsidRPr="00F408E2">
              <w:rPr>
                <w:rFonts w:cs="Times New Roman"/>
              </w:rPr>
              <w:t>)</w:t>
            </w:r>
          </w:p>
          <w:p w14:paraId="72FEF926" w14:textId="1C9142AF" w:rsidR="00CC6FF4" w:rsidRPr="00F408E2" w:rsidRDefault="00CC6FF4" w:rsidP="00AD5D24">
            <w:pPr>
              <w:numPr>
                <w:ilvl w:val="0"/>
                <w:numId w:val="0"/>
              </w:numPr>
              <w:rPr>
                <w:rFonts w:cs="Times New Roman"/>
              </w:rPr>
            </w:pPr>
            <w:r w:rsidRPr="00F408E2">
              <w:rPr>
                <w:rFonts w:cs="Times New Roman"/>
              </w:rPr>
              <w:t>Palpitation</w:t>
            </w:r>
          </w:p>
          <w:p w14:paraId="3F2B09FE" w14:textId="0F04FEF6" w:rsidR="00CC6FF4" w:rsidRPr="00F408E2" w:rsidRDefault="00CC6FF4" w:rsidP="00AD5D24">
            <w:pPr>
              <w:numPr>
                <w:ilvl w:val="0"/>
                <w:numId w:val="0"/>
              </w:numPr>
              <w:rPr>
                <w:rFonts w:cs="Times New Roman"/>
              </w:rPr>
            </w:pPr>
          </w:p>
        </w:tc>
        <w:tc>
          <w:tcPr>
            <w:tcW w:w="1670" w:type="dxa"/>
          </w:tcPr>
          <w:p w14:paraId="492C0944" w14:textId="1E87B5D5" w:rsidR="003035A8" w:rsidRPr="00F408E2" w:rsidRDefault="00CC6FF4" w:rsidP="00AD5D24">
            <w:pPr>
              <w:numPr>
                <w:ilvl w:val="0"/>
                <w:numId w:val="0"/>
              </w:numPr>
              <w:rPr>
                <w:rFonts w:cs="Times New Roman"/>
              </w:rPr>
            </w:pPr>
            <w:r w:rsidRPr="00F408E2">
              <w:rPr>
                <w:rFonts w:cs="Times New Roman"/>
              </w:rPr>
              <w:lastRenderedPageBreak/>
              <w:t xml:space="preserve">Difficulté à respirer (atteinte muscle </w:t>
            </w:r>
            <w:r w:rsidR="00B96851" w:rsidRPr="00F408E2">
              <w:rPr>
                <w:rFonts w:cs="Times New Roman"/>
              </w:rPr>
              <w:t>respiratoire</w:t>
            </w:r>
            <w:r w:rsidRPr="00F408E2">
              <w:rPr>
                <w:rFonts w:cs="Times New Roman"/>
              </w:rPr>
              <w:t xml:space="preserve">), </w:t>
            </w:r>
            <w:r w:rsidR="00B96851" w:rsidRPr="00F408E2">
              <w:rPr>
                <w:rFonts w:cs="Times New Roman"/>
              </w:rPr>
              <w:t xml:space="preserve">à </w:t>
            </w:r>
            <w:r w:rsidR="00BE6C11" w:rsidRPr="00F408E2">
              <w:rPr>
                <w:rFonts w:cs="Times New Roman"/>
              </w:rPr>
              <w:t>avaler,</w:t>
            </w:r>
            <w:r w:rsidR="00B96851" w:rsidRPr="00F408E2">
              <w:rPr>
                <w:rFonts w:cs="Times New Roman"/>
              </w:rPr>
              <w:t xml:space="preserve"> à parler</w:t>
            </w:r>
          </w:p>
        </w:tc>
      </w:tr>
    </w:tbl>
    <w:p w14:paraId="270CD078" w14:textId="77777777" w:rsidR="00AD5D24" w:rsidRPr="00F408E2" w:rsidRDefault="00AD5D24" w:rsidP="00AD5D24">
      <w:pPr>
        <w:numPr>
          <w:ilvl w:val="0"/>
          <w:numId w:val="0"/>
        </w:numPr>
        <w:rPr>
          <w:rFonts w:cs="Times New Roman"/>
        </w:rPr>
      </w:pPr>
    </w:p>
    <w:p w14:paraId="737166B8" w14:textId="3672054E" w:rsidR="00880CAB" w:rsidRPr="00F408E2" w:rsidRDefault="00880CAB" w:rsidP="00AD5D24">
      <w:pPr>
        <w:numPr>
          <w:ilvl w:val="0"/>
          <w:numId w:val="0"/>
        </w:numPr>
        <w:rPr>
          <w:rFonts w:cs="Times New Roman"/>
        </w:rPr>
      </w:pPr>
      <w:r w:rsidRPr="00F408E2">
        <w:rPr>
          <w:rFonts w:cs="Times New Roman"/>
        </w:rPr>
        <w:t>Examen clinique</w:t>
      </w:r>
    </w:p>
    <w:p w14:paraId="3E159183" w14:textId="77777777" w:rsidR="00880CAB" w:rsidRPr="00F408E2" w:rsidRDefault="00880CAB" w:rsidP="00AD5D24">
      <w:pPr>
        <w:numPr>
          <w:ilvl w:val="0"/>
          <w:numId w:val="0"/>
        </w:numPr>
        <w:rPr>
          <w:rFonts w:cs="Times New Roman"/>
        </w:rPr>
      </w:pPr>
    </w:p>
    <w:tbl>
      <w:tblPr>
        <w:tblStyle w:val="Grilledutableau"/>
        <w:tblW w:w="0" w:type="auto"/>
        <w:tblLook w:val="04A0" w:firstRow="1" w:lastRow="0" w:firstColumn="1" w:lastColumn="0" w:noHBand="0" w:noVBand="1"/>
      </w:tblPr>
      <w:tblGrid>
        <w:gridCol w:w="1670"/>
        <w:gridCol w:w="1669"/>
        <w:gridCol w:w="1670"/>
        <w:gridCol w:w="1670"/>
      </w:tblGrid>
      <w:tr w:rsidR="00880CAB" w:rsidRPr="00BE6C11" w14:paraId="436FAF6A" w14:textId="654EEF3B" w:rsidTr="00880CAB">
        <w:tc>
          <w:tcPr>
            <w:tcW w:w="1670" w:type="dxa"/>
          </w:tcPr>
          <w:p w14:paraId="3242F318" w14:textId="38A2DC43" w:rsidR="00880CAB" w:rsidRPr="00BE6C11" w:rsidRDefault="002C1936" w:rsidP="00BE6C11">
            <w:pPr>
              <w:numPr>
                <w:ilvl w:val="0"/>
                <w:numId w:val="0"/>
              </w:numPr>
              <w:jc w:val="center"/>
              <w:rPr>
                <w:rFonts w:cs="Times New Roman"/>
                <w:b/>
              </w:rPr>
            </w:pPr>
            <w:r w:rsidRPr="00BE6C11">
              <w:rPr>
                <w:rFonts w:cs="Times New Roman"/>
                <w:b/>
              </w:rPr>
              <w:t>Moteurs</w:t>
            </w:r>
          </w:p>
        </w:tc>
        <w:tc>
          <w:tcPr>
            <w:tcW w:w="1669" w:type="dxa"/>
          </w:tcPr>
          <w:p w14:paraId="4D74B6A3" w14:textId="30DDEDC3" w:rsidR="00880CAB" w:rsidRPr="00BE6C11" w:rsidRDefault="007A6893" w:rsidP="00BE6C11">
            <w:pPr>
              <w:numPr>
                <w:ilvl w:val="0"/>
                <w:numId w:val="0"/>
              </w:numPr>
              <w:jc w:val="center"/>
              <w:rPr>
                <w:rFonts w:cs="Times New Roman"/>
                <w:b/>
              </w:rPr>
            </w:pPr>
            <w:r w:rsidRPr="00BE6C11">
              <w:rPr>
                <w:rFonts w:cs="Times New Roman"/>
                <w:b/>
              </w:rPr>
              <w:t>Sensitifs</w:t>
            </w:r>
          </w:p>
        </w:tc>
        <w:tc>
          <w:tcPr>
            <w:tcW w:w="1670" w:type="dxa"/>
          </w:tcPr>
          <w:p w14:paraId="118F59AB" w14:textId="5811B99D" w:rsidR="00880CAB" w:rsidRPr="00BE6C11" w:rsidRDefault="002C1936" w:rsidP="00BE6C11">
            <w:pPr>
              <w:numPr>
                <w:ilvl w:val="0"/>
                <w:numId w:val="0"/>
              </w:numPr>
              <w:jc w:val="center"/>
              <w:rPr>
                <w:rFonts w:cs="Times New Roman"/>
                <w:b/>
              </w:rPr>
            </w:pPr>
            <w:r w:rsidRPr="00BE6C11">
              <w:rPr>
                <w:rFonts w:cs="Times New Roman"/>
                <w:b/>
              </w:rPr>
              <w:t>Végétatifs</w:t>
            </w:r>
          </w:p>
        </w:tc>
        <w:tc>
          <w:tcPr>
            <w:tcW w:w="1670" w:type="dxa"/>
          </w:tcPr>
          <w:p w14:paraId="203CAA6A" w14:textId="63EFD653" w:rsidR="00880CAB" w:rsidRPr="00BE6C11" w:rsidRDefault="002C1936" w:rsidP="00BE6C11">
            <w:pPr>
              <w:numPr>
                <w:ilvl w:val="0"/>
                <w:numId w:val="0"/>
              </w:numPr>
              <w:jc w:val="center"/>
              <w:rPr>
                <w:rFonts w:cs="Times New Roman"/>
                <w:b/>
              </w:rPr>
            </w:pPr>
            <w:r w:rsidRPr="00BE6C11">
              <w:rPr>
                <w:rFonts w:cs="Times New Roman"/>
                <w:b/>
              </w:rPr>
              <w:t>Autres</w:t>
            </w:r>
          </w:p>
        </w:tc>
      </w:tr>
      <w:tr w:rsidR="00880CAB" w:rsidRPr="00F408E2" w14:paraId="2E1F1130" w14:textId="52626146" w:rsidTr="00880CAB">
        <w:tc>
          <w:tcPr>
            <w:tcW w:w="1670" w:type="dxa"/>
          </w:tcPr>
          <w:p w14:paraId="2EA95B7D" w14:textId="0151F1C7" w:rsidR="00880CAB" w:rsidRPr="00F408E2" w:rsidRDefault="002C1936" w:rsidP="00AD5D24">
            <w:pPr>
              <w:numPr>
                <w:ilvl w:val="0"/>
                <w:numId w:val="0"/>
              </w:numPr>
              <w:rPr>
                <w:rFonts w:cs="Times New Roman"/>
              </w:rPr>
            </w:pPr>
            <w:r w:rsidRPr="00F408E2">
              <w:rPr>
                <w:rFonts w:cs="Times New Roman"/>
              </w:rPr>
              <w:t xml:space="preserve">Sd neurogène généralisé symétrique </w:t>
            </w:r>
            <w:r w:rsidR="007A6893" w:rsidRPr="00F408E2">
              <w:rPr>
                <w:rFonts w:cs="Times New Roman"/>
              </w:rPr>
              <w:t>touchant</w:t>
            </w:r>
            <w:r w:rsidRPr="00F408E2">
              <w:rPr>
                <w:rFonts w:cs="Times New Roman"/>
              </w:rPr>
              <w:t xml:space="preserve"> racines </w:t>
            </w:r>
            <w:r w:rsidR="00A34B5F" w:rsidRPr="00F408E2">
              <w:rPr>
                <w:rFonts w:cs="Times New Roman"/>
              </w:rPr>
              <w:t xml:space="preserve">(proximale) et extrémités (distal), à la fois fléchisseur et extenseur </w:t>
            </w:r>
            <w:r w:rsidR="007A6893" w:rsidRPr="00F408E2">
              <w:rPr>
                <w:rFonts w:cs="Times New Roman"/>
              </w:rPr>
              <w:t>déficit</w:t>
            </w:r>
            <w:r w:rsidR="00A34B5F" w:rsidRPr="00F408E2">
              <w:rPr>
                <w:rFonts w:cs="Times New Roman"/>
              </w:rPr>
              <w:t xml:space="preserve"> flasque abolition ROT</w:t>
            </w:r>
          </w:p>
        </w:tc>
        <w:tc>
          <w:tcPr>
            <w:tcW w:w="1669" w:type="dxa"/>
          </w:tcPr>
          <w:p w14:paraId="6C2A7D9D" w14:textId="0C8816B4" w:rsidR="00880CAB" w:rsidRPr="00F408E2" w:rsidRDefault="00A34B5F" w:rsidP="00AD5D24">
            <w:pPr>
              <w:numPr>
                <w:ilvl w:val="0"/>
                <w:numId w:val="0"/>
              </w:numPr>
              <w:rPr>
                <w:rFonts w:cs="Times New Roman"/>
              </w:rPr>
            </w:pPr>
            <w:r w:rsidRPr="00F408E2">
              <w:rPr>
                <w:rFonts w:cs="Times New Roman"/>
              </w:rPr>
              <w:t xml:space="preserve">Déficit </w:t>
            </w:r>
            <w:r w:rsidR="007A6893" w:rsidRPr="00F408E2">
              <w:rPr>
                <w:rFonts w:cs="Times New Roman"/>
              </w:rPr>
              <w:t>sensitif</w:t>
            </w:r>
            <w:r w:rsidRPr="00F408E2">
              <w:rPr>
                <w:rFonts w:cs="Times New Roman"/>
              </w:rPr>
              <w:t xml:space="preserve"> </w:t>
            </w:r>
            <w:r w:rsidR="00715DD9" w:rsidRPr="00F408E2">
              <w:rPr>
                <w:rFonts w:cs="Times New Roman"/>
              </w:rPr>
              <w:t xml:space="preserve">superficiel et / ou profond </w:t>
            </w:r>
          </w:p>
          <w:p w14:paraId="36448C81" w14:textId="79D9197E" w:rsidR="00715DD9" w:rsidRPr="00F408E2" w:rsidRDefault="00715DD9" w:rsidP="00AD5D24">
            <w:pPr>
              <w:numPr>
                <w:ilvl w:val="0"/>
                <w:numId w:val="0"/>
              </w:numPr>
              <w:rPr>
                <w:rFonts w:cs="Times New Roman"/>
              </w:rPr>
            </w:pPr>
            <w:r w:rsidRPr="00F408E2">
              <w:rPr>
                <w:rFonts w:cs="Times New Roman"/>
                <w:color w:val="ED7D31" w:themeColor="accent2"/>
              </w:rPr>
              <w:t xml:space="preserve">Singe de </w:t>
            </w:r>
            <w:r w:rsidR="006D014E" w:rsidRPr="00F408E2">
              <w:rPr>
                <w:rFonts w:cs="Times New Roman"/>
                <w:color w:val="ED7D31" w:themeColor="accent2"/>
              </w:rPr>
              <w:t>Lasègue</w:t>
            </w:r>
            <w:r w:rsidR="00D039F0" w:rsidRPr="00F408E2">
              <w:rPr>
                <w:rFonts w:cs="Times New Roman"/>
              </w:rPr>
              <w:t xml:space="preserve"> (douleur du membre inférieur </w:t>
            </w:r>
            <w:r w:rsidR="0090065A" w:rsidRPr="00F408E2">
              <w:rPr>
                <w:rFonts w:cs="Times New Roman"/>
              </w:rPr>
              <w:t>en flexion vers le bassin)</w:t>
            </w:r>
            <w:r w:rsidRPr="00F408E2">
              <w:rPr>
                <w:rFonts w:cs="Times New Roman"/>
              </w:rPr>
              <w:t xml:space="preserve"> </w:t>
            </w:r>
          </w:p>
          <w:p w14:paraId="3227860E" w14:textId="489B7D6E" w:rsidR="00715DD9" w:rsidRPr="00F408E2" w:rsidRDefault="00715DD9" w:rsidP="00AD5D24">
            <w:pPr>
              <w:numPr>
                <w:ilvl w:val="0"/>
                <w:numId w:val="0"/>
              </w:numPr>
              <w:rPr>
                <w:rFonts w:cs="Times New Roman"/>
              </w:rPr>
            </w:pPr>
            <w:r w:rsidRPr="00F408E2">
              <w:rPr>
                <w:rFonts w:cs="Times New Roman"/>
              </w:rPr>
              <w:t>Ataxie proprioceptive</w:t>
            </w:r>
          </w:p>
        </w:tc>
        <w:tc>
          <w:tcPr>
            <w:tcW w:w="1670" w:type="dxa"/>
          </w:tcPr>
          <w:p w14:paraId="06814359" w14:textId="77777777" w:rsidR="00880CAB" w:rsidRPr="00F408E2" w:rsidRDefault="00715DD9" w:rsidP="00AD5D24">
            <w:pPr>
              <w:numPr>
                <w:ilvl w:val="0"/>
                <w:numId w:val="0"/>
              </w:numPr>
              <w:rPr>
                <w:rFonts w:cs="Times New Roman"/>
              </w:rPr>
            </w:pPr>
            <w:r w:rsidRPr="00F408E2">
              <w:rPr>
                <w:rFonts w:cs="Times New Roman"/>
              </w:rPr>
              <w:t xml:space="preserve">Hypertension / hypotension </w:t>
            </w:r>
          </w:p>
          <w:p w14:paraId="314E910B" w14:textId="077AF8E8" w:rsidR="00715DD9" w:rsidRPr="00F408E2" w:rsidRDefault="00D039F0" w:rsidP="00AD5D24">
            <w:pPr>
              <w:numPr>
                <w:ilvl w:val="0"/>
                <w:numId w:val="0"/>
              </w:numPr>
              <w:rPr>
                <w:rFonts w:cs="Times New Roman"/>
              </w:rPr>
            </w:pPr>
            <w:r w:rsidRPr="00F408E2">
              <w:rPr>
                <w:rFonts w:cs="Times New Roman"/>
              </w:rPr>
              <w:t>Bradycardie/ tachycardie</w:t>
            </w:r>
          </w:p>
        </w:tc>
        <w:tc>
          <w:tcPr>
            <w:tcW w:w="1670" w:type="dxa"/>
          </w:tcPr>
          <w:p w14:paraId="2BD8855C" w14:textId="0C5B2AC3" w:rsidR="00880CAB" w:rsidRPr="00F408E2" w:rsidRDefault="0090065A" w:rsidP="00AD5D24">
            <w:pPr>
              <w:numPr>
                <w:ilvl w:val="0"/>
                <w:numId w:val="0"/>
              </w:numPr>
              <w:rPr>
                <w:rFonts w:cs="Times New Roman"/>
              </w:rPr>
            </w:pPr>
            <w:r w:rsidRPr="00F408E2">
              <w:rPr>
                <w:rFonts w:cs="Times New Roman"/>
              </w:rPr>
              <w:t>Signes de gravités</w:t>
            </w:r>
            <w:r w:rsidR="00EC3244">
              <w:rPr>
                <w:rFonts w:cs="Times New Roman"/>
              </w:rPr>
              <w:t> </w:t>
            </w:r>
            <w:r w:rsidRPr="00F408E2">
              <w:rPr>
                <w:rFonts w:cs="Times New Roman"/>
              </w:rPr>
              <w:t xml:space="preserve">: atteintes </w:t>
            </w:r>
            <w:r w:rsidR="007A6893" w:rsidRPr="00F408E2">
              <w:rPr>
                <w:rFonts w:cs="Times New Roman"/>
              </w:rPr>
              <w:t>respiratoire</w:t>
            </w:r>
            <w:r w:rsidRPr="00F408E2">
              <w:rPr>
                <w:rFonts w:cs="Times New Roman"/>
              </w:rPr>
              <w:t xml:space="preserve"> et déglutition </w:t>
            </w:r>
          </w:p>
          <w:p w14:paraId="233AA02F" w14:textId="5BB3DDF0" w:rsidR="0090065A" w:rsidRPr="00F408E2" w:rsidRDefault="007A6893" w:rsidP="00AD5D24">
            <w:pPr>
              <w:numPr>
                <w:ilvl w:val="0"/>
                <w:numId w:val="0"/>
              </w:numPr>
              <w:rPr>
                <w:rFonts w:cs="Times New Roman"/>
              </w:rPr>
            </w:pPr>
            <w:r w:rsidRPr="00F408E2">
              <w:rPr>
                <w:rFonts w:cs="Times New Roman"/>
              </w:rPr>
              <w:t>Complications</w:t>
            </w:r>
            <w:r w:rsidR="0090065A" w:rsidRPr="00F408E2">
              <w:rPr>
                <w:rFonts w:cs="Times New Roman"/>
              </w:rPr>
              <w:t xml:space="preserve"> de </w:t>
            </w:r>
            <w:r w:rsidRPr="00F408E2">
              <w:rPr>
                <w:rFonts w:cs="Times New Roman"/>
              </w:rPr>
              <w:t>décubitus</w:t>
            </w:r>
            <w:r w:rsidR="0090065A" w:rsidRPr="00F408E2">
              <w:rPr>
                <w:rFonts w:cs="Times New Roman"/>
              </w:rPr>
              <w:t xml:space="preserve"> (</w:t>
            </w:r>
            <w:r w:rsidR="00BE6C11" w:rsidRPr="00F408E2">
              <w:rPr>
                <w:rFonts w:cs="Times New Roman"/>
              </w:rPr>
              <w:t>phlébites,</w:t>
            </w:r>
            <w:r w:rsidR="0090065A" w:rsidRPr="00F408E2">
              <w:rPr>
                <w:rFonts w:cs="Times New Roman"/>
              </w:rPr>
              <w:t xml:space="preserve"> EP, </w:t>
            </w:r>
            <w:r w:rsidRPr="00F408E2">
              <w:rPr>
                <w:rFonts w:cs="Times New Roman"/>
              </w:rPr>
              <w:t>escarres</w:t>
            </w:r>
            <w:r w:rsidR="0090065A" w:rsidRPr="00F408E2">
              <w:rPr>
                <w:rFonts w:cs="Times New Roman"/>
              </w:rPr>
              <w:t>)</w:t>
            </w:r>
          </w:p>
        </w:tc>
      </w:tr>
    </w:tbl>
    <w:p w14:paraId="242A5E7C" w14:textId="77777777" w:rsidR="00880CAB" w:rsidRPr="00F408E2" w:rsidRDefault="00880CAB" w:rsidP="00AD5D24">
      <w:pPr>
        <w:numPr>
          <w:ilvl w:val="0"/>
          <w:numId w:val="0"/>
        </w:numPr>
        <w:rPr>
          <w:rFonts w:cs="Times New Roman"/>
        </w:rPr>
      </w:pPr>
    </w:p>
    <w:p w14:paraId="4935DEDA" w14:textId="2644984B" w:rsidR="007D4DD6" w:rsidRPr="00F408E2" w:rsidRDefault="00200E53" w:rsidP="00AD5D24">
      <w:pPr>
        <w:numPr>
          <w:ilvl w:val="0"/>
          <w:numId w:val="0"/>
        </w:numPr>
        <w:rPr>
          <w:rFonts w:cs="Times New Roman"/>
        </w:rPr>
      </w:pPr>
      <w:r w:rsidRPr="00F408E2">
        <w:rPr>
          <w:rFonts w:cs="Times New Roman"/>
        </w:rPr>
        <w:t>Examen paraclinique</w:t>
      </w:r>
    </w:p>
    <w:p w14:paraId="41B65D2E" w14:textId="77777777" w:rsidR="00200E53" w:rsidRPr="00F408E2" w:rsidRDefault="00200E53" w:rsidP="00AD5D24">
      <w:pPr>
        <w:numPr>
          <w:ilvl w:val="0"/>
          <w:numId w:val="0"/>
        </w:numPr>
        <w:rPr>
          <w:rFonts w:cs="Times New Roman"/>
        </w:rPr>
      </w:pPr>
    </w:p>
    <w:tbl>
      <w:tblPr>
        <w:tblStyle w:val="Grilledutableau"/>
        <w:tblW w:w="0" w:type="auto"/>
        <w:tblLook w:val="04A0" w:firstRow="1" w:lastRow="0" w:firstColumn="1" w:lastColumn="0" w:noHBand="0" w:noVBand="1"/>
      </w:tblPr>
      <w:tblGrid>
        <w:gridCol w:w="2226"/>
        <w:gridCol w:w="2226"/>
        <w:gridCol w:w="2227"/>
      </w:tblGrid>
      <w:tr w:rsidR="00200E53" w:rsidRPr="00F408E2" w14:paraId="2FB6ADD3" w14:textId="77777777" w:rsidTr="00200E53">
        <w:tc>
          <w:tcPr>
            <w:tcW w:w="2226" w:type="dxa"/>
          </w:tcPr>
          <w:p w14:paraId="52E860B2" w14:textId="525824B6" w:rsidR="00200E53" w:rsidRPr="00F408E2" w:rsidRDefault="00200E53" w:rsidP="009F78AA">
            <w:pPr>
              <w:numPr>
                <w:ilvl w:val="0"/>
                <w:numId w:val="0"/>
              </w:numPr>
              <w:jc w:val="center"/>
              <w:rPr>
                <w:rFonts w:cs="Times New Roman"/>
                <w:b/>
                <w:bCs/>
              </w:rPr>
            </w:pPr>
            <w:r w:rsidRPr="00F408E2">
              <w:rPr>
                <w:rFonts w:cs="Times New Roman"/>
                <w:b/>
                <w:bCs/>
              </w:rPr>
              <w:t>Analyse du LCR</w:t>
            </w:r>
          </w:p>
        </w:tc>
        <w:tc>
          <w:tcPr>
            <w:tcW w:w="2226" w:type="dxa"/>
          </w:tcPr>
          <w:p w14:paraId="37D2793C" w14:textId="20F29868" w:rsidR="00200E53" w:rsidRPr="00F408E2" w:rsidRDefault="00200E53" w:rsidP="009F78AA">
            <w:pPr>
              <w:numPr>
                <w:ilvl w:val="0"/>
                <w:numId w:val="0"/>
              </w:numPr>
              <w:jc w:val="center"/>
              <w:rPr>
                <w:rFonts w:cs="Times New Roman"/>
                <w:b/>
                <w:bCs/>
              </w:rPr>
            </w:pPr>
            <w:r w:rsidRPr="00F408E2">
              <w:rPr>
                <w:rFonts w:cs="Times New Roman"/>
                <w:b/>
                <w:bCs/>
              </w:rPr>
              <w:t>ENMG</w:t>
            </w:r>
          </w:p>
        </w:tc>
        <w:tc>
          <w:tcPr>
            <w:tcW w:w="2227" w:type="dxa"/>
          </w:tcPr>
          <w:p w14:paraId="2081D435" w14:textId="160DE3FC" w:rsidR="00200E53" w:rsidRPr="00F408E2" w:rsidRDefault="00200E53" w:rsidP="009F78AA">
            <w:pPr>
              <w:numPr>
                <w:ilvl w:val="0"/>
                <w:numId w:val="0"/>
              </w:numPr>
              <w:jc w:val="center"/>
              <w:rPr>
                <w:rFonts w:cs="Times New Roman"/>
                <w:b/>
                <w:bCs/>
              </w:rPr>
            </w:pPr>
            <w:r w:rsidRPr="00F408E2">
              <w:rPr>
                <w:rFonts w:cs="Times New Roman"/>
                <w:b/>
                <w:bCs/>
              </w:rPr>
              <w:t>Autres</w:t>
            </w:r>
          </w:p>
        </w:tc>
      </w:tr>
      <w:tr w:rsidR="00200E53" w:rsidRPr="00F408E2" w14:paraId="51F08175" w14:textId="77777777" w:rsidTr="00200E53">
        <w:tc>
          <w:tcPr>
            <w:tcW w:w="2226" w:type="dxa"/>
          </w:tcPr>
          <w:p w14:paraId="17998EF3" w14:textId="0C08530C" w:rsidR="00200E53" w:rsidRPr="00F408E2" w:rsidRDefault="00200E53" w:rsidP="00AD5D24">
            <w:pPr>
              <w:numPr>
                <w:ilvl w:val="0"/>
                <w:numId w:val="0"/>
              </w:numPr>
              <w:rPr>
                <w:rFonts w:cs="Times New Roman"/>
              </w:rPr>
            </w:pPr>
            <w:r w:rsidRPr="00F408E2">
              <w:rPr>
                <w:rFonts w:cs="Times New Roman"/>
              </w:rPr>
              <w:t>Profile inflammatoire</w:t>
            </w:r>
            <w:r w:rsidR="00EC3244">
              <w:rPr>
                <w:rFonts w:cs="Times New Roman"/>
              </w:rPr>
              <w:t> </w:t>
            </w:r>
            <w:r w:rsidRPr="00F408E2">
              <w:rPr>
                <w:rFonts w:cs="Times New Roman"/>
              </w:rPr>
              <w:t xml:space="preserve">: liquide </w:t>
            </w:r>
            <w:r w:rsidR="003B5EE9" w:rsidRPr="00F408E2">
              <w:rPr>
                <w:rFonts w:cs="Times New Roman"/>
              </w:rPr>
              <w:t>c</w:t>
            </w:r>
            <w:r w:rsidRPr="00F408E2">
              <w:rPr>
                <w:rFonts w:cs="Times New Roman"/>
              </w:rPr>
              <w:t xml:space="preserve">laire </w:t>
            </w:r>
          </w:p>
          <w:p w14:paraId="0C011851" w14:textId="77777777" w:rsidR="00200E53" w:rsidRPr="00F408E2" w:rsidRDefault="00200E53" w:rsidP="00AD5D24">
            <w:pPr>
              <w:numPr>
                <w:ilvl w:val="0"/>
                <w:numId w:val="0"/>
              </w:numPr>
              <w:rPr>
                <w:rFonts w:cs="Times New Roman"/>
                <w:color w:val="ED7D31" w:themeColor="accent2"/>
              </w:rPr>
            </w:pPr>
            <w:r w:rsidRPr="00F408E2">
              <w:rPr>
                <w:rFonts w:cs="Times New Roman"/>
                <w:color w:val="ED7D31" w:themeColor="accent2"/>
              </w:rPr>
              <w:t>Dissociation albumino-cytologi</w:t>
            </w:r>
            <w:r w:rsidR="00171D02" w:rsidRPr="00F408E2">
              <w:rPr>
                <w:rFonts w:cs="Times New Roman"/>
                <w:color w:val="ED7D31" w:themeColor="accent2"/>
              </w:rPr>
              <w:t xml:space="preserve">que </w:t>
            </w:r>
          </w:p>
          <w:p w14:paraId="55FF4DF4" w14:textId="77777777" w:rsidR="00171D02" w:rsidRPr="00F408E2" w:rsidRDefault="00171D02" w:rsidP="00AD5D24">
            <w:pPr>
              <w:numPr>
                <w:ilvl w:val="0"/>
                <w:numId w:val="0"/>
              </w:numPr>
              <w:rPr>
                <w:rFonts w:cs="Times New Roman"/>
              </w:rPr>
            </w:pPr>
            <w:r w:rsidRPr="00F408E2">
              <w:rPr>
                <w:rFonts w:cs="Times New Roman"/>
              </w:rPr>
              <w:t>Protéine &gt; 0.5 – 1 g/l</w:t>
            </w:r>
          </w:p>
          <w:p w14:paraId="6C48EB09" w14:textId="6C47A123" w:rsidR="00171D02" w:rsidRPr="00F408E2" w:rsidRDefault="00BE6C11" w:rsidP="00AD5D24">
            <w:pPr>
              <w:numPr>
                <w:ilvl w:val="0"/>
                <w:numId w:val="0"/>
              </w:numPr>
              <w:rPr>
                <w:rFonts w:cs="Times New Roman"/>
              </w:rPr>
            </w:pPr>
            <w:r>
              <w:rPr>
                <w:rFonts w:cs="Times New Roman"/>
              </w:rPr>
              <w:t>Plé</w:t>
            </w:r>
            <w:r w:rsidR="00171D02" w:rsidRPr="00F408E2">
              <w:rPr>
                <w:rFonts w:cs="Times New Roman"/>
              </w:rPr>
              <w:t xml:space="preserve">iocytose&gt; 5 cellule &lt; 50 </w:t>
            </w:r>
          </w:p>
          <w:p w14:paraId="0E3756D1" w14:textId="5178D995" w:rsidR="00FE5CD9" w:rsidRPr="00F408E2" w:rsidRDefault="00FE5CD9" w:rsidP="00AD5D24">
            <w:pPr>
              <w:numPr>
                <w:ilvl w:val="0"/>
                <w:numId w:val="0"/>
              </w:numPr>
              <w:rPr>
                <w:rFonts w:cs="Times New Roman"/>
              </w:rPr>
            </w:pPr>
            <w:r w:rsidRPr="00F408E2">
              <w:rPr>
                <w:rFonts w:cs="Times New Roman"/>
              </w:rPr>
              <w:t xml:space="preserve">Glucose </w:t>
            </w:r>
            <w:r w:rsidR="00C95403" w:rsidRPr="00F408E2">
              <w:rPr>
                <w:rFonts w:cs="Times New Roman"/>
              </w:rPr>
              <w:t>normale</w:t>
            </w:r>
            <w:r w:rsidRPr="00F408E2">
              <w:rPr>
                <w:rFonts w:cs="Times New Roman"/>
              </w:rPr>
              <w:t xml:space="preserve"> </w:t>
            </w:r>
          </w:p>
        </w:tc>
        <w:tc>
          <w:tcPr>
            <w:tcW w:w="2226" w:type="dxa"/>
          </w:tcPr>
          <w:p w14:paraId="7C0A3743" w14:textId="1B26B0E6" w:rsidR="00200E53" w:rsidRPr="00F408E2" w:rsidRDefault="003B5EE9" w:rsidP="00AD5D24">
            <w:pPr>
              <w:numPr>
                <w:ilvl w:val="0"/>
                <w:numId w:val="0"/>
              </w:numPr>
              <w:rPr>
                <w:rFonts w:cs="Times New Roman"/>
              </w:rPr>
            </w:pPr>
            <w:r w:rsidRPr="00F408E2">
              <w:rPr>
                <w:rFonts w:cs="Times New Roman"/>
              </w:rPr>
              <w:t xml:space="preserve">Confirme </w:t>
            </w:r>
            <w:r w:rsidR="00FE5CD9" w:rsidRPr="00F408E2">
              <w:rPr>
                <w:rFonts w:cs="Times New Roman"/>
              </w:rPr>
              <w:t>l’atteinte pol</w:t>
            </w:r>
            <w:r w:rsidRPr="00F408E2">
              <w:rPr>
                <w:rFonts w:cs="Times New Roman"/>
              </w:rPr>
              <w:t>y</w:t>
            </w:r>
            <w:r w:rsidR="00FE5CD9" w:rsidRPr="00F408E2">
              <w:rPr>
                <w:rFonts w:cs="Times New Roman"/>
              </w:rPr>
              <w:t>radiculaire et le mécanisme pour le pronostic</w:t>
            </w:r>
            <w:r w:rsidR="00EC3244">
              <w:rPr>
                <w:rFonts w:cs="Times New Roman"/>
              </w:rPr>
              <w:t> </w:t>
            </w:r>
            <w:r w:rsidR="00FE5CD9" w:rsidRPr="00F408E2">
              <w:rPr>
                <w:rFonts w:cs="Times New Roman"/>
              </w:rPr>
              <w:t xml:space="preserve">: </w:t>
            </w:r>
            <w:r w:rsidR="00C95403" w:rsidRPr="00F408E2">
              <w:rPr>
                <w:rFonts w:cs="Times New Roman"/>
                <w:color w:val="ED7D31" w:themeColor="accent2"/>
              </w:rPr>
              <w:t>démyélinisation</w:t>
            </w:r>
            <w:r w:rsidR="00FE5CD9" w:rsidRPr="00F408E2">
              <w:rPr>
                <w:rFonts w:cs="Times New Roman"/>
                <w:color w:val="ED7D31" w:themeColor="accent2"/>
              </w:rPr>
              <w:t xml:space="preserve"> axonale</w:t>
            </w:r>
          </w:p>
        </w:tc>
        <w:tc>
          <w:tcPr>
            <w:tcW w:w="2227" w:type="dxa"/>
          </w:tcPr>
          <w:p w14:paraId="4C9C1076" w14:textId="201E6A80" w:rsidR="00200E53" w:rsidRPr="00F408E2" w:rsidRDefault="003B5EE9" w:rsidP="00AD5D24">
            <w:pPr>
              <w:numPr>
                <w:ilvl w:val="0"/>
                <w:numId w:val="0"/>
              </w:numPr>
              <w:rPr>
                <w:rFonts w:cs="Times New Roman"/>
              </w:rPr>
            </w:pPr>
            <w:r w:rsidRPr="00F408E2">
              <w:rPr>
                <w:rFonts w:cs="Times New Roman"/>
              </w:rPr>
              <w:t>Anticorps</w:t>
            </w:r>
            <w:r w:rsidR="00FE5CD9" w:rsidRPr="00F408E2">
              <w:rPr>
                <w:rFonts w:cs="Times New Roman"/>
              </w:rPr>
              <w:t xml:space="preserve"> ante gan</w:t>
            </w:r>
            <w:r w:rsidR="00C95403" w:rsidRPr="00F408E2">
              <w:rPr>
                <w:rFonts w:cs="Times New Roman"/>
              </w:rPr>
              <w:t xml:space="preserve">glioside </w:t>
            </w:r>
          </w:p>
          <w:p w14:paraId="2EF6ED0B" w14:textId="3018EE98" w:rsidR="00C95403" w:rsidRPr="00F408E2" w:rsidRDefault="00C95403" w:rsidP="00AD5D24">
            <w:pPr>
              <w:numPr>
                <w:ilvl w:val="0"/>
                <w:numId w:val="0"/>
              </w:numPr>
              <w:rPr>
                <w:rFonts w:cs="Times New Roman"/>
              </w:rPr>
            </w:pPr>
            <w:r w:rsidRPr="00F408E2">
              <w:rPr>
                <w:rFonts w:cs="Times New Roman"/>
              </w:rPr>
              <w:t xml:space="preserve">Bilan des </w:t>
            </w:r>
            <w:r w:rsidR="00C233B6" w:rsidRPr="00F408E2">
              <w:rPr>
                <w:rFonts w:cs="Times New Roman"/>
              </w:rPr>
              <w:t>complications</w:t>
            </w:r>
            <w:r w:rsidR="00EC3244">
              <w:rPr>
                <w:rFonts w:cs="Times New Roman"/>
              </w:rPr>
              <w:t> </w:t>
            </w:r>
            <w:r w:rsidRPr="00F408E2">
              <w:rPr>
                <w:rFonts w:cs="Times New Roman"/>
              </w:rPr>
              <w:t>: EFR, doppler des MI</w:t>
            </w:r>
          </w:p>
        </w:tc>
      </w:tr>
    </w:tbl>
    <w:p w14:paraId="1B62724B" w14:textId="77777777" w:rsidR="00200E53" w:rsidRPr="00F408E2" w:rsidRDefault="00200E53" w:rsidP="00AD5D24">
      <w:pPr>
        <w:numPr>
          <w:ilvl w:val="0"/>
          <w:numId w:val="0"/>
        </w:numPr>
        <w:rPr>
          <w:rFonts w:cs="Times New Roman"/>
        </w:rPr>
      </w:pPr>
    </w:p>
    <w:p w14:paraId="05FB6F17" w14:textId="3DA49447" w:rsidR="009F78AA" w:rsidRPr="00F408E2" w:rsidRDefault="008B5C98" w:rsidP="008B5C98">
      <w:pPr>
        <w:pStyle w:val="Titre2"/>
        <w:rPr>
          <w:rFonts w:cs="Times New Roman"/>
        </w:rPr>
      </w:pPr>
      <w:bookmarkStart w:id="341" w:name="_Toc196656593"/>
      <w:bookmarkStart w:id="342" w:name="_Toc196662400"/>
      <w:r w:rsidRPr="00F408E2">
        <w:rPr>
          <w:rFonts w:cs="Times New Roman"/>
        </w:rPr>
        <w:t>Formes topographiques</w:t>
      </w:r>
      <w:bookmarkEnd w:id="341"/>
      <w:bookmarkEnd w:id="342"/>
      <w:r w:rsidRPr="00F408E2">
        <w:rPr>
          <w:rFonts w:cs="Times New Roman"/>
        </w:rPr>
        <w:t xml:space="preserve"> </w:t>
      </w:r>
    </w:p>
    <w:p w14:paraId="2FFFE5C6" w14:textId="622D7999" w:rsidR="008B5C98" w:rsidRPr="00F408E2" w:rsidRDefault="00BE6C11" w:rsidP="008B5C98">
      <w:pPr>
        <w:rPr>
          <w:rFonts w:cs="Times New Roman"/>
        </w:rPr>
      </w:pPr>
      <w:r w:rsidRPr="00F408E2">
        <w:rPr>
          <w:rFonts w:cs="Times New Roman"/>
        </w:rPr>
        <w:t>Classique</w:t>
      </w:r>
      <w:r w:rsidR="00DC3D84" w:rsidRPr="00F408E2">
        <w:rPr>
          <w:rFonts w:cs="Times New Roman"/>
        </w:rPr>
        <w:t xml:space="preserve"> </w:t>
      </w:r>
      <w:r w:rsidR="00FC6BAB" w:rsidRPr="00F408E2">
        <w:rPr>
          <w:rFonts w:cs="Times New Roman"/>
        </w:rPr>
        <w:t>sensitivomote</w:t>
      </w:r>
      <w:r w:rsidR="00311B16" w:rsidRPr="00F408E2">
        <w:rPr>
          <w:rFonts w:cs="Times New Roman"/>
        </w:rPr>
        <w:t xml:space="preserve">ur </w:t>
      </w:r>
    </w:p>
    <w:p w14:paraId="71AB210F" w14:textId="6E1E5C5A" w:rsidR="00311B16" w:rsidRPr="00F408E2" w:rsidRDefault="00311B16" w:rsidP="008B5C98">
      <w:pPr>
        <w:rPr>
          <w:rFonts w:cs="Times New Roman"/>
        </w:rPr>
      </w:pPr>
      <w:r w:rsidRPr="00F408E2">
        <w:rPr>
          <w:rFonts w:cs="Times New Roman"/>
        </w:rPr>
        <w:t xml:space="preserve">Pure moteur </w:t>
      </w:r>
    </w:p>
    <w:p w14:paraId="64662368" w14:textId="643ED33A" w:rsidR="00311B16" w:rsidRPr="00F408E2" w:rsidRDefault="00311B16" w:rsidP="008B5C98">
      <w:pPr>
        <w:rPr>
          <w:rFonts w:cs="Times New Roman"/>
        </w:rPr>
      </w:pPr>
      <w:r w:rsidRPr="00F408E2">
        <w:rPr>
          <w:rFonts w:cs="Times New Roman"/>
        </w:rPr>
        <w:t>Paraparetic</w:t>
      </w:r>
    </w:p>
    <w:p w14:paraId="2CDB0F4E" w14:textId="5DF1C70E" w:rsidR="00311B16" w:rsidRPr="00F408E2" w:rsidRDefault="00A4341B" w:rsidP="008B5C98">
      <w:pPr>
        <w:rPr>
          <w:rFonts w:cs="Times New Roman"/>
        </w:rPr>
      </w:pPr>
      <w:r w:rsidRPr="00F408E2">
        <w:rPr>
          <w:rFonts w:cs="Times New Roman"/>
        </w:rPr>
        <w:lastRenderedPageBreak/>
        <w:t>Pharyngeal-cervical-brachial</w:t>
      </w:r>
    </w:p>
    <w:p w14:paraId="674F9078" w14:textId="1228F8A7" w:rsidR="00A4341B" w:rsidRPr="00F408E2" w:rsidRDefault="00A4341B" w:rsidP="008B5C98">
      <w:pPr>
        <w:rPr>
          <w:rFonts w:cs="Times New Roman"/>
        </w:rPr>
      </w:pPr>
      <w:r w:rsidRPr="00F408E2">
        <w:rPr>
          <w:rFonts w:cs="Times New Roman"/>
        </w:rPr>
        <w:t xml:space="preserve">Bilateral facial </w:t>
      </w:r>
      <w:r w:rsidR="00610414">
        <w:rPr>
          <w:rFonts w:cs="Times New Roman"/>
        </w:rPr>
        <w:t>plys</w:t>
      </w:r>
      <w:r w:rsidRPr="00F408E2">
        <w:rPr>
          <w:rFonts w:cs="Times New Roman"/>
        </w:rPr>
        <w:t>itn paresthésis</w:t>
      </w:r>
    </w:p>
    <w:p w14:paraId="5BD71856" w14:textId="0A9A6806" w:rsidR="00A4341B" w:rsidRPr="00F408E2" w:rsidRDefault="00610414" w:rsidP="008B5C98">
      <w:pPr>
        <w:rPr>
          <w:rFonts w:cs="Times New Roman"/>
        </w:rPr>
      </w:pPr>
      <w:r>
        <w:rPr>
          <w:rFonts w:cs="Times New Roman"/>
        </w:rPr>
        <w:t>PlurI</w:t>
      </w:r>
      <w:r w:rsidR="00A4341B" w:rsidRPr="00F408E2">
        <w:rPr>
          <w:rFonts w:cs="Times New Roman"/>
        </w:rPr>
        <w:t xml:space="preserve"> sin</w:t>
      </w:r>
      <w:r w:rsidR="008461CE" w:rsidRPr="00F408E2">
        <w:rPr>
          <w:rFonts w:cs="Times New Roman"/>
        </w:rPr>
        <w:t>sory</w:t>
      </w:r>
    </w:p>
    <w:p w14:paraId="5E12C65A" w14:textId="4D844C58" w:rsidR="008461CE" w:rsidRPr="00F408E2" w:rsidRDefault="008461CE" w:rsidP="008B5C98">
      <w:pPr>
        <w:rPr>
          <w:rFonts w:cs="Times New Roman"/>
        </w:rPr>
      </w:pPr>
      <w:r w:rsidRPr="00F408E2">
        <w:rPr>
          <w:rFonts w:cs="Times New Roman"/>
        </w:rPr>
        <w:t xml:space="preserve">Miller Fischer </w:t>
      </w:r>
      <w:r w:rsidR="00610414">
        <w:rPr>
          <w:rFonts w:cs="Times New Roman"/>
        </w:rPr>
        <w:t>syndrom</w:t>
      </w:r>
    </w:p>
    <w:p w14:paraId="4824E72A" w14:textId="72D8EFFD" w:rsidR="008461CE" w:rsidRPr="00F408E2" w:rsidRDefault="008461CE" w:rsidP="008B5C98">
      <w:pPr>
        <w:rPr>
          <w:rFonts w:cs="Times New Roman"/>
        </w:rPr>
      </w:pPr>
      <w:r w:rsidRPr="00F408E2">
        <w:rPr>
          <w:rFonts w:cs="Times New Roman"/>
        </w:rPr>
        <w:t xml:space="preserve">Bickerstaff </w:t>
      </w:r>
      <w:r w:rsidR="00B038A2" w:rsidRPr="00F408E2">
        <w:rPr>
          <w:rFonts w:cs="Times New Roman"/>
        </w:rPr>
        <w:t xml:space="preserve">brainstem encephalitis </w:t>
      </w:r>
    </w:p>
    <w:p w14:paraId="00B192ED" w14:textId="4B92751B" w:rsidR="00DC3D84" w:rsidRPr="00F408E2" w:rsidRDefault="00DC3D84" w:rsidP="00DC3D84">
      <w:pPr>
        <w:pStyle w:val="Titre1"/>
        <w:rPr>
          <w:rFonts w:cs="Times New Roman"/>
        </w:rPr>
      </w:pPr>
      <w:bookmarkStart w:id="343" w:name="_Toc196656594"/>
      <w:bookmarkStart w:id="344" w:name="_Toc196662401"/>
      <w:r w:rsidRPr="00F408E2">
        <w:rPr>
          <w:rFonts w:cs="Times New Roman"/>
        </w:rPr>
        <w:t>Diagnostic</w:t>
      </w:r>
      <w:bookmarkEnd w:id="343"/>
      <w:bookmarkEnd w:id="344"/>
    </w:p>
    <w:p w14:paraId="357D2AC5" w14:textId="53D293BB" w:rsidR="00DC3D84" w:rsidRPr="00F408E2" w:rsidRDefault="00C527F5" w:rsidP="00DC3D84">
      <w:pPr>
        <w:pStyle w:val="Titre2"/>
        <w:rPr>
          <w:rFonts w:cs="Times New Roman"/>
        </w:rPr>
      </w:pPr>
      <w:bookmarkStart w:id="345" w:name="_Toc196656595"/>
      <w:bookmarkStart w:id="346" w:name="_Toc196662402"/>
      <w:r w:rsidRPr="00F408E2">
        <w:rPr>
          <w:rFonts w:cs="Times New Roman"/>
        </w:rPr>
        <w:t>Diagnostic</w:t>
      </w:r>
      <w:r w:rsidR="00DC3D84" w:rsidRPr="00F408E2">
        <w:rPr>
          <w:rFonts w:cs="Times New Roman"/>
        </w:rPr>
        <w:t xml:space="preserve"> positif</w:t>
      </w:r>
      <w:bookmarkEnd w:id="345"/>
      <w:bookmarkEnd w:id="346"/>
    </w:p>
    <w:p w14:paraId="607115BE" w14:textId="79F69CBF" w:rsidR="00DC3D84" w:rsidRPr="00F408E2" w:rsidRDefault="00DC3D84" w:rsidP="00DC3D84">
      <w:pPr>
        <w:rPr>
          <w:rFonts w:cs="Times New Roman"/>
        </w:rPr>
      </w:pPr>
      <w:r w:rsidRPr="00F408E2">
        <w:rPr>
          <w:rFonts w:cs="Times New Roman"/>
        </w:rPr>
        <w:t>Clinique +++</w:t>
      </w:r>
      <w:r w:rsidR="00EC3244">
        <w:rPr>
          <w:rFonts w:cs="Times New Roman"/>
        </w:rPr>
        <w:t> </w:t>
      </w:r>
      <w:r w:rsidRPr="00F408E2">
        <w:rPr>
          <w:rFonts w:cs="Times New Roman"/>
        </w:rPr>
        <w:t xml:space="preserve">: sd </w:t>
      </w:r>
      <w:r w:rsidR="00C527F5" w:rsidRPr="00F408E2">
        <w:rPr>
          <w:rFonts w:cs="Times New Roman"/>
        </w:rPr>
        <w:t>neurogène</w:t>
      </w:r>
      <w:r w:rsidRPr="00F408E2">
        <w:rPr>
          <w:rFonts w:cs="Times New Roman"/>
        </w:rPr>
        <w:t xml:space="preserve"> de </w:t>
      </w:r>
      <w:r w:rsidR="006D014E" w:rsidRPr="00F408E2">
        <w:rPr>
          <w:rFonts w:cs="Times New Roman"/>
        </w:rPr>
        <w:t>type</w:t>
      </w:r>
      <w:r w:rsidRPr="00F408E2">
        <w:rPr>
          <w:rFonts w:cs="Times New Roman"/>
        </w:rPr>
        <w:t xml:space="preserve"> </w:t>
      </w:r>
      <w:r w:rsidR="00BE6C11">
        <w:rPr>
          <w:rFonts w:cs="Times New Roman"/>
        </w:rPr>
        <w:t>poly</w:t>
      </w:r>
      <w:r w:rsidR="00BE6C11" w:rsidRPr="00F408E2">
        <w:rPr>
          <w:rFonts w:cs="Times New Roman"/>
        </w:rPr>
        <w:t>radiculaire,</w:t>
      </w:r>
      <w:r w:rsidRPr="00F408E2">
        <w:rPr>
          <w:rFonts w:cs="Times New Roman"/>
        </w:rPr>
        <w:t xml:space="preserve"> progressive</w:t>
      </w:r>
    </w:p>
    <w:p w14:paraId="639B8D0A" w14:textId="7DDDCD12" w:rsidR="00DC3D84" w:rsidRPr="00F408E2" w:rsidRDefault="00C527F5" w:rsidP="00DC3D84">
      <w:pPr>
        <w:rPr>
          <w:rFonts w:cs="Times New Roman"/>
        </w:rPr>
      </w:pPr>
      <w:r w:rsidRPr="00F408E2">
        <w:rPr>
          <w:rFonts w:cs="Times New Roman"/>
        </w:rPr>
        <w:t>Prédominance</w:t>
      </w:r>
      <w:r w:rsidR="00DC3D84" w:rsidRPr="00F408E2">
        <w:rPr>
          <w:rFonts w:cs="Times New Roman"/>
        </w:rPr>
        <w:t xml:space="preserve"> </w:t>
      </w:r>
      <w:r w:rsidR="00BE6C11" w:rsidRPr="00F408E2">
        <w:rPr>
          <w:rFonts w:cs="Times New Roman"/>
        </w:rPr>
        <w:t>des singes moteurs</w:t>
      </w:r>
      <w:r w:rsidR="00DC3D84" w:rsidRPr="00F408E2">
        <w:rPr>
          <w:rFonts w:cs="Times New Roman"/>
        </w:rPr>
        <w:t xml:space="preserve">, </w:t>
      </w:r>
      <w:r w:rsidR="006D014E" w:rsidRPr="00F408E2">
        <w:rPr>
          <w:rFonts w:cs="Times New Roman"/>
        </w:rPr>
        <w:t>douleur</w:t>
      </w:r>
      <w:r w:rsidR="00DC3D84" w:rsidRPr="00F408E2">
        <w:rPr>
          <w:rFonts w:cs="Times New Roman"/>
        </w:rPr>
        <w:t xml:space="preserve"> r</w:t>
      </w:r>
      <w:r w:rsidR="006D014E" w:rsidRPr="00F408E2">
        <w:rPr>
          <w:rFonts w:cs="Times New Roman"/>
        </w:rPr>
        <w:t>a</w:t>
      </w:r>
      <w:r w:rsidR="00DC3D84" w:rsidRPr="00F408E2">
        <w:rPr>
          <w:rFonts w:cs="Times New Roman"/>
        </w:rPr>
        <w:t>diculaire et signe</w:t>
      </w:r>
      <w:r w:rsidR="006D014E" w:rsidRPr="00F408E2">
        <w:rPr>
          <w:rFonts w:cs="Times New Roman"/>
        </w:rPr>
        <w:t xml:space="preserve"> </w:t>
      </w:r>
      <w:r w:rsidR="00DC3D84" w:rsidRPr="00F408E2">
        <w:rPr>
          <w:rFonts w:cs="Times New Roman"/>
        </w:rPr>
        <w:t>de Lasègue</w:t>
      </w:r>
    </w:p>
    <w:p w14:paraId="34E6F93F" w14:textId="5B169ABA" w:rsidR="00DC3D84" w:rsidRPr="00F408E2" w:rsidRDefault="00DC3D84" w:rsidP="00DC3D84">
      <w:pPr>
        <w:rPr>
          <w:rFonts w:cs="Times New Roman"/>
        </w:rPr>
      </w:pPr>
      <w:r w:rsidRPr="00F408E2">
        <w:rPr>
          <w:rFonts w:cs="Times New Roman"/>
        </w:rPr>
        <w:t xml:space="preserve">3 </w:t>
      </w:r>
      <w:r w:rsidR="00C527F5" w:rsidRPr="00F408E2">
        <w:rPr>
          <w:rFonts w:cs="Times New Roman"/>
        </w:rPr>
        <w:t>phases</w:t>
      </w:r>
      <w:r w:rsidR="00EC3244">
        <w:rPr>
          <w:rFonts w:cs="Times New Roman"/>
        </w:rPr>
        <w:t> </w:t>
      </w:r>
      <w:r w:rsidRPr="00F408E2">
        <w:rPr>
          <w:rFonts w:cs="Times New Roman"/>
        </w:rPr>
        <w:t>: ascendantes (1 – 2 semaines</w:t>
      </w:r>
      <w:r w:rsidR="00BE6C11" w:rsidRPr="00F408E2">
        <w:rPr>
          <w:rFonts w:cs="Times New Roman"/>
        </w:rPr>
        <w:t>),</w:t>
      </w:r>
      <w:r w:rsidRPr="00F408E2">
        <w:rPr>
          <w:rFonts w:cs="Times New Roman"/>
        </w:rPr>
        <w:t xml:space="preserve"> </w:t>
      </w:r>
      <w:r w:rsidR="00C527F5" w:rsidRPr="00F408E2">
        <w:rPr>
          <w:rFonts w:cs="Times New Roman"/>
        </w:rPr>
        <w:t>plateau</w:t>
      </w:r>
      <w:r w:rsidRPr="00F408E2">
        <w:rPr>
          <w:rFonts w:cs="Times New Roman"/>
        </w:rPr>
        <w:t xml:space="preserve"> (environ 4 semaines), </w:t>
      </w:r>
      <w:r w:rsidR="00C527F5" w:rsidRPr="00F408E2">
        <w:rPr>
          <w:rFonts w:cs="Times New Roman"/>
        </w:rPr>
        <w:t>récupération</w:t>
      </w:r>
      <w:r w:rsidRPr="00F408E2">
        <w:rPr>
          <w:rFonts w:cs="Times New Roman"/>
        </w:rPr>
        <w:t xml:space="preserve"> </w:t>
      </w:r>
    </w:p>
    <w:p w14:paraId="1C6C5B3F" w14:textId="20B476F6" w:rsidR="00DC3D84" w:rsidRPr="00F408E2" w:rsidRDefault="00DC3D84" w:rsidP="00DC3D84">
      <w:pPr>
        <w:rPr>
          <w:rFonts w:cs="Times New Roman"/>
        </w:rPr>
      </w:pPr>
      <w:r w:rsidRPr="00F408E2">
        <w:rPr>
          <w:rFonts w:cs="Times New Roman"/>
        </w:rPr>
        <w:t>PL</w:t>
      </w:r>
      <w:r w:rsidR="00EC3244">
        <w:rPr>
          <w:rFonts w:cs="Times New Roman"/>
        </w:rPr>
        <w:t> </w:t>
      </w:r>
      <w:r w:rsidRPr="00F408E2">
        <w:rPr>
          <w:rFonts w:cs="Times New Roman"/>
        </w:rPr>
        <w:t xml:space="preserve">: inflammation </w:t>
      </w:r>
    </w:p>
    <w:p w14:paraId="0111E0F4" w14:textId="4F288EEB" w:rsidR="00DC3D84" w:rsidRPr="00F408E2" w:rsidRDefault="00DC3D84" w:rsidP="00DC3D84">
      <w:pPr>
        <w:rPr>
          <w:rFonts w:cs="Times New Roman"/>
        </w:rPr>
      </w:pPr>
      <w:r w:rsidRPr="00F408E2">
        <w:rPr>
          <w:rFonts w:cs="Times New Roman"/>
        </w:rPr>
        <w:t>ENMG</w:t>
      </w:r>
      <w:r w:rsidR="00EC3244">
        <w:rPr>
          <w:rFonts w:cs="Times New Roman"/>
        </w:rPr>
        <w:t> </w:t>
      </w:r>
      <w:r w:rsidRPr="00F408E2">
        <w:rPr>
          <w:rFonts w:cs="Times New Roman"/>
        </w:rPr>
        <w:t>: démyélinisation et / ou lésio</w:t>
      </w:r>
      <w:r w:rsidR="00C527F5" w:rsidRPr="00F408E2">
        <w:rPr>
          <w:rFonts w:cs="Times New Roman"/>
        </w:rPr>
        <w:t>n</w:t>
      </w:r>
      <w:r w:rsidRPr="00F408E2">
        <w:rPr>
          <w:rFonts w:cs="Times New Roman"/>
        </w:rPr>
        <w:t xml:space="preserve"> axonale</w:t>
      </w:r>
    </w:p>
    <w:p w14:paraId="0719AA8A" w14:textId="6F6B2D34" w:rsidR="00026588" w:rsidRPr="00F408E2" w:rsidRDefault="00026588" w:rsidP="00026588">
      <w:pPr>
        <w:pStyle w:val="Titre2"/>
        <w:rPr>
          <w:rFonts w:cs="Times New Roman"/>
        </w:rPr>
      </w:pPr>
      <w:bookmarkStart w:id="347" w:name="_Toc196656596"/>
      <w:bookmarkStart w:id="348" w:name="_Toc196662403"/>
      <w:r w:rsidRPr="00F408E2">
        <w:rPr>
          <w:rFonts w:cs="Times New Roman"/>
        </w:rPr>
        <w:t>Diagnostics différentiels</w:t>
      </w:r>
      <w:bookmarkEnd w:id="347"/>
      <w:bookmarkEnd w:id="348"/>
    </w:p>
    <w:p w14:paraId="3287A7DA" w14:textId="286DEC67" w:rsidR="00026588" w:rsidRPr="00F408E2" w:rsidRDefault="00026588" w:rsidP="00026588">
      <w:pPr>
        <w:rPr>
          <w:rFonts w:cs="Times New Roman"/>
        </w:rPr>
      </w:pPr>
      <w:r w:rsidRPr="00F408E2">
        <w:rPr>
          <w:rFonts w:cs="Times New Roman"/>
        </w:rPr>
        <w:t xml:space="preserve">Autre cause </w:t>
      </w:r>
      <w:r w:rsidR="00C549A2" w:rsidRPr="00F408E2">
        <w:rPr>
          <w:rFonts w:cs="Times New Roman"/>
        </w:rPr>
        <w:t>de polyradiculonévrites</w:t>
      </w:r>
      <w:r w:rsidR="00EC3244">
        <w:rPr>
          <w:rFonts w:cs="Times New Roman"/>
        </w:rPr>
        <w:t> </w:t>
      </w:r>
      <w:r w:rsidRPr="00F408E2">
        <w:rPr>
          <w:rFonts w:cs="Times New Roman"/>
        </w:rPr>
        <w:t>: HIV (</w:t>
      </w:r>
      <w:r w:rsidR="00C549A2" w:rsidRPr="00F408E2">
        <w:rPr>
          <w:rFonts w:cs="Times New Roman"/>
        </w:rPr>
        <w:t>cellules</w:t>
      </w:r>
      <w:r w:rsidRPr="00F408E2">
        <w:rPr>
          <w:rFonts w:cs="Times New Roman"/>
        </w:rPr>
        <w:t xml:space="preserve"> &gt; 50</w:t>
      </w:r>
      <w:r w:rsidR="00A01E5E" w:rsidRPr="00F408E2">
        <w:rPr>
          <w:rFonts w:cs="Times New Roman"/>
        </w:rPr>
        <w:t>) …</w:t>
      </w:r>
    </w:p>
    <w:p w14:paraId="58034B6C" w14:textId="1D7ECC07" w:rsidR="00A01E5E" w:rsidRPr="00F408E2" w:rsidRDefault="00A01E5E" w:rsidP="00026588">
      <w:pPr>
        <w:rPr>
          <w:rFonts w:cs="Times New Roman"/>
        </w:rPr>
      </w:pPr>
      <w:r w:rsidRPr="00F408E2">
        <w:rPr>
          <w:rFonts w:cs="Times New Roman"/>
        </w:rPr>
        <w:t xml:space="preserve">Atteinte jonction </w:t>
      </w:r>
      <w:r w:rsidR="00C233B6" w:rsidRPr="00F408E2">
        <w:rPr>
          <w:rFonts w:cs="Times New Roman"/>
        </w:rPr>
        <w:t>neuromusculaire</w:t>
      </w:r>
      <w:r w:rsidR="00EC3244">
        <w:rPr>
          <w:rFonts w:cs="Times New Roman"/>
        </w:rPr>
        <w:t> </w:t>
      </w:r>
      <w:r w:rsidRPr="00F408E2">
        <w:rPr>
          <w:rFonts w:cs="Times New Roman"/>
        </w:rPr>
        <w:t xml:space="preserve">: fatigabilité à l’effort </w:t>
      </w:r>
    </w:p>
    <w:p w14:paraId="6887D5E3" w14:textId="72E75B49" w:rsidR="00A01E5E" w:rsidRPr="00F408E2" w:rsidRDefault="00A01E5E" w:rsidP="00026588">
      <w:pPr>
        <w:rPr>
          <w:rFonts w:cs="Times New Roman"/>
        </w:rPr>
      </w:pPr>
      <w:r w:rsidRPr="00F408E2">
        <w:rPr>
          <w:rFonts w:cs="Times New Roman"/>
        </w:rPr>
        <w:t>Lésion de la moelle</w:t>
      </w:r>
      <w:r w:rsidR="00EC3244">
        <w:rPr>
          <w:rFonts w:cs="Times New Roman"/>
        </w:rPr>
        <w:t> </w:t>
      </w:r>
      <w:r w:rsidRPr="00F408E2">
        <w:rPr>
          <w:rFonts w:cs="Times New Roman"/>
        </w:rPr>
        <w:t xml:space="preserve">: sd alterne sensitif de la </w:t>
      </w:r>
      <w:r w:rsidR="00BE6C11" w:rsidRPr="00F408E2">
        <w:rPr>
          <w:rFonts w:cs="Times New Roman"/>
        </w:rPr>
        <w:t>moelle,</w:t>
      </w:r>
      <w:r w:rsidRPr="00F408E2">
        <w:rPr>
          <w:rFonts w:cs="Times New Roman"/>
        </w:rPr>
        <w:t xml:space="preserve"> sd pyramidal </w:t>
      </w:r>
    </w:p>
    <w:p w14:paraId="0665A6DD" w14:textId="6C3EC34B" w:rsidR="00A01E5E" w:rsidRPr="00F408E2" w:rsidRDefault="00A01E5E" w:rsidP="00026588">
      <w:pPr>
        <w:rPr>
          <w:rFonts w:cs="Times New Roman"/>
        </w:rPr>
      </w:pPr>
      <w:r w:rsidRPr="00F408E2">
        <w:rPr>
          <w:rFonts w:cs="Times New Roman"/>
        </w:rPr>
        <w:t>Lésion du tronc cérébral</w:t>
      </w:r>
      <w:r w:rsidR="00EC3244">
        <w:rPr>
          <w:rFonts w:cs="Times New Roman"/>
        </w:rPr>
        <w:t> </w:t>
      </w:r>
      <w:r w:rsidRPr="00F408E2">
        <w:rPr>
          <w:rFonts w:cs="Times New Roman"/>
        </w:rPr>
        <w:t xml:space="preserve">: sd alterne du tronc </w:t>
      </w:r>
    </w:p>
    <w:p w14:paraId="07706E55" w14:textId="58F996F9" w:rsidR="00A01E5E" w:rsidRPr="00F408E2" w:rsidRDefault="00A01E5E" w:rsidP="00026588">
      <w:pPr>
        <w:rPr>
          <w:rFonts w:cs="Times New Roman"/>
        </w:rPr>
      </w:pPr>
      <w:r w:rsidRPr="00F408E2">
        <w:rPr>
          <w:rFonts w:cs="Times New Roman"/>
        </w:rPr>
        <w:t>Trouble métabolique</w:t>
      </w:r>
      <w:r w:rsidR="00EC3244">
        <w:rPr>
          <w:rFonts w:cs="Times New Roman"/>
        </w:rPr>
        <w:t> </w:t>
      </w:r>
      <w:r w:rsidRPr="00F408E2">
        <w:rPr>
          <w:rFonts w:cs="Times New Roman"/>
        </w:rPr>
        <w:t>: hypokaliémie (paralysant)</w:t>
      </w:r>
    </w:p>
    <w:p w14:paraId="7A894DC6" w14:textId="47A5F2B1" w:rsidR="00C549A2" w:rsidRPr="00F408E2" w:rsidRDefault="00A44C9D" w:rsidP="00C549A2">
      <w:pPr>
        <w:pStyle w:val="Titre2"/>
        <w:rPr>
          <w:rFonts w:cs="Times New Roman"/>
        </w:rPr>
      </w:pPr>
      <w:bookmarkStart w:id="349" w:name="_Toc196656597"/>
      <w:bookmarkStart w:id="350" w:name="_Toc196662404"/>
      <w:r w:rsidRPr="00F408E2">
        <w:rPr>
          <w:rFonts w:cs="Times New Roman"/>
        </w:rPr>
        <w:t>Diagnostic</w:t>
      </w:r>
      <w:r w:rsidR="00C549A2" w:rsidRPr="00F408E2">
        <w:rPr>
          <w:rFonts w:cs="Times New Roman"/>
        </w:rPr>
        <w:t xml:space="preserve"> étiologique</w:t>
      </w:r>
      <w:bookmarkEnd w:id="349"/>
      <w:bookmarkEnd w:id="350"/>
      <w:r w:rsidR="00C549A2" w:rsidRPr="00F408E2">
        <w:rPr>
          <w:rFonts w:cs="Times New Roman"/>
        </w:rPr>
        <w:t xml:space="preserve"> </w:t>
      </w:r>
    </w:p>
    <w:p w14:paraId="31F5EFDE" w14:textId="75589832" w:rsidR="00C549A2" w:rsidRPr="00F408E2" w:rsidRDefault="00C549A2" w:rsidP="00C549A2">
      <w:pPr>
        <w:rPr>
          <w:rFonts w:cs="Times New Roman"/>
        </w:rPr>
      </w:pPr>
      <w:r w:rsidRPr="00F408E2">
        <w:rPr>
          <w:rFonts w:cs="Times New Roman"/>
        </w:rPr>
        <w:t>Notion d’infectio</w:t>
      </w:r>
      <w:r w:rsidR="00A44C9D" w:rsidRPr="00F408E2">
        <w:rPr>
          <w:rFonts w:cs="Times New Roman"/>
        </w:rPr>
        <w:t>n</w:t>
      </w:r>
      <w:r w:rsidRPr="00F408E2">
        <w:rPr>
          <w:rFonts w:cs="Times New Roman"/>
        </w:rPr>
        <w:t xml:space="preserve"> virale ou </w:t>
      </w:r>
      <w:r w:rsidR="00A44C9D" w:rsidRPr="00F408E2">
        <w:rPr>
          <w:rFonts w:cs="Times New Roman"/>
        </w:rPr>
        <w:t>bactérienne</w:t>
      </w:r>
      <w:r w:rsidRPr="00F408E2">
        <w:rPr>
          <w:rFonts w:cs="Times New Roman"/>
        </w:rPr>
        <w:t xml:space="preserve"> dans les 2 – 4 </w:t>
      </w:r>
      <w:r w:rsidR="00A44C9D" w:rsidRPr="00F408E2">
        <w:rPr>
          <w:rFonts w:cs="Times New Roman"/>
        </w:rPr>
        <w:t>semaines</w:t>
      </w:r>
      <w:r w:rsidRPr="00F408E2">
        <w:rPr>
          <w:rFonts w:cs="Times New Roman"/>
        </w:rPr>
        <w:t xml:space="preserve">, avant le début de la maladie </w:t>
      </w:r>
    </w:p>
    <w:p w14:paraId="09AF3E7A" w14:textId="7A89C306" w:rsidR="00C549A2" w:rsidRPr="00F408E2" w:rsidRDefault="00C549A2" w:rsidP="004237A4">
      <w:pPr>
        <w:numPr>
          <w:ilvl w:val="1"/>
          <w:numId w:val="4"/>
        </w:numPr>
        <w:rPr>
          <w:rFonts w:cs="Times New Roman"/>
        </w:rPr>
      </w:pPr>
      <w:r w:rsidRPr="00F408E2">
        <w:rPr>
          <w:rFonts w:cs="Times New Roman"/>
        </w:rPr>
        <w:t>Infec</w:t>
      </w:r>
      <w:r w:rsidR="00A44C9D" w:rsidRPr="00F408E2">
        <w:rPr>
          <w:rFonts w:cs="Times New Roman"/>
        </w:rPr>
        <w:t>tion</w:t>
      </w:r>
      <w:r w:rsidRPr="00F408E2">
        <w:rPr>
          <w:rFonts w:cs="Times New Roman"/>
        </w:rPr>
        <w:t xml:space="preserve"> digestive</w:t>
      </w:r>
      <w:r w:rsidR="00EC3244">
        <w:rPr>
          <w:rFonts w:cs="Times New Roman"/>
        </w:rPr>
        <w:t> </w:t>
      </w:r>
      <w:r w:rsidRPr="00F408E2">
        <w:rPr>
          <w:rFonts w:cs="Times New Roman"/>
        </w:rPr>
        <w:t>: Campylobacter jejuni</w:t>
      </w:r>
    </w:p>
    <w:p w14:paraId="05C00792" w14:textId="687B5E31" w:rsidR="00C549A2" w:rsidRPr="00F408E2" w:rsidRDefault="00C549A2" w:rsidP="004237A4">
      <w:pPr>
        <w:numPr>
          <w:ilvl w:val="1"/>
          <w:numId w:val="4"/>
        </w:numPr>
        <w:rPr>
          <w:rFonts w:cs="Times New Roman"/>
        </w:rPr>
      </w:pPr>
      <w:r w:rsidRPr="00F408E2">
        <w:rPr>
          <w:rFonts w:cs="Times New Roman"/>
        </w:rPr>
        <w:t>Infec</w:t>
      </w:r>
      <w:r w:rsidR="00A44C9D" w:rsidRPr="00F408E2">
        <w:rPr>
          <w:rFonts w:cs="Times New Roman"/>
        </w:rPr>
        <w:t>tion</w:t>
      </w:r>
      <w:r w:rsidRPr="00F408E2">
        <w:rPr>
          <w:rFonts w:cs="Times New Roman"/>
        </w:rPr>
        <w:t xml:space="preserve"> </w:t>
      </w:r>
      <w:r w:rsidR="00A44C9D" w:rsidRPr="00F408E2">
        <w:rPr>
          <w:rFonts w:cs="Times New Roman"/>
        </w:rPr>
        <w:t>respiratoire</w:t>
      </w:r>
      <w:r w:rsidR="00EC3244">
        <w:rPr>
          <w:rFonts w:cs="Times New Roman"/>
        </w:rPr>
        <w:t> </w:t>
      </w:r>
      <w:r w:rsidRPr="00F408E2">
        <w:rPr>
          <w:rFonts w:cs="Times New Roman"/>
        </w:rPr>
        <w:t>: CMV, COVIED19, M pneumonae</w:t>
      </w:r>
    </w:p>
    <w:p w14:paraId="5CCE027C" w14:textId="306E5B77" w:rsidR="00C549A2" w:rsidRPr="00F408E2" w:rsidRDefault="00C549A2" w:rsidP="004237A4">
      <w:pPr>
        <w:numPr>
          <w:ilvl w:val="1"/>
          <w:numId w:val="4"/>
        </w:numPr>
        <w:rPr>
          <w:rFonts w:cs="Times New Roman"/>
        </w:rPr>
      </w:pPr>
      <w:r w:rsidRPr="00F408E2">
        <w:rPr>
          <w:rFonts w:cs="Times New Roman"/>
        </w:rPr>
        <w:t>Autres</w:t>
      </w:r>
      <w:r w:rsidR="00EC3244">
        <w:rPr>
          <w:rFonts w:cs="Times New Roman"/>
        </w:rPr>
        <w:t> </w:t>
      </w:r>
      <w:r w:rsidRPr="00F408E2">
        <w:rPr>
          <w:rFonts w:cs="Times New Roman"/>
        </w:rPr>
        <w:t>: Zika virus</w:t>
      </w:r>
    </w:p>
    <w:p w14:paraId="7B3F06C3" w14:textId="19F8E15C" w:rsidR="00761FD4" w:rsidRPr="00F408E2" w:rsidRDefault="00761FD4" w:rsidP="00761FD4">
      <w:pPr>
        <w:pStyle w:val="Sous-titre"/>
        <w:rPr>
          <w:rFonts w:ascii="Times New Roman" w:hAnsi="Times New Roman" w:cs="Times New Roman"/>
        </w:rPr>
      </w:pPr>
      <w:r w:rsidRPr="00F408E2">
        <w:rPr>
          <w:rFonts w:ascii="Times New Roman" w:hAnsi="Times New Roman" w:cs="Times New Roman"/>
        </w:rPr>
        <w:t xml:space="preserve">Conclusion </w:t>
      </w:r>
    </w:p>
    <w:p w14:paraId="64099ABC" w14:textId="669BC111" w:rsidR="00761FD4" w:rsidRPr="00F408E2" w:rsidRDefault="00761FD4" w:rsidP="00761FD4">
      <w:pPr>
        <w:rPr>
          <w:rFonts w:cs="Times New Roman"/>
        </w:rPr>
      </w:pPr>
      <w:r w:rsidRPr="00F408E2">
        <w:rPr>
          <w:rFonts w:cs="Times New Roman"/>
        </w:rPr>
        <w:t xml:space="preserve">Singes </w:t>
      </w:r>
      <w:r w:rsidR="008016C0" w:rsidRPr="00F408E2">
        <w:rPr>
          <w:rFonts w:cs="Times New Roman"/>
        </w:rPr>
        <w:t>moteurs</w:t>
      </w:r>
      <w:r w:rsidRPr="00F408E2">
        <w:rPr>
          <w:rFonts w:cs="Times New Roman"/>
        </w:rPr>
        <w:t xml:space="preserve"> </w:t>
      </w:r>
      <w:r w:rsidR="008016C0" w:rsidRPr="00F408E2">
        <w:rPr>
          <w:rFonts w:cs="Times New Roman"/>
        </w:rPr>
        <w:t>systémique</w:t>
      </w:r>
      <w:r w:rsidRPr="00F408E2">
        <w:rPr>
          <w:rFonts w:cs="Times New Roman"/>
        </w:rPr>
        <w:t xml:space="preserve"> </w:t>
      </w:r>
      <w:r w:rsidR="008016C0" w:rsidRPr="00F408E2">
        <w:rPr>
          <w:rFonts w:cs="Times New Roman"/>
        </w:rPr>
        <w:t>proximaux</w:t>
      </w:r>
      <w:r w:rsidRPr="00F408E2">
        <w:rPr>
          <w:rFonts w:cs="Times New Roman"/>
        </w:rPr>
        <w:t xml:space="preserve"> et distaux </w:t>
      </w:r>
      <w:r w:rsidR="00341AC0" w:rsidRPr="00F408E2">
        <w:rPr>
          <w:rFonts w:cs="Times New Roman"/>
        </w:rPr>
        <w:t>ascendantes</w:t>
      </w:r>
      <w:r w:rsidRPr="00F408E2">
        <w:rPr>
          <w:rFonts w:cs="Times New Roman"/>
        </w:rPr>
        <w:t xml:space="preserve"> </w:t>
      </w:r>
      <w:r w:rsidR="00341AC0" w:rsidRPr="00F408E2">
        <w:rPr>
          <w:rFonts w:cs="Times New Roman"/>
        </w:rPr>
        <w:t>douleur</w:t>
      </w:r>
      <w:r w:rsidRPr="00F408E2">
        <w:rPr>
          <w:rFonts w:cs="Times New Roman"/>
        </w:rPr>
        <w:t xml:space="preserve"> </w:t>
      </w:r>
      <w:r w:rsidR="00341AC0" w:rsidRPr="00F408E2">
        <w:rPr>
          <w:rFonts w:cs="Times New Roman"/>
        </w:rPr>
        <w:t>radiculaire</w:t>
      </w:r>
      <w:r w:rsidRPr="00F408E2">
        <w:rPr>
          <w:rFonts w:cs="Times New Roman"/>
        </w:rPr>
        <w:t xml:space="preserve"> et </w:t>
      </w:r>
      <w:r w:rsidR="00341AC0" w:rsidRPr="00F408E2">
        <w:rPr>
          <w:rFonts w:cs="Times New Roman"/>
        </w:rPr>
        <w:t>signes</w:t>
      </w:r>
      <w:r w:rsidRPr="00F408E2">
        <w:rPr>
          <w:rFonts w:cs="Times New Roman"/>
        </w:rPr>
        <w:t xml:space="preserve"> d Lasègue </w:t>
      </w:r>
    </w:p>
    <w:p w14:paraId="34047FCD" w14:textId="6817A94E" w:rsidR="00761FD4" w:rsidRPr="00F408E2" w:rsidRDefault="00761FD4" w:rsidP="00761FD4">
      <w:pPr>
        <w:rPr>
          <w:rFonts w:cs="Times New Roman"/>
        </w:rPr>
      </w:pPr>
      <w:r w:rsidRPr="00F408E2">
        <w:rPr>
          <w:rFonts w:cs="Times New Roman"/>
        </w:rPr>
        <w:t>PL</w:t>
      </w:r>
      <w:r w:rsidR="00EC3244">
        <w:rPr>
          <w:rFonts w:cs="Times New Roman"/>
        </w:rPr>
        <w:t> </w:t>
      </w:r>
      <w:r w:rsidRPr="00F408E2">
        <w:rPr>
          <w:rFonts w:cs="Times New Roman"/>
        </w:rPr>
        <w:t xml:space="preserve">: </w:t>
      </w:r>
      <w:r w:rsidR="00341AC0" w:rsidRPr="00F408E2">
        <w:rPr>
          <w:rFonts w:cs="Times New Roman"/>
        </w:rPr>
        <w:t xml:space="preserve">dissociation albumino-cytologique </w:t>
      </w:r>
      <w:r w:rsidRPr="00F408E2">
        <w:rPr>
          <w:rFonts w:cs="Times New Roman"/>
        </w:rPr>
        <w:t>(</w:t>
      </w:r>
      <w:r w:rsidR="00CA5FD8" w:rsidRPr="00F408E2">
        <w:rPr>
          <w:rFonts w:cs="Times New Roman"/>
        </w:rPr>
        <w:t>inflammatoire</w:t>
      </w:r>
      <w:r w:rsidRPr="00F408E2">
        <w:rPr>
          <w:rFonts w:cs="Times New Roman"/>
        </w:rPr>
        <w:t xml:space="preserve"> </w:t>
      </w:r>
    </w:p>
    <w:p w14:paraId="01C8B53E" w14:textId="622E335F" w:rsidR="00BE6C11" w:rsidRDefault="00CA5FD8" w:rsidP="00761FD4">
      <w:pPr>
        <w:rPr>
          <w:rFonts w:cs="Times New Roman"/>
        </w:rPr>
      </w:pPr>
      <w:r w:rsidRPr="00F408E2">
        <w:rPr>
          <w:rFonts w:cs="Times New Roman"/>
        </w:rPr>
        <w:t>ENMG</w:t>
      </w:r>
      <w:r w:rsidR="00EC3244">
        <w:rPr>
          <w:rFonts w:cs="Times New Roman"/>
        </w:rPr>
        <w:t> </w:t>
      </w:r>
      <w:r w:rsidRPr="00F408E2">
        <w:rPr>
          <w:rFonts w:cs="Times New Roman"/>
        </w:rPr>
        <w:t xml:space="preserve">: </w:t>
      </w:r>
      <w:r w:rsidR="008016C0" w:rsidRPr="00F408E2">
        <w:rPr>
          <w:rFonts w:cs="Times New Roman"/>
        </w:rPr>
        <w:t>démyélinisation</w:t>
      </w:r>
      <w:r w:rsidRPr="00F408E2">
        <w:rPr>
          <w:rFonts w:cs="Times New Roman"/>
        </w:rPr>
        <w:t xml:space="preserve"> et ou lésion axonale</w:t>
      </w:r>
    </w:p>
    <w:p w14:paraId="71BF71BF" w14:textId="4F2FC122" w:rsidR="00761FD4" w:rsidRPr="00F408E2" w:rsidRDefault="00BE6C11" w:rsidP="00BE6C11">
      <w:pPr>
        <w:numPr>
          <w:ilvl w:val="0"/>
          <w:numId w:val="0"/>
        </w:numPr>
        <w:spacing w:after="200"/>
        <w:rPr>
          <w:rFonts w:cs="Times New Roman"/>
        </w:rPr>
      </w:pPr>
      <w:r>
        <w:rPr>
          <w:rFonts w:cs="Times New Roman"/>
        </w:rPr>
        <w:br w:type="page"/>
      </w:r>
    </w:p>
    <w:p w14:paraId="42DC94B5" w14:textId="3816D7E3" w:rsidR="009850A4" w:rsidRPr="00F408E2" w:rsidRDefault="009007FD" w:rsidP="009850A4">
      <w:pPr>
        <w:pStyle w:val="Titre"/>
        <w:rPr>
          <w:rFonts w:cs="Times New Roman"/>
        </w:rPr>
      </w:pPr>
      <w:r w:rsidRPr="00F408E2">
        <w:rPr>
          <w:rFonts w:cs="Times New Roman"/>
        </w:rPr>
        <w:lastRenderedPageBreak/>
        <w:t xml:space="preserve"> Syndrome rachidien</w:t>
      </w:r>
      <w:r w:rsidR="00EC3244">
        <w:rPr>
          <w:rFonts w:cs="Times New Roman"/>
        </w:rPr>
        <w:t> </w:t>
      </w:r>
      <w:r w:rsidRPr="00F408E2">
        <w:rPr>
          <w:rFonts w:cs="Times New Roman"/>
        </w:rPr>
        <w:t>: prise en charge</w:t>
      </w:r>
    </w:p>
    <w:p w14:paraId="45ED253B" w14:textId="633CD2A9" w:rsidR="0023583C" w:rsidRPr="00F408E2" w:rsidRDefault="00AF3689" w:rsidP="0023583C">
      <w:pPr>
        <w:pStyle w:val="Sous-titre"/>
        <w:rPr>
          <w:rFonts w:ascii="Times New Roman" w:hAnsi="Times New Roman" w:cs="Times New Roman"/>
        </w:rPr>
      </w:pPr>
      <w:r w:rsidRPr="00F408E2">
        <w:rPr>
          <w:rFonts w:ascii="Times New Roman" w:hAnsi="Times New Roman" w:cs="Times New Roman"/>
        </w:rPr>
        <w:t xml:space="preserve">Objectifs </w:t>
      </w:r>
    </w:p>
    <w:p w14:paraId="22FCC401" w14:textId="5052FECA" w:rsidR="00AF3689" w:rsidRPr="00F408E2" w:rsidRDefault="00AF3689" w:rsidP="00AF3689">
      <w:pPr>
        <w:rPr>
          <w:rFonts w:cs="Times New Roman"/>
        </w:rPr>
      </w:pPr>
      <w:r w:rsidRPr="00F408E2">
        <w:rPr>
          <w:rFonts w:cs="Times New Roman"/>
        </w:rPr>
        <w:t>Prendre en charge un sd rachidien</w:t>
      </w:r>
    </w:p>
    <w:p w14:paraId="749AC9DD" w14:textId="0479D042" w:rsidR="00C56CF0" w:rsidRPr="00F408E2" w:rsidRDefault="00C56CF0" w:rsidP="00C56CF0">
      <w:pPr>
        <w:pStyle w:val="Sous-titre"/>
        <w:rPr>
          <w:rFonts w:ascii="Times New Roman" w:hAnsi="Times New Roman" w:cs="Times New Roman"/>
        </w:rPr>
      </w:pPr>
      <w:r w:rsidRPr="00F408E2">
        <w:rPr>
          <w:rFonts w:ascii="Times New Roman" w:hAnsi="Times New Roman" w:cs="Times New Roman"/>
        </w:rPr>
        <w:t>Introduction</w:t>
      </w:r>
    </w:p>
    <w:p w14:paraId="6F7E3879" w14:textId="36424E4C" w:rsidR="00C56CF0" w:rsidRPr="00F408E2" w:rsidRDefault="00C56CF0" w:rsidP="00C56CF0">
      <w:pPr>
        <w:rPr>
          <w:rFonts w:cs="Times New Roman"/>
        </w:rPr>
      </w:pPr>
      <w:r w:rsidRPr="00F408E2">
        <w:rPr>
          <w:rFonts w:cs="Times New Roman"/>
        </w:rPr>
        <w:t xml:space="preserve">Définition </w:t>
      </w:r>
    </w:p>
    <w:p w14:paraId="4B380492" w14:textId="0387481B" w:rsidR="00C56CF0" w:rsidRPr="00F408E2" w:rsidRDefault="00C56CF0" w:rsidP="004237A4">
      <w:pPr>
        <w:numPr>
          <w:ilvl w:val="1"/>
          <w:numId w:val="4"/>
        </w:numPr>
        <w:rPr>
          <w:rFonts w:cs="Times New Roman"/>
        </w:rPr>
      </w:pPr>
      <w:r w:rsidRPr="00F408E2">
        <w:rPr>
          <w:rFonts w:cs="Times New Roman"/>
        </w:rPr>
        <w:t>Atteinte d’un ou</w:t>
      </w:r>
      <w:r w:rsidR="00677384" w:rsidRPr="00F408E2">
        <w:rPr>
          <w:rFonts w:cs="Times New Roman"/>
        </w:rPr>
        <w:t xml:space="preserve"> </w:t>
      </w:r>
      <w:r w:rsidRPr="00F408E2">
        <w:rPr>
          <w:rFonts w:cs="Times New Roman"/>
        </w:rPr>
        <w:t xml:space="preserve">plusieurs racines nerveuse </w:t>
      </w:r>
    </w:p>
    <w:p w14:paraId="27FA9AC9" w14:textId="05266575" w:rsidR="00C56CF0" w:rsidRPr="00F408E2" w:rsidRDefault="003E1E2F" w:rsidP="00C56CF0">
      <w:pPr>
        <w:rPr>
          <w:rFonts w:cs="Times New Roman"/>
        </w:rPr>
      </w:pPr>
      <w:r w:rsidRPr="00F408E2">
        <w:rPr>
          <w:rFonts w:cs="Times New Roman"/>
        </w:rPr>
        <w:t>intérêts</w:t>
      </w:r>
      <w:r w:rsidR="00C56CF0" w:rsidRPr="00F408E2">
        <w:rPr>
          <w:rFonts w:cs="Times New Roman"/>
        </w:rPr>
        <w:t xml:space="preserve"> </w:t>
      </w:r>
    </w:p>
    <w:p w14:paraId="0FE4223A" w14:textId="0918CA1D" w:rsidR="00C56CF0" w:rsidRPr="00F408E2" w:rsidRDefault="00C56CF0" w:rsidP="004237A4">
      <w:pPr>
        <w:numPr>
          <w:ilvl w:val="1"/>
          <w:numId w:val="4"/>
        </w:numPr>
        <w:rPr>
          <w:rFonts w:cs="Times New Roman"/>
        </w:rPr>
      </w:pPr>
      <w:r w:rsidRPr="00F408E2">
        <w:rPr>
          <w:rFonts w:cs="Times New Roman"/>
        </w:rPr>
        <w:t xml:space="preserve">Handicap fonctionnel à </w:t>
      </w:r>
      <w:r w:rsidR="00BE6C11" w:rsidRPr="00F408E2">
        <w:rPr>
          <w:rFonts w:cs="Times New Roman"/>
        </w:rPr>
        <w:t>court</w:t>
      </w:r>
      <w:r w:rsidRPr="00F408E2">
        <w:rPr>
          <w:rFonts w:cs="Times New Roman"/>
        </w:rPr>
        <w:t xml:space="preserve"> et long </w:t>
      </w:r>
      <w:r w:rsidR="00677384" w:rsidRPr="00F408E2">
        <w:rPr>
          <w:rFonts w:cs="Times New Roman"/>
        </w:rPr>
        <w:t>terme</w:t>
      </w:r>
      <w:r w:rsidRPr="00F408E2">
        <w:rPr>
          <w:rFonts w:cs="Times New Roman"/>
        </w:rPr>
        <w:t xml:space="preserve"> </w:t>
      </w:r>
    </w:p>
    <w:p w14:paraId="6A49AC2E" w14:textId="58D48148" w:rsidR="00C56CF0" w:rsidRPr="00F408E2" w:rsidRDefault="00D748A7" w:rsidP="004237A4">
      <w:pPr>
        <w:numPr>
          <w:ilvl w:val="1"/>
          <w:numId w:val="4"/>
        </w:numPr>
        <w:rPr>
          <w:rFonts w:cs="Times New Roman"/>
        </w:rPr>
      </w:pPr>
      <w:r w:rsidRPr="00F408E2">
        <w:rPr>
          <w:rFonts w:cs="Times New Roman"/>
        </w:rPr>
        <w:t>Possibilité</w:t>
      </w:r>
      <w:r w:rsidR="00C56CF0" w:rsidRPr="00F408E2">
        <w:rPr>
          <w:rFonts w:cs="Times New Roman"/>
        </w:rPr>
        <w:t xml:space="preserve"> de t</w:t>
      </w:r>
      <w:r w:rsidRPr="00F408E2">
        <w:rPr>
          <w:rFonts w:cs="Times New Roman"/>
        </w:rPr>
        <w:t>r</w:t>
      </w:r>
      <w:r w:rsidR="00C56CF0" w:rsidRPr="00F408E2">
        <w:rPr>
          <w:rFonts w:cs="Times New Roman"/>
        </w:rPr>
        <w:t>ouble dysaut</w:t>
      </w:r>
      <w:r w:rsidR="00677384" w:rsidRPr="00F408E2">
        <w:rPr>
          <w:rFonts w:cs="Times New Roman"/>
        </w:rPr>
        <w:t>o</w:t>
      </w:r>
      <w:r w:rsidR="00C56CF0" w:rsidRPr="00F408E2">
        <w:rPr>
          <w:rFonts w:cs="Times New Roman"/>
        </w:rPr>
        <w:t xml:space="preserve">nomique </w:t>
      </w:r>
      <w:r w:rsidR="00677384" w:rsidRPr="00F408E2">
        <w:rPr>
          <w:rFonts w:cs="Times New Roman"/>
        </w:rPr>
        <w:t xml:space="preserve">engageant </w:t>
      </w:r>
      <w:r w:rsidR="00C56CF0" w:rsidRPr="00F408E2">
        <w:rPr>
          <w:rFonts w:cs="Times New Roman"/>
        </w:rPr>
        <w:t>le pronostic vi</w:t>
      </w:r>
      <w:r w:rsidR="00677384" w:rsidRPr="00F408E2">
        <w:rPr>
          <w:rFonts w:cs="Times New Roman"/>
        </w:rPr>
        <w:t xml:space="preserve">tal </w:t>
      </w:r>
    </w:p>
    <w:p w14:paraId="57E6133A" w14:textId="5084A92A" w:rsidR="00D748A7" w:rsidRPr="002757DA" w:rsidRDefault="00BE6C11" w:rsidP="004237A4">
      <w:pPr>
        <w:pStyle w:val="Titre1"/>
        <w:numPr>
          <w:ilvl w:val="0"/>
          <w:numId w:val="28"/>
        </w:numPr>
        <w:rPr>
          <w:rFonts w:cs="Times New Roman"/>
        </w:rPr>
      </w:pPr>
      <w:bookmarkStart w:id="351" w:name="_Toc196656598"/>
      <w:bookmarkStart w:id="352" w:name="_Toc196662405"/>
      <w:r w:rsidRPr="002757DA">
        <w:rPr>
          <w:rFonts w:cs="Times New Roman"/>
        </w:rPr>
        <w:t>Prises en charge</w:t>
      </w:r>
      <w:r w:rsidR="00D748A7" w:rsidRPr="002757DA">
        <w:rPr>
          <w:rFonts w:cs="Times New Roman"/>
        </w:rPr>
        <w:t xml:space="preserve"> clinique et paraclinique</w:t>
      </w:r>
      <w:bookmarkEnd w:id="351"/>
      <w:bookmarkEnd w:id="352"/>
    </w:p>
    <w:p w14:paraId="06933BCA" w14:textId="4E272188" w:rsidR="00D748A7" w:rsidRPr="00F408E2" w:rsidRDefault="00D748A7" w:rsidP="00D748A7">
      <w:pPr>
        <w:rPr>
          <w:rFonts w:cs="Times New Roman"/>
        </w:rPr>
      </w:pPr>
      <w:r w:rsidRPr="00F408E2">
        <w:rPr>
          <w:rFonts w:cs="Times New Roman"/>
        </w:rPr>
        <w:t>Interrogatoire (</w:t>
      </w:r>
      <w:r w:rsidR="00BE6C11" w:rsidRPr="00F408E2">
        <w:rPr>
          <w:rFonts w:cs="Times New Roman"/>
        </w:rPr>
        <w:t>terrain,</w:t>
      </w:r>
      <w:r w:rsidRPr="00F408E2">
        <w:rPr>
          <w:rFonts w:cs="Times New Roman"/>
        </w:rPr>
        <w:t xml:space="preserve"> </w:t>
      </w:r>
      <w:r w:rsidR="00133B05" w:rsidRPr="00F408E2">
        <w:rPr>
          <w:rFonts w:cs="Times New Roman"/>
        </w:rPr>
        <w:t>histoire</w:t>
      </w:r>
      <w:r w:rsidRPr="00F408E2">
        <w:rPr>
          <w:rFonts w:cs="Times New Roman"/>
        </w:rPr>
        <w:t xml:space="preserve"> </w:t>
      </w:r>
      <w:r w:rsidR="00BE6C11" w:rsidRPr="00F408E2">
        <w:rPr>
          <w:rFonts w:cs="Times New Roman"/>
        </w:rPr>
        <w:t>avec</w:t>
      </w:r>
      <w:r w:rsidRPr="00F408E2">
        <w:rPr>
          <w:rFonts w:cs="Times New Roman"/>
        </w:rPr>
        <w:t xml:space="preserve"> le </w:t>
      </w:r>
      <w:r w:rsidR="00133B05" w:rsidRPr="00F408E2">
        <w:rPr>
          <w:rFonts w:cs="Times New Roman"/>
        </w:rPr>
        <w:t>profil</w:t>
      </w:r>
      <w:r w:rsidRPr="00F408E2">
        <w:rPr>
          <w:rFonts w:cs="Times New Roman"/>
        </w:rPr>
        <w:t xml:space="preserve"> évolutif)</w:t>
      </w:r>
    </w:p>
    <w:p w14:paraId="114A13CB" w14:textId="3C645D8C" w:rsidR="00D748A7" w:rsidRPr="00F408E2" w:rsidRDefault="00D748A7" w:rsidP="00D748A7">
      <w:pPr>
        <w:rPr>
          <w:rFonts w:cs="Times New Roman"/>
        </w:rPr>
      </w:pPr>
      <w:r w:rsidRPr="00F408E2">
        <w:rPr>
          <w:rFonts w:cs="Times New Roman"/>
        </w:rPr>
        <w:t>Examen clinique et par</w:t>
      </w:r>
      <w:r w:rsidR="00133B05" w:rsidRPr="00F408E2">
        <w:rPr>
          <w:rFonts w:cs="Times New Roman"/>
        </w:rPr>
        <w:t>a</w:t>
      </w:r>
      <w:r w:rsidRPr="00F408E2">
        <w:rPr>
          <w:rFonts w:cs="Times New Roman"/>
        </w:rPr>
        <w:t>clin</w:t>
      </w:r>
      <w:r w:rsidR="00133B05" w:rsidRPr="00F408E2">
        <w:rPr>
          <w:rFonts w:cs="Times New Roman"/>
        </w:rPr>
        <w:t>i</w:t>
      </w:r>
      <w:r w:rsidRPr="00F408E2">
        <w:rPr>
          <w:rFonts w:cs="Times New Roman"/>
        </w:rPr>
        <w:t>que</w:t>
      </w:r>
      <w:r w:rsidR="00EC3244">
        <w:rPr>
          <w:rFonts w:cs="Times New Roman"/>
        </w:rPr>
        <w:t> </w:t>
      </w:r>
      <w:r w:rsidRPr="00F408E2">
        <w:rPr>
          <w:rFonts w:cs="Times New Roman"/>
        </w:rPr>
        <w:t xml:space="preserve">: </w:t>
      </w:r>
      <w:r w:rsidRPr="00F408E2">
        <w:rPr>
          <w:rFonts w:cs="Times New Roman"/>
          <w:color w:val="ED7D31" w:themeColor="accent2"/>
        </w:rPr>
        <w:t xml:space="preserve">diagnostic </w:t>
      </w:r>
      <w:r w:rsidR="00BE6C11" w:rsidRPr="00F408E2">
        <w:rPr>
          <w:rFonts w:cs="Times New Roman"/>
          <w:color w:val="ED7D31" w:themeColor="accent2"/>
        </w:rPr>
        <w:t>positif</w:t>
      </w:r>
      <w:r w:rsidRPr="00F408E2">
        <w:rPr>
          <w:rFonts w:cs="Times New Roman"/>
          <w:color w:val="ED7D31" w:themeColor="accent2"/>
        </w:rPr>
        <w:t xml:space="preserve">, gravité </w:t>
      </w:r>
    </w:p>
    <w:tbl>
      <w:tblPr>
        <w:tblStyle w:val="Grilledutableau"/>
        <w:tblW w:w="0" w:type="auto"/>
        <w:tblLook w:val="04A0" w:firstRow="1" w:lastRow="0" w:firstColumn="1" w:lastColumn="0" w:noHBand="0" w:noVBand="1"/>
      </w:tblPr>
      <w:tblGrid>
        <w:gridCol w:w="1625"/>
        <w:gridCol w:w="1609"/>
        <w:gridCol w:w="1651"/>
        <w:gridCol w:w="1794"/>
      </w:tblGrid>
      <w:tr w:rsidR="002D039E" w:rsidRPr="00F408E2" w14:paraId="79615C2E" w14:textId="6C04D169" w:rsidTr="002D039E">
        <w:tc>
          <w:tcPr>
            <w:tcW w:w="1670" w:type="dxa"/>
          </w:tcPr>
          <w:p w14:paraId="24296DE1" w14:textId="3B3EF99C" w:rsidR="002D039E" w:rsidRPr="00F408E2" w:rsidRDefault="002D039E" w:rsidP="00D748A7">
            <w:pPr>
              <w:numPr>
                <w:ilvl w:val="0"/>
                <w:numId w:val="0"/>
              </w:numPr>
              <w:rPr>
                <w:rFonts w:cs="Times New Roman"/>
              </w:rPr>
            </w:pPr>
            <w:r w:rsidRPr="00F408E2">
              <w:rPr>
                <w:rFonts w:cs="Times New Roman"/>
              </w:rPr>
              <w:t>Histoire</w:t>
            </w:r>
          </w:p>
        </w:tc>
        <w:tc>
          <w:tcPr>
            <w:tcW w:w="1669" w:type="dxa"/>
          </w:tcPr>
          <w:p w14:paraId="646925B4" w14:textId="5A3B8FA2" w:rsidR="002D039E" w:rsidRPr="00F408E2" w:rsidRDefault="002D039E" w:rsidP="00D748A7">
            <w:pPr>
              <w:numPr>
                <w:ilvl w:val="0"/>
                <w:numId w:val="0"/>
              </w:numPr>
              <w:rPr>
                <w:rFonts w:cs="Times New Roman"/>
              </w:rPr>
            </w:pPr>
            <w:r w:rsidRPr="00F408E2">
              <w:rPr>
                <w:rFonts w:cs="Times New Roman"/>
              </w:rPr>
              <w:t xml:space="preserve"> </w:t>
            </w:r>
            <w:r w:rsidR="00BE6C11" w:rsidRPr="00F408E2">
              <w:rPr>
                <w:rFonts w:cs="Times New Roman"/>
              </w:rPr>
              <w:t>Examen</w:t>
            </w:r>
            <w:r w:rsidRPr="00F408E2">
              <w:rPr>
                <w:rFonts w:cs="Times New Roman"/>
              </w:rPr>
              <w:t xml:space="preserve"> </w:t>
            </w:r>
            <w:r w:rsidR="00A37FA1" w:rsidRPr="00F408E2">
              <w:rPr>
                <w:rFonts w:cs="Times New Roman"/>
              </w:rPr>
              <w:t>clinique</w:t>
            </w:r>
            <w:r w:rsidRPr="00F408E2">
              <w:rPr>
                <w:rFonts w:cs="Times New Roman"/>
              </w:rPr>
              <w:t xml:space="preserve"> </w:t>
            </w:r>
          </w:p>
        </w:tc>
        <w:tc>
          <w:tcPr>
            <w:tcW w:w="1670" w:type="dxa"/>
          </w:tcPr>
          <w:p w14:paraId="30D869D8" w14:textId="687AAD62" w:rsidR="002D039E" w:rsidRPr="00F408E2" w:rsidRDefault="00133B05" w:rsidP="00D748A7">
            <w:pPr>
              <w:numPr>
                <w:ilvl w:val="0"/>
                <w:numId w:val="0"/>
              </w:numPr>
              <w:rPr>
                <w:rFonts w:cs="Times New Roman"/>
              </w:rPr>
            </w:pPr>
            <w:r w:rsidRPr="00F408E2">
              <w:rPr>
                <w:rFonts w:cs="Times New Roman"/>
              </w:rPr>
              <w:t>Paraclinique</w:t>
            </w:r>
          </w:p>
        </w:tc>
        <w:tc>
          <w:tcPr>
            <w:tcW w:w="1670" w:type="dxa"/>
          </w:tcPr>
          <w:p w14:paraId="0FE2A322" w14:textId="0F743436" w:rsidR="002D039E" w:rsidRPr="00F408E2" w:rsidRDefault="00133B05" w:rsidP="00D748A7">
            <w:pPr>
              <w:numPr>
                <w:ilvl w:val="0"/>
                <w:numId w:val="0"/>
              </w:numPr>
              <w:rPr>
                <w:rFonts w:cs="Times New Roman"/>
              </w:rPr>
            </w:pPr>
            <w:r w:rsidRPr="00F408E2">
              <w:rPr>
                <w:rFonts w:cs="Times New Roman"/>
              </w:rPr>
              <w:t>Signification</w:t>
            </w:r>
            <w:r w:rsidR="002D039E" w:rsidRPr="00F408E2">
              <w:rPr>
                <w:rFonts w:cs="Times New Roman"/>
              </w:rPr>
              <w:t xml:space="preserve"> </w:t>
            </w:r>
          </w:p>
        </w:tc>
      </w:tr>
      <w:tr w:rsidR="002D039E" w:rsidRPr="00F408E2" w14:paraId="2996108D" w14:textId="0498F7BE" w:rsidTr="002D039E">
        <w:tc>
          <w:tcPr>
            <w:tcW w:w="1670" w:type="dxa"/>
          </w:tcPr>
          <w:p w14:paraId="7C7AD3F7" w14:textId="77A77EA3" w:rsidR="002D039E" w:rsidRPr="00F408E2" w:rsidRDefault="002D039E" w:rsidP="00D748A7">
            <w:pPr>
              <w:numPr>
                <w:ilvl w:val="0"/>
                <w:numId w:val="0"/>
              </w:numPr>
              <w:rPr>
                <w:rFonts w:cs="Times New Roman"/>
              </w:rPr>
            </w:pPr>
            <w:r w:rsidRPr="00F408E2">
              <w:rPr>
                <w:rFonts w:cs="Times New Roman"/>
              </w:rPr>
              <w:t xml:space="preserve">Faiblesse musculaire </w:t>
            </w:r>
            <w:r w:rsidR="00A37FA1" w:rsidRPr="00F408E2">
              <w:rPr>
                <w:rFonts w:cs="Times New Roman"/>
              </w:rPr>
              <w:t>progressive</w:t>
            </w:r>
            <w:r w:rsidRPr="00F408E2">
              <w:rPr>
                <w:rFonts w:cs="Times New Roman"/>
              </w:rPr>
              <w:t xml:space="preserve">, </w:t>
            </w:r>
            <w:r w:rsidR="00BE6C11" w:rsidRPr="00F408E2">
              <w:rPr>
                <w:rFonts w:cs="Times New Roman"/>
              </w:rPr>
              <w:t>symétrique,</w:t>
            </w:r>
            <w:r w:rsidRPr="00F408E2">
              <w:rPr>
                <w:rFonts w:cs="Times New Roman"/>
              </w:rPr>
              <w:t xml:space="preserve"> </w:t>
            </w:r>
            <w:r w:rsidR="00BE6C11" w:rsidRPr="00F408E2">
              <w:rPr>
                <w:rFonts w:cs="Times New Roman"/>
              </w:rPr>
              <w:t>ascendantes,</w:t>
            </w:r>
          </w:p>
          <w:p w14:paraId="6919CCD0" w14:textId="567EDD07" w:rsidR="002D039E" w:rsidRPr="00F408E2" w:rsidRDefault="002D039E" w:rsidP="00D748A7">
            <w:pPr>
              <w:numPr>
                <w:ilvl w:val="0"/>
                <w:numId w:val="0"/>
              </w:numPr>
              <w:rPr>
                <w:rFonts w:cs="Times New Roman"/>
              </w:rPr>
            </w:pPr>
            <w:r w:rsidRPr="00F408E2">
              <w:rPr>
                <w:rFonts w:cs="Times New Roman"/>
              </w:rPr>
              <w:t xml:space="preserve">Douleur </w:t>
            </w:r>
            <w:r w:rsidR="00A37FA1" w:rsidRPr="00F408E2">
              <w:rPr>
                <w:rFonts w:cs="Times New Roman"/>
              </w:rPr>
              <w:t>radiculaire</w:t>
            </w:r>
            <w:r w:rsidRPr="00F408E2">
              <w:rPr>
                <w:rFonts w:cs="Times New Roman"/>
              </w:rPr>
              <w:t xml:space="preserve">  aigue  </w:t>
            </w:r>
          </w:p>
          <w:p w14:paraId="271A5350" w14:textId="62491220" w:rsidR="002D039E" w:rsidRPr="00F408E2" w:rsidRDefault="002D039E" w:rsidP="00D748A7">
            <w:pPr>
              <w:numPr>
                <w:ilvl w:val="0"/>
                <w:numId w:val="0"/>
              </w:numPr>
              <w:rPr>
                <w:rFonts w:cs="Times New Roman"/>
              </w:rPr>
            </w:pPr>
            <w:r w:rsidRPr="00F408E2">
              <w:rPr>
                <w:rFonts w:cs="Times New Roman"/>
              </w:rPr>
              <w:t xml:space="preserve">+/- plainte végétative </w:t>
            </w:r>
          </w:p>
        </w:tc>
        <w:tc>
          <w:tcPr>
            <w:tcW w:w="1669" w:type="dxa"/>
          </w:tcPr>
          <w:p w14:paraId="2F7A5B93" w14:textId="01158CCC" w:rsidR="002D039E" w:rsidRPr="00F408E2" w:rsidRDefault="002D039E" w:rsidP="00D748A7">
            <w:pPr>
              <w:numPr>
                <w:ilvl w:val="0"/>
                <w:numId w:val="0"/>
              </w:numPr>
              <w:rPr>
                <w:rFonts w:cs="Times New Roman"/>
              </w:rPr>
            </w:pPr>
            <w:r w:rsidRPr="00F408E2">
              <w:rPr>
                <w:rFonts w:cs="Times New Roman"/>
              </w:rPr>
              <w:t xml:space="preserve">Sd </w:t>
            </w:r>
            <w:r w:rsidR="00A37FA1" w:rsidRPr="00F408E2">
              <w:rPr>
                <w:rFonts w:cs="Times New Roman"/>
              </w:rPr>
              <w:t>neurogène</w:t>
            </w:r>
            <w:r w:rsidRPr="00F408E2">
              <w:rPr>
                <w:rFonts w:cs="Times New Roman"/>
              </w:rPr>
              <w:t xml:space="preserve"> généralisé (proximale et </w:t>
            </w:r>
            <w:r w:rsidR="00BE6C11" w:rsidRPr="00F408E2">
              <w:rPr>
                <w:rFonts w:cs="Times New Roman"/>
              </w:rPr>
              <w:t>distal)</w:t>
            </w:r>
            <w:r w:rsidR="00B048C1" w:rsidRPr="00F408E2">
              <w:rPr>
                <w:rFonts w:cs="Times New Roman"/>
              </w:rPr>
              <w:t xml:space="preserve">, </w:t>
            </w:r>
            <w:r w:rsidR="00A37FA1" w:rsidRPr="00F408E2">
              <w:rPr>
                <w:rFonts w:cs="Times New Roman"/>
              </w:rPr>
              <w:t>symétrique</w:t>
            </w:r>
            <w:r w:rsidR="00B048C1" w:rsidRPr="00F408E2">
              <w:rPr>
                <w:rFonts w:cs="Times New Roman"/>
              </w:rPr>
              <w:t xml:space="preserve"> </w:t>
            </w:r>
          </w:p>
          <w:p w14:paraId="7F222682" w14:textId="5AD4DF0E" w:rsidR="00B048C1" w:rsidRPr="00F408E2" w:rsidRDefault="00B048C1" w:rsidP="00D748A7">
            <w:pPr>
              <w:numPr>
                <w:ilvl w:val="0"/>
                <w:numId w:val="0"/>
              </w:numPr>
              <w:rPr>
                <w:rFonts w:cs="Times New Roman"/>
              </w:rPr>
            </w:pPr>
            <w:r w:rsidRPr="00F408E2">
              <w:rPr>
                <w:rFonts w:cs="Times New Roman"/>
              </w:rPr>
              <w:t>Singe de Lasèg</w:t>
            </w:r>
            <w:r w:rsidR="00A37FA1" w:rsidRPr="00F408E2">
              <w:rPr>
                <w:rFonts w:cs="Times New Roman"/>
              </w:rPr>
              <w:t>u</w:t>
            </w:r>
            <w:r w:rsidRPr="00F408E2">
              <w:rPr>
                <w:rFonts w:cs="Times New Roman"/>
              </w:rPr>
              <w:t xml:space="preserve">e </w:t>
            </w:r>
          </w:p>
          <w:p w14:paraId="37FAEE9E" w14:textId="45835807" w:rsidR="00B048C1" w:rsidRPr="00F408E2" w:rsidRDefault="00B048C1" w:rsidP="00D748A7">
            <w:pPr>
              <w:numPr>
                <w:ilvl w:val="0"/>
                <w:numId w:val="0"/>
              </w:numPr>
              <w:rPr>
                <w:rFonts w:cs="Times New Roman"/>
              </w:rPr>
            </w:pPr>
            <w:r w:rsidRPr="00F408E2">
              <w:rPr>
                <w:rFonts w:cs="Times New Roman"/>
              </w:rPr>
              <w:t>+/- singe végéta</w:t>
            </w:r>
            <w:r w:rsidR="00A37FA1" w:rsidRPr="00F408E2">
              <w:rPr>
                <w:rFonts w:cs="Times New Roman"/>
              </w:rPr>
              <w:t>ti</w:t>
            </w:r>
            <w:r w:rsidRPr="00F408E2">
              <w:rPr>
                <w:rFonts w:cs="Times New Roman"/>
              </w:rPr>
              <w:t>f</w:t>
            </w:r>
          </w:p>
        </w:tc>
        <w:tc>
          <w:tcPr>
            <w:tcW w:w="1670" w:type="dxa"/>
          </w:tcPr>
          <w:p w14:paraId="2264F7F1" w14:textId="625FADB3" w:rsidR="002D039E" w:rsidRPr="00F408E2" w:rsidRDefault="00B048C1" w:rsidP="00D748A7">
            <w:pPr>
              <w:numPr>
                <w:ilvl w:val="0"/>
                <w:numId w:val="0"/>
              </w:numPr>
              <w:rPr>
                <w:rFonts w:cs="Times New Roman"/>
              </w:rPr>
            </w:pPr>
            <w:r w:rsidRPr="00F408E2">
              <w:rPr>
                <w:rFonts w:cs="Times New Roman"/>
              </w:rPr>
              <w:t>ENMG</w:t>
            </w:r>
            <w:r w:rsidR="00EC3244">
              <w:rPr>
                <w:rFonts w:cs="Times New Roman"/>
              </w:rPr>
              <w:t> </w:t>
            </w:r>
            <w:r w:rsidRPr="00F408E2">
              <w:rPr>
                <w:rFonts w:cs="Times New Roman"/>
              </w:rPr>
              <w:t xml:space="preserve">: </w:t>
            </w:r>
            <w:r w:rsidR="00A37FA1" w:rsidRPr="00F408E2">
              <w:rPr>
                <w:rFonts w:cs="Times New Roman"/>
              </w:rPr>
              <w:t>démyélinisation</w:t>
            </w:r>
            <w:r w:rsidRPr="00F408E2">
              <w:rPr>
                <w:rFonts w:cs="Times New Roman"/>
              </w:rPr>
              <w:t xml:space="preserve">  +/- lésion axonale </w:t>
            </w:r>
          </w:p>
          <w:p w14:paraId="04383150" w14:textId="4EEBE7D6" w:rsidR="00B048C1" w:rsidRPr="00F408E2" w:rsidRDefault="00B048C1" w:rsidP="00D748A7">
            <w:pPr>
              <w:numPr>
                <w:ilvl w:val="0"/>
                <w:numId w:val="0"/>
              </w:numPr>
              <w:rPr>
                <w:rFonts w:cs="Times New Roman"/>
              </w:rPr>
            </w:pPr>
            <w:r w:rsidRPr="00F408E2">
              <w:rPr>
                <w:rFonts w:cs="Times New Roman"/>
              </w:rPr>
              <w:t>LCS</w:t>
            </w:r>
            <w:r w:rsidR="00EC3244">
              <w:rPr>
                <w:rFonts w:cs="Times New Roman"/>
              </w:rPr>
              <w:t> </w:t>
            </w:r>
            <w:r w:rsidRPr="00F408E2">
              <w:rPr>
                <w:rFonts w:cs="Times New Roman"/>
              </w:rPr>
              <w:t>: dissociat</w:t>
            </w:r>
            <w:r w:rsidR="007E152C" w:rsidRPr="00F408E2">
              <w:rPr>
                <w:rFonts w:cs="Times New Roman"/>
              </w:rPr>
              <w:t xml:space="preserve">ion albumino-cytologique </w:t>
            </w:r>
          </w:p>
          <w:p w14:paraId="30A0F2F9" w14:textId="5CFBBC40" w:rsidR="007E152C" w:rsidRPr="00F408E2" w:rsidRDefault="007E152C" w:rsidP="00D748A7">
            <w:pPr>
              <w:numPr>
                <w:ilvl w:val="0"/>
                <w:numId w:val="0"/>
              </w:numPr>
              <w:rPr>
                <w:rFonts w:cs="Times New Roman"/>
              </w:rPr>
            </w:pPr>
            <w:r w:rsidRPr="00F408E2">
              <w:rPr>
                <w:rFonts w:cs="Times New Roman"/>
              </w:rPr>
              <w:t>EFR, doppler PI, …</w:t>
            </w:r>
          </w:p>
        </w:tc>
        <w:tc>
          <w:tcPr>
            <w:tcW w:w="1670" w:type="dxa"/>
          </w:tcPr>
          <w:p w14:paraId="4A386AB4" w14:textId="24285755" w:rsidR="002D039E" w:rsidRPr="00F408E2" w:rsidRDefault="00A37FA1" w:rsidP="00D748A7">
            <w:pPr>
              <w:numPr>
                <w:ilvl w:val="0"/>
                <w:numId w:val="0"/>
              </w:numPr>
              <w:rPr>
                <w:rFonts w:cs="Times New Roman"/>
              </w:rPr>
            </w:pPr>
            <w:r w:rsidRPr="00F408E2">
              <w:rPr>
                <w:rFonts w:cs="Times New Roman"/>
              </w:rPr>
              <w:t>Polyradiculonévrite</w:t>
            </w:r>
            <w:r w:rsidR="007E152C" w:rsidRPr="00F408E2">
              <w:rPr>
                <w:rFonts w:cs="Times New Roman"/>
              </w:rPr>
              <w:t xml:space="preserve">  </w:t>
            </w:r>
          </w:p>
          <w:p w14:paraId="6B1145C3" w14:textId="77777777" w:rsidR="007E152C" w:rsidRPr="00F408E2" w:rsidRDefault="007E152C" w:rsidP="00D748A7">
            <w:pPr>
              <w:numPr>
                <w:ilvl w:val="0"/>
                <w:numId w:val="0"/>
              </w:numPr>
              <w:rPr>
                <w:rFonts w:cs="Times New Roman"/>
              </w:rPr>
            </w:pPr>
            <w:r w:rsidRPr="00F408E2">
              <w:rPr>
                <w:rFonts w:cs="Times New Roman"/>
              </w:rPr>
              <w:t xml:space="preserve">+/- gravité </w:t>
            </w:r>
          </w:p>
          <w:p w14:paraId="7B64E3D3" w14:textId="0EB0A60D" w:rsidR="007E152C" w:rsidRPr="00F408E2" w:rsidRDefault="007E152C" w:rsidP="00D748A7">
            <w:pPr>
              <w:numPr>
                <w:ilvl w:val="0"/>
                <w:numId w:val="0"/>
              </w:numPr>
              <w:rPr>
                <w:rFonts w:cs="Times New Roman"/>
              </w:rPr>
            </w:pPr>
          </w:p>
        </w:tc>
      </w:tr>
      <w:tr w:rsidR="002D039E" w:rsidRPr="00F408E2" w14:paraId="7A1E442A" w14:textId="68851182" w:rsidTr="002D039E">
        <w:tc>
          <w:tcPr>
            <w:tcW w:w="1670" w:type="dxa"/>
          </w:tcPr>
          <w:p w14:paraId="7D05BFBE" w14:textId="11BB5973" w:rsidR="002D039E" w:rsidRPr="00F408E2" w:rsidRDefault="00A37FA1" w:rsidP="00D748A7">
            <w:pPr>
              <w:numPr>
                <w:ilvl w:val="0"/>
                <w:numId w:val="0"/>
              </w:numPr>
              <w:rPr>
                <w:rFonts w:cs="Times New Roman"/>
              </w:rPr>
            </w:pPr>
            <w:r w:rsidRPr="00F408E2">
              <w:rPr>
                <w:rFonts w:cs="Times New Roman"/>
              </w:rPr>
              <w:t>Atteinte</w:t>
            </w:r>
            <w:r w:rsidR="007E152C" w:rsidRPr="00F408E2">
              <w:rPr>
                <w:rFonts w:cs="Times New Roman"/>
              </w:rPr>
              <w:t xml:space="preserve"> symétrique </w:t>
            </w:r>
            <w:r w:rsidR="00BE6C11" w:rsidRPr="00F408E2">
              <w:rPr>
                <w:rFonts w:cs="Times New Roman"/>
              </w:rPr>
              <w:t>motrice,</w:t>
            </w:r>
            <w:r w:rsidR="007E152C" w:rsidRPr="00F408E2">
              <w:rPr>
                <w:rFonts w:cs="Times New Roman"/>
              </w:rPr>
              <w:t xml:space="preserve"> sensitive (</w:t>
            </w:r>
            <w:r w:rsidRPr="00F408E2">
              <w:rPr>
                <w:rFonts w:cs="Times New Roman"/>
              </w:rPr>
              <w:t>radicalaire</w:t>
            </w:r>
            <w:r w:rsidR="007E152C" w:rsidRPr="00F408E2">
              <w:rPr>
                <w:rFonts w:cs="Times New Roman"/>
              </w:rPr>
              <w:t xml:space="preserve">), </w:t>
            </w:r>
            <w:r w:rsidR="00BE6C11" w:rsidRPr="00F408E2">
              <w:rPr>
                <w:rFonts w:cs="Times New Roman"/>
              </w:rPr>
              <w:t>végétative,</w:t>
            </w:r>
            <w:r w:rsidR="007E152C" w:rsidRPr="00F408E2">
              <w:rPr>
                <w:rFonts w:cs="Times New Roman"/>
              </w:rPr>
              <w:t xml:space="preserve"> </w:t>
            </w:r>
            <w:r w:rsidRPr="00F408E2">
              <w:rPr>
                <w:rFonts w:cs="Times New Roman"/>
              </w:rPr>
              <w:t>extrémité</w:t>
            </w:r>
            <w:r w:rsidR="007E152C" w:rsidRPr="00F408E2">
              <w:rPr>
                <w:rFonts w:cs="Times New Roman"/>
              </w:rPr>
              <w:t xml:space="preserve"> distale </w:t>
            </w:r>
            <w:r w:rsidR="00BE6C11" w:rsidRPr="00F408E2">
              <w:rPr>
                <w:rFonts w:cs="Times New Roman"/>
              </w:rPr>
              <w:t>du membre, ascendant,</w:t>
            </w:r>
            <w:r w:rsidR="007E152C" w:rsidRPr="00F408E2">
              <w:rPr>
                <w:rFonts w:cs="Times New Roman"/>
              </w:rPr>
              <w:t xml:space="preserve"> </w:t>
            </w:r>
            <w:r w:rsidR="00241EED" w:rsidRPr="00F408E2">
              <w:rPr>
                <w:rFonts w:cs="Times New Roman"/>
              </w:rPr>
              <w:t>subaiguë</w:t>
            </w:r>
            <w:r w:rsidR="007E152C" w:rsidRPr="00F408E2">
              <w:rPr>
                <w:rFonts w:cs="Times New Roman"/>
              </w:rPr>
              <w:t xml:space="preserve"> </w:t>
            </w:r>
          </w:p>
        </w:tc>
        <w:tc>
          <w:tcPr>
            <w:tcW w:w="1669" w:type="dxa"/>
          </w:tcPr>
          <w:p w14:paraId="6099EA03" w14:textId="12C7546A" w:rsidR="002D039E" w:rsidRPr="00F408E2" w:rsidRDefault="007E152C" w:rsidP="00D748A7">
            <w:pPr>
              <w:numPr>
                <w:ilvl w:val="0"/>
                <w:numId w:val="0"/>
              </w:numPr>
              <w:rPr>
                <w:rFonts w:cs="Times New Roman"/>
              </w:rPr>
            </w:pPr>
            <w:r w:rsidRPr="00F408E2">
              <w:rPr>
                <w:rFonts w:cs="Times New Roman"/>
              </w:rPr>
              <w:t xml:space="preserve">Sd neurogène  distal, </w:t>
            </w:r>
            <w:r w:rsidR="00D31E06" w:rsidRPr="00F408E2">
              <w:rPr>
                <w:rFonts w:cs="Times New Roman"/>
              </w:rPr>
              <w:t>symétrique</w:t>
            </w:r>
            <w:r w:rsidRPr="00F408E2">
              <w:rPr>
                <w:rFonts w:cs="Times New Roman"/>
              </w:rPr>
              <w:t xml:space="preserve"> </w:t>
            </w:r>
          </w:p>
        </w:tc>
        <w:tc>
          <w:tcPr>
            <w:tcW w:w="1670" w:type="dxa"/>
          </w:tcPr>
          <w:p w14:paraId="0BB35706" w14:textId="21810821" w:rsidR="002D039E" w:rsidRPr="00F408E2" w:rsidRDefault="007E152C" w:rsidP="00D748A7">
            <w:pPr>
              <w:numPr>
                <w:ilvl w:val="0"/>
                <w:numId w:val="0"/>
              </w:numPr>
              <w:rPr>
                <w:rFonts w:cs="Times New Roman"/>
              </w:rPr>
            </w:pPr>
            <w:r w:rsidRPr="00F408E2">
              <w:rPr>
                <w:rFonts w:cs="Times New Roman"/>
              </w:rPr>
              <w:t>NMG</w:t>
            </w:r>
            <w:r w:rsidR="00EC3244">
              <w:rPr>
                <w:rFonts w:cs="Times New Roman"/>
              </w:rPr>
              <w:t> </w:t>
            </w:r>
            <w:r w:rsidRPr="00F408E2">
              <w:rPr>
                <w:rFonts w:cs="Times New Roman"/>
              </w:rPr>
              <w:t xml:space="preserve">: baisse amplitude des réponses motrices te </w:t>
            </w:r>
            <w:r w:rsidR="00241EED" w:rsidRPr="00F408E2">
              <w:rPr>
                <w:rFonts w:cs="Times New Roman"/>
              </w:rPr>
              <w:t>sensitives</w:t>
            </w:r>
            <w:r w:rsidRPr="00F408E2">
              <w:rPr>
                <w:rFonts w:cs="Times New Roman"/>
              </w:rPr>
              <w:t xml:space="preserve"> et ou </w:t>
            </w:r>
            <w:r w:rsidR="00241EED" w:rsidRPr="00F408E2">
              <w:rPr>
                <w:rFonts w:cs="Times New Roman"/>
              </w:rPr>
              <w:t>ralentissement</w:t>
            </w:r>
            <w:r w:rsidRPr="00F408E2">
              <w:rPr>
                <w:rFonts w:cs="Times New Roman"/>
              </w:rPr>
              <w:t xml:space="preserve"> de vite</w:t>
            </w:r>
            <w:r w:rsidR="00241EED" w:rsidRPr="00F408E2">
              <w:rPr>
                <w:rFonts w:cs="Times New Roman"/>
              </w:rPr>
              <w:t>s</w:t>
            </w:r>
            <w:r w:rsidRPr="00F408E2">
              <w:rPr>
                <w:rFonts w:cs="Times New Roman"/>
              </w:rPr>
              <w:t xml:space="preserve">se de </w:t>
            </w:r>
            <w:r w:rsidR="00241EED" w:rsidRPr="00F408E2">
              <w:rPr>
                <w:rFonts w:cs="Times New Roman"/>
              </w:rPr>
              <w:t>conduction</w:t>
            </w:r>
            <w:r w:rsidRPr="00F408E2">
              <w:rPr>
                <w:rFonts w:cs="Times New Roman"/>
              </w:rPr>
              <w:t xml:space="preserve"> </w:t>
            </w:r>
          </w:p>
        </w:tc>
        <w:tc>
          <w:tcPr>
            <w:tcW w:w="1670" w:type="dxa"/>
          </w:tcPr>
          <w:p w14:paraId="53FD8BCE" w14:textId="44805EE5" w:rsidR="002D039E" w:rsidRPr="00F408E2" w:rsidRDefault="00BE6C11" w:rsidP="00D748A7">
            <w:pPr>
              <w:numPr>
                <w:ilvl w:val="0"/>
                <w:numId w:val="0"/>
              </w:numPr>
              <w:rPr>
                <w:rFonts w:cs="Times New Roman"/>
              </w:rPr>
            </w:pPr>
            <w:r w:rsidRPr="00F408E2">
              <w:rPr>
                <w:rFonts w:cs="Times New Roman"/>
              </w:rPr>
              <w:t>Polynévrite</w:t>
            </w:r>
            <w:r w:rsidR="00241EED" w:rsidRPr="00F408E2">
              <w:rPr>
                <w:rFonts w:cs="Times New Roman"/>
              </w:rPr>
              <w:t xml:space="preserve"> </w:t>
            </w:r>
          </w:p>
        </w:tc>
      </w:tr>
    </w:tbl>
    <w:p w14:paraId="4914A93E" w14:textId="77777777" w:rsidR="00D31E06" w:rsidRPr="00F408E2" w:rsidRDefault="00D31E06" w:rsidP="00D748A7">
      <w:pPr>
        <w:numPr>
          <w:ilvl w:val="0"/>
          <w:numId w:val="0"/>
        </w:numPr>
        <w:rPr>
          <w:rFonts w:cs="Times New Roman"/>
        </w:rPr>
      </w:pPr>
    </w:p>
    <w:p w14:paraId="7228813A" w14:textId="183CDFE8" w:rsidR="00D31E06" w:rsidRPr="00F408E2" w:rsidRDefault="00D31E06" w:rsidP="00D748A7">
      <w:pPr>
        <w:numPr>
          <w:ilvl w:val="0"/>
          <w:numId w:val="0"/>
        </w:numPr>
        <w:rPr>
          <w:rFonts w:cs="Times New Roman"/>
        </w:rPr>
      </w:pPr>
      <w:r w:rsidRPr="00F408E2">
        <w:rPr>
          <w:rFonts w:cs="Times New Roman"/>
        </w:rPr>
        <w:t>Interrogatoire (</w:t>
      </w:r>
      <w:r w:rsidR="007A177B" w:rsidRPr="00F408E2">
        <w:rPr>
          <w:rFonts w:cs="Times New Roman"/>
        </w:rPr>
        <w:t>antécédents</w:t>
      </w:r>
      <w:r w:rsidR="00BE6C11" w:rsidRPr="00F408E2">
        <w:rPr>
          <w:rFonts w:cs="Times New Roman"/>
        </w:rPr>
        <w:t>),</w:t>
      </w:r>
      <w:r w:rsidRPr="00F408E2">
        <w:rPr>
          <w:rFonts w:cs="Times New Roman"/>
        </w:rPr>
        <w:t xml:space="preserve"> 2</w:t>
      </w:r>
      <w:r w:rsidRPr="00F408E2">
        <w:rPr>
          <w:rFonts w:cs="Times New Roman"/>
          <w:vertAlign w:val="superscript"/>
        </w:rPr>
        <w:t>ème</w:t>
      </w:r>
      <w:r w:rsidRPr="00F408E2">
        <w:rPr>
          <w:rFonts w:cs="Times New Roman"/>
        </w:rPr>
        <w:t xml:space="preserve"> examen </w:t>
      </w:r>
      <w:r w:rsidR="007A177B" w:rsidRPr="00F408E2">
        <w:rPr>
          <w:rFonts w:cs="Times New Roman"/>
        </w:rPr>
        <w:t>clinique</w:t>
      </w:r>
      <w:r w:rsidRPr="00F408E2">
        <w:rPr>
          <w:rFonts w:cs="Times New Roman"/>
        </w:rPr>
        <w:t xml:space="preserve"> et </w:t>
      </w:r>
      <w:r w:rsidR="007A177B" w:rsidRPr="00F408E2">
        <w:rPr>
          <w:rFonts w:cs="Times New Roman"/>
        </w:rPr>
        <w:t>paraclinique</w:t>
      </w:r>
      <w:r w:rsidRPr="00F408E2">
        <w:rPr>
          <w:rFonts w:cs="Times New Roman"/>
        </w:rPr>
        <w:t xml:space="preserve"> orienté</w:t>
      </w:r>
      <w:r w:rsidR="00EC3244">
        <w:rPr>
          <w:rFonts w:cs="Times New Roman"/>
        </w:rPr>
        <w:t> </w:t>
      </w:r>
      <w:r w:rsidRPr="00F408E2">
        <w:rPr>
          <w:rFonts w:cs="Times New Roman"/>
        </w:rPr>
        <w:t xml:space="preserve">: </w:t>
      </w:r>
      <w:r w:rsidR="007A177B" w:rsidRPr="00F408E2">
        <w:rPr>
          <w:rFonts w:cs="Times New Roman"/>
          <w:color w:val="ED7D31" w:themeColor="accent2"/>
        </w:rPr>
        <w:t>diagnostic</w:t>
      </w:r>
      <w:r w:rsidRPr="00F408E2">
        <w:rPr>
          <w:rFonts w:cs="Times New Roman"/>
          <w:color w:val="ED7D31" w:themeColor="accent2"/>
        </w:rPr>
        <w:t xml:space="preserve"> étiologique </w:t>
      </w:r>
    </w:p>
    <w:tbl>
      <w:tblPr>
        <w:tblStyle w:val="Grilledutableau"/>
        <w:tblW w:w="0" w:type="auto"/>
        <w:tblLook w:val="04A0" w:firstRow="1" w:lastRow="0" w:firstColumn="1" w:lastColumn="0" w:noHBand="0" w:noVBand="1"/>
      </w:tblPr>
      <w:tblGrid>
        <w:gridCol w:w="2226"/>
        <w:gridCol w:w="2226"/>
        <w:gridCol w:w="2227"/>
      </w:tblGrid>
      <w:tr w:rsidR="004C71CD" w:rsidRPr="00F408E2" w14:paraId="09D87972" w14:textId="77777777" w:rsidTr="004C71CD">
        <w:tc>
          <w:tcPr>
            <w:tcW w:w="2226" w:type="dxa"/>
          </w:tcPr>
          <w:p w14:paraId="302C2B22" w14:textId="61E46CD7" w:rsidR="004C71CD" w:rsidRPr="00F408E2" w:rsidRDefault="004C71CD" w:rsidP="007A177B">
            <w:pPr>
              <w:numPr>
                <w:ilvl w:val="0"/>
                <w:numId w:val="0"/>
              </w:numPr>
              <w:jc w:val="center"/>
              <w:rPr>
                <w:rFonts w:cs="Times New Roman"/>
                <w:b/>
                <w:bCs/>
              </w:rPr>
            </w:pPr>
            <w:r w:rsidRPr="00F408E2">
              <w:rPr>
                <w:rFonts w:cs="Times New Roman"/>
                <w:b/>
                <w:bCs/>
              </w:rPr>
              <w:lastRenderedPageBreak/>
              <w:t>Antécédent</w:t>
            </w:r>
          </w:p>
        </w:tc>
        <w:tc>
          <w:tcPr>
            <w:tcW w:w="2226" w:type="dxa"/>
          </w:tcPr>
          <w:p w14:paraId="297F7458" w14:textId="2B5E3D57" w:rsidR="004C71CD" w:rsidRPr="00F408E2" w:rsidRDefault="00115DB4" w:rsidP="007A177B">
            <w:pPr>
              <w:numPr>
                <w:ilvl w:val="0"/>
                <w:numId w:val="0"/>
              </w:numPr>
              <w:jc w:val="center"/>
              <w:rPr>
                <w:rFonts w:cs="Times New Roman"/>
                <w:b/>
                <w:bCs/>
              </w:rPr>
            </w:pPr>
            <w:r w:rsidRPr="00F408E2">
              <w:rPr>
                <w:rFonts w:cs="Times New Roman"/>
                <w:b/>
                <w:bCs/>
              </w:rPr>
              <w:t>Examen</w:t>
            </w:r>
            <w:r w:rsidR="004C71CD" w:rsidRPr="00F408E2">
              <w:rPr>
                <w:rFonts w:cs="Times New Roman"/>
                <w:b/>
                <w:bCs/>
              </w:rPr>
              <w:t xml:space="preserve"> clinique</w:t>
            </w:r>
          </w:p>
        </w:tc>
        <w:tc>
          <w:tcPr>
            <w:tcW w:w="2227" w:type="dxa"/>
          </w:tcPr>
          <w:p w14:paraId="199F2844" w14:textId="5963F358" w:rsidR="004C71CD" w:rsidRPr="00F408E2" w:rsidRDefault="00115DB4" w:rsidP="007A177B">
            <w:pPr>
              <w:numPr>
                <w:ilvl w:val="0"/>
                <w:numId w:val="0"/>
              </w:numPr>
              <w:jc w:val="center"/>
              <w:rPr>
                <w:rFonts w:cs="Times New Roman"/>
                <w:b/>
                <w:bCs/>
              </w:rPr>
            </w:pPr>
            <w:r w:rsidRPr="00F408E2">
              <w:rPr>
                <w:rFonts w:cs="Times New Roman"/>
                <w:b/>
                <w:bCs/>
              </w:rPr>
              <w:t>Paraclinique</w:t>
            </w:r>
          </w:p>
        </w:tc>
      </w:tr>
      <w:tr w:rsidR="004C71CD" w:rsidRPr="00F408E2" w14:paraId="3F800A91" w14:textId="77777777" w:rsidTr="004C71CD">
        <w:tc>
          <w:tcPr>
            <w:tcW w:w="2226" w:type="dxa"/>
          </w:tcPr>
          <w:p w14:paraId="50B7BB7E" w14:textId="1C108308" w:rsidR="004C71CD" w:rsidRPr="00F408E2" w:rsidRDefault="004C71CD" w:rsidP="00D748A7">
            <w:pPr>
              <w:numPr>
                <w:ilvl w:val="0"/>
                <w:numId w:val="0"/>
              </w:numPr>
              <w:rPr>
                <w:rFonts w:cs="Times New Roman"/>
              </w:rPr>
            </w:pPr>
            <w:r w:rsidRPr="00F408E2">
              <w:rPr>
                <w:rFonts w:cs="Times New Roman"/>
              </w:rPr>
              <w:t>Infection digestive,</w:t>
            </w:r>
            <w:r w:rsidR="00115DB4" w:rsidRPr="00F408E2">
              <w:rPr>
                <w:rFonts w:cs="Times New Roman"/>
              </w:rPr>
              <w:t xml:space="preserve"> respiratoire</w:t>
            </w:r>
            <w:r w:rsidRPr="00F408E2">
              <w:rPr>
                <w:rFonts w:cs="Times New Roman"/>
              </w:rPr>
              <w:t xml:space="preserve"> </w:t>
            </w:r>
          </w:p>
        </w:tc>
        <w:tc>
          <w:tcPr>
            <w:tcW w:w="2226" w:type="dxa"/>
          </w:tcPr>
          <w:p w14:paraId="33A0A9A4" w14:textId="14955766" w:rsidR="004C71CD" w:rsidRPr="00F408E2" w:rsidRDefault="004C71CD" w:rsidP="00D748A7">
            <w:pPr>
              <w:numPr>
                <w:ilvl w:val="0"/>
                <w:numId w:val="0"/>
              </w:numPr>
              <w:rPr>
                <w:rFonts w:cs="Times New Roman"/>
              </w:rPr>
            </w:pPr>
            <w:r w:rsidRPr="00F408E2">
              <w:rPr>
                <w:rFonts w:cs="Times New Roman"/>
              </w:rPr>
              <w:t xml:space="preserve">Orienté </w:t>
            </w:r>
          </w:p>
        </w:tc>
        <w:tc>
          <w:tcPr>
            <w:tcW w:w="2227" w:type="dxa"/>
          </w:tcPr>
          <w:p w14:paraId="1470E84D" w14:textId="431F6A40" w:rsidR="004C71CD" w:rsidRPr="00F408E2" w:rsidRDefault="00115DB4" w:rsidP="00D748A7">
            <w:pPr>
              <w:numPr>
                <w:ilvl w:val="0"/>
                <w:numId w:val="0"/>
              </w:numPr>
              <w:rPr>
                <w:rFonts w:cs="Times New Roman"/>
              </w:rPr>
            </w:pPr>
            <w:r w:rsidRPr="00F408E2">
              <w:rPr>
                <w:rFonts w:cs="Times New Roman"/>
              </w:rPr>
              <w:t>Prélèvement</w:t>
            </w:r>
            <w:r w:rsidR="004C71CD" w:rsidRPr="00F408E2">
              <w:rPr>
                <w:rFonts w:cs="Times New Roman"/>
              </w:rPr>
              <w:t xml:space="preserve"> biologique </w:t>
            </w:r>
          </w:p>
          <w:p w14:paraId="6310A95E" w14:textId="77777777" w:rsidR="004C71CD" w:rsidRPr="00F408E2" w:rsidRDefault="004C71CD" w:rsidP="00D748A7">
            <w:pPr>
              <w:numPr>
                <w:ilvl w:val="0"/>
                <w:numId w:val="0"/>
              </w:numPr>
              <w:rPr>
                <w:rFonts w:cs="Times New Roman"/>
              </w:rPr>
            </w:pPr>
            <w:r w:rsidRPr="00F408E2">
              <w:rPr>
                <w:rFonts w:cs="Times New Roman"/>
              </w:rPr>
              <w:t>Imagerie</w:t>
            </w:r>
          </w:p>
          <w:p w14:paraId="3598BC64" w14:textId="17789B83" w:rsidR="004C71CD" w:rsidRPr="00F408E2" w:rsidRDefault="004C71CD" w:rsidP="00D748A7">
            <w:pPr>
              <w:numPr>
                <w:ilvl w:val="0"/>
                <w:numId w:val="0"/>
              </w:numPr>
              <w:rPr>
                <w:rFonts w:cs="Times New Roman"/>
              </w:rPr>
            </w:pPr>
          </w:p>
        </w:tc>
      </w:tr>
      <w:tr w:rsidR="004C71CD" w:rsidRPr="00F408E2" w14:paraId="40A67FA5" w14:textId="77777777" w:rsidTr="004C71CD">
        <w:tc>
          <w:tcPr>
            <w:tcW w:w="2226" w:type="dxa"/>
          </w:tcPr>
          <w:p w14:paraId="60FC64BF" w14:textId="63B16F70" w:rsidR="004C71CD" w:rsidRPr="00F408E2" w:rsidRDefault="00115DB4" w:rsidP="00D748A7">
            <w:pPr>
              <w:numPr>
                <w:ilvl w:val="0"/>
                <w:numId w:val="0"/>
              </w:numPr>
              <w:rPr>
                <w:rFonts w:cs="Times New Roman"/>
              </w:rPr>
            </w:pPr>
            <w:r w:rsidRPr="00F408E2">
              <w:rPr>
                <w:rFonts w:cs="Times New Roman"/>
              </w:rPr>
              <w:t>Habitude</w:t>
            </w:r>
            <w:r w:rsidR="004C71CD" w:rsidRPr="00F408E2">
              <w:rPr>
                <w:rFonts w:cs="Times New Roman"/>
              </w:rPr>
              <w:t xml:space="preserve"> </w:t>
            </w:r>
            <w:r w:rsidRPr="00F408E2">
              <w:rPr>
                <w:rFonts w:cs="Times New Roman"/>
              </w:rPr>
              <w:t>nutritionnelle</w:t>
            </w:r>
            <w:r w:rsidR="004C71CD" w:rsidRPr="00F408E2">
              <w:rPr>
                <w:rFonts w:cs="Times New Roman"/>
              </w:rPr>
              <w:t xml:space="preserve">, toxique (OH, </w:t>
            </w:r>
            <w:r w:rsidR="00BE6C11" w:rsidRPr="00F408E2">
              <w:rPr>
                <w:rFonts w:cs="Times New Roman"/>
              </w:rPr>
              <w:t>médicalement,</w:t>
            </w:r>
            <w:r w:rsidR="004C71CD" w:rsidRPr="00F408E2">
              <w:rPr>
                <w:rFonts w:cs="Times New Roman"/>
              </w:rPr>
              <w:t xml:space="preserve"> </w:t>
            </w:r>
            <w:r w:rsidRPr="00F408E2">
              <w:rPr>
                <w:rFonts w:cs="Times New Roman"/>
              </w:rPr>
              <w:t>métaux</w:t>
            </w:r>
            <w:r w:rsidR="004C71CD" w:rsidRPr="00F408E2">
              <w:rPr>
                <w:rFonts w:cs="Times New Roman"/>
              </w:rPr>
              <w:t xml:space="preserve"> </w:t>
            </w:r>
            <w:r w:rsidR="00BE6C11" w:rsidRPr="00F408E2">
              <w:rPr>
                <w:rFonts w:cs="Times New Roman"/>
              </w:rPr>
              <w:t>lourds,</w:t>
            </w:r>
            <w:r w:rsidR="004C71CD" w:rsidRPr="00F408E2">
              <w:rPr>
                <w:rFonts w:cs="Times New Roman"/>
              </w:rPr>
              <w:t xml:space="preserve"> …)</w:t>
            </w:r>
          </w:p>
          <w:p w14:paraId="3876B038" w14:textId="457FD53F" w:rsidR="004C71CD" w:rsidRPr="00F408E2" w:rsidRDefault="004C71CD" w:rsidP="00D748A7">
            <w:pPr>
              <w:numPr>
                <w:ilvl w:val="0"/>
                <w:numId w:val="0"/>
              </w:numPr>
              <w:rPr>
                <w:rFonts w:cs="Times New Roman"/>
              </w:rPr>
            </w:pPr>
            <w:r w:rsidRPr="00F408E2">
              <w:rPr>
                <w:rFonts w:cs="Times New Roman"/>
              </w:rPr>
              <w:t xml:space="preserve">Métabolique et </w:t>
            </w:r>
            <w:r w:rsidR="00115DB4" w:rsidRPr="00F408E2">
              <w:rPr>
                <w:rFonts w:cs="Times New Roman"/>
              </w:rPr>
              <w:t>endocrinienne</w:t>
            </w:r>
            <w:r w:rsidRPr="00F408E2">
              <w:rPr>
                <w:rFonts w:cs="Times New Roman"/>
              </w:rPr>
              <w:t xml:space="preserve"> (diabète, dysthyroïdie, …)</w:t>
            </w:r>
          </w:p>
          <w:p w14:paraId="2E222608" w14:textId="2793F792" w:rsidR="004C71CD" w:rsidRPr="00F408E2" w:rsidRDefault="00115DB4" w:rsidP="00D748A7">
            <w:pPr>
              <w:numPr>
                <w:ilvl w:val="0"/>
                <w:numId w:val="0"/>
              </w:numPr>
              <w:rPr>
                <w:rFonts w:cs="Times New Roman"/>
              </w:rPr>
            </w:pPr>
            <w:r w:rsidRPr="00F408E2">
              <w:rPr>
                <w:rFonts w:cs="Times New Roman"/>
              </w:rPr>
              <w:t>Néoplasie</w:t>
            </w:r>
            <w:r w:rsidR="004C71CD" w:rsidRPr="00F408E2">
              <w:rPr>
                <w:rFonts w:cs="Times New Roman"/>
              </w:rPr>
              <w:t xml:space="preserve"> (hémopathie,…</w:t>
            </w:r>
            <w:r w:rsidR="003E1E2F" w:rsidRPr="00F408E2">
              <w:rPr>
                <w:rFonts w:cs="Times New Roman"/>
              </w:rPr>
              <w:t>)</w:t>
            </w:r>
          </w:p>
        </w:tc>
        <w:tc>
          <w:tcPr>
            <w:tcW w:w="2226" w:type="dxa"/>
          </w:tcPr>
          <w:p w14:paraId="6F19D413" w14:textId="6956C351" w:rsidR="004C71CD" w:rsidRPr="00F408E2" w:rsidRDefault="004C71CD" w:rsidP="00D748A7">
            <w:pPr>
              <w:numPr>
                <w:ilvl w:val="0"/>
                <w:numId w:val="0"/>
              </w:numPr>
              <w:rPr>
                <w:rFonts w:cs="Times New Roman"/>
              </w:rPr>
            </w:pPr>
            <w:r w:rsidRPr="00F408E2">
              <w:rPr>
                <w:rFonts w:cs="Times New Roman"/>
              </w:rPr>
              <w:t>Orienté</w:t>
            </w:r>
          </w:p>
        </w:tc>
        <w:tc>
          <w:tcPr>
            <w:tcW w:w="2227" w:type="dxa"/>
          </w:tcPr>
          <w:p w14:paraId="4CE9CE91" w14:textId="084FD708" w:rsidR="004C71CD" w:rsidRPr="00F408E2" w:rsidRDefault="004C71CD" w:rsidP="00D748A7">
            <w:pPr>
              <w:numPr>
                <w:ilvl w:val="0"/>
                <w:numId w:val="0"/>
              </w:numPr>
              <w:rPr>
                <w:rFonts w:cs="Times New Roman"/>
              </w:rPr>
            </w:pPr>
            <w:r w:rsidRPr="00F408E2">
              <w:rPr>
                <w:rFonts w:cs="Times New Roman"/>
              </w:rPr>
              <w:t>orientés</w:t>
            </w:r>
          </w:p>
        </w:tc>
      </w:tr>
    </w:tbl>
    <w:p w14:paraId="7A365F8F" w14:textId="77777777" w:rsidR="00D31E06" w:rsidRPr="00F408E2" w:rsidRDefault="00D31E06" w:rsidP="00D748A7">
      <w:pPr>
        <w:numPr>
          <w:ilvl w:val="0"/>
          <w:numId w:val="0"/>
        </w:numPr>
        <w:rPr>
          <w:rFonts w:cs="Times New Roman"/>
        </w:rPr>
      </w:pPr>
    </w:p>
    <w:p w14:paraId="26CA8128" w14:textId="12DCDFE3" w:rsidR="007A177B" w:rsidRPr="00F408E2" w:rsidRDefault="007A177B" w:rsidP="007A177B">
      <w:pPr>
        <w:pStyle w:val="Titre1"/>
        <w:rPr>
          <w:rFonts w:cs="Times New Roman"/>
        </w:rPr>
      </w:pPr>
      <w:bookmarkStart w:id="353" w:name="_Toc196656599"/>
      <w:bookmarkStart w:id="354" w:name="_Toc196662406"/>
      <w:r w:rsidRPr="00F408E2">
        <w:rPr>
          <w:rFonts w:cs="Times New Roman"/>
        </w:rPr>
        <w:t xml:space="preserve">Prise en </w:t>
      </w:r>
      <w:r w:rsidR="00BE6C11" w:rsidRPr="00F408E2">
        <w:rPr>
          <w:rFonts w:cs="Times New Roman"/>
        </w:rPr>
        <w:t>charge</w:t>
      </w:r>
      <w:r w:rsidRPr="00F408E2">
        <w:rPr>
          <w:rFonts w:cs="Times New Roman"/>
        </w:rPr>
        <w:t xml:space="preserve"> </w:t>
      </w:r>
      <w:r w:rsidR="00BE6C11" w:rsidRPr="00F408E2">
        <w:rPr>
          <w:rFonts w:cs="Times New Roman"/>
        </w:rPr>
        <w:t>thérapeutique</w:t>
      </w:r>
      <w:bookmarkEnd w:id="353"/>
      <w:bookmarkEnd w:id="354"/>
      <w:r w:rsidRPr="00F408E2">
        <w:rPr>
          <w:rFonts w:cs="Times New Roman"/>
        </w:rPr>
        <w:t xml:space="preserve"> </w:t>
      </w:r>
    </w:p>
    <w:p w14:paraId="3886D60A" w14:textId="5E37F2BD" w:rsidR="007A177B" w:rsidRPr="00F408E2" w:rsidRDefault="007A177B" w:rsidP="007A177B">
      <w:pPr>
        <w:rPr>
          <w:rFonts w:cs="Times New Roman"/>
        </w:rPr>
      </w:pPr>
      <w:r w:rsidRPr="00F408E2">
        <w:rPr>
          <w:rFonts w:cs="Times New Roman"/>
        </w:rPr>
        <w:t xml:space="preserve">Buts </w:t>
      </w:r>
    </w:p>
    <w:p w14:paraId="6ED47466" w14:textId="5860ADCC" w:rsidR="007A177B" w:rsidRPr="00F408E2" w:rsidRDefault="002263EA" w:rsidP="004237A4">
      <w:pPr>
        <w:numPr>
          <w:ilvl w:val="1"/>
          <w:numId w:val="4"/>
        </w:numPr>
        <w:rPr>
          <w:rFonts w:cs="Times New Roman"/>
        </w:rPr>
      </w:pPr>
      <w:r w:rsidRPr="00F408E2">
        <w:rPr>
          <w:rFonts w:cs="Times New Roman"/>
        </w:rPr>
        <w:t>Prise</w:t>
      </w:r>
      <w:r w:rsidR="007A177B" w:rsidRPr="00F408E2">
        <w:rPr>
          <w:rFonts w:cs="Times New Roman"/>
        </w:rPr>
        <w:t xml:space="preserve"> en charge symptomatique </w:t>
      </w:r>
    </w:p>
    <w:p w14:paraId="0832C181" w14:textId="6074B6AA" w:rsidR="007A177B" w:rsidRPr="00F408E2" w:rsidRDefault="007A177B" w:rsidP="004237A4">
      <w:pPr>
        <w:numPr>
          <w:ilvl w:val="2"/>
          <w:numId w:val="4"/>
        </w:numPr>
        <w:rPr>
          <w:rFonts w:cs="Times New Roman"/>
        </w:rPr>
      </w:pPr>
      <w:r w:rsidRPr="00F408E2">
        <w:rPr>
          <w:rFonts w:cs="Times New Roman"/>
        </w:rPr>
        <w:t xml:space="preserve">Contrôler </w:t>
      </w:r>
      <w:r w:rsidR="00BE6C11" w:rsidRPr="00F408E2">
        <w:rPr>
          <w:rFonts w:cs="Times New Roman"/>
        </w:rPr>
        <w:t>les symptômes inhabituels ou invalidants</w:t>
      </w:r>
      <w:r w:rsidRPr="00F408E2">
        <w:rPr>
          <w:rFonts w:cs="Times New Roman"/>
        </w:rPr>
        <w:t xml:space="preserve"> </w:t>
      </w:r>
      <w:r w:rsidR="002263EA" w:rsidRPr="00F408E2">
        <w:rPr>
          <w:rFonts w:cs="Times New Roman"/>
        </w:rPr>
        <w:t>neurologique</w:t>
      </w:r>
      <w:r w:rsidR="00EC3244">
        <w:rPr>
          <w:rFonts w:cs="Times New Roman"/>
        </w:rPr>
        <w:t> </w:t>
      </w:r>
      <w:r w:rsidRPr="00F408E2">
        <w:rPr>
          <w:rFonts w:cs="Times New Roman"/>
        </w:rPr>
        <w:t xml:space="preserve">: </w:t>
      </w:r>
      <w:r w:rsidR="002263EA" w:rsidRPr="00F408E2">
        <w:rPr>
          <w:rFonts w:cs="Times New Roman"/>
        </w:rPr>
        <w:t>douleur</w:t>
      </w:r>
      <w:r w:rsidRPr="00F408E2">
        <w:rPr>
          <w:rFonts w:cs="Times New Roman"/>
        </w:rPr>
        <w:t xml:space="preserve"> </w:t>
      </w:r>
      <w:r w:rsidR="00BE6C11" w:rsidRPr="00F408E2">
        <w:rPr>
          <w:rFonts w:cs="Times New Roman"/>
        </w:rPr>
        <w:t>radiculaire,</w:t>
      </w:r>
      <w:r w:rsidRPr="00F408E2">
        <w:rPr>
          <w:rFonts w:cs="Times New Roman"/>
        </w:rPr>
        <w:t xml:space="preserve"> ataxie, faible des </w:t>
      </w:r>
      <w:r w:rsidR="00BE6C11" w:rsidRPr="00F408E2">
        <w:rPr>
          <w:rFonts w:cs="Times New Roman"/>
        </w:rPr>
        <w:t>membre</w:t>
      </w:r>
      <w:r w:rsidR="00BE6C11">
        <w:rPr>
          <w:rFonts w:cs="Times New Roman"/>
        </w:rPr>
        <w:t>s</w:t>
      </w:r>
      <w:r w:rsidRPr="00F408E2">
        <w:rPr>
          <w:rFonts w:cs="Times New Roman"/>
        </w:rPr>
        <w:t xml:space="preserve"> perte de la sensibilité </w:t>
      </w:r>
    </w:p>
    <w:p w14:paraId="4224F6DF" w14:textId="6C810269" w:rsidR="007A177B" w:rsidRPr="00F408E2" w:rsidRDefault="00BE6C11" w:rsidP="004237A4">
      <w:pPr>
        <w:numPr>
          <w:ilvl w:val="2"/>
          <w:numId w:val="4"/>
        </w:numPr>
        <w:rPr>
          <w:rFonts w:cs="Times New Roman"/>
        </w:rPr>
      </w:pPr>
      <w:r>
        <w:rPr>
          <w:rFonts w:cs="Times New Roman"/>
        </w:rPr>
        <w:t>Restaurer ou conserver le</w:t>
      </w:r>
      <w:r w:rsidR="007A177B" w:rsidRPr="00F408E2">
        <w:rPr>
          <w:rFonts w:cs="Times New Roman"/>
        </w:rPr>
        <w:t xml:space="preserve">s </w:t>
      </w:r>
      <w:r w:rsidR="006E3CD7" w:rsidRPr="00F408E2">
        <w:rPr>
          <w:rFonts w:cs="Times New Roman"/>
        </w:rPr>
        <w:t>fonction</w:t>
      </w:r>
      <w:r>
        <w:rPr>
          <w:rFonts w:cs="Times New Roman"/>
        </w:rPr>
        <w:t>s</w:t>
      </w:r>
      <w:r w:rsidR="007A177B" w:rsidRPr="00F408E2">
        <w:rPr>
          <w:rFonts w:cs="Times New Roman"/>
        </w:rPr>
        <w:t xml:space="preserve"> </w:t>
      </w:r>
      <w:r w:rsidR="006E3CD7" w:rsidRPr="00F408E2">
        <w:rPr>
          <w:rFonts w:cs="Times New Roman"/>
        </w:rPr>
        <w:t>neurologique</w:t>
      </w:r>
      <w:r>
        <w:rPr>
          <w:rFonts w:cs="Times New Roman"/>
        </w:rPr>
        <w:t>s</w:t>
      </w:r>
      <w:r w:rsidR="007A177B" w:rsidRPr="00F408E2">
        <w:rPr>
          <w:rFonts w:cs="Times New Roman"/>
        </w:rPr>
        <w:t xml:space="preserve">, </w:t>
      </w:r>
      <w:r w:rsidRPr="00F408E2">
        <w:rPr>
          <w:rFonts w:cs="Times New Roman"/>
        </w:rPr>
        <w:t>motrices,</w:t>
      </w:r>
      <w:r w:rsidR="007A177B" w:rsidRPr="00F408E2">
        <w:rPr>
          <w:rFonts w:cs="Times New Roman"/>
        </w:rPr>
        <w:t xml:space="preserve"> </w:t>
      </w:r>
      <w:r w:rsidR="002263EA" w:rsidRPr="00F408E2">
        <w:rPr>
          <w:rFonts w:cs="Times New Roman"/>
        </w:rPr>
        <w:t>sensibilité</w:t>
      </w:r>
      <w:r w:rsidR="007A177B" w:rsidRPr="00F408E2">
        <w:rPr>
          <w:rFonts w:cs="Times New Roman"/>
        </w:rPr>
        <w:t xml:space="preserve"> </w:t>
      </w:r>
    </w:p>
    <w:p w14:paraId="1C33104C" w14:textId="08BD1C45" w:rsidR="007A177B" w:rsidRPr="00F408E2" w:rsidRDefault="007A177B" w:rsidP="004237A4">
      <w:pPr>
        <w:numPr>
          <w:ilvl w:val="1"/>
          <w:numId w:val="4"/>
        </w:numPr>
        <w:rPr>
          <w:rFonts w:cs="Times New Roman"/>
        </w:rPr>
      </w:pPr>
      <w:r w:rsidRPr="00F408E2">
        <w:rPr>
          <w:rFonts w:cs="Times New Roman"/>
        </w:rPr>
        <w:t xml:space="preserve">Prise en charge </w:t>
      </w:r>
      <w:r w:rsidR="006E3CD7" w:rsidRPr="00F408E2">
        <w:rPr>
          <w:rFonts w:cs="Times New Roman"/>
        </w:rPr>
        <w:t>étiologique</w:t>
      </w:r>
      <w:r w:rsidRPr="00F408E2">
        <w:rPr>
          <w:rFonts w:cs="Times New Roman"/>
        </w:rPr>
        <w:t xml:space="preserve"> </w:t>
      </w:r>
    </w:p>
    <w:p w14:paraId="39075C45" w14:textId="1E1421DB" w:rsidR="007A177B" w:rsidRPr="00F408E2" w:rsidRDefault="007A177B" w:rsidP="004237A4">
      <w:pPr>
        <w:numPr>
          <w:ilvl w:val="2"/>
          <w:numId w:val="4"/>
        </w:numPr>
        <w:rPr>
          <w:rFonts w:cs="Times New Roman"/>
        </w:rPr>
      </w:pPr>
      <w:r w:rsidRPr="00F408E2">
        <w:rPr>
          <w:rFonts w:cs="Times New Roman"/>
        </w:rPr>
        <w:t xml:space="preserve">Empêcher </w:t>
      </w:r>
      <w:r w:rsidR="00BE6C11" w:rsidRPr="00F408E2">
        <w:rPr>
          <w:rFonts w:cs="Times New Roman"/>
        </w:rPr>
        <w:t>les récidives</w:t>
      </w:r>
      <w:r w:rsidRPr="00F408E2">
        <w:rPr>
          <w:rFonts w:cs="Times New Roman"/>
        </w:rPr>
        <w:t xml:space="preserve"> </w:t>
      </w:r>
    </w:p>
    <w:p w14:paraId="49876301" w14:textId="6E3E7BBB" w:rsidR="007A177B" w:rsidRPr="00F408E2" w:rsidRDefault="007A177B" w:rsidP="004237A4">
      <w:pPr>
        <w:numPr>
          <w:ilvl w:val="1"/>
          <w:numId w:val="4"/>
        </w:numPr>
        <w:rPr>
          <w:rFonts w:cs="Times New Roman"/>
        </w:rPr>
      </w:pPr>
      <w:r w:rsidRPr="00F408E2">
        <w:rPr>
          <w:rFonts w:cs="Times New Roman"/>
        </w:rPr>
        <w:t xml:space="preserve">Prises charge des </w:t>
      </w:r>
      <w:r w:rsidR="00BE6C11" w:rsidRPr="00F408E2">
        <w:rPr>
          <w:rFonts w:cs="Times New Roman"/>
        </w:rPr>
        <w:t>complications</w:t>
      </w:r>
      <w:r w:rsidRPr="00F408E2">
        <w:rPr>
          <w:rFonts w:cs="Times New Roman"/>
        </w:rPr>
        <w:t xml:space="preserve"> </w:t>
      </w:r>
    </w:p>
    <w:p w14:paraId="67E80D20" w14:textId="2DCC2C26" w:rsidR="007A177B" w:rsidRPr="00F408E2" w:rsidRDefault="006E3CD7" w:rsidP="004237A4">
      <w:pPr>
        <w:numPr>
          <w:ilvl w:val="2"/>
          <w:numId w:val="4"/>
        </w:numPr>
        <w:rPr>
          <w:rFonts w:cs="Times New Roman"/>
        </w:rPr>
      </w:pPr>
      <w:r w:rsidRPr="00F408E2">
        <w:rPr>
          <w:rFonts w:cs="Times New Roman"/>
        </w:rPr>
        <w:t>Protéger</w:t>
      </w:r>
      <w:r w:rsidR="007A177B" w:rsidRPr="00F408E2">
        <w:rPr>
          <w:rFonts w:cs="Times New Roman"/>
        </w:rPr>
        <w:t xml:space="preserve"> ou</w:t>
      </w:r>
      <w:r w:rsidRPr="00F408E2">
        <w:rPr>
          <w:rFonts w:cs="Times New Roman"/>
        </w:rPr>
        <w:t xml:space="preserve"> </w:t>
      </w:r>
      <w:r w:rsidR="007A177B" w:rsidRPr="00F408E2">
        <w:rPr>
          <w:rFonts w:cs="Times New Roman"/>
        </w:rPr>
        <w:t>conserver la vie végétatives (</w:t>
      </w:r>
      <w:r w:rsidR="00BE6C11" w:rsidRPr="00F408E2">
        <w:rPr>
          <w:rFonts w:cs="Times New Roman"/>
        </w:rPr>
        <w:t>circulation,</w:t>
      </w:r>
      <w:r w:rsidR="007A177B" w:rsidRPr="00F408E2">
        <w:rPr>
          <w:rFonts w:cs="Times New Roman"/>
        </w:rPr>
        <w:t xml:space="preserve"> </w:t>
      </w:r>
      <w:r w:rsidR="00BE6C11" w:rsidRPr="00F408E2">
        <w:rPr>
          <w:rFonts w:cs="Times New Roman"/>
        </w:rPr>
        <w:t>respiration,</w:t>
      </w:r>
      <w:r w:rsidR="007A177B" w:rsidRPr="00F408E2">
        <w:rPr>
          <w:rFonts w:cs="Times New Roman"/>
        </w:rPr>
        <w:t xml:space="preserve"> </w:t>
      </w:r>
      <w:r w:rsidR="0044339C" w:rsidRPr="00F408E2">
        <w:rPr>
          <w:rFonts w:cs="Times New Roman"/>
        </w:rPr>
        <w:t>miction</w:t>
      </w:r>
      <w:r w:rsidR="00103A36" w:rsidRPr="00F408E2">
        <w:rPr>
          <w:rFonts w:cs="Times New Roman"/>
        </w:rPr>
        <w:t xml:space="preserve">, </w:t>
      </w:r>
      <w:r w:rsidR="0044339C" w:rsidRPr="00F408E2">
        <w:rPr>
          <w:rFonts w:cs="Times New Roman"/>
        </w:rPr>
        <w:t>défécation</w:t>
      </w:r>
      <w:r w:rsidR="00103A36" w:rsidRPr="00F408E2">
        <w:rPr>
          <w:rFonts w:cs="Times New Roman"/>
        </w:rPr>
        <w:t xml:space="preserve"> </w:t>
      </w:r>
      <w:r w:rsidR="0044339C" w:rsidRPr="00F408E2">
        <w:rPr>
          <w:rFonts w:cs="Times New Roman"/>
        </w:rPr>
        <w:t>rythme</w:t>
      </w:r>
      <w:r w:rsidR="00103A36" w:rsidRPr="00F408E2">
        <w:rPr>
          <w:rFonts w:cs="Times New Roman"/>
        </w:rPr>
        <w:t xml:space="preserve"> vielle-sommeil, </w:t>
      </w:r>
      <w:r w:rsidR="00BE6C11" w:rsidRPr="00F408E2">
        <w:rPr>
          <w:rFonts w:cs="Times New Roman"/>
        </w:rPr>
        <w:t>température)</w:t>
      </w:r>
      <w:r w:rsidR="00103A36" w:rsidRPr="00F408E2">
        <w:rPr>
          <w:rFonts w:cs="Times New Roman"/>
        </w:rPr>
        <w:t xml:space="preserve"> et de relati</w:t>
      </w:r>
      <w:r w:rsidRPr="00F408E2">
        <w:rPr>
          <w:rFonts w:cs="Times New Roman"/>
        </w:rPr>
        <w:t>on</w:t>
      </w:r>
      <w:r w:rsidR="00103A36" w:rsidRPr="00F408E2">
        <w:rPr>
          <w:rFonts w:cs="Times New Roman"/>
        </w:rPr>
        <w:t xml:space="preserve"> (</w:t>
      </w:r>
      <w:r w:rsidR="00BE6C11" w:rsidRPr="00F408E2">
        <w:rPr>
          <w:rFonts w:cs="Times New Roman"/>
        </w:rPr>
        <w:t>réactivité,</w:t>
      </w:r>
      <w:r w:rsidR="00103A36" w:rsidRPr="00F408E2">
        <w:rPr>
          <w:rFonts w:cs="Times New Roman"/>
        </w:rPr>
        <w:t xml:space="preserve"> vie sociale)</w:t>
      </w:r>
    </w:p>
    <w:p w14:paraId="73AD0534" w14:textId="5ACFB051" w:rsidR="002263EA" w:rsidRPr="00F408E2" w:rsidRDefault="002263EA" w:rsidP="002263EA">
      <w:pPr>
        <w:rPr>
          <w:rFonts w:cs="Times New Roman"/>
        </w:rPr>
      </w:pPr>
      <w:r w:rsidRPr="00F408E2">
        <w:rPr>
          <w:rFonts w:cs="Times New Roman"/>
        </w:rPr>
        <w:t xml:space="preserve">Moyens </w:t>
      </w:r>
      <w:r w:rsidR="005F5E31" w:rsidRPr="00F408E2">
        <w:rPr>
          <w:rFonts w:cs="Times New Roman"/>
        </w:rPr>
        <w:t>médicamenteux</w:t>
      </w:r>
      <w:r w:rsidR="00EC3244">
        <w:rPr>
          <w:rFonts w:cs="Times New Roman"/>
        </w:rPr>
        <w:t> </w:t>
      </w:r>
      <w:r w:rsidRPr="00F408E2">
        <w:rPr>
          <w:rFonts w:cs="Times New Roman"/>
        </w:rPr>
        <w:t xml:space="preserve">: choix </w:t>
      </w:r>
      <w:r w:rsidR="005F5E31" w:rsidRPr="00F408E2">
        <w:rPr>
          <w:rFonts w:cs="Times New Roman"/>
        </w:rPr>
        <w:t>selon</w:t>
      </w:r>
      <w:r w:rsidRPr="00F408E2">
        <w:rPr>
          <w:rFonts w:cs="Times New Roman"/>
        </w:rPr>
        <w:t xml:space="preserve"> </w:t>
      </w:r>
      <w:r w:rsidR="00F53AF2" w:rsidRPr="00F408E2">
        <w:rPr>
          <w:rFonts w:cs="Times New Roman"/>
        </w:rPr>
        <w:t>terrain</w:t>
      </w:r>
      <w:r w:rsidRPr="00F408E2">
        <w:rPr>
          <w:rFonts w:cs="Times New Roman"/>
        </w:rPr>
        <w:t xml:space="preserve"> </w:t>
      </w:r>
    </w:p>
    <w:p w14:paraId="0E872C41" w14:textId="1F436721" w:rsidR="002263EA" w:rsidRPr="00F408E2" w:rsidRDefault="005F5E31" w:rsidP="004237A4">
      <w:pPr>
        <w:numPr>
          <w:ilvl w:val="1"/>
          <w:numId w:val="4"/>
        </w:numPr>
        <w:rPr>
          <w:rFonts w:cs="Times New Roman"/>
        </w:rPr>
      </w:pPr>
      <w:r w:rsidRPr="00F408E2">
        <w:rPr>
          <w:rFonts w:cs="Times New Roman"/>
        </w:rPr>
        <w:t>Antiépileptique</w:t>
      </w:r>
      <w:r w:rsidR="00EC3244">
        <w:rPr>
          <w:rFonts w:cs="Times New Roman"/>
        </w:rPr>
        <w:t> </w:t>
      </w:r>
      <w:r w:rsidR="002263EA" w:rsidRPr="00F408E2">
        <w:rPr>
          <w:rFonts w:cs="Times New Roman"/>
        </w:rPr>
        <w:t>: Pregabaline, gab</w:t>
      </w:r>
      <w:r w:rsidR="00133E2B" w:rsidRPr="00F408E2">
        <w:rPr>
          <w:rFonts w:cs="Times New Roman"/>
        </w:rPr>
        <w:t xml:space="preserve">apentine , .. </w:t>
      </w:r>
    </w:p>
    <w:p w14:paraId="2A340303" w14:textId="3A664F97" w:rsidR="00133E2B" w:rsidRPr="00F408E2" w:rsidRDefault="005F5E31" w:rsidP="004237A4">
      <w:pPr>
        <w:numPr>
          <w:ilvl w:val="1"/>
          <w:numId w:val="4"/>
        </w:numPr>
        <w:rPr>
          <w:rFonts w:cs="Times New Roman"/>
        </w:rPr>
      </w:pPr>
      <w:r w:rsidRPr="00F408E2">
        <w:rPr>
          <w:rFonts w:cs="Times New Roman"/>
        </w:rPr>
        <w:t>Antidépresseur</w:t>
      </w:r>
      <w:r w:rsidR="00EC3244">
        <w:rPr>
          <w:rFonts w:cs="Times New Roman"/>
        </w:rPr>
        <w:t> </w:t>
      </w:r>
      <w:r w:rsidR="00133E2B" w:rsidRPr="00F408E2">
        <w:rPr>
          <w:rFonts w:cs="Times New Roman"/>
        </w:rPr>
        <w:t xml:space="preserve">: Tricyclique (amytripline), inhibiteur de la </w:t>
      </w:r>
      <w:r w:rsidR="00553528" w:rsidRPr="00F408E2">
        <w:rPr>
          <w:rFonts w:cs="Times New Roman"/>
        </w:rPr>
        <w:t>recapture</w:t>
      </w:r>
      <w:r w:rsidR="00133E2B" w:rsidRPr="00F408E2">
        <w:rPr>
          <w:rFonts w:cs="Times New Roman"/>
        </w:rPr>
        <w:t xml:space="preserve"> </w:t>
      </w:r>
      <w:r w:rsidRPr="00F408E2">
        <w:rPr>
          <w:rFonts w:cs="Times New Roman"/>
        </w:rPr>
        <w:t>de la</w:t>
      </w:r>
      <w:r w:rsidR="00133E2B" w:rsidRPr="00F408E2">
        <w:rPr>
          <w:rFonts w:cs="Times New Roman"/>
        </w:rPr>
        <w:t xml:space="preserve"> </w:t>
      </w:r>
      <w:r w:rsidRPr="00F408E2">
        <w:rPr>
          <w:rFonts w:cs="Times New Roman"/>
        </w:rPr>
        <w:t>sérotonine</w:t>
      </w:r>
      <w:r w:rsidR="00133E2B" w:rsidRPr="00F408E2">
        <w:rPr>
          <w:rFonts w:cs="Times New Roman"/>
        </w:rPr>
        <w:t xml:space="preserve"> IRS (deluxetine)</w:t>
      </w:r>
    </w:p>
    <w:p w14:paraId="3F5A6543" w14:textId="6F1DF134" w:rsidR="00133E2B" w:rsidRPr="00F408E2" w:rsidRDefault="00133E2B" w:rsidP="00133E2B">
      <w:pPr>
        <w:rPr>
          <w:rFonts w:cs="Times New Roman"/>
        </w:rPr>
      </w:pPr>
      <w:r w:rsidRPr="00F408E2">
        <w:rPr>
          <w:rFonts w:cs="Times New Roman"/>
        </w:rPr>
        <w:t xml:space="preserve">Moyens neurochirurgicaux </w:t>
      </w:r>
    </w:p>
    <w:p w14:paraId="309F7D59" w14:textId="705D2727" w:rsidR="00133E2B" w:rsidRPr="00F408E2" w:rsidRDefault="00133E2B" w:rsidP="004237A4">
      <w:pPr>
        <w:numPr>
          <w:ilvl w:val="1"/>
          <w:numId w:val="4"/>
        </w:numPr>
        <w:rPr>
          <w:rFonts w:cs="Times New Roman"/>
        </w:rPr>
      </w:pPr>
      <w:r w:rsidRPr="00F408E2">
        <w:rPr>
          <w:rFonts w:cs="Times New Roman"/>
        </w:rPr>
        <w:t xml:space="preserve">Neurostimulation </w:t>
      </w:r>
      <w:r w:rsidR="0044339C" w:rsidRPr="00F408E2">
        <w:rPr>
          <w:rFonts w:cs="Times New Roman"/>
        </w:rPr>
        <w:t>transcutané</w:t>
      </w:r>
      <w:r w:rsidRPr="00F408E2">
        <w:rPr>
          <w:rFonts w:cs="Times New Roman"/>
        </w:rPr>
        <w:t xml:space="preserve"> antalgique </w:t>
      </w:r>
    </w:p>
    <w:p w14:paraId="17ABA089" w14:textId="0AFC834F" w:rsidR="00133E2B" w:rsidRPr="00F408E2" w:rsidRDefault="0044339C" w:rsidP="00F53AF2">
      <w:pPr>
        <w:rPr>
          <w:rFonts w:cs="Times New Roman"/>
        </w:rPr>
      </w:pPr>
      <w:r w:rsidRPr="00F408E2">
        <w:rPr>
          <w:rFonts w:cs="Times New Roman"/>
        </w:rPr>
        <w:t>Moyen</w:t>
      </w:r>
      <w:r w:rsidR="00F53AF2" w:rsidRPr="00F408E2">
        <w:rPr>
          <w:rFonts w:cs="Times New Roman"/>
        </w:rPr>
        <w:t xml:space="preserve"> non </w:t>
      </w:r>
      <w:r w:rsidRPr="00F408E2">
        <w:rPr>
          <w:rFonts w:cs="Times New Roman"/>
        </w:rPr>
        <w:t>médicamenteux</w:t>
      </w:r>
      <w:r w:rsidR="00EC3244">
        <w:rPr>
          <w:rFonts w:cs="Times New Roman"/>
        </w:rPr>
        <w:t> </w:t>
      </w:r>
      <w:r w:rsidR="00F53AF2" w:rsidRPr="00F408E2">
        <w:rPr>
          <w:rFonts w:cs="Times New Roman"/>
        </w:rPr>
        <w:t xml:space="preserve">: </w:t>
      </w:r>
      <w:r w:rsidRPr="00F408E2">
        <w:rPr>
          <w:rFonts w:cs="Times New Roman"/>
        </w:rPr>
        <w:t>rééducation</w:t>
      </w:r>
      <w:r w:rsidR="00F53AF2" w:rsidRPr="00F408E2">
        <w:rPr>
          <w:rFonts w:cs="Times New Roman"/>
        </w:rPr>
        <w:t xml:space="preserve"> </w:t>
      </w:r>
      <w:r w:rsidRPr="00F408E2">
        <w:rPr>
          <w:rFonts w:cs="Times New Roman"/>
        </w:rPr>
        <w:t>adapté</w:t>
      </w:r>
      <w:r w:rsidR="00F53AF2" w:rsidRPr="00F408E2">
        <w:rPr>
          <w:rFonts w:cs="Times New Roman"/>
        </w:rPr>
        <w:t xml:space="preserve"> </w:t>
      </w:r>
    </w:p>
    <w:p w14:paraId="6745AB57" w14:textId="0F56DD20" w:rsidR="00F53AF2" w:rsidRPr="00F408E2" w:rsidRDefault="00553528" w:rsidP="00F53AF2">
      <w:pPr>
        <w:rPr>
          <w:rFonts w:cs="Times New Roman"/>
        </w:rPr>
      </w:pPr>
      <w:r w:rsidRPr="00F408E2">
        <w:rPr>
          <w:rFonts w:cs="Times New Roman"/>
        </w:rPr>
        <w:t>Traitement</w:t>
      </w:r>
      <w:r w:rsidR="00F53AF2" w:rsidRPr="00F408E2">
        <w:rPr>
          <w:rFonts w:cs="Times New Roman"/>
        </w:rPr>
        <w:t xml:space="preserve"> étiol</w:t>
      </w:r>
      <w:r w:rsidRPr="00F408E2">
        <w:rPr>
          <w:rFonts w:cs="Times New Roman"/>
        </w:rPr>
        <w:t>ogi</w:t>
      </w:r>
      <w:r w:rsidR="00F53AF2" w:rsidRPr="00F408E2">
        <w:rPr>
          <w:rFonts w:cs="Times New Roman"/>
        </w:rPr>
        <w:t>q</w:t>
      </w:r>
      <w:r w:rsidRPr="00F408E2">
        <w:rPr>
          <w:rFonts w:cs="Times New Roman"/>
        </w:rPr>
        <w:t>u</w:t>
      </w:r>
      <w:r w:rsidR="00F53AF2" w:rsidRPr="00F408E2">
        <w:rPr>
          <w:rFonts w:cs="Times New Roman"/>
        </w:rPr>
        <w:t>e et de complication orientés</w:t>
      </w:r>
    </w:p>
    <w:p w14:paraId="28621D73" w14:textId="71D86DAE" w:rsidR="00553528" w:rsidRPr="00F408E2" w:rsidRDefault="00553528" w:rsidP="00553528">
      <w:pPr>
        <w:pStyle w:val="Sous-titre"/>
        <w:rPr>
          <w:rFonts w:ascii="Times New Roman" w:hAnsi="Times New Roman" w:cs="Times New Roman"/>
        </w:rPr>
      </w:pPr>
      <w:r w:rsidRPr="00F408E2">
        <w:rPr>
          <w:rFonts w:ascii="Times New Roman" w:hAnsi="Times New Roman" w:cs="Times New Roman"/>
        </w:rPr>
        <w:t xml:space="preserve">Conclusion </w:t>
      </w:r>
    </w:p>
    <w:p w14:paraId="4198C680" w14:textId="2446814A" w:rsidR="00553528" w:rsidRPr="00F408E2" w:rsidRDefault="00553528" w:rsidP="00553528">
      <w:pPr>
        <w:rPr>
          <w:rFonts w:cs="Times New Roman"/>
        </w:rPr>
      </w:pPr>
      <w:r w:rsidRPr="00F408E2">
        <w:rPr>
          <w:rFonts w:cs="Times New Roman"/>
        </w:rPr>
        <w:lastRenderedPageBreak/>
        <w:t xml:space="preserve">Prise en charge d’un sd </w:t>
      </w:r>
      <w:r w:rsidR="009F5021" w:rsidRPr="00F408E2">
        <w:rPr>
          <w:rFonts w:cs="Times New Roman"/>
        </w:rPr>
        <w:t>radiculaire</w:t>
      </w:r>
      <w:r w:rsidRPr="00F408E2">
        <w:rPr>
          <w:rFonts w:cs="Times New Roman"/>
        </w:rPr>
        <w:t xml:space="preserve"> </w:t>
      </w:r>
    </w:p>
    <w:p w14:paraId="0C37048E" w14:textId="27C10088" w:rsidR="00553528" w:rsidRPr="00F408E2" w:rsidRDefault="00553528" w:rsidP="004237A4">
      <w:pPr>
        <w:numPr>
          <w:ilvl w:val="1"/>
          <w:numId w:val="4"/>
        </w:numPr>
        <w:rPr>
          <w:rFonts w:cs="Times New Roman"/>
        </w:rPr>
      </w:pPr>
      <w:r w:rsidRPr="00F408E2">
        <w:rPr>
          <w:rFonts w:cs="Times New Roman"/>
        </w:rPr>
        <w:t>Terrain + histoire (mode d’in</w:t>
      </w:r>
      <w:r w:rsidR="00370E5B" w:rsidRPr="00F408E2">
        <w:rPr>
          <w:rFonts w:cs="Times New Roman"/>
        </w:rPr>
        <w:t>s</w:t>
      </w:r>
      <w:r w:rsidRPr="00F408E2">
        <w:rPr>
          <w:rFonts w:cs="Times New Roman"/>
        </w:rPr>
        <w:t>tall</w:t>
      </w:r>
      <w:r w:rsidR="009F5021" w:rsidRPr="00F408E2">
        <w:rPr>
          <w:rFonts w:cs="Times New Roman"/>
        </w:rPr>
        <w:t>ation</w:t>
      </w:r>
      <w:r w:rsidRPr="00F408E2">
        <w:rPr>
          <w:rFonts w:cs="Times New Roman"/>
        </w:rPr>
        <w:t xml:space="preserve"> et profil évolutif des </w:t>
      </w:r>
      <w:r w:rsidR="005C7CBC" w:rsidRPr="00F408E2">
        <w:rPr>
          <w:rFonts w:cs="Times New Roman"/>
        </w:rPr>
        <w:t>symptômes</w:t>
      </w:r>
      <w:r w:rsidR="00BE6C11" w:rsidRPr="00F408E2">
        <w:rPr>
          <w:rFonts w:cs="Times New Roman"/>
        </w:rPr>
        <w:t>)</w:t>
      </w:r>
      <w:r w:rsidRPr="00F408E2">
        <w:rPr>
          <w:rFonts w:cs="Times New Roman"/>
        </w:rPr>
        <w:t xml:space="preserve"> + </w:t>
      </w:r>
      <w:r w:rsidR="00FB13AD" w:rsidRPr="00F408E2">
        <w:rPr>
          <w:rFonts w:cs="Times New Roman"/>
        </w:rPr>
        <w:t>examen</w:t>
      </w:r>
      <w:r w:rsidRPr="00F408E2">
        <w:rPr>
          <w:rFonts w:cs="Times New Roman"/>
        </w:rPr>
        <w:t xml:space="preserve"> clinque  + examen </w:t>
      </w:r>
      <w:r w:rsidR="009F5021" w:rsidRPr="00F408E2">
        <w:rPr>
          <w:rFonts w:cs="Times New Roman"/>
        </w:rPr>
        <w:t>paraclinique</w:t>
      </w:r>
      <w:r w:rsidRPr="00F408E2">
        <w:rPr>
          <w:rFonts w:cs="Times New Roman"/>
        </w:rPr>
        <w:t xml:space="preserve"> = diagnost</w:t>
      </w:r>
      <w:r w:rsidR="009F5021" w:rsidRPr="00F408E2">
        <w:rPr>
          <w:rFonts w:cs="Times New Roman"/>
        </w:rPr>
        <w:t>ic</w:t>
      </w:r>
      <w:r w:rsidRPr="00F408E2">
        <w:rPr>
          <w:rFonts w:cs="Times New Roman"/>
        </w:rPr>
        <w:t xml:space="preserve"> positif et gravité </w:t>
      </w:r>
    </w:p>
    <w:p w14:paraId="5B3B9A22" w14:textId="7BEE9D8C" w:rsidR="00553528" w:rsidRPr="00F408E2" w:rsidRDefault="00FB13AD" w:rsidP="004237A4">
      <w:pPr>
        <w:numPr>
          <w:ilvl w:val="1"/>
          <w:numId w:val="4"/>
        </w:numPr>
        <w:rPr>
          <w:rFonts w:cs="Times New Roman"/>
        </w:rPr>
      </w:pPr>
      <w:r w:rsidRPr="00F408E2">
        <w:rPr>
          <w:rFonts w:cs="Times New Roman"/>
        </w:rPr>
        <w:t>Antécédents</w:t>
      </w:r>
      <w:r w:rsidR="00553528" w:rsidRPr="00F408E2">
        <w:rPr>
          <w:rFonts w:cs="Times New Roman"/>
        </w:rPr>
        <w:t xml:space="preserve"> + 2</w:t>
      </w:r>
      <w:r w:rsidR="00553528" w:rsidRPr="00F408E2">
        <w:rPr>
          <w:rFonts w:cs="Times New Roman"/>
          <w:vertAlign w:val="superscript"/>
        </w:rPr>
        <w:t>ème</w:t>
      </w:r>
      <w:r w:rsidR="00553528" w:rsidRPr="00F408E2">
        <w:rPr>
          <w:rFonts w:cs="Times New Roman"/>
        </w:rPr>
        <w:t xml:space="preserve"> </w:t>
      </w:r>
      <w:r w:rsidRPr="00F408E2">
        <w:rPr>
          <w:rFonts w:cs="Times New Roman"/>
        </w:rPr>
        <w:t>examen</w:t>
      </w:r>
      <w:r w:rsidR="00553528" w:rsidRPr="00F408E2">
        <w:rPr>
          <w:rFonts w:cs="Times New Roman"/>
        </w:rPr>
        <w:t xml:space="preserve"> clinque orienté</w:t>
      </w:r>
      <w:r w:rsidRPr="00F408E2">
        <w:rPr>
          <w:rFonts w:cs="Times New Roman"/>
        </w:rPr>
        <w:t xml:space="preserve"> + avis spécialisés + examen paraclinique  orienté = étiologies </w:t>
      </w:r>
    </w:p>
    <w:p w14:paraId="23753C9D" w14:textId="515C8360" w:rsidR="00FB13AD" w:rsidRPr="00F408E2" w:rsidRDefault="00FB13AD" w:rsidP="004237A4">
      <w:pPr>
        <w:numPr>
          <w:ilvl w:val="1"/>
          <w:numId w:val="4"/>
        </w:numPr>
        <w:rPr>
          <w:rFonts w:cs="Times New Roman"/>
        </w:rPr>
      </w:pPr>
      <w:r w:rsidRPr="00F408E2">
        <w:rPr>
          <w:rFonts w:cs="Times New Roman"/>
        </w:rPr>
        <w:t>Traitement symptomatique + étiologique +/- complication (médicamenteux ou non)</w:t>
      </w:r>
    </w:p>
    <w:p w14:paraId="6CD4FFE3" w14:textId="6464C221" w:rsidR="00370E5B" w:rsidRPr="00F408E2" w:rsidRDefault="00370E5B" w:rsidP="00370E5B">
      <w:pPr>
        <w:pStyle w:val="Titre"/>
        <w:rPr>
          <w:rFonts w:cs="Times New Roman"/>
        </w:rPr>
      </w:pPr>
      <w:r w:rsidRPr="00F408E2">
        <w:rPr>
          <w:rFonts w:cs="Times New Roman"/>
        </w:rPr>
        <w:br w:type="page"/>
      </w:r>
      <w:r w:rsidRPr="00F408E2">
        <w:rPr>
          <w:rFonts w:cs="Times New Roman"/>
        </w:rPr>
        <w:lastRenderedPageBreak/>
        <w:t>Névralgie-sciatique</w:t>
      </w:r>
      <w:r w:rsidR="00EC3244">
        <w:rPr>
          <w:rFonts w:cs="Times New Roman"/>
        </w:rPr>
        <w:t> </w:t>
      </w:r>
      <w:r w:rsidRPr="00F408E2">
        <w:rPr>
          <w:rFonts w:cs="Times New Roman"/>
        </w:rPr>
        <w:t>: pathologie</w:t>
      </w:r>
    </w:p>
    <w:p w14:paraId="4DD90D3F" w14:textId="79985BE1" w:rsidR="00370E5B" w:rsidRPr="00F408E2" w:rsidRDefault="00370E5B" w:rsidP="00370E5B">
      <w:pPr>
        <w:rPr>
          <w:rFonts w:cs="Times New Roman"/>
        </w:rPr>
      </w:pPr>
      <w:r w:rsidRPr="00F408E2">
        <w:rPr>
          <w:rFonts w:cs="Times New Roman"/>
        </w:rPr>
        <w:t>Dr RAKOTOMANANA JL</w:t>
      </w:r>
    </w:p>
    <w:p w14:paraId="42C3017E" w14:textId="677C4D13" w:rsidR="00370E5B" w:rsidRPr="00F408E2" w:rsidRDefault="00370E5B" w:rsidP="00370E5B">
      <w:pPr>
        <w:pStyle w:val="Sous-titre"/>
        <w:rPr>
          <w:rFonts w:ascii="Times New Roman" w:hAnsi="Times New Roman" w:cs="Times New Roman"/>
        </w:rPr>
      </w:pPr>
      <w:r w:rsidRPr="00F408E2">
        <w:rPr>
          <w:rFonts w:ascii="Times New Roman" w:hAnsi="Times New Roman" w:cs="Times New Roman"/>
        </w:rPr>
        <w:t xml:space="preserve">Objectifs </w:t>
      </w:r>
    </w:p>
    <w:p w14:paraId="3F86297E" w14:textId="281459A8" w:rsidR="00370E5B" w:rsidRPr="00F408E2" w:rsidRDefault="00370E5B" w:rsidP="00370E5B">
      <w:pPr>
        <w:rPr>
          <w:rFonts w:cs="Times New Roman"/>
        </w:rPr>
      </w:pPr>
      <w:r w:rsidRPr="00F408E2">
        <w:rPr>
          <w:rFonts w:cs="Times New Roman"/>
        </w:rPr>
        <w:t xml:space="preserve">Poser le diagnostic positif </w:t>
      </w:r>
      <w:r w:rsidR="003D1343" w:rsidRPr="00F408E2">
        <w:rPr>
          <w:rFonts w:cs="Times New Roman"/>
        </w:rPr>
        <w:t>d’une</w:t>
      </w:r>
      <w:r w:rsidRPr="00F408E2">
        <w:rPr>
          <w:rFonts w:cs="Times New Roman"/>
        </w:rPr>
        <w:t xml:space="preserve"> sciatique </w:t>
      </w:r>
    </w:p>
    <w:p w14:paraId="017B374F" w14:textId="6D896819" w:rsidR="00370E5B" w:rsidRPr="00F408E2" w:rsidRDefault="00370E5B" w:rsidP="00370E5B">
      <w:pPr>
        <w:rPr>
          <w:rFonts w:cs="Times New Roman"/>
        </w:rPr>
      </w:pPr>
      <w:r w:rsidRPr="00F408E2">
        <w:rPr>
          <w:rFonts w:cs="Times New Roman"/>
        </w:rPr>
        <w:t xml:space="preserve">Déterminer le diagnostic étiologique </w:t>
      </w:r>
      <w:r w:rsidR="003D1343" w:rsidRPr="00F408E2">
        <w:rPr>
          <w:rFonts w:cs="Times New Roman"/>
        </w:rPr>
        <w:t>d’une</w:t>
      </w:r>
      <w:r w:rsidRPr="00F408E2">
        <w:rPr>
          <w:rFonts w:cs="Times New Roman"/>
        </w:rPr>
        <w:t xml:space="preserve"> sciatique </w:t>
      </w:r>
    </w:p>
    <w:p w14:paraId="3BDD34D1" w14:textId="044E8AE2" w:rsidR="00370E5B" w:rsidRPr="00F408E2" w:rsidRDefault="00370E5B" w:rsidP="00370E5B">
      <w:pPr>
        <w:rPr>
          <w:rFonts w:cs="Times New Roman"/>
        </w:rPr>
      </w:pPr>
      <w:r w:rsidRPr="00F408E2">
        <w:rPr>
          <w:rFonts w:cs="Times New Roman"/>
        </w:rPr>
        <w:t xml:space="preserve">Identifier </w:t>
      </w:r>
      <w:r w:rsidR="003D1343" w:rsidRPr="00F408E2">
        <w:rPr>
          <w:rFonts w:cs="Times New Roman"/>
        </w:rPr>
        <w:t>les singes</w:t>
      </w:r>
      <w:r w:rsidRPr="00F408E2">
        <w:rPr>
          <w:rFonts w:cs="Times New Roman"/>
        </w:rPr>
        <w:t xml:space="preserve"> de gravité</w:t>
      </w:r>
    </w:p>
    <w:p w14:paraId="14ECC327" w14:textId="37CF688E" w:rsidR="00CA27E9" w:rsidRPr="00F408E2" w:rsidRDefault="00CA27E9" w:rsidP="00CA27E9">
      <w:pPr>
        <w:pStyle w:val="Sous-titre"/>
        <w:rPr>
          <w:rFonts w:ascii="Times New Roman" w:hAnsi="Times New Roman" w:cs="Times New Roman"/>
        </w:rPr>
      </w:pPr>
      <w:r w:rsidRPr="00F408E2">
        <w:rPr>
          <w:rFonts w:ascii="Times New Roman" w:hAnsi="Times New Roman" w:cs="Times New Roman"/>
        </w:rPr>
        <w:t xml:space="preserve">Introduction </w:t>
      </w:r>
    </w:p>
    <w:p w14:paraId="11D8C2F6" w14:textId="5E95030D" w:rsidR="00CA27E9" w:rsidRPr="00F408E2" w:rsidRDefault="00073361" w:rsidP="00CA27E9">
      <w:pPr>
        <w:rPr>
          <w:rFonts w:cs="Times New Roman"/>
        </w:rPr>
      </w:pPr>
      <w:r w:rsidRPr="00F408E2">
        <w:rPr>
          <w:rFonts w:cs="Times New Roman"/>
        </w:rPr>
        <w:t>Définition</w:t>
      </w:r>
      <w:r w:rsidR="00CA27E9" w:rsidRPr="00F408E2">
        <w:rPr>
          <w:rFonts w:cs="Times New Roman"/>
        </w:rPr>
        <w:t xml:space="preserve"> </w:t>
      </w:r>
    </w:p>
    <w:p w14:paraId="0BA4923D" w14:textId="4A366FAF" w:rsidR="00CA27E9" w:rsidRPr="00F408E2" w:rsidRDefault="00073361" w:rsidP="004237A4">
      <w:pPr>
        <w:numPr>
          <w:ilvl w:val="1"/>
          <w:numId w:val="4"/>
        </w:numPr>
        <w:rPr>
          <w:rFonts w:cs="Times New Roman"/>
        </w:rPr>
      </w:pPr>
      <w:r w:rsidRPr="00F408E2">
        <w:rPr>
          <w:rFonts w:cs="Times New Roman"/>
        </w:rPr>
        <w:t>Neuropathie</w:t>
      </w:r>
      <w:r w:rsidR="00CA27E9" w:rsidRPr="00F408E2">
        <w:rPr>
          <w:rFonts w:cs="Times New Roman"/>
        </w:rPr>
        <w:t xml:space="preserve"> focal du </w:t>
      </w:r>
      <w:r w:rsidRPr="00F408E2">
        <w:rPr>
          <w:rFonts w:cs="Times New Roman"/>
        </w:rPr>
        <w:t>système</w:t>
      </w:r>
      <w:r w:rsidR="00CA27E9" w:rsidRPr="00F408E2">
        <w:rPr>
          <w:rFonts w:cs="Times New Roman"/>
        </w:rPr>
        <w:t xml:space="preserve"> nerveux </w:t>
      </w:r>
      <w:r w:rsidRPr="00F408E2">
        <w:rPr>
          <w:rFonts w:cs="Times New Roman"/>
        </w:rPr>
        <w:t>périphérique</w:t>
      </w:r>
      <w:r w:rsidR="00CA27E9" w:rsidRPr="00F408E2">
        <w:rPr>
          <w:rFonts w:cs="Times New Roman"/>
        </w:rPr>
        <w:t xml:space="preserve"> </w:t>
      </w:r>
    </w:p>
    <w:p w14:paraId="01D2AF6D" w14:textId="07F36E6E" w:rsidR="00CA27E9" w:rsidRPr="00F408E2" w:rsidRDefault="00073361" w:rsidP="004237A4">
      <w:pPr>
        <w:numPr>
          <w:ilvl w:val="1"/>
          <w:numId w:val="4"/>
        </w:numPr>
        <w:rPr>
          <w:rFonts w:cs="Times New Roman"/>
        </w:rPr>
      </w:pPr>
      <w:r w:rsidRPr="00F408E2">
        <w:rPr>
          <w:rFonts w:cs="Times New Roman"/>
        </w:rPr>
        <w:t>Trouble</w:t>
      </w:r>
      <w:r w:rsidR="00CA27E9" w:rsidRPr="00F408E2">
        <w:rPr>
          <w:rFonts w:cs="Times New Roman"/>
        </w:rPr>
        <w:t xml:space="preserve"> sen</w:t>
      </w:r>
      <w:r w:rsidRPr="00F408E2">
        <w:rPr>
          <w:rFonts w:cs="Times New Roman"/>
        </w:rPr>
        <w:t>si</w:t>
      </w:r>
      <w:r w:rsidR="00CA27E9" w:rsidRPr="00F408E2">
        <w:rPr>
          <w:rFonts w:cs="Times New Roman"/>
        </w:rPr>
        <w:t xml:space="preserve">tivomoteur </w:t>
      </w:r>
      <w:r w:rsidRPr="00F408E2">
        <w:rPr>
          <w:rFonts w:cs="Times New Roman"/>
        </w:rPr>
        <w:t>localisé</w:t>
      </w:r>
      <w:r w:rsidR="00CA27E9" w:rsidRPr="00F408E2">
        <w:rPr>
          <w:rFonts w:cs="Times New Roman"/>
        </w:rPr>
        <w:t xml:space="preserve"> au </w:t>
      </w:r>
      <w:r w:rsidRPr="00F408E2">
        <w:rPr>
          <w:rFonts w:cs="Times New Roman"/>
        </w:rPr>
        <w:t>niveau</w:t>
      </w:r>
      <w:r w:rsidR="00CA27E9" w:rsidRPr="00F408E2">
        <w:rPr>
          <w:rFonts w:cs="Times New Roman"/>
        </w:rPr>
        <w:t xml:space="preserve"> du tronc </w:t>
      </w:r>
      <w:r w:rsidR="00EF2125" w:rsidRPr="00F408E2">
        <w:rPr>
          <w:rFonts w:cs="Times New Roman"/>
        </w:rPr>
        <w:t>nerveux</w:t>
      </w:r>
      <w:r w:rsidR="00CA27E9" w:rsidRPr="00F408E2">
        <w:rPr>
          <w:rFonts w:cs="Times New Roman"/>
        </w:rPr>
        <w:t xml:space="preserve"> sciatique </w:t>
      </w:r>
    </w:p>
    <w:p w14:paraId="7147EA15" w14:textId="25C142E7" w:rsidR="00CA27E9" w:rsidRPr="00F408E2" w:rsidRDefault="00CA27E9" w:rsidP="00CA27E9">
      <w:pPr>
        <w:rPr>
          <w:rFonts w:cs="Times New Roman"/>
        </w:rPr>
      </w:pPr>
      <w:r w:rsidRPr="00F408E2">
        <w:rPr>
          <w:rFonts w:cs="Times New Roman"/>
        </w:rPr>
        <w:t xml:space="preserve">Intérêts </w:t>
      </w:r>
    </w:p>
    <w:p w14:paraId="1406A991" w14:textId="0A50A9D3" w:rsidR="00CA27E9" w:rsidRPr="00F408E2" w:rsidRDefault="00EF2125" w:rsidP="004237A4">
      <w:pPr>
        <w:numPr>
          <w:ilvl w:val="1"/>
          <w:numId w:val="4"/>
        </w:numPr>
        <w:rPr>
          <w:rFonts w:cs="Times New Roman"/>
        </w:rPr>
      </w:pPr>
      <w:r w:rsidRPr="00F408E2">
        <w:rPr>
          <w:rFonts w:cs="Times New Roman"/>
        </w:rPr>
        <w:t>Prévalence</w:t>
      </w:r>
      <w:r w:rsidR="00EC3244">
        <w:rPr>
          <w:rFonts w:cs="Times New Roman"/>
        </w:rPr>
        <w:t> </w:t>
      </w:r>
      <w:r w:rsidR="00CA27E9" w:rsidRPr="00F408E2">
        <w:rPr>
          <w:rFonts w:cs="Times New Roman"/>
        </w:rPr>
        <w:t>: 2.2 % (5 – 10% des gens avec dorsalgie)</w:t>
      </w:r>
    </w:p>
    <w:p w14:paraId="6676D7BF" w14:textId="6941C846" w:rsidR="00CA27E9" w:rsidRPr="00F408E2" w:rsidRDefault="00CA27E9" w:rsidP="004237A4">
      <w:pPr>
        <w:numPr>
          <w:ilvl w:val="1"/>
          <w:numId w:val="4"/>
        </w:numPr>
        <w:rPr>
          <w:rFonts w:cs="Times New Roman"/>
        </w:rPr>
      </w:pPr>
      <w:r w:rsidRPr="00F408E2">
        <w:rPr>
          <w:rFonts w:cs="Times New Roman"/>
        </w:rPr>
        <w:t xml:space="preserve">Gravel </w:t>
      </w:r>
      <w:r w:rsidR="00073361" w:rsidRPr="00F408E2">
        <w:rPr>
          <w:rFonts w:cs="Times New Roman"/>
        </w:rPr>
        <w:t>arrêt</w:t>
      </w:r>
      <w:r w:rsidRPr="00F408E2">
        <w:rPr>
          <w:rFonts w:cs="Times New Roman"/>
        </w:rPr>
        <w:t xml:space="preserve"> du </w:t>
      </w:r>
      <w:r w:rsidR="00EF2125" w:rsidRPr="00F408E2">
        <w:rPr>
          <w:rFonts w:cs="Times New Roman"/>
        </w:rPr>
        <w:t>travail</w:t>
      </w:r>
      <w:r w:rsidRPr="00F408E2">
        <w:rPr>
          <w:rFonts w:cs="Times New Roman"/>
        </w:rPr>
        <w:t xml:space="preserve"> (77.7%) avec une durée moyenne de 9 semaines et r</w:t>
      </w:r>
      <w:r w:rsidR="00073361" w:rsidRPr="00F408E2">
        <w:rPr>
          <w:rFonts w:cs="Times New Roman"/>
        </w:rPr>
        <w:t>eclassement professionnel 5%</w:t>
      </w:r>
    </w:p>
    <w:p w14:paraId="3787748C" w14:textId="645BCDFC" w:rsidR="00CE2B0B" w:rsidRPr="00F408E2" w:rsidRDefault="00CE2B0B" w:rsidP="00CE2B0B">
      <w:pPr>
        <w:rPr>
          <w:rFonts w:cs="Times New Roman"/>
        </w:rPr>
      </w:pPr>
      <w:r w:rsidRPr="00F408E2">
        <w:rPr>
          <w:rFonts w:cs="Times New Roman"/>
        </w:rPr>
        <w:t>Anatomie</w:t>
      </w:r>
    </w:p>
    <w:p w14:paraId="0994F376" w14:textId="10175AE0" w:rsidR="00CE2B0B" w:rsidRPr="00F408E2" w:rsidRDefault="00CE2B0B" w:rsidP="004237A4">
      <w:pPr>
        <w:numPr>
          <w:ilvl w:val="1"/>
          <w:numId w:val="4"/>
        </w:numPr>
        <w:rPr>
          <w:rFonts w:cs="Times New Roman"/>
        </w:rPr>
      </w:pPr>
      <w:r w:rsidRPr="00F408E2">
        <w:rPr>
          <w:rFonts w:cs="Times New Roman"/>
        </w:rPr>
        <w:t>Sciatique poplité interne</w:t>
      </w:r>
    </w:p>
    <w:p w14:paraId="5E745F85" w14:textId="240A6E54" w:rsidR="00CE2B0B" w:rsidRPr="00F408E2" w:rsidRDefault="00CE2B0B" w:rsidP="004237A4">
      <w:pPr>
        <w:numPr>
          <w:ilvl w:val="1"/>
          <w:numId w:val="4"/>
        </w:numPr>
        <w:rPr>
          <w:rFonts w:cs="Times New Roman"/>
        </w:rPr>
      </w:pPr>
      <w:r w:rsidRPr="00F408E2">
        <w:rPr>
          <w:rFonts w:cs="Times New Roman"/>
        </w:rPr>
        <w:t>Sciatique poplité externe (</w:t>
      </w:r>
      <w:r w:rsidR="00244F6E" w:rsidRPr="00F408E2">
        <w:rPr>
          <w:rFonts w:cs="Times New Roman"/>
        </w:rPr>
        <w:t xml:space="preserve">partie post de la cuisse, poplité </w:t>
      </w:r>
      <w:r w:rsidR="003D1343" w:rsidRPr="00F408E2">
        <w:rPr>
          <w:rFonts w:cs="Times New Roman"/>
        </w:rPr>
        <w:t>externe,</w:t>
      </w:r>
      <w:r w:rsidR="00A63720" w:rsidRPr="00F408E2">
        <w:rPr>
          <w:rFonts w:cs="Times New Roman"/>
        </w:rPr>
        <w:t xml:space="preserve"> racine gros orteil)</w:t>
      </w:r>
    </w:p>
    <w:p w14:paraId="6FEC7255" w14:textId="57BEF2F6" w:rsidR="00A63720" w:rsidRPr="002757DA" w:rsidRDefault="005F445B" w:rsidP="004237A4">
      <w:pPr>
        <w:pStyle w:val="Titre1"/>
        <w:numPr>
          <w:ilvl w:val="0"/>
          <w:numId w:val="29"/>
        </w:numPr>
        <w:rPr>
          <w:rFonts w:cs="Times New Roman"/>
        </w:rPr>
      </w:pPr>
      <w:bookmarkStart w:id="355" w:name="_Toc196656600"/>
      <w:bookmarkStart w:id="356" w:name="_Toc196662407"/>
      <w:r w:rsidRPr="002757DA">
        <w:rPr>
          <w:rFonts w:cs="Times New Roman"/>
        </w:rPr>
        <w:t>Diagnostic</w:t>
      </w:r>
      <w:r w:rsidR="00A63720" w:rsidRPr="002757DA">
        <w:rPr>
          <w:rFonts w:cs="Times New Roman"/>
        </w:rPr>
        <w:t xml:space="preserve"> positif</w:t>
      </w:r>
      <w:bookmarkEnd w:id="355"/>
      <w:bookmarkEnd w:id="356"/>
    </w:p>
    <w:p w14:paraId="4B3425C7" w14:textId="02F96C52" w:rsidR="00A63720" w:rsidRPr="00F408E2" w:rsidRDefault="00A63720" w:rsidP="00A63720">
      <w:pPr>
        <w:rPr>
          <w:rFonts w:cs="Times New Roman"/>
        </w:rPr>
      </w:pPr>
      <w:r w:rsidRPr="00F408E2">
        <w:rPr>
          <w:rFonts w:cs="Times New Roman"/>
        </w:rPr>
        <w:t>Interrogatoire</w:t>
      </w:r>
    </w:p>
    <w:tbl>
      <w:tblPr>
        <w:tblStyle w:val="Grilledutableau"/>
        <w:tblW w:w="0" w:type="auto"/>
        <w:tblLook w:val="04A0" w:firstRow="1" w:lastRow="0" w:firstColumn="1" w:lastColumn="0" w:noHBand="0" w:noVBand="1"/>
      </w:tblPr>
      <w:tblGrid>
        <w:gridCol w:w="1231"/>
        <w:gridCol w:w="1240"/>
        <w:gridCol w:w="1527"/>
        <w:gridCol w:w="1265"/>
        <w:gridCol w:w="1416"/>
      </w:tblGrid>
      <w:tr w:rsidR="00854EC4" w:rsidRPr="00F408E2" w14:paraId="18B1364A" w14:textId="604E0A04" w:rsidTr="00FA3C56">
        <w:tc>
          <w:tcPr>
            <w:tcW w:w="1231" w:type="dxa"/>
          </w:tcPr>
          <w:p w14:paraId="380C54E2" w14:textId="77777777" w:rsidR="00854EC4" w:rsidRPr="00F408E2" w:rsidRDefault="00854EC4" w:rsidP="00A63720">
            <w:pPr>
              <w:numPr>
                <w:ilvl w:val="0"/>
                <w:numId w:val="0"/>
              </w:numPr>
              <w:rPr>
                <w:rFonts w:cs="Times New Roman"/>
              </w:rPr>
            </w:pPr>
          </w:p>
        </w:tc>
        <w:tc>
          <w:tcPr>
            <w:tcW w:w="1240" w:type="dxa"/>
          </w:tcPr>
          <w:p w14:paraId="4C214408" w14:textId="15C05104" w:rsidR="00854EC4" w:rsidRPr="00F408E2" w:rsidRDefault="00854EC4" w:rsidP="00A63720">
            <w:pPr>
              <w:numPr>
                <w:ilvl w:val="0"/>
                <w:numId w:val="0"/>
              </w:numPr>
              <w:rPr>
                <w:rFonts w:cs="Times New Roman"/>
              </w:rPr>
            </w:pPr>
            <w:r w:rsidRPr="00F408E2">
              <w:rPr>
                <w:rFonts w:cs="Times New Roman"/>
              </w:rPr>
              <w:t xml:space="preserve">Terrain </w:t>
            </w:r>
          </w:p>
        </w:tc>
        <w:tc>
          <w:tcPr>
            <w:tcW w:w="1527" w:type="dxa"/>
          </w:tcPr>
          <w:p w14:paraId="333BD042" w14:textId="1BA04BC9" w:rsidR="00854EC4" w:rsidRPr="00F408E2" w:rsidRDefault="00854EC4" w:rsidP="00A63720">
            <w:pPr>
              <w:numPr>
                <w:ilvl w:val="0"/>
                <w:numId w:val="0"/>
              </w:numPr>
              <w:rPr>
                <w:rFonts w:cs="Times New Roman"/>
              </w:rPr>
            </w:pPr>
            <w:r w:rsidRPr="00F408E2">
              <w:rPr>
                <w:rFonts w:cs="Times New Roman"/>
              </w:rPr>
              <w:t xml:space="preserve">Symptôme </w:t>
            </w:r>
            <w:r w:rsidR="009F7653" w:rsidRPr="00F408E2">
              <w:rPr>
                <w:rFonts w:cs="Times New Roman"/>
              </w:rPr>
              <w:t>principal</w:t>
            </w:r>
            <w:r w:rsidRPr="00F408E2">
              <w:rPr>
                <w:rFonts w:cs="Times New Roman"/>
              </w:rPr>
              <w:t xml:space="preserve"> </w:t>
            </w:r>
          </w:p>
        </w:tc>
        <w:tc>
          <w:tcPr>
            <w:tcW w:w="1265" w:type="dxa"/>
          </w:tcPr>
          <w:p w14:paraId="74694B2B" w14:textId="7B9E98F0" w:rsidR="00854EC4" w:rsidRPr="00F408E2" w:rsidRDefault="009F7653" w:rsidP="00A63720">
            <w:pPr>
              <w:numPr>
                <w:ilvl w:val="0"/>
                <w:numId w:val="0"/>
              </w:numPr>
              <w:rPr>
                <w:rFonts w:cs="Times New Roman"/>
              </w:rPr>
            </w:pPr>
            <w:r w:rsidRPr="00F408E2">
              <w:rPr>
                <w:rFonts w:cs="Times New Roman"/>
              </w:rPr>
              <w:t>Symptôme</w:t>
            </w:r>
            <w:r w:rsidR="00854EC4" w:rsidRPr="00F408E2">
              <w:rPr>
                <w:rFonts w:cs="Times New Roman"/>
              </w:rPr>
              <w:t xml:space="preserve"> </w:t>
            </w:r>
            <w:r w:rsidRPr="00F408E2">
              <w:rPr>
                <w:rFonts w:cs="Times New Roman"/>
              </w:rPr>
              <w:t>associés</w:t>
            </w:r>
            <w:r w:rsidR="00854EC4" w:rsidRPr="00F408E2">
              <w:rPr>
                <w:rFonts w:cs="Times New Roman"/>
              </w:rPr>
              <w:t xml:space="preserve"> </w:t>
            </w:r>
          </w:p>
        </w:tc>
        <w:tc>
          <w:tcPr>
            <w:tcW w:w="1416" w:type="dxa"/>
          </w:tcPr>
          <w:p w14:paraId="2CE31A50" w14:textId="2E9F5CC7" w:rsidR="00854EC4" w:rsidRPr="00F408E2" w:rsidRDefault="009F7653" w:rsidP="00A63720">
            <w:pPr>
              <w:numPr>
                <w:ilvl w:val="0"/>
                <w:numId w:val="0"/>
              </w:numPr>
              <w:rPr>
                <w:rFonts w:cs="Times New Roman"/>
              </w:rPr>
            </w:pPr>
            <w:r w:rsidRPr="00F408E2">
              <w:rPr>
                <w:rFonts w:cs="Times New Roman"/>
              </w:rPr>
              <w:t>Comportement</w:t>
            </w:r>
          </w:p>
        </w:tc>
      </w:tr>
      <w:tr w:rsidR="00854EC4" w:rsidRPr="00F408E2" w14:paraId="38BBC377" w14:textId="1F754741" w:rsidTr="00FA3C56">
        <w:tc>
          <w:tcPr>
            <w:tcW w:w="1231" w:type="dxa"/>
          </w:tcPr>
          <w:p w14:paraId="6FF3FE39" w14:textId="148C3243" w:rsidR="00854EC4" w:rsidRPr="00F408E2" w:rsidRDefault="005F445B" w:rsidP="00A63720">
            <w:pPr>
              <w:numPr>
                <w:ilvl w:val="0"/>
                <w:numId w:val="0"/>
              </w:numPr>
              <w:rPr>
                <w:rFonts w:cs="Times New Roman"/>
              </w:rPr>
            </w:pPr>
            <w:r w:rsidRPr="00F408E2">
              <w:rPr>
                <w:rFonts w:cs="Times New Roman"/>
              </w:rPr>
              <w:t>Sciatique</w:t>
            </w:r>
            <w:r w:rsidR="00854EC4" w:rsidRPr="00F408E2">
              <w:rPr>
                <w:rFonts w:cs="Times New Roman"/>
              </w:rPr>
              <w:t xml:space="preserve"> poplité externe (SPE)</w:t>
            </w:r>
          </w:p>
          <w:p w14:paraId="2E247D00" w14:textId="77777777" w:rsidR="009437CF" w:rsidRPr="00F408E2" w:rsidRDefault="009437CF" w:rsidP="00A63720">
            <w:pPr>
              <w:numPr>
                <w:ilvl w:val="0"/>
                <w:numId w:val="0"/>
              </w:numPr>
              <w:rPr>
                <w:rFonts w:cs="Times New Roman"/>
              </w:rPr>
            </w:pPr>
          </w:p>
          <w:p w14:paraId="441CCDDD" w14:textId="77777777" w:rsidR="009437CF" w:rsidRPr="00F408E2" w:rsidRDefault="009437CF" w:rsidP="00A63720">
            <w:pPr>
              <w:numPr>
                <w:ilvl w:val="0"/>
                <w:numId w:val="0"/>
              </w:numPr>
              <w:rPr>
                <w:rFonts w:cs="Times New Roman"/>
              </w:rPr>
            </w:pPr>
          </w:p>
          <w:p w14:paraId="00A711FD" w14:textId="77777777" w:rsidR="009437CF" w:rsidRPr="00F408E2" w:rsidRDefault="009437CF" w:rsidP="00A63720">
            <w:pPr>
              <w:numPr>
                <w:ilvl w:val="0"/>
                <w:numId w:val="0"/>
              </w:numPr>
              <w:rPr>
                <w:rFonts w:cs="Times New Roman"/>
              </w:rPr>
            </w:pPr>
          </w:p>
          <w:p w14:paraId="0855575A" w14:textId="77777777" w:rsidR="009437CF" w:rsidRPr="00F408E2" w:rsidRDefault="009437CF" w:rsidP="00A63720">
            <w:pPr>
              <w:numPr>
                <w:ilvl w:val="0"/>
                <w:numId w:val="0"/>
              </w:numPr>
              <w:rPr>
                <w:rFonts w:cs="Times New Roman"/>
              </w:rPr>
            </w:pPr>
          </w:p>
          <w:p w14:paraId="469A115A" w14:textId="77777777" w:rsidR="005F445B" w:rsidRPr="00F408E2" w:rsidRDefault="005F445B" w:rsidP="00A63720">
            <w:pPr>
              <w:numPr>
                <w:ilvl w:val="0"/>
                <w:numId w:val="0"/>
              </w:numPr>
              <w:rPr>
                <w:rFonts w:cs="Times New Roman"/>
              </w:rPr>
            </w:pPr>
          </w:p>
          <w:p w14:paraId="617C8534" w14:textId="6AEDF9EE" w:rsidR="009437CF" w:rsidRPr="00F408E2" w:rsidRDefault="009437CF" w:rsidP="00A63720">
            <w:pPr>
              <w:numPr>
                <w:ilvl w:val="0"/>
                <w:numId w:val="0"/>
              </w:numPr>
              <w:rPr>
                <w:rFonts w:cs="Times New Roman"/>
              </w:rPr>
            </w:pPr>
            <w:r w:rsidRPr="00F408E2">
              <w:rPr>
                <w:rFonts w:cs="Times New Roman"/>
              </w:rPr>
              <w:t>Sciatique poplité interne (SPI)</w:t>
            </w:r>
          </w:p>
        </w:tc>
        <w:tc>
          <w:tcPr>
            <w:tcW w:w="1240" w:type="dxa"/>
          </w:tcPr>
          <w:p w14:paraId="010F114F" w14:textId="03DED42D" w:rsidR="00854EC4" w:rsidRPr="00F408E2" w:rsidRDefault="00051879" w:rsidP="00A63720">
            <w:pPr>
              <w:numPr>
                <w:ilvl w:val="0"/>
                <w:numId w:val="0"/>
              </w:numPr>
              <w:rPr>
                <w:rFonts w:cs="Times New Roman"/>
              </w:rPr>
            </w:pPr>
            <w:r w:rsidRPr="00F408E2">
              <w:rPr>
                <w:rFonts w:cs="Times New Roman"/>
              </w:rPr>
              <w:t>Homme,</w:t>
            </w:r>
            <w:r w:rsidR="005F445B" w:rsidRPr="00F408E2">
              <w:rPr>
                <w:rFonts w:cs="Times New Roman"/>
              </w:rPr>
              <w:t xml:space="preserve"> </w:t>
            </w:r>
            <w:r w:rsidR="003D1343" w:rsidRPr="00F408E2">
              <w:rPr>
                <w:rFonts w:cs="Times New Roman"/>
              </w:rPr>
              <w:t>adulte,</w:t>
            </w:r>
            <w:r w:rsidRPr="00F408E2">
              <w:rPr>
                <w:rFonts w:cs="Times New Roman"/>
              </w:rPr>
              <w:t xml:space="preserve"> obèse, </w:t>
            </w:r>
            <w:r w:rsidR="003D1343" w:rsidRPr="00F408E2">
              <w:rPr>
                <w:rFonts w:cs="Times New Roman"/>
              </w:rPr>
              <w:t>tabagique,</w:t>
            </w:r>
            <w:r w:rsidRPr="00F408E2">
              <w:rPr>
                <w:rFonts w:cs="Times New Roman"/>
              </w:rPr>
              <w:t xml:space="preserve"> </w:t>
            </w:r>
            <w:r w:rsidR="009F7653" w:rsidRPr="00F408E2">
              <w:rPr>
                <w:rFonts w:cs="Times New Roman"/>
              </w:rPr>
              <w:t>travail</w:t>
            </w:r>
            <w:r w:rsidRPr="00F408E2">
              <w:rPr>
                <w:rFonts w:cs="Times New Roman"/>
              </w:rPr>
              <w:t xml:space="preserve"> </w:t>
            </w:r>
            <w:r w:rsidR="009F7653" w:rsidRPr="00F408E2">
              <w:rPr>
                <w:rFonts w:cs="Times New Roman"/>
              </w:rPr>
              <w:t>debout</w:t>
            </w:r>
            <w:r w:rsidRPr="00F408E2">
              <w:rPr>
                <w:rFonts w:cs="Times New Roman"/>
              </w:rPr>
              <w:t xml:space="preserve"> en pencher en avant </w:t>
            </w:r>
          </w:p>
        </w:tc>
        <w:tc>
          <w:tcPr>
            <w:tcW w:w="1527" w:type="dxa"/>
          </w:tcPr>
          <w:p w14:paraId="4B2AEA12" w14:textId="2E766117" w:rsidR="00854EC4" w:rsidRPr="00F408E2" w:rsidRDefault="00051879" w:rsidP="00A63720">
            <w:pPr>
              <w:numPr>
                <w:ilvl w:val="0"/>
                <w:numId w:val="0"/>
              </w:numPr>
              <w:rPr>
                <w:rFonts w:cs="Times New Roman"/>
              </w:rPr>
            </w:pPr>
            <w:r w:rsidRPr="00F408E2">
              <w:rPr>
                <w:rFonts w:cs="Times New Roman"/>
              </w:rPr>
              <w:t>Impotence fonctionnel d’u ou plusieur</w:t>
            </w:r>
            <w:r w:rsidR="009F7653" w:rsidRPr="00F408E2">
              <w:rPr>
                <w:rFonts w:cs="Times New Roman"/>
              </w:rPr>
              <w:t>s</w:t>
            </w:r>
            <w:r w:rsidRPr="00F408E2">
              <w:rPr>
                <w:rFonts w:cs="Times New Roman"/>
              </w:rPr>
              <w:t xml:space="preserve"> segmen</w:t>
            </w:r>
            <w:r w:rsidR="009F7653" w:rsidRPr="00F408E2">
              <w:rPr>
                <w:rFonts w:cs="Times New Roman"/>
              </w:rPr>
              <w:t>ts</w:t>
            </w:r>
            <w:r w:rsidRPr="00F408E2">
              <w:rPr>
                <w:rFonts w:cs="Times New Roman"/>
              </w:rPr>
              <w:t xml:space="preserve"> du MI</w:t>
            </w:r>
          </w:p>
          <w:p w14:paraId="30FAC613" w14:textId="77777777" w:rsidR="00051879" w:rsidRPr="00F408E2" w:rsidRDefault="00051879" w:rsidP="00A63720">
            <w:pPr>
              <w:numPr>
                <w:ilvl w:val="0"/>
                <w:numId w:val="0"/>
              </w:numPr>
              <w:rPr>
                <w:rFonts w:cs="Times New Roman"/>
              </w:rPr>
            </w:pPr>
          </w:p>
          <w:p w14:paraId="15D57C49" w14:textId="77777777" w:rsidR="00B3155D" w:rsidRPr="00F408E2" w:rsidRDefault="00B3155D" w:rsidP="00A63720">
            <w:pPr>
              <w:numPr>
                <w:ilvl w:val="0"/>
                <w:numId w:val="0"/>
              </w:numPr>
              <w:rPr>
                <w:rFonts w:cs="Times New Roman"/>
              </w:rPr>
            </w:pPr>
          </w:p>
          <w:p w14:paraId="1B45A482" w14:textId="77777777" w:rsidR="005F445B" w:rsidRPr="00F408E2" w:rsidRDefault="005F445B" w:rsidP="00A63720">
            <w:pPr>
              <w:numPr>
                <w:ilvl w:val="0"/>
                <w:numId w:val="0"/>
              </w:numPr>
              <w:rPr>
                <w:rFonts w:cs="Times New Roman"/>
              </w:rPr>
            </w:pPr>
          </w:p>
          <w:p w14:paraId="70C6B303" w14:textId="77777777" w:rsidR="005F445B" w:rsidRPr="00F408E2" w:rsidRDefault="005F445B" w:rsidP="00A63720">
            <w:pPr>
              <w:numPr>
                <w:ilvl w:val="0"/>
                <w:numId w:val="0"/>
              </w:numPr>
              <w:rPr>
                <w:rFonts w:cs="Times New Roman"/>
              </w:rPr>
            </w:pPr>
          </w:p>
          <w:p w14:paraId="04D1426D" w14:textId="77777777" w:rsidR="005F445B" w:rsidRPr="00F408E2" w:rsidRDefault="005F445B" w:rsidP="00A63720">
            <w:pPr>
              <w:numPr>
                <w:ilvl w:val="0"/>
                <w:numId w:val="0"/>
              </w:numPr>
              <w:rPr>
                <w:rFonts w:cs="Times New Roman"/>
              </w:rPr>
            </w:pPr>
          </w:p>
          <w:p w14:paraId="3A17A904" w14:textId="36E47A5C" w:rsidR="00B3155D" w:rsidRPr="00F408E2" w:rsidRDefault="009F7653" w:rsidP="00A63720">
            <w:pPr>
              <w:numPr>
                <w:ilvl w:val="0"/>
                <w:numId w:val="0"/>
              </w:numPr>
              <w:rPr>
                <w:rFonts w:cs="Times New Roman"/>
              </w:rPr>
            </w:pPr>
            <w:r w:rsidRPr="00F408E2">
              <w:rPr>
                <w:rFonts w:cs="Times New Roman"/>
              </w:rPr>
              <w:t>Amaigrissement</w:t>
            </w:r>
            <w:r w:rsidR="00B3155D" w:rsidRPr="00F408E2">
              <w:rPr>
                <w:rFonts w:cs="Times New Roman"/>
              </w:rPr>
              <w:t xml:space="preserve"> localisé</w:t>
            </w:r>
          </w:p>
        </w:tc>
        <w:tc>
          <w:tcPr>
            <w:tcW w:w="1265" w:type="dxa"/>
          </w:tcPr>
          <w:p w14:paraId="3378E25B" w14:textId="77777777" w:rsidR="00854EC4" w:rsidRPr="00F408E2" w:rsidRDefault="00B3155D" w:rsidP="00A63720">
            <w:pPr>
              <w:numPr>
                <w:ilvl w:val="0"/>
                <w:numId w:val="0"/>
              </w:numPr>
              <w:rPr>
                <w:rFonts w:cs="Times New Roman"/>
              </w:rPr>
            </w:pPr>
            <w:r w:rsidRPr="00F408E2">
              <w:rPr>
                <w:rFonts w:cs="Times New Roman"/>
              </w:rPr>
              <w:t>Douleur face latéral jambe, do du pied</w:t>
            </w:r>
          </w:p>
          <w:p w14:paraId="2927C529" w14:textId="77777777" w:rsidR="00B3155D" w:rsidRPr="00F408E2" w:rsidRDefault="00B3155D" w:rsidP="00A63720">
            <w:pPr>
              <w:numPr>
                <w:ilvl w:val="0"/>
                <w:numId w:val="0"/>
              </w:numPr>
              <w:rPr>
                <w:rFonts w:cs="Times New Roman"/>
              </w:rPr>
            </w:pPr>
          </w:p>
          <w:p w14:paraId="663AE156" w14:textId="77777777" w:rsidR="00B3155D" w:rsidRPr="00F408E2" w:rsidRDefault="00B3155D" w:rsidP="00A63720">
            <w:pPr>
              <w:numPr>
                <w:ilvl w:val="0"/>
                <w:numId w:val="0"/>
              </w:numPr>
              <w:rPr>
                <w:rFonts w:cs="Times New Roman"/>
              </w:rPr>
            </w:pPr>
          </w:p>
          <w:p w14:paraId="35DAE796" w14:textId="77777777" w:rsidR="005F445B" w:rsidRPr="00F408E2" w:rsidRDefault="005F445B" w:rsidP="00A63720">
            <w:pPr>
              <w:numPr>
                <w:ilvl w:val="0"/>
                <w:numId w:val="0"/>
              </w:numPr>
              <w:rPr>
                <w:rFonts w:cs="Times New Roman"/>
              </w:rPr>
            </w:pPr>
          </w:p>
          <w:p w14:paraId="746F8A6F" w14:textId="77777777" w:rsidR="005F445B" w:rsidRPr="00F408E2" w:rsidRDefault="005F445B" w:rsidP="00A63720">
            <w:pPr>
              <w:numPr>
                <w:ilvl w:val="0"/>
                <w:numId w:val="0"/>
              </w:numPr>
              <w:rPr>
                <w:rFonts w:cs="Times New Roman"/>
              </w:rPr>
            </w:pPr>
          </w:p>
          <w:p w14:paraId="15DC1B6A" w14:textId="77777777" w:rsidR="005F445B" w:rsidRPr="00F408E2" w:rsidRDefault="005F445B" w:rsidP="00A63720">
            <w:pPr>
              <w:numPr>
                <w:ilvl w:val="0"/>
                <w:numId w:val="0"/>
              </w:numPr>
              <w:rPr>
                <w:rFonts w:cs="Times New Roman"/>
              </w:rPr>
            </w:pPr>
          </w:p>
          <w:p w14:paraId="6D0D34D0" w14:textId="0B118D4B" w:rsidR="00B3155D" w:rsidRPr="00F408E2" w:rsidRDefault="00B3155D" w:rsidP="00A63720">
            <w:pPr>
              <w:numPr>
                <w:ilvl w:val="0"/>
                <w:numId w:val="0"/>
              </w:numPr>
              <w:rPr>
                <w:rFonts w:cs="Times New Roman"/>
              </w:rPr>
            </w:pPr>
            <w:r w:rsidRPr="00F408E2">
              <w:rPr>
                <w:rFonts w:cs="Times New Roman"/>
              </w:rPr>
              <w:t xml:space="preserve">Douleur de la </w:t>
            </w:r>
            <w:r w:rsidR="00A35E3E" w:rsidRPr="00F408E2">
              <w:rPr>
                <w:rFonts w:cs="Times New Roman"/>
              </w:rPr>
              <w:t>plante</w:t>
            </w:r>
            <w:r w:rsidRPr="00F408E2">
              <w:rPr>
                <w:rFonts w:cs="Times New Roman"/>
              </w:rPr>
              <w:t xml:space="preserve"> pieds </w:t>
            </w:r>
            <w:r w:rsidR="00013C12" w:rsidRPr="00F408E2">
              <w:rPr>
                <w:rFonts w:cs="Times New Roman"/>
              </w:rPr>
              <w:t>à</w:t>
            </w:r>
            <w:r w:rsidRPr="00F408E2">
              <w:rPr>
                <w:rFonts w:cs="Times New Roman"/>
              </w:rPr>
              <w:t xml:space="preserve"> la marche ou à l’i</w:t>
            </w:r>
            <w:r w:rsidR="00013C12" w:rsidRPr="00F408E2">
              <w:rPr>
                <w:rFonts w:cs="Times New Roman"/>
              </w:rPr>
              <w:t>n</w:t>
            </w:r>
            <w:r w:rsidRPr="00F408E2">
              <w:rPr>
                <w:rFonts w:cs="Times New Roman"/>
              </w:rPr>
              <w:t>versi</w:t>
            </w:r>
            <w:r w:rsidR="00013C12" w:rsidRPr="00F408E2">
              <w:rPr>
                <w:rFonts w:cs="Times New Roman"/>
              </w:rPr>
              <w:t>o</w:t>
            </w:r>
            <w:r w:rsidRPr="00F408E2">
              <w:rPr>
                <w:rFonts w:cs="Times New Roman"/>
              </w:rPr>
              <w:t xml:space="preserve">n </w:t>
            </w:r>
            <w:r w:rsidRPr="00F408E2">
              <w:rPr>
                <w:rFonts w:cs="Times New Roman"/>
              </w:rPr>
              <w:lastRenderedPageBreak/>
              <w:t xml:space="preserve">du pied (sd du </w:t>
            </w:r>
            <w:r w:rsidR="00013C12" w:rsidRPr="00F408E2">
              <w:rPr>
                <w:rFonts w:cs="Times New Roman"/>
              </w:rPr>
              <w:t>canal</w:t>
            </w:r>
            <w:r w:rsidRPr="00F408E2">
              <w:rPr>
                <w:rFonts w:cs="Times New Roman"/>
              </w:rPr>
              <w:t xml:space="preserve"> tarsien)</w:t>
            </w:r>
          </w:p>
        </w:tc>
        <w:tc>
          <w:tcPr>
            <w:tcW w:w="1416" w:type="dxa"/>
          </w:tcPr>
          <w:p w14:paraId="713B5A6F" w14:textId="167E6352" w:rsidR="00854EC4" w:rsidRPr="00F408E2" w:rsidRDefault="00B3155D" w:rsidP="003D1343">
            <w:pPr>
              <w:numPr>
                <w:ilvl w:val="0"/>
                <w:numId w:val="0"/>
              </w:numPr>
              <w:rPr>
                <w:rFonts w:cs="Times New Roman"/>
              </w:rPr>
            </w:pPr>
            <w:r w:rsidRPr="00F408E2">
              <w:rPr>
                <w:rFonts w:cs="Times New Roman"/>
              </w:rPr>
              <w:lastRenderedPageBreak/>
              <w:t>Calme/agité, évite de marcher, ne peut</w:t>
            </w:r>
            <w:r w:rsidR="009437CF" w:rsidRPr="00F408E2">
              <w:rPr>
                <w:rFonts w:cs="Times New Roman"/>
              </w:rPr>
              <w:t xml:space="preserve"> pa</w:t>
            </w:r>
            <w:r w:rsidR="009F7653" w:rsidRPr="00F408E2">
              <w:rPr>
                <w:rFonts w:cs="Times New Roman"/>
              </w:rPr>
              <w:t>s</w:t>
            </w:r>
            <w:r w:rsidR="009437CF" w:rsidRPr="00F408E2">
              <w:rPr>
                <w:rFonts w:cs="Times New Roman"/>
              </w:rPr>
              <w:t xml:space="preserve"> rester </w:t>
            </w:r>
            <w:r w:rsidR="00A35E3E" w:rsidRPr="00F408E2">
              <w:rPr>
                <w:rFonts w:cs="Times New Roman"/>
              </w:rPr>
              <w:t>longtemps</w:t>
            </w:r>
            <w:r w:rsidR="009437CF" w:rsidRPr="00F408E2">
              <w:rPr>
                <w:rFonts w:cs="Times New Roman"/>
              </w:rPr>
              <w:t xml:space="preserve"> en une position </w:t>
            </w:r>
          </w:p>
        </w:tc>
      </w:tr>
    </w:tbl>
    <w:p w14:paraId="34CF73F6" w14:textId="77777777" w:rsidR="00A63720" w:rsidRPr="00F408E2" w:rsidRDefault="00A63720" w:rsidP="00A63720">
      <w:pPr>
        <w:numPr>
          <w:ilvl w:val="0"/>
          <w:numId w:val="0"/>
        </w:numPr>
        <w:rPr>
          <w:rFonts w:cs="Times New Roman"/>
        </w:rPr>
      </w:pPr>
    </w:p>
    <w:p w14:paraId="2B072555" w14:textId="4A78381C" w:rsidR="00A35E3E" w:rsidRPr="00F408E2" w:rsidRDefault="00A35E3E" w:rsidP="00A63720">
      <w:pPr>
        <w:numPr>
          <w:ilvl w:val="0"/>
          <w:numId w:val="0"/>
        </w:numPr>
        <w:rPr>
          <w:rFonts w:cs="Times New Roman"/>
        </w:rPr>
      </w:pPr>
      <w:r w:rsidRPr="00F408E2">
        <w:rPr>
          <w:rFonts w:cs="Times New Roman"/>
        </w:rPr>
        <w:t xml:space="preserve">Examen clinique </w:t>
      </w:r>
    </w:p>
    <w:p w14:paraId="7AC54D1E" w14:textId="77777777" w:rsidR="00A35E3E" w:rsidRPr="00F408E2" w:rsidRDefault="00A35E3E" w:rsidP="00A63720">
      <w:pPr>
        <w:numPr>
          <w:ilvl w:val="0"/>
          <w:numId w:val="0"/>
        </w:numPr>
        <w:rPr>
          <w:rFonts w:cs="Times New Roman"/>
        </w:rPr>
      </w:pPr>
    </w:p>
    <w:tbl>
      <w:tblPr>
        <w:tblStyle w:val="Grilledutableau"/>
        <w:tblW w:w="0" w:type="auto"/>
        <w:tblLook w:val="04A0" w:firstRow="1" w:lastRow="0" w:firstColumn="1" w:lastColumn="0" w:noHBand="0" w:noVBand="1"/>
      </w:tblPr>
      <w:tblGrid>
        <w:gridCol w:w="2226"/>
        <w:gridCol w:w="2226"/>
        <w:gridCol w:w="2227"/>
      </w:tblGrid>
      <w:tr w:rsidR="00E87A60" w:rsidRPr="00F408E2" w14:paraId="0581B0DF" w14:textId="77777777" w:rsidTr="00E87A60">
        <w:tc>
          <w:tcPr>
            <w:tcW w:w="2226" w:type="dxa"/>
          </w:tcPr>
          <w:p w14:paraId="3426C784" w14:textId="77777777" w:rsidR="00E87A60" w:rsidRPr="00F408E2" w:rsidRDefault="00E87A60" w:rsidP="00A63720">
            <w:pPr>
              <w:numPr>
                <w:ilvl w:val="0"/>
                <w:numId w:val="0"/>
              </w:numPr>
              <w:rPr>
                <w:rFonts w:cs="Times New Roman"/>
              </w:rPr>
            </w:pPr>
          </w:p>
        </w:tc>
        <w:tc>
          <w:tcPr>
            <w:tcW w:w="2226" w:type="dxa"/>
          </w:tcPr>
          <w:p w14:paraId="4EC0EA52" w14:textId="2E6A157D" w:rsidR="00E87A60" w:rsidRPr="00F408E2" w:rsidRDefault="00E87A60" w:rsidP="00A63720">
            <w:pPr>
              <w:numPr>
                <w:ilvl w:val="0"/>
                <w:numId w:val="0"/>
              </w:numPr>
              <w:rPr>
                <w:rFonts w:cs="Times New Roman"/>
              </w:rPr>
            </w:pPr>
            <w:r w:rsidRPr="00F408E2">
              <w:rPr>
                <w:rFonts w:cs="Times New Roman"/>
              </w:rPr>
              <w:t xml:space="preserve">Signes </w:t>
            </w:r>
            <w:r w:rsidR="00013C12" w:rsidRPr="00F408E2">
              <w:rPr>
                <w:rFonts w:cs="Times New Roman"/>
              </w:rPr>
              <w:t>moteurs</w:t>
            </w:r>
            <w:r w:rsidRPr="00F408E2">
              <w:rPr>
                <w:rFonts w:cs="Times New Roman"/>
              </w:rPr>
              <w:t xml:space="preserve"> </w:t>
            </w:r>
          </w:p>
        </w:tc>
        <w:tc>
          <w:tcPr>
            <w:tcW w:w="2227" w:type="dxa"/>
          </w:tcPr>
          <w:p w14:paraId="4DB77119" w14:textId="77777777" w:rsidR="00E87A60" w:rsidRPr="00F408E2" w:rsidRDefault="00E87A60" w:rsidP="00A63720">
            <w:pPr>
              <w:numPr>
                <w:ilvl w:val="0"/>
                <w:numId w:val="0"/>
              </w:numPr>
              <w:rPr>
                <w:rFonts w:cs="Times New Roman"/>
              </w:rPr>
            </w:pPr>
            <w:r w:rsidRPr="00F408E2">
              <w:rPr>
                <w:rFonts w:cs="Times New Roman"/>
              </w:rPr>
              <w:t>Singe sensitifs</w:t>
            </w:r>
          </w:p>
          <w:p w14:paraId="59EA1DAF" w14:textId="5F8824B6" w:rsidR="00E87A60" w:rsidRPr="00F408E2" w:rsidRDefault="00E87A60" w:rsidP="00A63720">
            <w:pPr>
              <w:numPr>
                <w:ilvl w:val="0"/>
                <w:numId w:val="0"/>
              </w:numPr>
              <w:rPr>
                <w:rFonts w:cs="Times New Roman"/>
              </w:rPr>
            </w:pPr>
          </w:p>
        </w:tc>
      </w:tr>
      <w:tr w:rsidR="00E87A60" w:rsidRPr="00F408E2" w14:paraId="08D952FA" w14:textId="77777777" w:rsidTr="00E87A60">
        <w:tc>
          <w:tcPr>
            <w:tcW w:w="2226" w:type="dxa"/>
          </w:tcPr>
          <w:p w14:paraId="5B6B1CDF" w14:textId="6DBBD71A" w:rsidR="00E87A60" w:rsidRPr="00F408E2" w:rsidRDefault="00E87A60" w:rsidP="00A63720">
            <w:pPr>
              <w:numPr>
                <w:ilvl w:val="0"/>
                <w:numId w:val="0"/>
              </w:numPr>
              <w:rPr>
                <w:rFonts w:cs="Times New Roman"/>
              </w:rPr>
            </w:pPr>
            <w:r w:rsidRPr="00F408E2">
              <w:rPr>
                <w:rFonts w:cs="Times New Roman"/>
              </w:rPr>
              <w:t xml:space="preserve">Sciatique poplité </w:t>
            </w:r>
            <w:r w:rsidR="00013C12" w:rsidRPr="00F408E2">
              <w:rPr>
                <w:rFonts w:cs="Times New Roman"/>
              </w:rPr>
              <w:t>externe</w:t>
            </w:r>
            <w:r w:rsidRPr="00F408E2">
              <w:rPr>
                <w:rFonts w:cs="Times New Roman"/>
              </w:rPr>
              <w:t xml:space="preserve"> </w:t>
            </w:r>
          </w:p>
        </w:tc>
        <w:tc>
          <w:tcPr>
            <w:tcW w:w="2226" w:type="dxa"/>
          </w:tcPr>
          <w:p w14:paraId="00D77446" w14:textId="16033E3F" w:rsidR="00E87A60" w:rsidRPr="00F408E2" w:rsidRDefault="00E87A60" w:rsidP="00A63720">
            <w:pPr>
              <w:numPr>
                <w:ilvl w:val="0"/>
                <w:numId w:val="0"/>
              </w:numPr>
              <w:rPr>
                <w:rFonts w:cs="Times New Roman"/>
              </w:rPr>
            </w:pPr>
            <w:r w:rsidRPr="00F408E2">
              <w:rPr>
                <w:rFonts w:cs="Times New Roman"/>
              </w:rPr>
              <w:t xml:space="preserve">Paralyse flexion </w:t>
            </w:r>
            <w:r w:rsidR="00013C12" w:rsidRPr="00F408E2">
              <w:rPr>
                <w:rFonts w:cs="Times New Roman"/>
              </w:rPr>
              <w:t>dorsal</w:t>
            </w:r>
            <w:r w:rsidRPr="00F408E2">
              <w:rPr>
                <w:rFonts w:cs="Times New Roman"/>
              </w:rPr>
              <w:t xml:space="preserve"> et éversion du pied </w:t>
            </w:r>
          </w:p>
          <w:p w14:paraId="373F8A41" w14:textId="3E8B9F9B" w:rsidR="00E87A60" w:rsidRPr="00F408E2" w:rsidRDefault="00E87A60" w:rsidP="00A63720">
            <w:pPr>
              <w:numPr>
                <w:ilvl w:val="0"/>
                <w:numId w:val="0"/>
              </w:numPr>
              <w:rPr>
                <w:rFonts w:cs="Times New Roman"/>
              </w:rPr>
            </w:pPr>
            <w:r w:rsidRPr="00F408E2">
              <w:rPr>
                <w:rFonts w:cs="Times New Roman"/>
              </w:rPr>
              <w:t>Atrophie du dos du pied</w:t>
            </w:r>
          </w:p>
        </w:tc>
        <w:tc>
          <w:tcPr>
            <w:tcW w:w="2227" w:type="dxa"/>
          </w:tcPr>
          <w:p w14:paraId="1BA7A107" w14:textId="51AB7D0F" w:rsidR="00E87A60" w:rsidRPr="00F408E2" w:rsidRDefault="00E87A60" w:rsidP="00A63720">
            <w:pPr>
              <w:numPr>
                <w:ilvl w:val="0"/>
                <w:numId w:val="0"/>
              </w:numPr>
              <w:rPr>
                <w:rFonts w:cs="Times New Roman"/>
              </w:rPr>
            </w:pPr>
            <w:r w:rsidRPr="00F408E2">
              <w:rPr>
                <w:rFonts w:cs="Times New Roman"/>
              </w:rPr>
              <w:t xml:space="preserve">Déficit sensitif du </w:t>
            </w:r>
            <w:r w:rsidR="00B167E8" w:rsidRPr="00F408E2">
              <w:rPr>
                <w:rFonts w:cs="Times New Roman"/>
              </w:rPr>
              <w:t>territoire</w:t>
            </w:r>
            <w:r w:rsidRPr="00F408E2">
              <w:rPr>
                <w:rFonts w:cs="Times New Roman"/>
              </w:rPr>
              <w:t xml:space="preserve"> du SPE</w:t>
            </w:r>
          </w:p>
        </w:tc>
      </w:tr>
      <w:tr w:rsidR="00E87A60" w:rsidRPr="00F408E2" w14:paraId="7272A1E5" w14:textId="77777777" w:rsidTr="00E87A60">
        <w:tc>
          <w:tcPr>
            <w:tcW w:w="2226" w:type="dxa"/>
          </w:tcPr>
          <w:p w14:paraId="1450F499" w14:textId="60A35A14" w:rsidR="00E87A60" w:rsidRPr="00F408E2" w:rsidRDefault="00E87A60" w:rsidP="00A63720">
            <w:pPr>
              <w:numPr>
                <w:ilvl w:val="0"/>
                <w:numId w:val="0"/>
              </w:numPr>
              <w:rPr>
                <w:rFonts w:cs="Times New Roman"/>
              </w:rPr>
            </w:pPr>
            <w:r w:rsidRPr="00F408E2">
              <w:rPr>
                <w:rFonts w:cs="Times New Roman"/>
              </w:rPr>
              <w:t xml:space="preserve">Sciatique poplité interne </w:t>
            </w:r>
          </w:p>
        </w:tc>
        <w:tc>
          <w:tcPr>
            <w:tcW w:w="2226" w:type="dxa"/>
          </w:tcPr>
          <w:p w14:paraId="4610E732" w14:textId="184713AA" w:rsidR="00E87A60" w:rsidRPr="00F408E2" w:rsidRDefault="00013C12" w:rsidP="00A63720">
            <w:pPr>
              <w:numPr>
                <w:ilvl w:val="0"/>
                <w:numId w:val="0"/>
              </w:numPr>
              <w:rPr>
                <w:rFonts w:cs="Times New Roman"/>
              </w:rPr>
            </w:pPr>
            <w:r w:rsidRPr="00F408E2">
              <w:rPr>
                <w:rFonts w:cs="Times New Roman"/>
              </w:rPr>
              <w:t>Paralysie</w:t>
            </w:r>
            <w:r w:rsidR="00E87A60" w:rsidRPr="00F408E2">
              <w:rPr>
                <w:rFonts w:cs="Times New Roman"/>
              </w:rPr>
              <w:t xml:space="preserve"> flexion </w:t>
            </w:r>
            <w:r w:rsidRPr="00F408E2">
              <w:rPr>
                <w:rFonts w:cs="Times New Roman"/>
              </w:rPr>
              <w:t>plantaire</w:t>
            </w:r>
            <w:r w:rsidR="00E87A60" w:rsidRPr="00F408E2">
              <w:rPr>
                <w:rFonts w:cs="Times New Roman"/>
              </w:rPr>
              <w:t xml:space="preserve"> </w:t>
            </w:r>
          </w:p>
          <w:p w14:paraId="7EEBDE14" w14:textId="4F57056E" w:rsidR="00E87A60" w:rsidRPr="00F408E2" w:rsidRDefault="00E87A60" w:rsidP="00A63720">
            <w:pPr>
              <w:numPr>
                <w:ilvl w:val="0"/>
                <w:numId w:val="0"/>
              </w:numPr>
              <w:rPr>
                <w:rFonts w:cs="Times New Roman"/>
              </w:rPr>
            </w:pPr>
            <w:r w:rsidRPr="00F408E2">
              <w:rPr>
                <w:rFonts w:cs="Times New Roman"/>
              </w:rPr>
              <w:t xml:space="preserve">Atrophie de </w:t>
            </w:r>
            <w:r w:rsidR="003D1343" w:rsidRPr="00F408E2">
              <w:rPr>
                <w:rFonts w:cs="Times New Roman"/>
              </w:rPr>
              <w:t>la</w:t>
            </w:r>
            <w:r w:rsidRPr="00F408E2">
              <w:rPr>
                <w:rFonts w:cs="Times New Roman"/>
              </w:rPr>
              <w:t xml:space="preserve"> </w:t>
            </w:r>
            <w:r w:rsidR="0040057E" w:rsidRPr="00F408E2">
              <w:rPr>
                <w:rFonts w:cs="Times New Roman"/>
              </w:rPr>
              <w:t>v</w:t>
            </w:r>
            <w:r w:rsidRPr="00F408E2">
              <w:rPr>
                <w:rFonts w:cs="Times New Roman"/>
              </w:rPr>
              <w:t xml:space="preserve">oûte </w:t>
            </w:r>
            <w:r w:rsidR="003D1343" w:rsidRPr="00F408E2">
              <w:rPr>
                <w:rFonts w:cs="Times New Roman"/>
              </w:rPr>
              <w:t>plantaire,</w:t>
            </w:r>
            <w:r w:rsidRPr="00F408E2">
              <w:rPr>
                <w:rFonts w:cs="Times New Roman"/>
              </w:rPr>
              <w:t xml:space="preserve"> </w:t>
            </w:r>
            <w:r w:rsidR="003D1343" w:rsidRPr="00F408E2">
              <w:rPr>
                <w:rFonts w:cs="Times New Roman"/>
              </w:rPr>
              <w:t>de la loge postérieure</w:t>
            </w:r>
            <w:r w:rsidRPr="00F408E2">
              <w:rPr>
                <w:rFonts w:cs="Times New Roman"/>
              </w:rPr>
              <w:t xml:space="preserve"> jamb</w:t>
            </w:r>
            <w:r w:rsidR="00046A5F" w:rsidRPr="00F408E2">
              <w:rPr>
                <w:rFonts w:cs="Times New Roman"/>
              </w:rPr>
              <w:t>e</w:t>
            </w:r>
          </w:p>
          <w:p w14:paraId="0608D03F" w14:textId="0998E312" w:rsidR="00046A5F" w:rsidRPr="00F408E2" w:rsidRDefault="00046A5F" w:rsidP="00A63720">
            <w:pPr>
              <w:numPr>
                <w:ilvl w:val="0"/>
                <w:numId w:val="0"/>
              </w:numPr>
              <w:rPr>
                <w:rFonts w:cs="Times New Roman"/>
              </w:rPr>
            </w:pPr>
            <w:r w:rsidRPr="00F408E2">
              <w:rPr>
                <w:rFonts w:cs="Times New Roman"/>
              </w:rPr>
              <w:t xml:space="preserve">ROT </w:t>
            </w:r>
            <w:r w:rsidR="0040057E" w:rsidRPr="00F408E2">
              <w:rPr>
                <w:rFonts w:cs="Times New Roman"/>
              </w:rPr>
              <w:t>achilléen</w:t>
            </w:r>
            <w:r w:rsidRPr="00F408E2">
              <w:rPr>
                <w:rFonts w:cs="Times New Roman"/>
              </w:rPr>
              <w:t xml:space="preserve"> abolie </w:t>
            </w:r>
          </w:p>
          <w:p w14:paraId="00C458C5" w14:textId="51B4375C" w:rsidR="00046A5F" w:rsidRPr="00F408E2" w:rsidRDefault="00046A5F" w:rsidP="00A63720">
            <w:pPr>
              <w:numPr>
                <w:ilvl w:val="0"/>
                <w:numId w:val="0"/>
              </w:numPr>
              <w:rPr>
                <w:rFonts w:cs="Times New Roman"/>
              </w:rPr>
            </w:pPr>
            <w:r w:rsidRPr="00F408E2">
              <w:rPr>
                <w:rFonts w:cs="Times New Roman"/>
              </w:rPr>
              <w:t xml:space="preserve">Sd du canal </w:t>
            </w:r>
            <w:r w:rsidR="00B167E8" w:rsidRPr="00F408E2">
              <w:rPr>
                <w:rFonts w:cs="Times New Roman"/>
              </w:rPr>
              <w:t>tarsien</w:t>
            </w:r>
            <w:r w:rsidRPr="00F408E2">
              <w:rPr>
                <w:rFonts w:cs="Times New Roman"/>
              </w:rPr>
              <w:t xml:space="preserve"> </w:t>
            </w:r>
          </w:p>
        </w:tc>
        <w:tc>
          <w:tcPr>
            <w:tcW w:w="2227" w:type="dxa"/>
          </w:tcPr>
          <w:p w14:paraId="5BE3F3EE" w14:textId="4B32A317" w:rsidR="00E87A60" w:rsidRPr="00F408E2" w:rsidRDefault="00046A5F" w:rsidP="00A63720">
            <w:pPr>
              <w:numPr>
                <w:ilvl w:val="0"/>
                <w:numId w:val="0"/>
              </w:numPr>
              <w:rPr>
                <w:rFonts w:cs="Times New Roman"/>
              </w:rPr>
            </w:pPr>
            <w:r w:rsidRPr="00F408E2">
              <w:rPr>
                <w:rFonts w:cs="Times New Roman"/>
              </w:rPr>
              <w:t>Déficit sen</w:t>
            </w:r>
            <w:r w:rsidR="00DA32CD" w:rsidRPr="00F408E2">
              <w:rPr>
                <w:rFonts w:cs="Times New Roman"/>
              </w:rPr>
              <w:t xml:space="preserve">sitif du </w:t>
            </w:r>
            <w:r w:rsidR="00D56087" w:rsidRPr="00F408E2">
              <w:rPr>
                <w:rFonts w:cs="Times New Roman"/>
              </w:rPr>
              <w:t>territoire</w:t>
            </w:r>
            <w:r w:rsidR="00DA32CD" w:rsidRPr="00F408E2">
              <w:rPr>
                <w:rFonts w:cs="Times New Roman"/>
              </w:rPr>
              <w:t xml:space="preserve"> des nerfs </w:t>
            </w:r>
            <w:r w:rsidR="00B167E8" w:rsidRPr="00F408E2">
              <w:rPr>
                <w:rFonts w:cs="Times New Roman"/>
              </w:rPr>
              <w:t>plantaires</w:t>
            </w:r>
            <w:r w:rsidR="00DA32CD" w:rsidRPr="00F408E2">
              <w:rPr>
                <w:rFonts w:cs="Times New Roman"/>
              </w:rPr>
              <w:t xml:space="preserve"> </w:t>
            </w:r>
          </w:p>
          <w:p w14:paraId="078E201D" w14:textId="4F7733E6" w:rsidR="00DA32CD" w:rsidRPr="00F408E2" w:rsidRDefault="00DA32CD" w:rsidP="00A63720">
            <w:pPr>
              <w:numPr>
                <w:ilvl w:val="0"/>
                <w:numId w:val="0"/>
              </w:numPr>
              <w:rPr>
                <w:rFonts w:cs="Times New Roman"/>
              </w:rPr>
            </w:pPr>
            <w:r w:rsidRPr="00F408E2">
              <w:rPr>
                <w:rFonts w:cs="Times New Roman"/>
              </w:rPr>
              <w:t>Singe de T</w:t>
            </w:r>
            <w:r w:rsidR="00B167E8" w:rsidRPr="00F408E2">
              <w:rPr>
                <w:rFonts w:cs="Times New Roman"/>
              </w:rPr>
              <w:t xml:space="preserve">inel lors percussion </w:t>
            </w:r>
            <w:r w:rsidRPr="00F408E2">
              <w:rPr>
                <w:rFonts w:cs="Times New Roman"/>
              </w:rPr>
              <w:t>du canal tarsien</w:t>
            </w:r>
          </w:p>
        </w:tc>
      </w:tr>
    </w:tbl>
    <w:p w14:paraId="0B433D1C" w14:textId="77777777" w:rsidR="00E87A60" w:rsidRPr="00F408E2" w:rsidRDefault="00E87A60" w:rsidP="00A63720">
      <w:pPr>
        <w:numPr>
          <w:ilvl w:val="0"/>
          <w:numId w:val="0"/>
        </w:numPr>
        <w:rPr>
          <w:rFonts w:cs="Times New Roman"/>
        </w:rPr>
      </w:pPr>
    </w:p>
    <w:p w14:paraId="0F4B2FF7" w14:textId="72DE413F" w:rsidR="0040057E" w:rsidRPr="00F408E2" w:rsidRDefault="0040057E" w:rsidP="00A63720">
      <w:pPr>
        <w:numPr>
          <w:ilvl w:val="0"/>
          <w:numId w:val="0"/>
        </w:numPr>
        <w:rPr>
          <w:rFonts w:cs="Times New Roman"/>
        </w:rPr>
      </w:pPr>
      <w:r w:rsidRPr="00F408E2">
        <w:rPr>
          <w:rFonts w:cs="Times New Roman"/>
        </w:rPr>
        <w:t xml:space="preserve">Examen </w:t>
      </w:r>
      <w:r w:rsidR="00013C12" w:rsidRPr="00F408E2">
        <w:rPr>
          <w:rFonts w:cs="Times New Roman"/>
        </w:rPr>
        <w:t>paraclinique</w:t>
      </w:r>
      <w:r w:rsidRPr="00F408E2">
        <w:rPr>
          <w:rFonts w:cs="Times New Roman"/>
        </w:rPr>
        <w:t xml:space="preserve"> ENMG +++ (électromyélogramme)</w:t>
      </w:r>
    </w:p>
    <w:p w14:paraId="3F6CBC6C" w14:textId="77777777" w:rsidR="0040057E" w:rsidRPr="00F408E2" w:rsidRDefault="0040057E" w:rsidP="00A63720">
      <w:pPr>
        <w:numPr>
          <w:ilvl w:val="0"/>
          <w:numId w:val="0"/>
        </w:numPr>
        <w:rPr>
          <w:rFonts w:cs="Times New Roman"/>
        </w:rPr>
      </w:pPr>
    </w:p>
    <w:p w14:paraId="687D2303" w14:textId="7AF69ED7" w:rsidR="00D56087" w:rsidRPr="00F408E2" w:rsidRDefault="00D56087" w:rsidP="00D56087">
      <w:pPr>
        <w:pStyle w:val="Titre1"/>
        <w:rPr>
          <w:rFonts w:cs="Times New Roman"/>
        </w:rPr>
      </w:pPr>
      <w:bookmarkStart w:id="357" w:name="_Toc196656601"/>
      <w:bookmarkStart w:id="358" w:name="_Toc196662408"/>
      <w:r w:rsidRPr="00F408E2">
        <w:rPr>
          <w:rFonts w:cs="Times New Roman"/>
        </w:rPr>
        <w:t>Diagnostic étiologique</w:t>
      </w:r>
      <w:bookmarkEnd w:id="357"/>
      <w:bookmarkEnd w:id="358"/>
      <w:r w:rsidRPr="00F408E2">
        <w:rPr>
          <w:rFonts w:cs="Times New Roman"/>
        </w:rPr>
        <w:t xml:space="preserve"> </w:t>
      </w:r>
    </w:p>
    <w:p w14:paraId="2EB9C9EB" w14:textId="4E7F1B7C" w:rsidR="00D56087" w:rsidRPr="00F408E2" w:rsidRDefault="002C3871" w:rsidP="00D56087">
      <w:pPr>
        <w:rPr>
          <w:rFonts w:cs="Times New Roman"/>
        </w:rPr>
      </w:pPr>
      <w:r w:rsidRPr="00F408E2">
        <w:rPr>
          <w:rFonts w:cs="Times New Roman"/>
        </w:rPr>
        <w:t>Examen</w:t>
      </w:r>
      <w:r w:rsidR="00D56087" w:rsidRPr="00F408E2">
        <w:rPr>
          <w:rFonts w:cs="Times New Roman"/>
        </w:rPr>
        <w:t xml:space="preserve"> </w:t>
      </w:r>
      <w:r w:rsidR="00EE1562" w:rsidRPr="00F408E2">
        <w:rPr>
          <w:rFonts w:cs="Times New Roman"/>
        </w:rPr>
        <w:t>complémentaire</w:t>
      </w:r>
      <w:r w:rsidR="00EC3244">
        <w:rPr>
          <w:rFonts w:cs="Times New Roman"/>
        </w:rPr>
        <w:t> </w:t>
      </w:r>
      <w:r w:rsidR="00D56087" w:rsidRPr="00F408E2">
        <w:rPr>
          <w:rFonts w:cs="Times New Roman"/>
        </w:rPr>
        <w:t xml:space="preserve">: </w:t>
      </w:r>
      <w:r w:rsidR="00EE1562" w:rsidRPr="00F408E2">
        <w:rPr>
          <w:rFonts w:cs="Times New Roman"/>
        </w:rPr>
        <w:t>orienter</w:t>
      </w:r>
      <w:r w:rsidR="00D56087" w:rsidRPr="00F408E2">
        <w:rPr>
          <w:rFonts w:cs="Times New Roman"/>
        </w:rPr>
        <w:t xml:space="preserve"> </w:t>
      </w:r>
      <w:r w:rsidR="00EE1562" w:rsidRPr="00F408E2">
        <w:rPr>
          <w:rFonts w:cs="Times New Roman"/>
        </w:rPr>
        <w:t>par</w:t>
      </w:r>
      <w:r w:rsidR="00D56087" w:rsidRPr="00F408E2">
        <w:rPr>
          <w:rFonts w:cs="Times New Roman"/>
        </w:rPr>
        <w:t xml:space="preserve"> </w:t>
      </w:r>
      <w:r w:rsidR="00EE1562" w:rsidRPr="00F408E2">
        <w:rPr>
          <w:rFonts w:cs="Times New Roman"/>
        </w:rPr>
        <w:t>topographie</w:t>
      </w:r>
      <w:r w:rsidR="00D56087" w:rsidRPr="00F408E2">
        <w:rPr>
          <w:rFonts w:cs="Times New Roman"/>
        </w:rPr>
        <w:t xml:space="preserve"> et mode d’instal</w:t>
      </w:r>
      <w:r w:rsidR="00EE1562" w:rsidRPr="00F408E2">
        <w:rPr>
          <w:rFonts w:cs="Times New Roman"/>
        </w:rPr>
        <w:t>la</w:t>
      </w:r>
      <w:r w:rsidR="00D56087" w:rsidRPr="00F408E2">
        <w:rPr>
          <w:rFonts w:cs="Times New Roman"/>
        </w:rPr>
        <w:t>tio</w:t>
      </w:r>
      <w:r w:rsidR="00EE1562" w:rsidRPr="00F408E2">
        <w:rPr>
          <w:rFonts w:cs="Times New Roman"/>
        </w:rPr>
        <w:t>n</w:t>
      </w:r>
    </w:p>
    <w:p w14:paraId="3D8BC69F" w14:textId="3C55CE66" w:rsidR="00D56087" w:rsidRPr="00F408E2" w:rsidRDefault="00D56087" w:rsidP="004237A4">
      <w:pPr>
        <w:numPr>
          <w:ilvl w:val="1"/>
          <w:numId w:val="4"/>
        </w:numPr>
        <w:rPr>
          <w:rFonts w:cs="Times New Roman"/>
        </w:rPr>
      </w:pPr>
      <w:r w:rsidRPr="00F408E2">
        <w:rPr>
          <w:rFonts w:cs="Times New Roman"/>
        </w:rPr>
        <w:t>Imager</w:t>
      </w:r>
      <w:r w:rsidR="00EC3244">
        <w:rPr>
          <w:rFonts w:cs="Times New Roman"/>
        </w:rPr>
        <w:t> </w:t>
      </w:r>
      <w:r w:rsidRPr="00F408E2">
        <w:rPr>
          <w:rFonts w:cs="Times New Roman"/>
        </w:rPr>
        <w:t xml:space="preserve">: </w:t>
      </w:r>
      <w:r w:rsidR="00EE1562" w:rsidRPr="00F408E2">
        <w:rPr>
          <w:rFonts w:cs="Times New Roman"/>
        </w:rPr>
        <w:t>radiographie</w:t>
      </w:r>
      <w:r w:rsidRPr="00F408E2">
        <w:rPr>
          <w:rFonts w:cs="Times New Roman"/>
        </w:rPr>
        <w:t xml:space="preserve">, scanner </w:t>
      </w:r>
    </w:p>
    <w:p w14:paraId="77CF666A" w14:textId="4DE786EC" w:rsidR="00D56087" w:rsidRPr="00F408E2" w:rsidRDefault="00D56087" w:rsidP="004237A4">
      <w:pPr>
        <w:numPr>
          <w:ilvl w:val="1"/>
          <w:numId w:val="4"/>
        </w:numPr>
        <w:rPr>
          <w:rFonts w:cs="Times New Roman"/>
        </w:rPr>
      </w:pPr>
      <w:r w:rsidRPr="00F408E2">
        <w:rPr>
          <w:rFonts w:cs="Times New Roman"/>
        </w:rPr>
        <w:t xml:space="preserve">Biologie </w:t>
      </w:r>
    </w:p>
    <w:tbl>
      <w:tblPr>
        <w:tblStyle w:val="Grilledutableau"/>
        <w:tblW w:w="0" w:type="auto"/>
        <w:tblLook w:val="04A0" w:firstRow="1" w:lastRow="0" w:firstColumn="1" w:lastColumn="0" w:noHBand="0" w:noVBand="1"/>
      </w:tblPr>
      <w:tblGrid>
        <w:gridCol w:w="3288"/>
        <w:gridCol w:w="3288"/>
      </w:tblGrid>
      <w:tr w:rsidR="00D56087" w:rsidRPr="00F408E2" w14:paraId="008DDD35" w14:textId="77777777" w:rsidTr="003D1343">
        <w:trPr>
          <w:trHeight w:val="251"/>
        </w:trPr>
        <w:tc>
          <w:tcPr>
            <w:tcW w:w="3288" w:type="dxa"/>
          </w:tcPr>
          <w:p w14:paraId="6A41630D" w14:textId="6B17D69B" w:rsidR="00D56087" w:rsidRPr="00F408E2" w:rsidRDefault="00D56087" w:rsidP="00FA3C56">
            <w:pPr>
              <w:numPr>
                <w:ilvl w:val="0"/>
                <w:numId w:val="0"/>
              </w:numPr>
              <w:jc w:val="center"/>
              <w:rPr>
                <w:rFonts w:cs="Times New Roman"/>
                <w:b/>
                <w:bCs/>
              </w:rPr>
            </w:pPr>
            <w:r w:rsidRPr="00F408E2">
              <w:rPr>
                <w:rFonts w:cs="Times New Roman"/>
                <w:b/>
                <w:bCs/>
              </w:rPr>
              <w:t>Mode d’installation</w:t>
            </w:r>
          </w:p>
        </w:tc>
        <w:tc>
          <w:tcPr>
            <w:tcW w:w="3288" w:type="dxa"/>
          </w:tcPr>
          <w:p w14:paraId="6981E188" w14:textId="0C90F598" w:rsidR="00D56087" w:rsidRPr="00F408E2" w:rsidRDefault="00D56087" w:rsidP="00FA3C56">
            <w:pPr>
              <w:numPr>
                <w:ilvl w:val="0"/>
                <w:numId w:val="0"/>
              </w:numPr>
              <w:jc w:val="center"/>
              <w:rPr>
                <w:rFonts w:cs="Times New Roman"/>
                <w:b/>
                <w:bCs/>
              </w:rPr>
            </w:pPr>
            <w:r w:rsidRPr="00F408E2">
              <w:rPr>
                <w:rFonts w:cs="Times New Roman"/>
                <w:b/>
                <w:bCs/>
              </w:rPr>
              <w:t>Étiologie</w:t>
            </w:r>
          </w:p>
        </w:tc>
      </w:tr>
      <w:tr w:rsidR="00D56087" w:rsidRPr="00F408E2" w14:paraId="14582B4F" w14:textId="77777777" w:rsidTr="003D1343">
        <w:trPr>
          <w:trHeight w:val="496"/>
        </w:trPr>
        <w:tc>
          <w:tcPr>
            <w:tcW w:w="3288" w:type="dxa"/>
          </w:tcPr>
          <w:p w14:paraId="5D6BDE85" w14:textId="39F84D51" w:rsidR="00D56087" w:rsidRPr="00F408E2" w:rsidRDefault="00D56087" w:rsidP="00D56087">
            <w:pPr>
              <w:numPr>
                <w:ilvl w:val="0"/>
                <w:numId w:val="0"/>
              </w:numPr>
              <w:rPr>
                <w:rFonts w:cs="Times New Roman"/>
              </w:rPr>
            </w:pPr>
            <w:r w:rsidRPr="00F408E2">
              <w:rPr>
                <w:rFonts w:cs="Times New Roman"/>
              </w:rPr>
              <w:t>Aiguë</w:t>
            </w:r>
          </w:p>
        </w:tc>
        <w:tc>
          <w:tcPr>
            <w:tcW w:w="3288" w:type="dxa"/>
          </w:tcPr>
          <w:p w14:paraId="4E2108CF" w14:textId="29ABA75B" w:rsidR="00D56087" w:rsidRPr="00F408E2" w:rsidRDefault="00D56087" w:rsidP="00D56087">
            <w:pPr>
              <w:numPr>
                <w:ilvl w:val="0"/>
                <w:numId w:val="0"/>
              </w:numPr>
              <w:rPr>
                <w:rFonts w:cs="Times New Roman"/>
              </w:rPr>
            </w:pPr>
            <w:r w:rsidRPr="00F408E2">
              <w:rPr>
                <w:rFonts w:cs="Times New Roman"/>
              </w:rPr>
              <w:t xml:space="preserve">compression </w:t>
            </w:r>
          </w:p>
          <w:p w14:paraId="0E446ADD" w14:textId="1F905336" w:rsidR="00D56087" w:rsidRPr="00F408E2" w:rsidRDefault="00D56087" w:rsidP="00D56087">
            <w:pPr>
              <w:numPr>
                <w:ilvl w:val="0"/>
                <w:numId w:val="0"/>
              </w:numPr>
              <w:rPr>
                <w:rFonts w:cs="Times New Roman"/>
              </w:rPr>
            </w:pPr>
          </w:p>
        </w:tc>
      </w:tr>
      <w:tr w:rsidR="00D56087" w:rsidRPr="00F408E2" w14:paraId="6257400A" w14:textId="77777777" w:rsidTr="003D1343">
        <w:trPr>
          <w:trHeight w:val="244"/>
        </w:trPr>
        <w:tc>
          <w:tcPr>
            <w:tcW w:w="3288" w:type="dxa"/>
          </w:tcPr>
          <w:p w14:paraId="158222BC" w14:textId="51E397C2" w:rsidR="00D56087" w:rsidRPr="00F408E2" w:rsidRDefault="00D56087" w:rsidP="00D56087">
            <w:pPr>
              <w:numPr>
                <w:ilvl w:val="0"/>
                <w:numId w:val="0"/>
              </w:numPr>
              <w:rPr>
                <w:rFonts w:cs="Times New Roman"/>
              </w:rPr>
            </w:pPr>
            <w:r w:rsidRPr="00F408E2">
              <w:rPr>
                <w:rFonts w:cs="Times New Roman"/>
              </w:rPr>
              <w:t>Subaiguë</w:t>
            </w:r>
          </w:p>
        </w:tc>
        <w:tc>
          <w:tcPr>
            <w:tcW w:w="3288" w:type="dxa"/>
          </w:tcPr>
          <w:p w14:paraId="3C7B4024" w14:textId="55EB8CAB" w:rsidR="00D56087" w:rsidRPr="00F408E2" w:rsidRDefault="00D56087" w:rsidP="00D56087">
            <w:pPr>
              <w:numPr>
                <w:ilvl w:val="0"/>
                <w:numId w:val="0"/>
              </w:numPr>
              <w:rPr>
                <w:rFonts w:cs="Times New Roman"/>
              </w:rPr>
            </w:pPr>
            <w:r w:rsidRPr="00F408E2">
              <w:rPr>
                <w:rFonts w:cs="Times New Roman"/>
              </w:rPr>
              <w:t>Inflammation</w:t>
            </w:r>
          </w:p>
        </w:tc>
      </w:tr>
      <w:tr w:rsidR="00D56087" w:rsidRPr="00F408E2" w14:paraId="594641B7" w14:textId="77777777" w:rsidTr="003D1343">
        <w:trPr>
          <w:trHeight w:val="251"/>
        </w:trPr>
        <w:tc>
          <w:tcPr>
            <w:tcW w:w="3288" w:type="dxa"/>
          </w:tcPr>
          <w:p w14:paraId="1F8E4990" w14:textId="2B743317" w:rsidR="00D56087" w:rsidRPr="00F408E2" w:rsidRDefault="00D56087" w:rsidP="00D56087">
            <w:pPr>
              <w:numPr>
                <w:ilvl w:val="0"/>
                <w:numId w:val="0"/>
              </w:numPr>
              <w:rPr>
                <w:rFonts w:cs="Times New Roman"/>
              </w:rPr>
            </w:pPr>
            <w:r w:rsidRPr="00F408E2">
              <w:rPr>
                <w:rFonts w:cs="Times New Roman"/>
              </w:rPr>
              <w:t>Chronique</w:t>
            </w:r>
          </w:p>
        </w:tc>
        <w:tc>
          <w:tcPr>
            <w:tcW w:w="3288" w:type="dxa"/>
          </w:tcPr>
          <w:p w14:paraId="30A8DD80" w14:textId="052DA1AE" w:rsidR="00D56087" w:rsidRPr="00F408E2" w:rsidRDefault="00D56087" w:rsidP="00D56087">
            <w:pPr>
              <w:numPr>
                <w:ilvl w:val="0"/>
                <w:numId w:val="0"/>
              </w:numPr>
              <w:rPr>
                <w:rFonts w:cs="Times New Roman"/>
              </w:rPr>
            </w:pPr>
            <w:r w:rsidRPr="00F408E2">
              <w:rPr>
                <w:rFonts w:cs="Times New Roman"/>
              </w:rPr>
              <w:t>Neuropathie canalaire</w:t>
            </w:r>
          </w:p>
        </w:tc>
      </w:tr>
    </w:tbl>
    <w:p w14:paraId="1A241C09" w14:textId="77777777" w:rsidR="00D56087" w:rsidRPr="00F408E2" w:rsidRDefault="00D56087" w:rsidP="00D56087">
      <w:pPr>
        <w:numPr>
          <w:ilvl w:val="0"/>
          <w:numId w:val="0"/>
        </w:numPr>
        <w:rPr>
          <w:rFonts w:cs="Times New Roman"/>
        </w:rPr>
      </w:pPr>
    </w:p>
    <w:p w14:paraId="39E56347" w14:textId="58713DE9" w:rsidR="00D56087" w:rsidRPr="00F408E2" w:rsidRDefault="00D56087" w:rsidP="00D56087">
      <w:pPr>
        <w:pStyle w:val="Titre1"/>
        <w:rPr>
          <w:rFonts w:cs="Times New Roman"/>
        </w:rPr>
      </w:pPr>
      <w:bookmarkStart w:id="359" w:name="_Toc196656602"/>
      <w:bookmarkStart w:id="360" w:name="_Toc196662409"/>
      <w:r w:rsidRPr="00F408E2">
        <w:rPr>
          <w:rFonts w:cs="Times New Roman"/>
        </w:rPr>
        <w:t>Diagnostic de gravité</w:t>
      </w:r>
      <w:bookmarkEnd w:id="359"/>
      <w:bookmarkEnd w:id="360"/>
      <w:r w:rsidRPr="00F408E2">
        <w:rPr>
          <w:rFonts w:cs="Times New Roman"/>
        </w:rPr>
        <w:t xml:space="preserve"> </w:t>
      </w:r>
    </w:p>
    <w:p w14:paraId="24A83000" w14:textId="18FCEA0C" w:rsidR="00D56087" w:rsidRPr="00F408E2" w:rsidRDefault="00007C64" w:rsidP="00D56087">
      <w:pPr>
        <w:rPr>
          <w:rFonts w:cs="Times New Roman"/>
        </w:rPr>
      </w:pPr>
      <w:r w:rsidRPr="00F408E2">
        <w:rPr>
          <w:rFonts w:cs="Times New Roman"/>
        </w:rPr>
        <w:t>Trouble</w:t>
      </w:r>
      <w:r w:rsidR="00D56087" w:rsidRPr="00F408E2">
        <w:rPr>
          <w:rFonts w:cs="Times New Roman"/>
        </w:rPr>
        <w:t xml:space="preserve"> vésico-</w:t>
      </w:r>
      <w:r w:rsidRPr="00F408E2">
        <w:rPr>
          <w:rFonts w:cs="Times New Roman"/>
        </w:rPr>
        <w:t>sphinctérien</w:t>
      </w:r>
      <w:r w:rsidR="00D56087" w:rsidRPr="00F408E2">
        <w:rPr>
          <w:rFonts w:cs="Times New Roman"/>
        </w:rPr>
        <w:t xml:space="preserve"> (</w:t>
      </w:r>
      <w:r w:rsidR="003D1343" w:rsidRPr="00F408E2">
        <w:rPr>
          <w:rFonts w:cs="Times New Roman"/>
        </w:rPr>
        <w:t>rétention,</w:t>
      </w:r>
      <w:r w:rsidR="00D56087" w:rsidRPr="00F408E2">
        <w:rPr>
          <w:rFonts w:cs="Times New Roman"/>
        </w:rPr>
        <w:t xml:space="preserve"> incontinence,…)</w:t>
      </w:r>
    </w:p>
    <w:p w14:paraId="793B172C" w14:textId="70AF08CF" w:rsidR="00D56087" w:rsidRPr="00F408E2" w:rsidRDefault="00007C64" w:rsidP="00D56087">
      <w:pPr>
        <w:rPr>
          <w:rFonts w:cs="Times New Roman"/>
        </w:rPr>
      </w:pPr>
      <w:r w:rsidRPr="00F408E2">
        <w:rPr>
          <w:rFonts w:cs="Times New Roman"/>
        </w:rPr>
        <w:t>Paralysie</w:t>
      </w:r>
    </w:p>
    <w:p w14:paraId="502904AE" w14:textId="76B8744C" w:rsidR="00D56087" w:rsidRPr="00F408E2" w:rsidRDefault="00D56087" w:rsidP="00D56087">
      <w:pPr>
        <w:rPr>
          <w:rFonts w:cs="Times New Roman"/>
        </w:rPr>
      </w:pPr>
      <w:r w:rsidRPr="00F408E2">
        <w:rPr>
          <w:rFonts w:cs="Times New Roman"/>
        </w:rPr>
        <w:t xml:space="preserve">Perte de la </w:t>
      </w:r>
      <w:r w:rsidR="00007C64" w:rsidRPr="00F408E2">
        <w:rPr>
          <w:rFonts w:cs="Times New Roman"/>
        </w:rPr>
        <w:t>sensibilité</w:t>
      </w:r>
      <w:r w:rsidRPr="00F408E2">
        <w:rPr>
          <w:rFonts w:cs="Times New Roman"/>
        </w:rPr>
        <w:t xml:space="preserve"> génit</w:t>
      </w:r>
      <w:r w:rsidR="00007C64" w:rsidRPr="00F408E2">
        <w:rPr>
          <w:rFonts w:cs="Times New Roman"/>
        </w:rPr>
        <w:t>o-</w:t>
      </w:r>
      <w:r w:rsidRPr="00F408E2">
        <w:rPr>
          <w:rFonts w:cs="Times New Roman"/>
        </w:rPr>
        <w:t>urinaire</w:t>
      </w:r>
    </w:p>
    <w:p w14:paraId="72774EA8" w14:textId="39F98660" w:rsidR="00D56087" w:rsidRPr="00F408E2" w:rsidRDefault="00D56087" w:rsidP="00D56087">
      <w:pPr>
        <w:rPr>
          <w:rFonts w:cs="Times New Roman"/>
        </w:rPr>
      </w:pPr>
      <w:r w:rsidRPr="00F408E2">
        <w:rPr>
          <w:rFonts w:cs="Times New Roman"/>
        </w:rPr>
        <w:t>Hyperalgie (ne répond plu</w:t>
      </w:r>
      <w:r w:rsidR="00007C64" w:rsidRPr="00F408E2">
        <w:rPr>
          <w:rFonts w:cs="Times New Roman"/>
        </w:rPr>
        <w:t>s</w:t>
      </w:r>
      <w:r w:rsidRPr="00F408E2">
        <w:rPr>
          <w:rFonts w:cs="Times New Roman"/>
        </w:rPr>
        <w:t xml:space="preserve"> antalgie majeur</w:t>
      </w:r>
      <w:r w:rsidR="00007C64" w:rsidRPr="00F408E2">
        <w:rPr>
          <w:rFonts w:cs="Times New Roman"/>
        </w:rPr>
        <w:t>)</w:t>
      </w:r>
    </w:p>
    <w:p w14:paraId="772BDA54" w14:textId="694B610D" w:rsidR="002C3871" w:rsidRPr="00F408E2" w:rsidRDefault="002C3871" w:rsidP="002C3871">
      <w:pPr>
        <w:pStyle w:val="Sous-titre"/>
        <w:rPr>
          <w:rFonts w:ascii="Times New Roman" w:hAnsi="Times New Roman" w:cs="Times New Roman"/>
        </w:rPr>
      </w:pPr>
      <w:r w:rsidRPr="00F408E2">
        <w:rPr>
          <w:rFonts w:ascii="Times New Roman" w:hAnsi="Times New Roman" w:cs="Times New Roman"/>
        </w:rPr>
        <w:lastRenderedPageBreak/>
        <w:t xml:space="preserve">Conclusion </w:t>
      </w:r>
    </w:p>
    <w:p w14:paraId="568D88D7" w14:textId="73A132A3" w:rsidR="002C3871" w:rsidRPr="00F408E2" w:rsidRDefault="002C3871" w:rsidP="002C3871">
      <w:pPr>
        <w:rPr>
          <w:rFonts w:cs="Times New Roman"/>
        </w:rPr>
      </w:pPr>
      <w:r w:rsidRPr="00F408E2">
        <w:rPr>
          <w:rFonts w:cs="Times New Roman"/>
        </w:rPr>
        <w:t xml:space="preserve">Clinique </w:t>
      </w:r>
    </w:p>
    <w:p w14:paraId="1E1EA3E7" w14:textId="09F9D11C" w:rsidR="002C3871" w:rsidRPr="00F408E2" w:rsidRDefault="00EE1562" w:rsidP="004237A4">
      <w:pPr>
        <w:numPr>
          <w:ilvl w:val="1"/>
          <w:numId w:val="4"/>
        </w:numPr>
        <w:rPr>
          <w:rFonts w:cs="Times New Roman"/>
        </w:rPr>
      </w:pPr>
      <w:r w:rsidRPr="00F408E2">
        <w:rPr>
          <w:rFonts w:cs="Times New Roman"/>
        </w:rPr>
        <w:t>Trouble</w:t>
      </w:r>
      <w:r w:rsidR="002C3871" w:rsidRPr="00F408E2">
        <w:rPr>
          <w:rFonts w:cs="Times New Roman"/>
        </w:rPr>
        <w:t xml:space="preserve"> </w:t>
      </w:r>
      <w:r w:rsidRPr="00F408E2">
        <w:rPr>
          <w:rFonts w:cs="Times New Roman"/>
        </w:rPr>
        <w:t>moteur</w:t>
      </w:r>
      <w:r w:rsidR="00EC3244">
        <w:rPr>
          <w:rFonts w:cs="Times New Roman"/>
        </w:rPr>
        <w:t> </w:t>
      </w:r>
      <w:r w:rsidR="002C3871" w:rsidRPr="00F408E2">
        <w:rPr>
          <w:rFonts w:cs="Times New Roman"/>
        </w:rPr>
        <w:t xml:space="preserve">: </w:t>
      </w:r>
      <w:r w:rsidRPr="00F408E2">
        <w:rPr>
          <w:rFonts w:cs="Times New Roman"/>
        </w:rPr>
        <w:t>paralysie</w:t>
      </w:r>
      <w:r w:rsidR="002C3871" w:rsidRPr="00F408E2">
        <w:rPr>
          <w:rFonts w:cs="Times New Roman"/>
        </w:rPr>
        <w:t xml:space="preserve"> et atrophie </w:t>
      </w:r>
    </w:p>
    <w:p w14:paraId="2EE350E0" w14:textId="28651D33" w:rsidR="002C3871" w:rsidRPr="00F408E2" w:rsidRDefault="00EE1562" w:rsidP="004237A4">
      <w:pPr>
        <w:numPr>
          <w:ilvl w:val="1"/>
          <w:numId w:val="4"/>
        </w:numPr>
        <w:rPr>
          <w:rFonts w:cs="Times New Roman"/>
        </w:rPr>
      </w:pPr>
      <w:r w:rsidRPr="00F408E2">
        <w:rPr>
          <w:rFonts w:cs="Times New Roman"/>
        </w:rPr>
        <w:t>Trouble</w:t>
      </w:r>
      <w:r w:rsidR="002C3871" w:rsidRPr="00F408E2">
        <w:rPr>
          <w:rFonts w:cs="Times New Roman"/>
        </w:rPr>
        <w:t xml:space="preserve"> sen</w:t>
      </w:r>
      <w:r w:rsidRPr="00F408E2">
        <w:rPr>
          <w:rFonts w:cs="Times New Roman"/>
        </w:rPr>
        <w:t>s</w:t>
      </w:r>
      <w:r w:rsidR="002C3871" w:rsidRPr="00F408E2">
        <w:rPr>
          <w:rFonts w:cs="Times New Roman"/>
        </w:rPr>
        <w:t>it</w:t>
      </w:r>
      <w:r w:rsidRPr="00F408E2">
        <w:rPr>
          <w:rFonts w:cs="Times New Roman"/>
        </w:rPr>
        <w:t>i</w:t>
      </w:r>
      <w:r w:rsidR="002C3871" w:rsidRPr="00F408E2">
        <w:rPr>
          <w:rFonts w:cs="Times New Roman"/>
        </w:rPr>
        <w:t>f</w:t>
      </w:r>
      <w:r w:rsidR="00EC3244">
        <w:rPr>
          <w:rFonts w:cs="Times New Roman"/>
        </w:rPr>
        <w:t> </w:t>
      </w:r>
      <w:r w:rsidR="003D1343" w:rsidRPr="00F408E2">
        <w:rPr>
          <w:rFonts w:cs="Times New Roman"/>
        </w:rPr>
        <w:t>: territoire</w:t>
      </w:r>
      <w:r w:rsidR="002C3871" w:rsidRPr="00F408E2">
        <w:rPr>
          <w:rFonts w:cs="Times New Roman"/>
        </w:rPr>
        <w:t xml:space="preserve"> </w:t>
      </w:r>
      <w:r w:rsidRPr="00F408E2">
        <w:rPr>
          <w:rFonts w:cs="Times New Roman"/>
        </w:rPr>
        <w:t>respectif</w:t>
      </w:r>
      <w:r w:rsidR="002C3871" w:rsidRPr="00F408E2">
        <w:rPr>
          <w:rFonts w:cs="Times New Roman"/>
        </w:rPr>
        <w:t xml:space="preserve"> nerfs </w:t>
      </w:r>
    </w:p>
    <w:p w14:paraId="77257566" w14:textId="6AA6E8CE" w:rsidR="002C3871" w:rsidRPr="00F408E2" w:rsidRDefault="002C3871" w:rsidP="004237A4">
      <w:pPr>
        <w:numPr>
          <w:ilvl w:val="1"/>
          <w:numId w:val="4"/>
        </w:numPr>
        <w:rPr>
          <w:rFonts w:cs="Times New Roman"/>
        </w:rPr>
      </w:pPr>
      <w:r w:rsidRPr="00F408E2">
        <w:rPr>
          <w:rFonts w:cs="Times New Roman"/>
        </w:rPr>
        <w:t xml:space="preserve">Signe de </w:t>
      </w:r>
      <w:r w:rsidR="00EE1562" w:rsidRPr="00F408E2">
        <w:rPr>
          <w:rFonts w:cs="Times New Roman"/>
        </w:rPr>
        <w:t>T</w:t>
      </w:r>
      <w:r w:rsidRPr="00F408E2">
        <w:rPr>
          <w:rFonts w:cs="Times New Roman"/>
        </w:rPr>
        <w:t>inel</w:t>
      </w:r>
    </w:p>
    <w:p w14:paraId="343B7C16" w14:textId="2ACBA322" w:rsidR="002C3871" w:rsidRPr="00F408E2" w:rsidRDefault="00EE1562" w:rsidP="002C3871">
      <w:pPr>
        <w:rPr>
          <w:rFonts w:cs="Times New Roman"/>
        </w:rPr>
      </w:pPr>
      <w:r w:rsidRPr="00F408E2">
        <w:rPr>
          <w:rFonts w:cs="Times New Roman"/>
        </w:rPr>
        <w:t>Paraclinique</w:t>
      </w:r>
      <w:r w:rsidR="002C3871" w:rsidRPr="00F408E2">
        <w:rPr>
          <w:rFonts w:cs="Times New Roman"/>
        </w:rPr>
        <w:t xml:space="preserve"> </w:t>
      </w:r>
    </w:p>
    <w:p w14:paraId="46961050" w14:textId="5130B6F6" w:rsidR="002C3871" w:rsidRPr="00F408E2" w:rsidRDefault="002C3871" w:rsidP="004237A4">
      <w:pPr>
        <w:numPr>
          <w:ilvl w:val="1"/>
          <w:numId w:val="4"/>
        </w:numPr>
        <w:rPr>
          <w:rFonts w:cs="Times New Roman"/>
        </w:rPr>
      </w:pPr>
      <w:r w:rsidRPr="00F408E2">
        <w:rPr>
          <w:rFonts w:cs="Times New Roman"/>
        </w:rPr>
        <w:t>ENMG</w:t>
      </w:r>
    </w:p>
    <w:p w14:paraId="5B8C73B4" w14:textId="4BBFEEAF" w:rsidR="002C3871" w:rsidRPr="00F408E2" w:rsidRDefault="00EE1562" w:rsidP="002C3871">
      <w:pPr>
        <w:rPr>
          <w:rFonts w:cs="Times New Roman"/>
        </w:rPr>
      </w:pPr>
      <w:r w:rsidRPr="00F408E2">
        <w:rPr>
          <w:rFonts w:cs="Times New Roman"/>
        </w:rPr>
        <w:t xml:space="preserve">étiologie </w:t>
      </w:r>
    </w:p>
    <w:p w14:paraId="45AE1471" w14:textId="6F3F230D" w:rsidR="00A129D4" w:rsidRPr="00F408E2" w:rsidRDefault="00EE1562" w:rsidP="004237A4">
      <w:pPr>
        <w:numPr>
          <w:ilvl w:val="1"/>
          <w:numId w:val="4"/>
        </w:numPr>
        <w:rPr>
          <w:rFonts w:cs="Times New Roman"/>
        </w:rPr>
      </w:pPr>
      <w:r w:rsidRPr="00F408E2">
        <w:rPr>
          <w:rFonts w:cs="Times New Roman"/>
        </w:rPr>
        <w:t>Topographie + mode d’installation</w:t>
      </w:r>
    </w:p>
    <w:p w14:paraId="6430A9A0" w14:textId="77777777" w:rsidR="00A129D4" w:rsidRPr="00F408E2" w:rsidRDefault="00A129D4">
      <w:pPr>
        <w:numPr>
          <w:ilvl w:val="0"/>
          <w:numId w:val="0"/>
        </w:numPr>
        <w:spacing w:after="200"/>
        <w:rPr>
          <w:rFonts w:cs="Times New Roman"/>
        </w:rPr>
      </w:pPr>
      <w:r w:rsidRPr="00F408E2">
        <w:rPr>
          <w:rFonts w:cs="Times New Roman"/>
        </w:rPr>
        <w:br w:type="page"/>
      </w:r>
    </w:p>
    <w:p w14:paraId="74B56DB8" w14:textId="79BA9919" w:rsidR="00EE1562" w:rsidRPr="00F408E2" w:rsidRDefault="00FB41A6" w:rsidP="00FB41A6">
      <w:pPr>
        <w:pStyle w:val="Titre"/>
        <w:rPr>
          <w:rFonts w:cs="Times New Roman"/>
        </w:rPr>
      </w:pPr>
      <w:r w:rsidRPr="00F408E2">
        <w:rPr>
          <w:rFonts w:cs="Times New Roman"/>
        </w:rPr>
        <w:lastRenderedPageBreak/>
        <w:t>Syndrome canalaire</w:t>
      </w:r>
      <w:r w:rsidR="00EC3244">
        <w:rPr>
          <w:rFonts w:cs="Times New Roman"/>
        </w:rPr>
        <w:t> </w:t>
      </w:r>
      <w:r w:rsidRPr="00F408E2">
        <w:rPr>
          <w:rFonts w:cs="Times New Roman"/>
        </w:rPr>
        <w:t>: prise en charge</w:t>
      </w:r>
    </w:p>
    <w:p w14:paraId="0C477431" w14:textId="5C3EA5E3" w:rsidR="00FB41A6" w:rsidRPr="00F408E2" w:rsidRDefault="00FB41A6" w:rsidP="00FB41A6">
      <w:pPr>
        <w:pStyle w:val="Sous-titre"/>
        <w:rPr>
          <w:rFonts w:ascii="Times New Roman" w:hAnsi="Times New Roman" w:cs="Times New Roman"/>
        </w:rPr>
      </w:pPr>
      <w:r w:rsidRPr="00F408E2">
        <w:rPr>
          <w:rFonts w:ascii="Times New Roman" w:hAnsi="Times New Roman" w:cs="Times New Roman"/>
        </w:rPr>
        <w:t>Objectifs</w:t>
      </w:r>
    </w:p>
    <w:p w14:paraId="282BC66D" w14:textId="30AE5B49" w:rsidR="00FB41A6" w:rsidRPr="00F408E2" w:rsidRDefault="00FB41A6" w:rsidP="00FB41A6">
      <w:pPr>
        <w:rPr>
          <w:rFonts w:cs="Times New Roman"/>
        </w:rPr>
      </w:pPr>
      <w:r w:rsidRPr="00F408E2">
        <w:rPr>
          <w:rFonts w:cs="Times New Roman"/>
        </w:rPr>
        <w:t>Prendre en charge un sd canalaire</w:t>
      </w:r>
    </w:p>
    <w:p w14:paraId="51623502" w14:textId="00FA161B" w:rsidR="00FB41A6" w:rsidRPr="00F408E2" w:rsidRDefault="003D1343" w:rsidP="00FA541B">
      <w:pPr>
        <w:pStyle w:val="Sous-titre"/>
        <w:rPr>
          <w:rFonts w:ascii="Times New Roman" w:hAnsi="Times New Roman" w:cs="Times New Roman"/>
        </w:rPr>
      </w:pPr>
      <w:r>
        <w:rPr>
          <w:rFonts w:ascii="Times New Roman" w:hAnsi="Times New Roman" w:cs="Times New Roman"/>
        </w:rPr>
        <w:t>Introduction</w:t>
      </w:r>
    </w:p>
    <w:p w14:paraId="028DD0C7" w14:textId="6700CB73" w:rsidR="00FA541B" w:rsidRPr="00F408E2" w:rsidRDefault="003D1343" w:rsidP="00FA541B">
      <w:pPr>
        <w:rPr>
          <w:rFonts w:cs="Times New Roman"/>
        </w:rPr>
      </w:pPr>
      <w:r w:rsidRPr="00F408E2">
        <w:rPr>
          <w:rFonts w:cs="Times New Roman"/>
        </w:rPr>
        <w:t>Définition</w:t>
      </w:r>
      <w:r w:rsidR="00FA541B" w:rsidRPr="00F408E2">
        <w:rPr>
          <w:rFonts w:cs="Times New Roman"/>
        </w:rPr>
        <w:t xml:space="preserve"> </w:t>
      </w:r>
    </w:p>
    <w:p w14:paraId="4E6959C7" w14:textId="326048F1" w:rsidR="00FA541B" w:rsidRPr="00F408E2" w:rsidRDefault="00FA541B" w:rsidP="004237A4">
      <w:pPr>
        <w:numPr>
          <w:ilvl w:val="1"/>
          <w:numId w:val="4"/>
        </w:numPr>
        <w:rPr>
          <w:rFonts w:cs="Times New Roman"/>
        </w:rPr>
      </w:pPr>
      <w:r w:rsidRPr="00F408E2">
        <w:rPr>
          <w:rFonts w:cs="Times New Roman"/>
        </w:rPr>
        <w:t>Atteinte d’un tronc nerve</w:t>
      </w:r>
    </w:p>
    <w:p w14:paraId="176A9DE1" w14:textId="570ADF3E" w:rsidR="00FA541B" w:rsidRPr="00F408E2" w:rsidRDefault="00FA541B" w:rsidP="00FA541B">
      <w:pPr>
        <w:rPr>
          <w:rFonts w:cs="Times New Roman"/>
        </w:rPr>
      </w:pPr>
      <w:r w:rsidRPr="00F408E2">
        <w:rPr>
          <w:rFonts w:cs="Times New Roman"/>
        </w:rPr>
        <w:t xml:space="preserve">Intérêts </w:t>
      </w:r>
    </w:p>
    <w:p w14:paraId="7E13C523" w14:textId="65808226" w:rsidR="00FA541B" w:rsidRPr="00F408E2" w:rsidRDefault="003D1343" w:rsidP="00FA541B">
      <w:pPr>
        <w:rPr>
          <w:rFonts w:cs="Times New Roman"/>
        </w:rPr>
      </w:pPr>
      <w:r w:rsidRPr="00F408E2">
        <w:rPr>
          <w:rFonts w:cs="Times New Roman"/>
        </w:rPr>
        <w:t>Handicap</w:t>
      </w:r>
      <w:r w:rsidR="00FA541B" w:rsidRPr="00F408E2">
        <w:rPr>
          <w:rFonts w:cs="Times New Roman"/>
        </w:rPr>
        <w:t xml:space="preserve"> </w:t>
      </w:r>
      <w:r w:rsidRPr="00F408E2">
        <w:rPr>
          <w:rFonts w:cs="Times New Roman"/>
        </w:rPr>
        <w:t>fonctionnel</w:t>
      </w:r>
    </w:p>
    <w:p w14:paraId="31F062ED" w14:textId="5DED5041" w:rsidR="00FA541B" w:rsidRPr="00F408E2" w:rsidRDefault="006F6262" w:rsidP="00FA541B">
      <w:pPr>
        <w:rPr>
          <w:rFonts w:cs="Times New Roman"/>
        </w:rPr>
      </w:pPr>
      <w:r w:rsidRPr="00F408E2">
        <w:rPr>
          <w:rFonts w:cs="Times New Roman"/>
        </w:rPr>
        <w:t>Recensement</w:t>
      </w:r>
      <w:r w:rsidR="00FA541B" w:rsidRPr="00F408E2">
        <w:rPr>
          <w:rFonts w:cs="Times New Roman"/>
        </w:rPr>
        <w:t xml:space="preserve"> </w:t>
      </w:r>
      <w:r w:rsidRPr="00F408E2">
        <w:rPr>
          <w:rFonts w:cs="Times New Roman"/>
        </w:rPr>
        <w:t>socioprofessionnel</w:t>
      </w:r>
    </w:p>
    <w:p w14:paraId="6525DF3B" w14:textId="14E922A2" w:rsidR="006F6262" w:rsidRPr="002757DA" w:rsidRDefault="006F6262" w:rsidP="004237A4">
      <w:pPr>
        <w:pStyle w:val="Titre1"/>
        <w:numPr>
          <w:ilvl w:val="0"/>
          <w:numId w:val="30"/>
        </w:numPr>
        <w:rPr>
          <w:rFonts w:cs="Times New Roman"/>
        </w:rPr>
      </w:pPr>
      <w:bookmarkStart w:id="361" w:name="_Toc196656603"/>
      <w:bookmarkStart w:id="362" w:name="_Toc196662410"/>
      <w:r w:rsidRPr="002757DA">
        <w:rPr>
          <w:rFonts w:cs="Times New Roman"/>
        </w:rPr>
        <w:t xml:space="preserve">Prise en </w:t>
      </w:r>
      <w:r w:rsidR="003D1343" w:rsidRPr="002757DA">
        <w:rPr>
          <w:rFonts w:cs="Times New Roman"/>
        </w:rPr>
        <w:t>charge</w:t>
      </w:r>
      <w:r w:rsidRPr="002757DA">
        <w:rPr>
          <w:rFonts w:cs="Times New Roman"/>
        </w:rPr>
        <w:t xml:space="preserve"> </w:t>
      </w:r>
      <w:r w:rsidR="003D1343" w:rsidRPr="002757DA">
        <w:rPr>
          <w:rFonts w:cs="Times New Roman"/>
        </w:rPr>
        <w:t>clinique et par</w:t>
      </w:r>
      <w:r w:rsidRPr="002757DA">
        <w:rPr>
          <w:rFonts w:cs="Times New Roman"/>
        </w:rPr>
        <w:t>acli</w:t>
      </w:r>
      <w:r w:rsidR="003D1343" w:rsidRPr="002757DA">
        <w:rPr>
          <w:rFonts w:cs="Times New Roman"/>
        </w:rPr>
        <w:t>niq</w:t>
      </w:r>
      <w:r w:rsidRPr="002757DA">
        <w:rPr>
          <w:rFonts w:cs="Times New Roman"/>
        </w:rPr>
        <w:t>ue</w:t>
      </w:r>
      <w:bookmarkEnd w:id="361"/>
      <w:bookmarkEnd w:id="362"/>
      <w:r w:rsidRPr="002757DA">
        <w:rPr>
          <w:rFonts w:cs="Times New Roman"/>
        </w:rPr>
        <w:t xml:space="preserve"> </w:t>
      </w:r>
    </w:p>
    <w:p w14:paraId="37621919" w14:textId="55C51D4A" w:rsidR="006F6262" w:rsidRPr="00F408E2" w:rsidRDefault="003D1343" w:rsidP="006F6262">
      <w:pPr>
        <w:rPr>
          <w:rFonts w:cs="Times New Roman"/>
        </w:rPr>
      </w:pPr>
      <w:r w:rsidRPr="00F408E2">
        <w:rPr>
          <w:rFonts w:cs="Times New Roman"/>
        </w:rPr>
        <w:t>interrogatoire</w:t>
      </w:r>
      <w:r w:rsidR="006F6262" w:rsidRPr="00F408E2">
        <w:rPr>
          <w:rFonts w:cs="Times New Roman"/>
        </w:rPr>
        <w:t xml:space="preserve"> (</w:t>
      </w:r>
      <w:r w:rsidRPr="00F408E2">
        <w:rPr>
          <w:rFonts w:cs="Times New Roman"/>
        </w:rPr>
        <w:t>terrain,</w:t>
      </w:r>
      <w:r w:rsidR="006F6262" w:rsidRPr="00F408E2">
        <w:rPr>
          <w:rFonts w:cs="Times New Roman"/>
        </w:rPr>
        <w:t xml:space="preserve"> </w:t>
      </w:r>
      <w:r w:rsidRPr="00F408E2">
        <w:rPr>
          <w:rFonts w:cs="Times New Roman"/>
        </w:rPr>
        <w:t>histoire</w:t>
      </w:r>
      <w:r w:rsidR="006F6262" w:rsidRPr="00F408E2">
        <w:rPr>
          <w:rFonts w:cs="Times New Roman"/>
        </w:rPr>
        <w:t xml:space="preserve"> </w:t>
      </w:r>
      <w:r w:rsidRPr="00F408E2">
        <w:rPr>
          <w:rFonts w:cs="Times New Roman"/>
        </w:rPr>
        <w:t>avec</w:t>
      </w:r>
      <w:r w:rsidR="006F6262" w:rsidRPr="00F408E2">
        <w:rPr>
          <w:rFonts w:cs="Times New Roman"/>
        </w:rPr>
        <w:t xml:space="preserve"> le profil </w:t>
      </w:r>
      <w:r w:rsidRPr="00F408E2">
        <w:rPr>
          <w:rFonts w:cs="Times New Roman"/>
        </w:rPr>
        <w:t>évolutif)</w:t>
      </w:r>
    </w:p>
    <w:p w14:paraId="0C4CFD78" w14:textId="68C2147D" w:rsidR="006F6262" w:rsidRPr="00F408E2" w:rsidRDefault="00FF7CBD" w:rsidP="006F6262">
      <w:pPr>
        <w:rPr>
          <w:rFonts w:cs="Times New Roman"/>
        </w:rPr>
      </w:pPr>
      <w:r w:rsidRPr="00F408E2">
        <w:rPr>
          <w:rFonts w:cs="Times New Roman"/>
        </w:rPr>
        <w:t>Examen</w:t>
      </w:r>
      <w:r w:rsidR="006F6262" w:rsidRPr="00F408E2">
        <w:rPr>
          <w:rFonts w:cs="Times New Roman"/>
        </w:rPr>
        <w:t xml:space="preserve"> cli</w:t>
      </w:r>
      <w:r w:rsidR="003D1343">
        <w:rPr>
          <w:rFonts w:cs="Times New Roman"/>
        </w:rPr>
        <w:t>niq</w:t>
      </w:r>
      <w:r w:rsidR="006F6262" w:rsidRPr="00F408E2">
        <w:rPr>
          <w:rFonts w:cs="Times New Roman"/>
        </w:rPr>
        <w:t>u</w:t>
      </w:r>
      <w:r w:rsidR="003D1343">
        <w:rPr>
          <w:rFonts w:cs="Times New Roman"/>
        </w:rPr>
        <w:t>e</w:t>
      </w:r>
      <w:r w:rsidR="006F6262" w:rsidRPr="00F408E2">
        <w:rPr>
          <w:rFonts w:cs="Times New Roman"/>
        </w:rPr>
        <w:t xml:space="preserve"> et </w:t>
      </w:r>
      <w:r w:rsidR="003D1343" w:rsidRPr="00F408E2">
        <w:rPr>
          <w:rFonts w:cs="Times New Roman"/>
        </w:rPr>
        <w:t>para</w:t>
      </w:r>
      <w:r w:rsidR="003D1343">
        <w:rPr>
          <w:rFonts w:cs="Times New Roman"/>
        </w:rPr>
        <w:t>c</w:t>
      </w:r>
      <w:r w:rsidR="003D1343" w:rsidRPr="00F408E2">
        <w:rPr>
          <w:rFonts w:cs="Times New Roman"/>
        </w:rPr>
        <w:t>l</w:t>
      </w:r>
      <w:r w:rsidR="003D1343">
        <w:rPr>
          <w:rFonts w:cs="Times New Roman"/>
        </w:rPr>
        <w:t>in</w:t>
      </w:r>
      <w:r w:rsidR="003D1343" w:rsidRPr="00F408E2">
        <w:rPr>
          <w:rFonts w:cs="Times New Roman"/>
        </w:rPr>
        <w:t>ique</w:t>
      </w:r>
      <w:r w:rsidR="00EC3244">
        <w:rPr>
          <w:rFonts w:cs="Times New Roman"/>
        </w:rPr>
        <w:t> </w:t>
      </w:r>
      <w:r w:rsidR="006F6262" w:rsidRPr="00F408E2">
        <w:rPr>
          <w:rFonts w:cs="Times New Roman"/>
        </w:rPr>
        <w:t xml:space="preserve">: </w:t>
      </w:r>
      <w:r w:rsidR="003D1343" w:rsidRPr="00F408E2">
        <w:rPr>
          <w:rFonts w:cs="Times New Roman"/>
        </w:rPr>
        <w:t>diagnostic</w:t>
      </w:r>
      <w:r w:rsidR="003D1343">
        <w:rPr>
          <w:rFonts w:cs="Times New Roman"/>
        </w:rPr>
        <w:t xml:space="preserve"> positif</w:t>
      </w:r>
      <w:r w:rsidR="006F6262" w:rsidRPr="00F408E2">
        <w:rPr>
          <w:rFonts w:cs="Times New Roman"/>
        </w:rPr>
        <w:t xml:space="preserve">, gravité </w:t>
      </w:r>
    </w:p>
    <w:tbl>
      <w:tblPr>
        <w:tblStyle w:val="Grilledutableau"/>
        <w:tblW w:w="0" w:type="auto"/>
        <w:tblLook w:val="04A0" w:firstRow="1" w:lastRow="0" w:firstColumn="1" w:lastColumn="0" w:noHBand="0" w:noVBand="1"/>
      </w:tblPr>
      <w:tblGrid>
        <w:gridCol w:w="1670"/>
        <w:gridCol w:w="1669"/>
        <w:gridCol w:w="1670"/>
        <w:gridCol w:w="1670"/>
      </w:tblGrid>
      <w:tr w:rsidR="00903A01" w:rsidRPr="00F408E2" w14:paraId="613C70D4" w14:textId="1CF2DF30" w:rsidTr="00903A01">
        <w:tc>
          <w:tcPr>
            <w:tcW w:w="1670" w:type="dxa"/>
          </w:tcPr>
          <w:p w14:paraId="506C3877" w14:textId="2E327EB4" w:rsidR="00903A01" w:rsidRPr="00F408E2" w:rsidRDefault="00903A01" w:rsidP="006F6262">
            <w:pPr>
              <w:numPr>
                <w:ilvl w:val="0"/>
                <w:numId w:val="0"/>
              </w:numPr>
              <w:rPr>
                <w:rFonts w:cs="Times New Roman"/>
              </w:rPr>
            </w:pPr>
            <w:r w:rsidRPr="00F408E2">
              <w:rPr>
                <w:rFonts w:cs="Times New Roman"/>
              </w:rPr>
              <w:t xml:space="preserve">Histoire </w:t>
            </w:r>
          </w:p>
        </w:tc>
        <w:tc>
          <w:tcPr>
            <w:tcW w:w="1669" w:type="dxa"/>
          </w:tcPr>
          <w:p w14:paraId="62BEFFA6" w14:textId="06ACB695" w:rsidR="00903A01" w:rsidRPr="00F408E2" w:rsidRDefault="00903A01" w:rsidP="006F6262">
            <w:pPr>
              <w:numPr>
                <w:ilvl w:val="0"/>
                <w:numId w:val="0"/>
              </w:numPr>
              <w:rPr>
                <w:rFonts w:cs="Times New Roman"/>
              </w:rPr>
            </w:pPr>
            <w:r w:rsidRPr="00F408E2">
              <w:rPr>
                <w:rFonts w:cs="Times New Roman"/>
              </w:rPr>
              <w:t xml:space="preserve">Examen clinique </w:t>
            </w:r>
          </w:p>
        </w:tc>
        <w:tc>
          <w:tcPr>
            <w:tcW w:w="1670" w:type="dxa"/>
          </w:tcPr>
          <w:p w14:paraId="54627C03" w14:textId="620C46AB" w:rsidR="00903A01" w:rsidRPr="00F408E2" w:rsidRDefault="003D1343" w:rsidP="006F6262">
            <w:pPr>
              <w:numPr>
                <w:ilvl w:val="0"/>
                <w:numId w:val="0"/>
              </w:numPr>
              <w:rPr>
                <w:rFonts w:cs="Times New Roman"/>
              </w:rPr>
            </w:pPr>
            <w:r>
              <w:rPr>
                <w:rFonts w:cs="Times New Roman"/>
              </w:rPr>
              <w:t>Paracliniq</w:t>
            </w:r>
            <w:r w:rsidR="00903A01" w:rsidRPr="00F408E2">
              <w:rPr>
                <w:rFonts w:cs="Times New Roman"/>
              </w:rPr>
              <w:t>ue</w:t>
            </w:r>
          </w:p>
        </w:tc>
        <w:tc>
          <w:tcPr>
            <w:tcW w:w="1670" w:type="dxa"/>
          </w:tcPr>
          <w:p w14:paraId="2C6903A3" w14:textId="32C8AB67" w:rsidR="00903A01" w:rsidRPr="00F408E2" w:rsidRDefault="00903A01" w:rsidP="006F6262">
            <w:pPr>
              <w:numPr>
                <w:ilvl w:val="0"/>
                <w:numId w:val="0"/>
              </w:numPr>
              <w:rPr>
                <w:rFonts w:cs="Times New Roman"/>
              </w:rPr>
            </w:pPr>
            <w:r w:rsidRPr="00F408E2">
              <w:rPr>
                <w:rFonts w:cs="Times New Roman"/>
              </w:rPr>
              <w:t>Signification</w:t>
            </w:r>
          </w:p>
        </w:tc>
      </w:tr>
      <w:tr w:rsidR="00903A01" w:rsidRPr="00F408E2" w14:paraId="718D09B6" w14:textId="53BD5DD4" w:rsidTr="00903A01">
        <w:tc>
          <w:tcPr>
            <w:tcW w:w="1670" w:type="dxa"/>
          </w:tcPr>
          <w:p w14:paraId="1C44E5E9" w14:textId="323C73B7" w:rsidR="00903A01" w:rsidRPr="00F408E2" w:rsidRDefault="003D1343" w:rsidP="006F6262">
            <w:pPr>
              <w:numPr>
                <w:ilvl w:val="0"/>
                <w:numId w:val="0"/>
              </w:numPr>
              <w:rPr>
                <w:rFonts w:cs="Times New Roman"/>
              </w:rPr>
            </w:pPr>
            <w:r w:rsidRPr="00F408E2">
              <w:rPr>
                <w:rFonts w:cs="Times New Roman"/>
              </w:rPr>
              <w:t>Impotence</w:t>
            </w:r>
            <w:r w:rsidR="00903A01" w:rsidRPr="00F408E2">
              <w:rPr>
                <w:rFonts w:cs="Times New Roman"/>
              </w:rPr>
              <w:t xml:space="preserve"> </w:t>
            </w:r>
            <w:r w:rsidRPr="00F408E2">
              <w:rPr>
                <w:rFonts w:cs="Times New Roman"/>
              </w:rPr>
              <w:t>fonction</w:t>
            </w:r>
            <w:r w:rsidR="00903A01" w:rsidRPr="00F408E2">
              <w:rPr>
                <w:rFonts w:cs="Times New Roman"/>
              </w:rPr>
              <w:t xml:space="preserve"> d’un </w:t>
            </w:r>
            <w:r w:rsidRPr="00F408E2">
              <w:rPr>
                <w:rFonts w:cs="Times New Roman"/>
              </w:rPr>
              <w:t>ou plusieurs</w:t>
            </w:r>
            <w:r w:rsidR="00903A01" w:rsidRPr="00F408E2">
              <w:rPr>
                <w:rFonts w:cs="Times New Roman"/>
              </w:rPr>
              <w:t xml:space="preserve"> </w:t>
            </w:r>
            <w:r w:rsidRPr="00F408E2">
              <w:rPr>
                <w:rFonts w:cs="Times New Roman"/>
              </w:rPr>
              <w:t>segments</w:t>
            </w:r>
            <w:r w:rsidR="00903A01" w:rsidRPr="00F408E2">
              <w:rPr>
                <w:rFonts w:cs="Times New Roman"/>
              </w:rPr>
              <w:t xml:space="preserve"> d’un </w:t>
            </w:r>
            <w:r w:rsidR="00FF7CBD" w:rsidRPr="00F408E2">
              <w:rPr>
                <w:rFonts w:cs="Times New Roman"/>
              </w:rPr>
              <w:t>membre</w:t>
            </w:r>
            <w:r w:rsidR="00903A01" w:rsidRPr="00F408E2">
              <w:rPr>
                <w:rFonts w:cs="Times New Roman"/>
              </w:rPr>
              <w:t xml:space="preserve"> </w:t>
            </w:r>
          </w:p>
          <w:p w14:paraId="78FA52E9" w14:textId="77777777" w:rsidR="00903A01" w:rsidRPr="00F408E2" w:rsidRDefault="00903A01" w:rsidP="006F6262">
            <w:pPr>
              <w:numPr>
                <w:ilvl w:val="0"/>
                <w:numId w:val="0"/>
              </w:numPr>
              <w:rPr>
                <w:rFonts w:cs="Times New Roman"/>
              </w:rPr>
            </w:pPr>
          </w:p>
          <w:p w14:paraId="67BA9771" w14:textId="77777777" w:rsidR="00903A01" w:rsidRPr="00F408E2" w:rsidRDefault="00903A01" w:rsidP="006F6262">
            <w:pPr>
              <w:numPr>
                <w:ilvl w:val="0"/>
                <w:numId w:val="0"/>
              </w:numPr>
              <w:rPr>
                <w:rFonts w:cs="Times New Roman"/>
              </w:rPr>
            </w:pPr>
            <w:r w:rsidRPr="00F408E2">
              <w:rPr>
                <w:rFonts w:cs="Times New Roman"/>
              </w:rPr>
              <w:t xml:space="preserve">Amaigrissement localisé </w:t>
            </w:r>
          </w:p>
          <w:p w14:paraId="426ED128" w14:textId="77777777" w:rsidR="00903A01" w:rsidRPr="00F408E2" w:rsidRDefault="00903A01" w:rsidP="006F6262">
            <w:pPr>
              <w:numPr>
                <w:ilvl w:val="0"/>
                <w:numId w:val="0"/>
              </w:numPr>
              <w:rPr>
                <w:rFonts w:cs="Times New Roman"/>
              </w:rPr>
            </w:pPr>
          </w:p>
          <w:p w14:paraId="5CD82873" w14:textId="01141DF5" w:rsidR="00903A01" w:rsidRPr="00F408E2" w:rsidRDefault="00903A01" w:rsidP="006F6262">
            <w:pPr>
              <w:numPr>
                <w:ilvl w:val="0"/>
                <w:numId w:val="0"/>
              </w:numPr>
              <w:rPr>
                <w:rFonts w:cs="Times New Roman"/>
              </w:rPr>
            </w:pPr>
            <w:r w:rsidRPr="00F408E2">
              <w:rPr>
                <w:rFonts w:cs="Times New Roman"/>
              </w:rPr>
              <w:t xml:space="preserve">Douleur </w:t>
            </w:r>
            <w:r w:rsidR="003D1343" w:rsidRPr="00F408E2">
              <w:rPr>
                <w:rFonts w:cs="Times New Roman"/>
              </w:rPr>
              <w:t>au</w:t>
            </w:r>
            <w:r w:rsidRPr="00F408E2">
              <w:rPr>
                <w:rFonts w:cs="Times New Roman"/>
              </w:rPr>
              <w:t xml:space="preserve"> territoire </w:t>
            </w:r>
            <w:r w:rsidR="00FF7CBD" w:rsidRPr="00F408E2">
              <w:rPr>
                <w:rFonts w:cs="Times New Roman"/>
              </w:rPr>
              <w:t>innervé</w:t>
            </w:r>
            <w:r w:rsidRPr="00F408E2">
              <w:rPr>
                <w:rFonts w:cs="Times New Roman"/>
              </w:rPr>
              <w:t xml:space="preserve"> </w:t>
            </w:r>
            <w:r w:rsidR="00FF7CBD" w:rsidRPr="00F408E2">
              <w:rPr>
                <w:rFonts w:cs="Times New Roman"/>
              </w:rPr>
              <w:t>par le</w:t>
            </w:r>
            <w:r w:rsidRPr="00F408E2">
              <w:rPr>
                <w:rFonts w:cs="Times New Roman"/>
              </w:rPr>
              <w:t xml:space="preserve"> tro</w:t>
            </w:r>
            <w:r w:rsidR="00FF7CBD" w:rsidRPr="00F408E2">
              <w:rPr>
                <w:rFonts w:cs="Times New Roman"/>
              </w:rPr>
              <w:t>n</w:t>
            </w:r>
            <w:r w:rsidRPr="00F408E2">
              <w:rPr>
                <w:rFonts w:cs="Times New Roman"/>
              </w:rPr>
              <w:t xml:space="preserve">c </w:t>
            </w:r>
          </w:p>
          <w:p w14:paraId="3F80C74B" w14:textId="77777777" w:rsidR="00903A01" w:rsidRPr="00F408E2" w:rsidRDefault="00903A01" w:rsidP="006F6262">
            <w:pPr>
              <w:numPr>
                <w:ilvl w:val="0"/>
                <w:numId w:val="0"/>
              </w:numPr>
              <w:rPr>
                <w:rFonts w:cs="Times New Roman"/>
              </w:rPr>
            </w:pPr>
          </w:p>
          <w:p w14:paraId="66C16AE0" w14:textId="1159A041" w:rsidR="00903A01" w:rsidRPr="00F408E2" w:rsidRDefault="00903A01" w:rsidP="006F6262">
            <w:pPr>
              <w:numPr>
                <w:ilvl w:val="0"/>
                <w:numId w:val="0"/>
              </w:numPr>
              <w:rPr>
                <w:rFonts w:cs="Times New Roman"/>
              </w:rPr>
            </w:pPr>
            <w:r w:rsidRPr="00F408E2">
              <w:rPr>
                <w:rFonts w:cs="Times New Roman"/>
              </w:rPr>
              <w:t>Comportement d’immobil</w:t>
            </w:r>
            <w:r w:rsidR="00FF7CBD" w:rsidRPr="00F408E2">
              <w:rPr>
                <w:rFonts w:cs="Times New Roman"/>
              </w:rPr>
              <w:t>i</w:t>
            </w:r>
            <w:r w:rsidRPr="00F408E2">
              <w:rPr>
                <w:rFonts w:cs="Times New Roman"/>
              </w:rPr>
              <w:t>sa</w:t>
            </w:r>
            <w:r w:rsidR="00FF7CBD" w:rsidRPr="00F408E2">
              <w:rPr>
                <w:rFonts w:cs="Times New Roman"/>
              </w:rPr>
              <w:t>t</w:t>
            </w:r>
            <w:r w:rsidRPr="00F408E2">
              <w:rPr>
                <w:rFonts w:cs="Times New Roman"/>
              </w:rPr>
              <w:t xml:space="preserve">ion </w:t>
            </w:r>
          </w:p>
        </w:tc>
        <w:tc>
          <w:tcPr>
            <w:tcW w:w="1669" w:type="dxa"/>
          </w:tcPr>
          <w:p w14:paraId="4EC1320B" w14:textId="5E87A272" w:rsidR="00903A01" w:rsidRPr="00F408E2" w:rsidRDefault="00903A01" w:rsidP="006F6262">
            <w:pPr>
              <w:numPr>
                <w:ilvl w:val="0"/>
                <w:numId w:val="0"/>
              </w:numPr>
              <w:rPr>
                <w:rFonts w:cs="Times New Roman"/>
              </w:rPr>
            </w:pPr>
            <w:r w:rsidRPr="00F408E2">
              <w:rPr>
                <w:rFonts w:cs="Times New Roman"/>
              </w:rPr>
              <w:t>Paralysie et déficit</w:t>
            </w:r>
            <w:r w:rsidR="003D1343">
              <w:rPr>
                <w:rFonts w:cs="Times New Roman"/>
              </w:rPr>
              <w:t xml:space="preserve"> sensit</w:t>
            </w:r>
            <w:r w:rsidRPr="00F408E2">
              <w:rPr>
                <w:rFonts w:cs="Times New Roman"/>
              </w:rPr>
              <w:t xml:space="preserve"> au </w:t>
            </w:r>
            <w:r w:rsidR="004E3273" w:rsidRPr="00F408E2">
              <w:rPr>
                <w:rFonts w:cs="Times New Roman"/>
              </w:rPr>
              <w:t>niveau</w:t>
            </w:r>
            <w:r w:rsidRPr="00F408E2">
              <w:rPr>
                <w:rFonts w:cs="Times New Roman"/>
              </w:rPr>
              <w:t xml:space="preserve"> terr</w:t>
            </w:r>
            <w:r w:rsidR="004E3273" w:rsidRPr="00F408E2">
              <w:rPr>
                <w:rFonts w:cs="Times New Roman"/>
              </w:rPr>
              <w:t>i</w:t>
            </w:r>
            <w:r w:rsidRPr="00F408E2">
              <w:rPr>
                <w:rFonts w:cs="Times New Roman"/>
              </w:rPr>
              <w:t>t</w:t>
            </w:r>
            <w:r w:rsidR="004E3273" w:rsidRPr="00F408E2">
              <w:rPr>
                <w:rFonts w:cs="Times New Roman"/>
              </w:rPr>
              <w:t>oi</w:t>
            </w:r>
            <w:r w:rsidRPr="00F408E2">
              <w:rPr>
                <w:rFonts w:cs="Times New Roman"/>
              </w:rPr>
              <w:t xml:space="preserve">re </w:t>
            </w:r>
            <w:r w:rsidR="00FF7CBD" w:rsidRPr="00F408E2">
              <w:rPr>
                <w:rFonts w:cs="Times New Roman"/>
              </w:rPr>
              <w:t>nerveux</w:t>
            </w:r>
            <w:r w:rsidRPr="00F408E2">
              <w:rPr>
                <w:rFonts w:cs="Times New Roman"/>
              </w:rPr>
              <w:t xml:space="preserve"> </w:t>
            </w:r>
          </w:p>
          <w:p w14:paraId="5B97ABE8" w14:textId="77777777" w:rsidR="00903A01" w:rsidRPr="00F408E2" w:rsidRDefault="00903A01" w:rsidP="006F6262">
            <w:pPr>
              <w:numPr>
                <w:ilvl w:val="0"/>
                <w:numId w:val="0"/>
              </w:numPr>
              <w:rPr>
                <w:rFonts w:cs="Times New Roman"/>
              </w:rPr>
            </w:pPr>
          </w:p>
          <w:p w14:paraId="0482474F" w14:textId="77777777" w:rsidR="00903A01" w:rsidRPr="00F408E2" w:rsidRDefault="00903A01" w:rsidP="006F6262">
            <w:pPr>
              <w:numPr>
                <w:ilvl w:val="0"/>
                <w:numId w:val="0"/>
              </w:numPr>
              <w:rPr>
                <w:rFonts w:cs="Times New Roman"/>
              </w:rPr>
            </w:pPr>
          </w:p>
          <w:p w14:paraId="49B2E83D" w14:textId="77777777" w:rsidR="00903A01" w:rsidRPr="00E615C8" w:rsidRDefault="00903A01" w:rsidP="006F6262">
            <w:pPr>
              <w:numPr>
                <w:ilvl w:val="0"/>
                <w:numId w:val="0"/>
              </w:numPr>
              <w:rPr>
                <w:rFonts w:cs="Times New Roman"/>
                <w:lang w:val="es-ES"/>
              </w:rPr>
            </w:pPr>
            <w:r w:rsidRPr="00E615C8">
              <w:rPr>
                <w:rFonts w:cs="Times New Roman"/>
                <w:lang w:val="es-ES"/>
              </w:rPr>
              <w:t xml:space="preserve">Singes de Tinel  </w:t>
            </w:r>
          </w:p>
          <w:p w14:paraId="04AB7D01" w14:textId="7347DC55" w:rsidR="00903A01" w:rsidRPr="00E615C8" w:rsidRDefault="00903A01" w:rsidP="006F6262">
            <w:pPr>
              <w:numPr>
                <w:ilvl w:val="0"/>
                <w:numId w:val="0"/>
              </w:numPr>
              <w:rPr>
                <w:rFonts w:cs="Times New Roman"/>
                <w:lang w:val="es-ES"/>
              </w:rPr>
            </w:pPr>
            <w:r w:rsidRPr="00E615C8">
              <w:rPr>
                <w:rFonts w:cs="Times New Roman"/>
                <w:lang w:val="es-ES"/>
              </w:rPr>
              <w:t xml:space="preserve">Ex : calen </w:t>
            </w:r>
            <w:r w:rsidR="00FF7CBD" w:rsidRPr="00E615C8">
              <w:rPr>
                <w:rFonts w:cs="Times New Roman"/>
                <w:lang w:val="es-ES"/>
              </w:rPr>
              <w:t>tarsien</w:t>
            </w:r>
            <w:r w:rsidRPr="00E615C8">
              <w:rPr>
                <w:rFonts w:cs="Times New Roman"/>
                <w:lang w:val="es-ES"/>
              </w:rPr>
              <w:t xml:space="preserve"> </w:t>
            </w:r>
          </w:p>
          <w:p w14:paraId="7E38E1B8" w14:textId="61897E62" w:rsidR="00903A01" w:rsidRPr="00E615C8" w:rsidRDefault="00775595" w:rsidP="006F6262">
            <w:pPr>
              <w:numPr>
                <w:ilvl w:val="0"/>
                <w:numId w:val="0"/>
              </w:numPr>
              <w:rPr>
                <w:rFonts w:cs="Times New Roman"/>
                <w:lang w:val="es-ES"/>
              </w:rPr>
            </w:pPr>
            <w:r w:rsidRPr="00E615C8">
              <w:rPr>
                <w:rFonts w:cs="Times New Roman"/>
                <w:lang w:val="es-ES"/>
              </w:rPr>
              <w:t xml:space="preserve">(MI), </w:t>
            </w:r>
            <w:r w:rsidR="00FF7CBD" w:rsidRPr="00E615C8">
              <w:rPr>
                <w:rFonts w:cs="Times New Roman"/>
                <w:lang w:val="es-ES"/>
              </w:rPr>
              <w:t>canal</w:t>
            </w:r>
            <w:r w:rsidRPr="00E615C8">
              <w:rPr>
                <w:rFonts w:cs="Times New Roman"/>
                <w:lang w:val="es-ES"/>
              </w:rPr>
              <w:t xml:space="preserve"> carpien (MS)</w:t>
            </w:r>
          </w:p>
          <w:p w14:paraId="77A70F84" w14:textId="77777777" w:rsidR="00775595" w:rsidRPr="00E615C8" w:rsidRDefault="00775595" w:rsidP="006F6262">
            <w:pPr>
              <w:numPr>
                <w:ilvl w:val="0"/>
                <w:numId w:val="0"/>
              </w:numPr>
              <w:rPr>
                <w:rFonts w:cs="Times New Roman"/>
                <w:lang w:val="es-ES"/>
              </w:rPr>
            </w:pPr>
          </w:p>
          <w:p w14:paraId="252E08DD" w14:textId="1FAF5BEA" w:rsidR="00775595" w:rsidRPr="00F408E2" w:rsidRDefault="00775595" w:rsidP="006F6262">
            <w:pPr>
              <w:numPr>
                <w:ilvl w:val="0"/>
                <w:numId w:val="0"/>
              </w:numPr>
              <w:rPr>
                <w:rFonts w:cs="Times New Roman"/>
              </w:rPr>
            </w:pPr>
            <w:r w:rsidRPr="00F408E2">
              <w:rPr>
                <w:rFonts w:cs="Times New Roman"/>
              </w:rPr>
              <w:t>+/- sd de loge</w:t>
            </w:r>
          </w:p>
        </w:tc>
        <w:tc>
          <w:tcPr>
            <w:tcW w:w="1670" w:type="dxa"/>
          </w:tcPr>
          <w:p w14:paraId="7216D8EE" w14:textId="207EDC9D" w:rsidR="00903A01" w:rsidRPr="00F408E2" w:rsidRDefault="00775595" w:rsidP="006F6262">
            <w:pPr>
              <w:numPr>
                <w:ilvl w:val="0"/>
                <w:numId w:val="0"/>
              </w:numPr>
              <w:rPr>
                <w:rFonts w:cs="Times New Roman"/>
              </w:rPr>
            </w:pPr>
            <w:r w:rsidRPr="00F408E2">
              <w:rPr>
                <w:rFonts w:cs="Times New Roman"/>
              </w:rPr>
              <w:t>ENMG +++</w:t>
            </w:r>
            <w:r w:rsidR="00EC3244">
              <w:rPr>
                <w:rFonts w:cs="Times New Roman"/>
              </w:rPr>
              <w:t> </w:t>
            </w:r>
            <w:r w:rsidRPr="00F408E2">
              <w:rPr>
                <w:rFonts w:cs="Times New Roman"/>
              </w:rPr>
              <w:t>: différenti</w:t>
            </w:r>
            <w:r w:rsidR="003D1343">
              <w:rPr>
                <w:rFonts w:cs="Times New Roman"/>
              </w:rPr>
              <w:t>ation l’atteinte  radi</w:t>
            </w:r>
            <w:r w:rsidRPr="00F408E2">
              <w:rPr>
                <w:rFonts w:cs="Times New Roman"/>
              </w:rPr>
              <w:t xml:space="preserve">culaire et </w:t>
            </w:r>
            <w:r w:rsidR="003D1343" w:rsidRPr="00F408E2">
              <w:rPr>
                <w:rFonts w:cs="Times New Roman"/>
              </w:rPr>
              <w:t>tronculaire</w:t>
            </w:r>
            <w:r w:rsidRPr="00F408E2">
              <w:rPr>
                <w:rFonts w:cs="Times New Roman"/>
              </w:rPr>
              <w:t xml:space="preserve"> </w:t>
            </w:r>
          </w:p>
        </w:tc>
        <w:tc>
          <w:tcPr>
            <w:tcW w:w="1670" w:type="dxa"/>
          </w:tcPr>
          <w:p w14:paraId="1470DB51" w14:textId="77777777" w:rsidR="00903A01" w:rsidRPr="00F408E2" w:rsidRDefault="00775595" w:rsidP="006F6262">
            <w:pPr>
              <w:numPr>
                <w:ilvl w:val="0"/>
                <w:numId w:val="0"/>
              </w:numPr>
              <w:rPr>
                <w:rFonts w:cs="Times New Roman"/>
              </w:rPr>
            </w:pPr>
            <w:r w:rsidRPr="00F408E2">
              <w:rPr>
                <w:rFonts w:cs="Times New Roman"/>
              </w:rPr>
              <w:t>Attente focale d’un nerf (SPE, NERF RADIAL, …)</w:t>
            </w:r>
          </w:p>
          <w:p w14:paraId="654FCB95" w14:textId="77777777" w:rsidR="00775595" w:rsidRPr="00F408E2" w:rsidRDefault="00775595" w:rsidP="006F6262">
            <w:pPr>
              <w:numPr>
                <w:ilvl w:val="0"/>
                <w:numId w:val="0"/>
              </w:numPr>
              <w:rPr>
                <w:rFonts w:cs="Times New Roman"/>
              </w:rPr>
            </w:pPr>
          </w:p>
          <w:p w14:paraId="19DC0FE1" w14:textId="77777777" w:rsidR="00775595" w:rsidRPr="00F408E2" w:rsidRDefault="00775595" w:rsidP="006F6262">
            <w:pPr>
              <w:numPr>
                <w:ilvl w:val="0"/>
                <w:numId w:val="0"/>
              </w:numPr>
              <w:rPr>
                <w:rFonts w:cs="Times New Roman"/>
              </w:rPr>
            </w:pPr>
          </w:p>
          <w:p w14:paraId="572FB8D0" w14:textId="77777777" w:rsidR="00775595" w:rsidRPr="00F408E2" w:rsidRDefault="00775595" w:rsidP="006F6262">
            <w:pPr>
              <w:numPr>
                <w:ilvl w:val="0"/>
                <w:numId w:val="0"/>
              </w:numPr>
              <w:rPr>
                <w:rFonts w:cs="Times New Roman"/>
              </w:rPr>
            </w:pPr>
          </w:p>
          <w:p w14:paraId="7A5867E3" w14:textId="77777777" w:rsidR="00775595" w:rsidRPr="00F408E2" w:rsidRDefault="00775595" w:rsidP="006F6262">
            <w:pPr>
              <w:numPr>
                <w:ilvl w:val="0"/>
                <w:numId w:val="0"/>
              </w:numPr>
              <w:rPr>
                <w:rFonts w:cs="Times New Roman"/>
              </w:rPr>
            </w:pPr>
          </w:p>
          <w:p w14:paraId="23355A10" w14:textId="77777777" w:rsidR="00775595" w:rsidRPr="00F408E2" w:rsidRDefault="00775595" w:rsidP="006F6262">
            <w:pPr>
              <w:numPr>
                <w:ilvl w:val="0"/>
                <w:numId w:val="0"/>
              </w:numPr>
              <w:rPr>
                <w:rFonts w:cs="Times New Roman"/>
              </w:rPr>
            </w:pPr>
          </w:p>
          <w:p w14:paraId="5C0A02C5" w14:textId="77777777" w:rsidR="00775595" w:rsidRPr="00F408E2" w:rsidRDefault="00775595" w:rsidP="006F6262">
            <w:pPr>
              <w:numPr>
                <w:ilvl w:val="0"/>
                <w:numId w:val="0"/>
              </w:numPr>
              <w:rPr>
                <w:rFonts w:cs="Times New Roman"/>
              </w:rPr>
            </w:pPr>
          </w:p>
          <w:p w14:paraId="69049B8C" w14:textId="77777777" w:rsidR="00775595" w:rsidRPr="00F408E2" w:rsidRDefault="00775595" w:rsidP="006F6262">
            <w:pPr>
              <w:numPr>
                <w:ilvl w:val="0"/>
                <w:numId w:val="0"/>
              </w:numPr>
              <w:rPr>
                <w:rFonts w:cs="Times New Roman"/>
              </w:rPr>
            </w:pPr>
          </w:p>
          <w:p w14:paraId="7D522C0C" w14:textId="77777777" w:rsidR="00775595" w:rsidRPr="00F408E2" w:rsidRDefault="00775595" w:rsidP="006F6262">
            <w:pPr>
              <w:numPr>
                <w:ilvl w:val="0"/>
                <w:numId w:val="0"/>
              </w:numPr>
              <w:rPr>
                <w:rFonts w:cs="Times New Roman"/>
              </w:rPr>
            </w:pPr>
          </w:p>
          <w:p w14:paraId="05BF8E95" w14:textId="77777777" w:rsidR="00775595" w:rsidRPr="00F408E2" w:rsidRDefault="00775595" w:rsidP="006F6262">
            <w:pPr>
              <w:numPr>
                <w:ilvl w:val="0"/>
                <w:numId w:val="0"/>
              </w:numPr>
              <w:rPr>
                <w:rFonts w:cs="Times New Roman"/>
              </w:rPr>
            </w:pPr>
          </w:p>
          <w:p w14:paraId="22C57126" w14:textId="1061C81E" w:rsidR="00775595" w:rsidRPr="00F408E2" w:rsidRDefault="00FF7CBD" w:rsidP="006F6262">
            <w:pPr>
              <w:numPr>
                <w:ilvl w:val="0"/>
                <w:numId w:val="0"/>
              </w:numPr>
              <w:rPr>
                <w:rFonts w:cs="Times New Roman"/>
              </w:rPr>
            </w:pPr>
            <w:r w:rsidRPr="00F408E2">
              <w:rPr>
                <w:rFonts w:cs="Times New Roman"/>
              </w:rPr>
              <w:t>Gravité</w:t>
            </w:r>
          </w:p>
        </w:tc>
      </w:tr>
      <w:tr w:rsidR="00903A01" w:rsidRPr="00F408E2" w14:paraId="06CE4581" w14:textId="0B927E33" w:rsidTr="00903A01">
        <w:tc>
          <w:tcPr>
            <w:tcW w:w="1670" w:type="dxa"/>
          </w:tcPr>
          <w:p w14:paraId="4ABA707F" w14:textId="77777777" w:rsidR="00903A01" w:rsidRPr="00F408E2" w:rsidRDefault="00903A01" w:rsidP="006F6262">
            <w:pPr>
              <w:numPr>
                <w:ilvl w:val="0"/>
                <w:numId w:val="0"/>
              </w:numPr>
              <w:rPr>
                <w:rFonts w:cs="Times New Roman"/>
              </w:rPr>
            </w:pPr>
          </w:p>
        </w:tc>
        <w:tc>
          <w:tcPr>
            <w:tcW w:w="1669" w:type="dxa"/>
          </w:tcPr>
          <w:p w14:paraId="6D7A88D5" w14:textId="77777777" w:rsidR="00903A01" w:rsidRPr="00F408E2" w:rsidRDefault="00903A01" w:rsidP="006F6262">
            <w:pPr>
              <w:numPr>
                <w:ilvl w:val="0"/>
                <w:numId w:val="0"/>
              </w:numPr>
              <w:rPr>
                <w:rFonts w:cs="Times New Roman"/>
              </w:rPr>
            </w:pPr>
          </w:p>
        </w:tc>
        <w:tc>
          <w:tcPr>
            <w:tcW w:w="1670" w:type="dxa"/>
          </w:tcPr>
          <w:p w14:paraId="10E04546" w14:textId="77777777" w:rsidR="00903A01" w:rsidRPr="00F408E2" w:rsidRDefault="00903A01" w:rsidP="006F6262">
            <w:pPr>
              <w:numPr>
                <w:ilvl w:val="0"/>
                <w:numId w:val="0"/>
              </w:numPr>
              <w:rPr>
                <w:rFonts w:cs="Times New Roman"/>
              </w:rPr>
            </w:pPr>
          </w:p>
        </w:tc>
        <w:tc>
          <w:tcPr>
            <w:tcW w:w="1670" w:type="dxa"/>
          </w:tcPr>
          <w:p w14:paraId="0E001145" w14:textId="77777777" w:rsidR="00903A01" w:rsidRPr="00F408E2" w:rsidRDefault="00903A01" w:rsidP="006F6262">
            <w:pPr>
              <w:numPr>
                <w:ilvl w:val="0"/>
                <w:numId w:val="0"/>
              </w:numPr>
              <w:rPr>
                <w:rFonts w:cs="Times New Roman"/>
              </w:rPr>
            </w:pPr>
          </w:p>
        </w:tc>
      </w:tr>
    </w:tbl>
    <w:p w14:paraId="6874B902" w14:textId="77777777" w:rsidR="006F6262" w:rsidRPr="00F408E2" w:rsidRDefault="006F6262" w:rsidP="006F6262">
      <w:pPr>
        <w:numPr>
          <w:ilvl w:val="0"/>
          <w:numId w:val="0"/>
        </w:numPr>
        <w:rPr>
          <w:rFonts w:cs="Times New Roman"/>
        </w:rPr>
      </w:pPr>
    </w:p>
    <w:p w14:paraId="3E812917" w14:textId="2C30901F" w:rsidR="004E3273" w:rsidRPr="00F408E2" w:rsidRDefault="003D1343" w:rsidP="006F6262">
      <w:pPr>
        <w:numPr>
          <w:ilvl w:val="0"/>
          <w:numId w:val="0"/>
        </w:numPr>
        <w:rPr>
          <w:rFonts w:cs="Times New Roman"/>
        </w:rPr>
      </w:pPr>
      <w:r>
        <w:rPr>
          <w:rFonts w:cs="Times New Roman"/>
        </w:rPr>
        <w:t>Interrogatoire</w:t>
      </w:r>
      <w:r w:rsidR="004E3273" w:rsidRPr="00F408E2">
        <w:rPr>
          <w:rFonts w:cs="Times New Roman"/>
        </w:rPr>
        <w:t xml:space="preserve"> (antécédents</w:t>
      </w:r>
      <w:r w:rsidRPr="00F408E2">
        <w:rPr>
          <w:rFonts w:cs="Times New Roman"/>
        </w:rPr>
        <w:t>),</w:t>
      </w:r>
      <w:r w:rsidR="004E3273" w:rsidRPr="00F408E2">
        <w:rPr>
          <w:rFonts w:cs="Times New Roman"/>
        </w:rPr>
        <w:t xml:space="preserve"> 2</w:t>
      </w:r>
      <w:r w:rsidR="004E3273" w:rsidRPr="00F408E2">
        <w:rPr>
          <w:rFonts w:cs="Times New Roman"/>
          <w:vertAlign w:val="superscript"/>
        </w:rPr>
        <w:t>ème</w:t>
      </w:r>
      <w:r w:rsidR="004E3273" w:rsidRPr="00F408E2">
        <w:rPr>
          <w:rFonts w:cs="Times New Roman"/>
        </w:rPr>
        <w:t xml:space="preserve"> </w:t>
      </w:r>
      <w:r w:rsidRPr="00F408E2">
        <w:rPr>
          <w:rFonts w:cs="Times New Roman"/>
        </w:rPr>
        <w:t>examen</w:t>
      </w:r>
      <w:r w:rsidR="004E3273" w:rsidRPr="00F408E2">
        <w:rPr>
          <w:rFonts w:cs="Times New Roman"/>
        </w:rPr>
        <w:t xml:space="preserve"> </w:t>
      </w:r>
      <w:r w:rsidR="002757DA" w:rsidRPr="00F408E2">
        <w:rPr>
          <w:rFonts w:cs="Times New Roman"/>
        </w:rPr>
        <w:t>clinique</w:t>
      </w:r>
      <w:r w:rsidR="004E3273" w:rsidRPr="00F408E2">
        <w:rPr>
          <w:rFonts w:cs="Times New Roman"/>
        </w:rPr>
        <w:t xml:space="preserve"> et </w:t>
      </w:r>
      <w:r w:rsidRPr="00F408E2">
        <w:rPr>
          <w:rFonts w:cs="Times New Roman"/>
        </w:rPr>
        <w:t>paraclinique</w:t>
      </w:r>
      <w:r w:rsidR="004E3273" w:rsidRPr="00F408E2">
        <w:rPr>
          <w:rFonts w:cs="Times New Roman"/>
        </w:rPr>
        <w:t xml:space="preserve"> </w:t>
      </w:r>
      <w:r w:rsidRPr="00F408E2">
        <w:rPr>
          <w:rFonts w:cs="Times New Roman"/>
        </w:rPr>
        <w:t>orienté</w:t>
      </w:r>
      <w:r w:rsidR="00EC3244">
        <w:rPr>
          <w:rFonts w:cs="Times New Roman"/>
        </w:rPr>
        <w:t> </w:t>
      </w:r>
      <w:r w:rsidR="004E3273" w:rsidRPr="00F408E2">
        <w:rPr>
          <w:rFonts w:cs="Times New Roman"/>
        </w:rPr>
        <w:t xml:space="preserve">: diagnostic </w:t>
      </w:r>
      <w:r w:rsidRPr="00F408E2">
        <w:rPr>
          <w:rFonts w:cs="Times New Roman"/>
        </w:rPr>
        <w:t>étiologique</w:t>
      </w:r>
      <w:r w:rsidR="004E3273" w:rsidRPr="00F408E2">
        <w:rPr>
          <w:rFonts w:cs="Times New Roman"/>
        </w:rPr>
        <w:t xml:space="preserve"> </w:t>
      </w:r>
    </w:p>
    <w:p w14:paraId="5AA6C235" w14:textId="77777777" w:rsidR="004E3273" w:rsidRDefault="004E3273" w:rsidP="006F6262">
      <w:pPr>
        <w:numPr>
          <w:ilvl w:val="0"/>
          <w:numId w:val="0"/>
        </w:numPr>
        <w:rPr>
          <w:rFonts w:cs="Times New Roman"/>
        </w:rPr>
      </w:pPr>
    </w:p>
    <w:p w14:paraId="377BF9D8" w14:textId="77777777" w:rsidR="003D1343" w:rsidRPr="00F408E2" w:rsidRDefault="003D1343" w:rsidP="006F6262">
      <w:pPr>
        <w:numPr>
          <w:ilvl w:val="0"/>
          <w:numId w:val="0"/>
        </w:numPr>
        <w:rPr>
          <w:rFonts w:cs="Times New Roman"/>
        </w:rPr>
      </w:pPr>
    </w:p>
    <w:tbl>
      <w:tblPr>
        <w:tblStyle w:val="Grilledutableau"/>
        <w:tblW w:w="0" w:type="auto"/>
        <w:tblLook w:val="04A0" w:firstRow="1" w:lastRow="0" w:firstColumn="1" w:lastColumn="0" w:noHBand="0" w:noVBand="1"/>
      </w:tblPr>
      <w:tblGrid>
        <w:gridCol w:w="2226"/>
        <w:gridCol w:w="2226"/>
        <w:gridCol w:w="2227"/>
      </w:tblGrid>
      <w:tr w:rsidR="0097074A" w:rsidRPr="003D1343" w14:paraId="7BA1FE14" w14:textId="77777777" w:rsidTr="0097074A">
        <w:tc>
          <w:tcPr>
            <w:tcW w:w="2226" w:type="dxa"/>
          </w:tcPr>
          <w:p w14:paraId="697BBC59" w14:textId="743CEBAF" w:rsidR="0097074A" w:rsidRPr="003D1343" w:rsidRDefault="0097074A" w:rsidP="003D1343">
            <w:pPr>
              <w:numPr>
                <w:ilvl w:val="0"/>
                <w:numId w:val="0"/>
              </w:numPr>
              <w:jc w:val="center"/>
              <w:rPr>
                <w:rFonts w:cs="Times New Roman"/>
                <w:b/>
              </w:rPr>
            </w:pPr>
            <w:r w:rsidRPr="003D1343">
              <w:rPr>
                <w:rFonts w:cs="Times New Roman"/>
                <w:b/>
              </w:rPr>
              <w:t>Mécanisme</w:t>
            </w:r>
          </w:p>
        </w:tc>
        <w:tc>
          <w:tcPr>
            <w:tcW w:w="2226" w:type="dxa"/>
          </w:tcPr>
          <w:p w14:paraId="4AF58550" w14:textId="602A934E" w:rsidR="0097074A" w:rsidRPr="003D1343" w:rsidRDefault="003D1343" w:rsidP="003D1343">
            <w:pPr>
              <w:numPr>
                <w:ilvl w:val="0"/>
                <w:numId w:val="0"/>
              </w:numPr>
              <w:jc w:val="center"/>
              <w:rPr>
                <w:rFonts w:cs="Times New Roman"/>
                <w:b/>
              </w:rPr>
            </w:pPr>
            <w:r w:rsidRPr="003D1343">
              <w:rPr>
                <w:rFonts w:cs="Times New Roman"/>
                <w:b/>
              </w:rPr>
              <w:t>Etiologie</w:t>
            </w:r>
          </w:p>
        </w:tc>
        <w:tc>
          <w:tcPr>
            <w:tcW w:w="2227" w:type="dxa"/>
          </w:tcPr>
          <w:p w14:paraId="480825E1" w14:textId="5C62058E" w:rsidR="0097074A" w:rsidRPr="003D1343" w:rsidRDefault="003D1343" w:rsidP="003D1343">
            <w:pPr>
              <w:numPr>
                <w:ilvl w:val="0"/>
                <w:numId w:val="0"/>
              </w:numPr>
              <w:jc w:val="center"/>
              <w:rPr>
                <w:rFonts w:cs="Times New Roman"/>
                <w:b/>
              </w:rPr>
            </w:pPr>
            <w:r w:rsidRPr="003D1343">
              <w:rPr>
                <w:rFonts w:cs="Times New Roman"/>
                <w:b/>
              </w:rPr>
              <w:t>Paraclinique</w:t>
            </w:r>
          </w:p>
        </w:tc>
      </w:tr>
      <w:tr w:rsidR="0097074A" w:rsidRPr="00F408E2" w14:paraId="2D6F7B63" w14:textId="77777777" w:rsidTr="0097074A">
        <w:tc>
          <w:tcPr>
            <w:tcW w:w="2226" w:type="dxa"/>
          </w:tcPr>
          <w:p w14:paraId="109D4133" w14:textId="52FB4A06" w:rsidR="0097074A" w:rsidRPr="00F408E2" w:rsidRDefault="0097074A" w:rsidP="006F6262">
            <w:pPr>
              <w:numPr>
                <w:ilvl w:val="0"/>
                <w:numId w:val="0"/>
              </w:numPr>
              <w:rPr>
                <w:rFonts w:cs="Times New Roman"/>
              </w:rPr>
            </w:pPr>
            <w:r w:rsidRPr="00F408E2">
              <w:rPr>
                <w:rFonts w:cs="Times New Roman"/>
              </w:rPr>
              <w:lastRenderedPageBreak/>
              <w:t xml:space="preserve">Compression </w:t>
            </w:r>
          </w:p>
        </w:tc>
        <w:tc>
          <w:tcPr>
            <w:tcW w:w="2226" w:type="dxa"/>
          </w:tcPr>
          <w:p w14:paraId="746DD213" w14:textId="00EE6137" w:rsidR="0097074A" w:rsidRPr="00F408E2" w:rsidRDefault="003D1343" w:rsidP="006F6262">
            <w:pPr>
              <w:numPr>
                <w:ilvl w:val="0"/>
                <w:numId w:val="0"/>
              </w:numPr>
              <w:rPr>
                <w:rFonts w:cs="Times New Roman"/>
              </w:rPr>
            </w:pPr>
            <w:r>
              <w:rPr>
                <w:rFonts w:cs="Times New Roman"/>
              </w:rPr>
              <w:t>Augmentation volu</w:t>
            </w:r>
            <w:r w:rsidR="0097074A" w:rsidRPr="00F408E2">
              <w:rPr>
                <w:rFonts w:cs="Times New Roman"/>
              </w:rPr>
              <w:t xml:space="preserve">me </w:t>
            </w:r>
            <w:r w:rsidRPr="00F408E2">
              <w:rPr>
                <w:rFonts w:cs="Times New Roman"/>
              </w:rPr>
              <w:t>tronc</w:t>
            </w:r>
            <w:r w:rsidR="00EC3244">
              <w:rPr>
                <w:rFonts w:cs="Times New Roman"/>
              </w:rPr>
              <w:t> </w:t>
            </w:r>
            <w:r w:rsidR="0097074A" w:rsidRPr="00F408E2">
              <w:rPr>
                <w:rFonts w:cs="Times New Roman"/>
              </w:rPr>
              <w:t xml:space="preserve">: lèpre, acromégalie </w:t>
            </w:r>
          </w:p>
          <w:p w14:paraId="55157628" w14:textId="77777777" w:rsidR="0097074A" w:rsidRPr="00F408E2" w:rsidRDefault="0097074A" w:rsidP="006F6262">
            <w:pPr>
              <w:numPr>
                <w:ilvl w:val="0"/>
                <w:numId w:val="0"/>
              </w:numPr>
              <w:rPr>
                <w:rFonts w:cs="Times New Roman"/>
              </w:rPr>
            </w:pPr>
            <w:r w:rsidRPr="00F408E2">
              <w:rPr>
                <w:rFonts w:cs="Times New Roman"/>
              </w:rPr>
              <w:t xml:space="preserve">Neuropathie inflammatoire hypertrophique </w:t>
            </w:r>
          </w:p>
          <w:p w14:paraId="7BDB05A2" w14:textId="23D720BC" w:rsidR="0097074A" w:rsidRPr="00F408E2" w:rsidRDefault="0097074A" w:rsidP="006F6262">
            <w:pPr>
              <w:numPr>
                <w:ilvl w:val="0"/>
                <w:numId w:val="0"/>
              </w:numPr>
              <w:rPr>
                <w:rFonts w:cs="Times New Roman"/>
              </w:rPr>
            </w:pPr>
            <w:r w:rsidRPr="00F408E2">
              <w:rPr>
                <w:rFonts w:cs="Times New Roman"/>
              </w:rPr>
              <w:t>Anomalie local</w:t>
            </w:r>
            <w:r w:rsidR="00EC3244">
              <w:rPr>
                <w:rFonts w:cs="Times New Roman"/>
              </w:rPr>
              <w:t> </w:t>
            </w:r>
            <w:r w:rsidRPr="00F408E2">
              <w:rPr>
                <w:rFonts w:cs="Times New Roman"/>
              </w:rPr>
              <w:t xml:space="preserve">: </w:t>
            </w:r>
            <w:r w:rsidR="003D1343" w:rsidRPr="00F408E2">
              <w:rPr>
                <w:rFonts w:cs="Times New Roman"/>
              </w:rPr>
              <w:t>rétrécissements</w:t>
            </w:r>
            <w:r w:rsidRPr="00F408E2">
              <w:rPr>
                <w:rFonts w:cs="Times New Roman"/>
              </w:rPr>
              <w:t xml:space="preserve"> </w:t>
            </w:r>
            <w:r w:rsidR="003D1343" w:rsidRPr="00F408E2">
              <w:rPr>
                <w:rFonts w:cs="Times New Roman"/>
              </w:rPr>
              <w:t>congénitaux</w:t>
            </w:r>
            <w:r w:rsidR="003D1343">
              <w:rPr>
                <w:rFonts w:cs="Times New Roman"/>
              </w:rPr>
              <w:t xml:space="preserve">, </w:t>
            </w:r>
            <w:r w:rsidRPr="00F408E2">
              <w:rPr>
                <w:rFonts w:cs="Times New Roman"/>
              </w:rPr>
              <w:t>ostéarthrose, ….</w:t>
            </w:r>
          </w:p>
        </w:tc>
        <w:tc>
          <w:tcPr>
            <w:tcW w:w="2227" w:type="dxa"/>
          </w:tcPr>
          <w:p w14:paraId="1C741C54" w14:textId="3D731749" w:rsidR="0097074A" w:rsidRPr="00F408E2" w:rsidRDefault="0097074A" w:rsidP="006F6262">
            <w:pPr>
              <w:numPr>
                <w:ilvl w:val="0"/>
                <w:numId w:val="0"/>
              </w:numPr>
              <w:rPr>
                <w:rFonts w:cs="Times New Roman"/>
              </w:rPr>
            </w:pPr>
          </w:p>
        </w:tc>
      </w:tr>
      <w:tr w:rsidR="0097074A" w:rsidRPr="00F408E2" w14:paraId="7CC967A1" w14:textId="77777777" w:rsidTr="0097074A">
        <w:tc>
          <w:tcPr>
            <w:tcW w:w="2226" w:type="dxa"/>
          </w:tcPr>
          <w:p w14:paraId="28DD59A3" w14:textId="5BDDB10C" w:rsidR="0097074A" w:rsidRPr="00F408E2" w:rsidRDefault="00937F9A" w:rsidP="006F6262">
            <w:pPr>
              <w:numPr>
                <w:ilvl w:val="0"/>
                <w:numId w:val="0"/>
              </w:numPr>
              <w:rPr>
                <w:rFonts w:cs="Times New Roman"/>
              </w:rPr>
            </w:pPr>
            <w:r w:rsidRPr="00F408E2">
              <w:rPr>
                <w:rFonts w:cs="Times New Roman"/>
              </w:rPr>
              <w:t xml:space="preserve">Vasculaire (ischémique petites </w:t>
            </w:r>
            <w:r w:rsidR="003D1343" w:rsidRPr="00F408E2">
              <w:rPr>
                <w:rFonts w:cs="Times New Roman"/>
              </w:rPr>
              <w:t>vaisseaux</w:t>
            </w:r>
            <w:r w:rsidRPr="00F408E2">
              <w:rPr>
                <w:rFonts w:cs="Times New Roman"/>
              </w:rPr>
              <w:t xml:space="preserve"> épineuraux))</w:t>
            </w:r>
          </w:p>
        </w:tc>
        <w:tc>
          <w:tcPr>
            <w:tcW w:w="2226" w:type="dxa"/>
          </w:tcPr>
          <w:p w14:paraId="4EC47F6E" w14:textId="3BF769DC" w:rsidR="0097074A" w:rsidRPr="00F408E2" w:rsidRDefault="0049188D" w:rsidP="006F6262">
            <w:pPr>
              <w:numPr>
                <w:ilvl w:val="0"/>
                <w:numId w:val="0"/>
              </w:numPr>
              <w:rPr>
                <w:rFonts w:cs="Times New Roman"/>
              </w:rPr>
            </w:pPr>
            <w:r w:rsidRPr="00F408E2">
              <w:rPr>
                <w:rFonts w:cs="Times New Roman"/>
              </w:rPr>
              <w:t xml:space="preserve">Vascularite </w:t>
            </w:r>
            <w:r w:rsidR="003D1343" w:rsidRPr="00F408E2">
              <w:rPr>
                <w:rFonts w:cs="Times New Roman"/>
              </w:rPr>
              <w:t>nécrosante</w:t>
            </w:r>
            <w:r w:rsidRPr="00F408E2">
              <w:rPr>
                <w:rFonts w:cs="Times New Roman"/>
              </w:rPr>
              <w:t xml:space="preserve"> </w:t>
            </w:r>
          </w:p>
        </w:tc>
        <w:tc>
          <w:tcPr>
            <w:tcW w:w="2227" w:type="dxa"/>
          </w:tcPr>
          <w:p w14:paraId="63598829" w14:textId="4E988CEB" w:rsidR="0097074A" w:rsidRPr="00F408E2" w:rsidRDefault="0089237B" w:rsidP="006F6262">
            <w:pPr>
              <w:numPr>
                <w:ilvl w:val="0"/>
                <w:numId w:val="0"/>
              </w:numPr>
              <w:rPr>
                <w:rFonts w:cs="Times New Roman"/>
              </w:rPr>
            </w:pPr>
            <w:r w:rsidRPr="00F408E2">
              <w:rPr>
                <w:rFonts w:cs="Times New Roman"/>
              </w:rPr>
              <w:t>orienté</w:t>
            </w:r>
          </w:p>
        </w:tc>
      </w:tr>
      <w:tr w:rsidR="0049188D" w:rsidRPr="00F408E2" w14:paraId="07C306A8" w14:textId="77777777" w:rsidTr="0097074A">
        <w:tc>
          <w:tcPr>
            <w:tcW w:w="2226" w:type="dxa"/>
          </w:tcPr>
          <w:p w14:paraId="31710D8E" w14:textId="01BF8FB4" w:rsidR="0049188D" w:rsidRPr="00F408E2" w:rsidRDefault="0049188D" w:rsidP="006F6262">
            <w:pPr>
              <w:numPr>
                <w:ilvl w:val="0"/>
                <w:numId w:val="0"/>
              </w:numPr>
              <w:rPr>
                <w:rFonts w:cs="Times New Roman"/>
              </w:rPr>
            </w:pPr>
            <w:r w:rsidRPr="00F408E2">
              <w:rPr>
                <w:rFonts w:cs="Times New Roman"/>
              </w:rPr>
              <w:t xml:space="preserve">Inflammatoire </w:t>
            </w:r>
          </w:p>
        </w:tc>
        <w:tc>
          <w:tcPr>
            <w:tcW w:w="2226" w:type="dxa"/>
          </w:tcPr>
          <w:p w14:paraId="30F26830" w14:textId="3819C1B0" w:rsidR="0049188D" w:rsidRPr="00F408E2" w:rsidRDefault="003D1343" w:rsidP="006F6262">
            <w:pPr>
              <w:numPr>
                <w:ilvl w:val="0"/>
                <w:numId w:val="0"/>
              </w:numPr>
              <w:rPr>
                <w:rFonts w:cs="Times New Roman"/>
              </w:rPr>
            </w:pPr>
            <w:r w:rsidRPr="00F408E2">
              <w:rPr>
                <w:rFonts w:cs="Times New Roman"/>
              </w:rPr>
              <w:t>Facteurs</w:t>
            </w:r>
            <w:r>
              <w:rPr>
                <w:rFonts w:cs="Times New Roman"/>
              </w:rPr>
              <w:t xml:space="preserve"> déclenchants</w:t>
            </w:r>
            <w:r w:rsidR="0049188D" w:rsidRPr="00F408E2">
              <w:rPr>
                <w:rFonts w:cs="Times New Roman"/>
              </w:rPr>
              <w:t xml:space="preserve"> (bactérien / Lyme , viral , /VIH, </w:t>
            </w:r>
            <w:r>
              <w:rPr>
                <w:rFonts w:cs="Times New Roman"/>
              </w:rPr>
              <w:t>diabète</w:t>
            </w:r>
            <w:r w:rsidR="0049188D" w:rsidRPr="00F408E2">
              <w:rPr>
                <w:rFonts w:cs="Times New Roman"/>
              </w:rPr>
              <w:t xml:space="preserve">, </w:t>
            </w:r>
            <w:r w:rsidRPr="00F408E2">
              <w:rPr>
                <w:rFonts w:cs="Times New Roman"/>
              </w:rPr>
              <w:t>sarcoïdes</w:t>
            </w:r>
            <w:r w:rsidR="0049188D" w:rsidRPr="00F408E2">
              <w:rPr>
                <w:rFonts w:cs="Times New Roman"/>
              </w:rPr>
              <w:t xml:space="preserve"> </w:t>
            </w:r>
          </w:p>
          <w:p w14:paraId="68A71641" w14:textId="77777777" w:rsidR="0049188D" w:rsidRPr="00F408E2" w:rsidRDefault="0049188D" w:rsidP="006F6262">
            <w:pPr>
              <w:numPr>
                <w:ilvl w:val="0"/>
                <w:numId w:val="0"/>
              </w:numPr>
              <w:rPr>
                <w:rFonts w:cs="Times New Roman"/>
              </w:rPr>
            </w:pPr>
          </w:p>
          <w:p w14:paraId="5921D002" w14:textId="645B9591" w:rsidR="0049188D" w:rsidRPr="00F408E2" w:rsidRDefault="0049188D" w:rsidP="006F6262">
            <w:pPr>
              <w:numPr>
                <w:ilvl w:val="0"/>
                <w:numId w:val="0"/>
              </w:numPr>
              <w:rPr>
                <w:rFonts w:cs="Times New Roman"/>
              </w:rPr>
            </w:pPr>
          </w:p>
        </w:tc>
        <w:tc>
          <w:tcPr>
            <w:tcW w:w="2227" w:type="dxa"/>
          </w:tcPr>
          <w:p w14:paraId="0135CB40" w14:textId="77777777" w:rsidR="0049188D" w:rsidRPr="00F408E2" w:rsidRDefault="0049188D" w:rsidP="006F6262">
            <w:pPr>
              <w:numPr>
                <w:ilvl w:val="0"/>
                <w:numId w:val="0"/>
              </w:numPr>
              <w:rPr>
                <w:rFonts w:cs="Times New Roman"/>
              </w:rPr>
            </w:pPr>
          </w:p>
        </w:tc>
      </w:tr>
      <w:tr w:rsidR="0049188D" w:rsidRPr="00F408E2" w14:paraId="4160A25F" w14:textId="77777777" w:rsidTr="0097074A">
        <w:tc>
          <w:tcPr>
            <w:tcW w:w="2226" w:type="dxa"/>
          </w:tcPr>
          <w:p w14:paraId="1C893E97" w14:textId="2C5F1BB3" w:rsidR="00BD0F6F" w:rsidRPr="00F408E2" w:rsidRDefault="0049188D" w:rsidP="00E37D71">
            <w:pPr>
              <w:numPr>
                <w:ilvl w:val="0"/>
                <w:numId w:val="0"/>
              </w:numPr>
              <w:rPr>
                <w:rFonts w:cs="Times New Roman"/>
              </w:rPr>
            </w:pPr>
            <w:r w:rsidRPr="00F408E2">
              <w:rPr>
                <w:rFonts w:cs="Times New Roman"/>
              </w:rPr>
              <w:t>Tumorale</w:t>
            </w:r>
            <w:r w:rsidR="003D1343">
              <w:rPr>
                <w:rFonts w:cs="Times New Roman"/>
              </w:rPr>
              <w:t xml:space="preserve"> (infiltration</w:t>
            </w:r>
            <w:r w:rsidR="00BD0F6F" w:rsidRPr="00F408E2">
              <w:rPr>
                <w:rFonts w:cs="Times New Roman"/>
              </w:rPr>
              <w:t>)</w:t>
            </w:r>
            <w:r w:rsidR="003D1343">
              <w:rPr>
                <w:rFonts w:cs="Times New Roman"/>
              </w:rPr>
              <w:t xml:space="preserve"> r</w:t>
            </w:r>
            <w:r w:rsidR="00BD0F6F" w:rsidRPr="00F408E2">
              <w:rPr>
                <w:rFonts w:cs="Times New Roman"/>
              </w:rPr>
              <w:t>are</w:t>
            </w:r>
          </w:p>
          <w:p w14:paraId="2FCD3D3F" w14:textId="5832F0F5" w:rsidR="0049188D" w:rsidRPr="00F408E2" w:rsidRDefault="0049188D" w:rsidP="006F6262">
            <w:pPr>
              <w:numPr>
                <w:ilvl w:val="0"/>
                <w:numId w:val="0"/>
              </w:numPr>
              <w:rPr>
                <w:rFonts w:cs="Times New Roman"/>
              </w:rPr>
            </w:pPr>
            <w:r w:rsidRPr="00F408E2">
              <w:rPr>
                <w:rFonts w:cs="Times New Roman"/>
              </w:rPr>
              <w:t xml:space="preserve"> </w:t>
            </w:r>
          </w:p>
        </w:tc>
        <w:tc>
          <w:tcPr>
            <w:tcW w:w="2226" w:type="dxa"/>
          </w:tcPr>
          <w:p w14:paraId="6FB36197" w14:textId="6037DD7F" w:rsidR="0089237B" w:rsidRPr="00F408E2" w:rsidRDefault="003D1343" w:rsidP="003D1343">
            <w:pPr>
              <w:numPr>
                <w:ilvl w:val="0"/>
                <w:numId w:val="0"/>
              </w:numPr>
              <w:rPr>
                <w:rFonts w:cs="Times New Roman"/>
              </w:rPr>
            </w:pPr>
            <w:r w:rsidRPr="00F408E2">
              <w:rPr>
                <w:rFonts w:cs="Times New Roman"/>
              </w:rPr>
              <w:t>Infiltration</w:t>
            </w:r>
            <w:r w:rsidR="0089237B" w:rsidRPr="00F408E2">
              <w:rPr>
                <w:rFonts w:cs="Times New Roman"/>
              </w:rPr>
              <w:t xml:space="preserve"> </w:t>
            </w:r>
            <w:r w:rsidRPr="00F408E2">
              <w:rPr>
                <w:rFonts w:cs="Times New Roman"/>
              </w:rPr>
              <w:t>lymphomatoses</w:t>
            </w:r>
            <w:r w:rsidR="0089237B" w:rsidRPr="00F408E2">
              <w:rPr>
                <w:rFonts w:cs="Times New Roman"/>
              </w:rPr>
              <w:t xml:space="preserve">, </w:t>
            </w:r>
            <w:r w:rsidRPr="00F408E2">
              <w:rPr>
                <w:rFonts w:cs="Times New Roman"/>
              </w:rPr>
              <w:t>leucémique</w:t>
            </w:r>
            <w:r w:rsidR="0089237B" w:rsidRPr="00F408E2">
              <w:rPr>
                <w:rFonts w:cs="Times New Roman"/>
              </w:rPr>
              <w:t xml:space="preserve"> ou métas</w:t>
            </w:r>
            <w:r>
              <w:rPr>
                <w:rFonts w:cs="Times New Roman"/>
              </w:rPr>
              <w:t>ta</w:t>
            </w:r>
            <w:r w:rsidR="0089237B" w:rsidRPr="00F408E2">
              <w:rPr>
                <w:rFonts w:cs="Times New Roman"/>
              </w:rPr>
              <w:t>tique</w:t>
            </w:r>
          </w:p>
        </w:tc>
        <w:tc>
          <w:tcPr>
            <w:tcW w:w="2227" w:type="dxa"/>
          </w:tcPr>
          <w:p w14:paraId="4FB3D78A" w14:textId="3A9DA73C" w:rsidR="0049188D" w:rsidRPr="00F408E2" w:rsidRDefault="0049188D" w:rsidP="006F6262">
            <w:pPr>
              <w:numPr>
                <w:ilvl w:val="0"/>
                <w:numId w:val="0"/>
              </w:numPr>
              <w:rPr>
                <w:rFonts w:cs="Times New Roman"/>
              </w:rPr>
            </w:pPr>
          </w:p>
        </w:tc>
      </w:tr>
    </w:tbl>
    <w:p w14:paraId="132FD5A1" w14:textId="77777777" w:rsidR="004E3273" w:rsidRPr="00F408E2" w:rsidRDefault="004E3273" w:rsidP="006F6262">
      <w:pPr>
        <w:numPr>
          <w:ilvl w:val="0"/>
          <w:numId w:val="0"/>
        </w:numPr>
        <w:rPr>
          <w:rFonts w:cs="Times New Roman"/>
        </w:rPr>
      </w:pPr>
    </w:p>
    <w:p w14:paraId="185B5ACD" w14:textId="6DA6A049" w:rsidR="00BD0F6F" w:rsidRPr="00F408E2" w:rsidRDefault="00BD0F6F" w:rsidP="00BD0F6F">
      <w:pPr>
        <w:pStyle w:val="Titre1"/>
        <w:rPr>
          <w:rFonts w:cs="Times New Roman"/>
        </w:rPr>
      </w:pPr>
      <w:bookmarkStart w:id="363" w:name="_Toc196656604"/>
      <w:bookmarkStart w:id="364" w:name="_Toc196662411"/>
      <w:r w:rsidRPr="00F408E2">
        <w:rPr>
          <w:rFonts w:cs="Times New Roman"/>
        </w:rPr>
        <w:t xml:space="preserve">Prise en </w:t>
      </w:r>
      <w:r w:rsidR="003D1343" w:rsidRPr="00F408E2">
        <w:rPr>
          <w:rFonts w:cs="Times New Roman"/>
        </w:rPr>
        <w:t>charge</w:t>
      </w:r>
      <w:r w:rsidRPr="00F408E2">
        <w:rPr>
          <w:rFonts w:cs="Times New Roman"/>
        </w:rPr>
        <w:t xml:space="preserve"> </w:t>
      </w:r>
      <w:r w:rsidR="003D1343" w:rsidRPr="00F408E2">
        <w:rPr>
          <w:rFonts w:cs="Times New Roman"/>
        </w:rPr>
        <w:t>thérapeutique</w:t>
      </w:r>
      <w:bookmarkEnd w:id="363"/>
      <w:bookmarkEnd w:id="364"/>
      <w:r w:rsidRPr="00F408E2">
        <w:rPr>
          <w:rFonts w:cs="Times New Roman"/>
        </w:rPr>
        <w:t xml:space="preserve"> </w:t>
      </w:r>
    </w:p>
    <w:p w14:paraId="30E074BE" w14:textId="799FBB48" w:rsidR="00BD0F6F" w:rsidRPr="00F408E2" w:rsidRDefault="003D1343" w:rsidP="00BD0F6F">
      <w:pPr>
        <w:rPr>
          <w:rFonts w:cs="Times New Roman"/>
        </w:rPr>
      </w:pPr>
      <w:r>
        <w:rPr>
          <w:rFonts w:cs="Times New Roman"/>
        </w:rPr>
        <w:t>Buts</w:t>
      </w:r>
      <w:r w:rsidR="00BD0F6F" w:rsidRPr="00F408E2">
        <w:rPr>
          <w:rFonts w:cs="Times New Roman"/>
        </w:rPr>
        <w:t xml:space="preserve"> </w:t>
      </w:r>
    </w:p>
    <w:p w14:paraId="7F732DBE" w14:textId="2817ACFB" w:rsidR="00BD0F6F" w:rsidRPr="00F408E2" w:rsidRDefault="00BD0F6F" w:rsidP="004237A4">
      <w:pPr>
        <w:numPr>
          <w:ilvl w:val="1"/>
          <w:numId w:val="4"/>
        </w:numPr>
        <w:rPr>
          <w:rFonts w:cs="Times New Roman"/>
        </w:rPr>
      </w:pPr>
      <w:r w:rsidRPr="00F408E2">
        <w:rPr>
          <w:rFonts w:cs="Times New Roman"/>
        </w:rPr>
        <w:t>Prise en</w:t>
      </w:r>
      <w:r w:rsidR="003D1343">
        <w:rPr>
          <w:rFonts w:cs="Times New Roman"/>
        </w:rPr>
        <w:t xml:space="preserve"> </w:t>
      </w:r>
      <w:r w:rsidRPr="00F408E2">
        <w:rPr>
          <w:rFonts w:cs="Times New Roman"/>
        </w:rPr>
        <w:t xml:space="preserve">charge </w:t>
      </w:r>
      <w:r w:rsidR="003D1343" w:rsidRPr="00F408E2">
        <w:rPr>
          <w:rFonts w:cs="Times New Roman"/>
        </w:rPr>
        <w:t>symptomatique</w:t>
      </w:r>
      <w:r w:rsidRPr="00F408E2">
        <w:rPr>
          <w:rFonts w:cs="Times New Roman"/>
        </w:rPr>
        <w:t xml:space="preserve"> </w:t>
      </w:r>
    </w:p>
    <w:p w14:paraId="202EAA16" w14:textId="60DC3E25" w:rsidR="00BD0F6F" w:rsidRPr="00F408E2" w:rsidRDefault="003D1343" w:rsidP="004237A4">
      <w:pPr>
        <w:numPr>
          <w:ilvl w:val="2"/>
          <w:numId w:val="4"/>
        </w:numPr>
        <w:rPr>
          <w:rFonts w:cs="Times New Roman"/>
        </w:rPr>
      </w:pPr>
      <w:r w:rsidRPr="00F408E2">
        <w:rPr>
          <w:rFonts w:cs="Times New Roman"/>
        </w:rPr>
        <w:t>Contrôler</w:t>
      </w:r>
      <w:r w:rsidR="00BD0F6F" w:rsidRPr="00F408E2">
        <w:rPr>
          <w:rFonts w:cs="Times New Roman"/>
        </w:rPr>
        <w:t xml:space="preserve"> et </w:t>
      </w:r>
      <w:r w:rsidRPr="00F408E2">
        <w:rPr>
          <w:rFonts w:cs="Times New Roman"/>
        </w:rPr>
        <w:t>restaure</w:t>
      </w:r>
      <w:r>
        <w:rPr>
          <w:rFonts w:cs="Times New Roman"/>
        </w:rPr>
        <w:t>r</w:t>
      </w:r>
      <w:r w:rsidR="00BD0F6F" w:rsidRPr="00F408E2">
        <w:rPr>
          <w:rFonts w:cs="Times New Roman"/>
        </w:rPr>
        <w:t xml:space="preserve"> </w:t>
      </w:r>
      <w:r w:rsidRPr="00F408E2">
        <w:rPr>
          <w:rFonts w:cs="Times New Roman"/>
        </w:rPr>
        <w:t>le symptôme</w:t>
      </w:r>
      <w:r w:rsidR="00BD0F6F" w:rsidRPr="00F408E2">
        <w:rPr>
          <w:rFonts w:cs="Times New Roman"/>
        </w:rPr>
        <w:t xml:space="preserve"> neur</w:t>
      </w:r>
      <w:r>
        <w:rPr>
          <w:rFonts w:cs="Times New Roman"/>
        </w:rPr>
        <w:t>o</w:t>
      </w:r>
      <w:r w:rsidR="00BD0F6F" w:rsidRPr="00F408E2">
        <w:rPr>
          <w:rFonts w:cs="Times New Roman"/>
        </w:rPr>
        <w:t>l</w:t>
      </w:r>
      <w:r>
        <w:rPr>
          <w:rFonts w:cs="Times New Roman"/>
        </w:rPr>
        <w:t>ogi</w:t>
      </w:r>
      <w:r w:rsidR="00BD0F6F" w:rsidRPr="00F408E2">
        <w:rPr>
          <w:rFonts w:cs="Times New Roman"/>
        </w:rPr>
        <w:t>que</w:t>
      </w:r>
      <w:r w:rsidR="00EC3244">
        <w:rPr>
          <w:rFonts w:cs="Times New Roman"/>
        </w:rPr>
        <w:t> </w:t>
      </w:r>
      <w:r w:rsidR="00BD0F6F" w:rsidRPr="00F408E2">
        <w:rPr>
          <w:rFonts w:cs="Times New Roman"/>
        </w:rPr>
        <w:t xml:space="preserve">: </w:t>
      </w:r>
      <w:r w:rsidRPr="00F408E2">
        <w:rPr>
          <w:rFonts w:cs="Times New Roman"/>
        </w:rPr>
        <w:t>douleur,</w:t>
      </w:r>
      <w:r w:rsidR="00BD0F6F" w:rsidRPr="00F408E2">
        <w:rPr>
          <w:rFonts w:cs="Times New Roman"/>
        </w:rPr>
        <w:t xml:space="preserve"> pretede de la </w:t>
      </w:r>
      <w:r w:rsidRPr="00F408E2">
        <w:rPr>
          <w:rFonts w:cs="Times New Roman"/>
        </w:rPr>
        <w:t>sensibilité,</w:t>
      </w:r>
      <w:r w:rsidR="00BD0F6F" w:rsidRPr="00F408E2">
        <w:rPr>
          <w:rFonts w:cs="Times New Roman"/>
        </w:rPr>
        <w:t xml:space="preserve"> paralyses </w:t>
      </w:r>
    </w:p>
    <w:p w14:paraId="1D3A58D5" w14:textId="6A90C369" w:rsidR="00BD0F6F" w:rsidRPr="00F408E2" w:rsidRDefault="00BD0F6F" w:rsidP="004237A4">
      <w:pPr>
        <w:numPr>
          <w:ilvl w:val="1"/>
          <w:numId w:val="4"/>
        </w:numPr>
        <w:rPr>
          <w:rFonts w:cs="Times New Roman"/>
        </w:rPr>
      </w:pPr>
      <w:r w:rsidRPr="00F408E2">
        <w:rPr>
          <w:rFonts w:cs="Times New Roman"/>
        </w:rPr>
        <w:t xml:space="preserve">Prises en char </w:t>
      </w:r>
      <w:r w:rsidR="003D1343" w:rsidRPr="00F408E2">
        <w:rPr>
          <w:rFonts w:cs="Times New Roman"/>
        </w:rPr>
        <w:t>étiologique</w:t>
      </w:r>
      <w:r w:rsidRPr="00F408E2">
        <w:rPr>
          <w:rFonts w:cs="Times New Roman"/>
        </w:rPr>
        <w:t xml:space="preserve"> </w:t>
      </w:r>
    </w:p>
    <w:p w14:paraId="54D23740" w14:textId="33B22392" w:rsidR="00BD0F6F" w:rsidRPr="00F408E2" w:rsidRDefault="003D1343" w:rsidP="004237A4">
      <w:pPr>
        <w:numPr>
          <w:ilvl w:val="2"/>
          <w:numId w:val="4"/>
        </w:numPr>
        <w:rPr>
          <w:rFonts w:cs="Times New Roman"/>
        </w:rPr>
      </w:pPr>
      <w:r w:rsidRPr="00F408E2">
        <w:rPr>
          <w:rFonts w:cs="Times New Roman"/>
        </w:rPr>
        <w:t>Empêcher</w:t>
      </w:r>
      <w:r w:rsidR="00BD0F6F" w:rsidRPr="00F408E2">
        <w:rPr>
          <w:rFonts w:cs="Times New Roman"/>
        </w:rPr>
        <w:t xml:space="preserve"> </w:t>
      </w:r>
      <w:r w:rsidRPr="00F408E2">
        <w:rPr>
          <w:rFonts w:cs="Times New Roman"/>
        </w:rPr>
        <w:t>la</w:t>
      </w:r>
      <w:r w:rsidR="00BD0F6F" w:rsidRPr="00F408E2">
        <w:rPr>
          <w:rFonts w:cs="Times New Roman"/>
        </w:rPr>
        <w:t xml:space="preserve"> récidive </w:t>
      </w:r>
    </w:p>
    <w:p w14:paraId="7C98ED8C" w14:textId="3B14B162" w:rsidR="00BD0F6F" w:rsidRPr="00F408E2" w:rsidRDefault="00BD0F6F" w:rsidP="004237A4">
      <w:pPr>
        <w:numPr>
          <w:ilvl w:val="1"/>
          <w:numId w:val="4"/>
        </w:numPr>
        <w:rPr>
          <w:rFonts w:cs="Times New Roman"/>
        </w:rPr>
      </w:pPr>
      <w:r w:rsidRPr="00F408E2">
        <w:rPr>
          <w:rFonts w:cs="Times New Roman"/>
        </w:rPr>
        <w:t> …..</w:t>
      </w:r>
      <w:r w:rsidRPr="00F408E2">
        <w:rPr>
          <w:rFonts w:cs="Times New Roman"/>
        </w:rPr>
        <w:br/>
      </w:r>
    </w:p>
    <w:p w14:paraId="43CDB9CF" w14:textId="083C148C" w:rsidR="00BD0F6F" w:rsidRPr="00F408E2" w:rsidRDefault="00BD0F6F" w:rsidP="00BD0F6F">
      <w:pPr>
        <w:rPr>
          <w:rFonts w:cs="Times New Roman"/>
        </w:rPr>
      </w:pPr>
      <w:r w:rsidRPr="00F408E2">
        <w:rPr>
          <w:rFonts w:cs="Times New Roman"/>
        </w:rPr>
        <w:t>Moyen mé</w:t>
      </w:r>
      <w:r w:rsidR="003D1343">
        <w:rPr>
          <w:rFonts w:cs="Times New Roman"/>
        </w:rPr>
        <w:t>di</w:t>
      </w:r>
      <w:r w:rsidRPr="00F408E2">
        <w:rPr>
          <w:rFonts w:cs="Times New Roman"/>
        </w:rPr>
        <w:t xml:space="preserve">camenteux </w:t>
      </w:r>
    </w:p>
    <w:p w14:paraId="3963B0EF" w14:textId="14295E53" w:rsidR="00BD0F6F" w:rsidRPr="00F408E2" w:rsidRDefault="002757DA" w:rsidP="004237A4">
      <w:pPr>
        <w:numPr>
          <w:ilvl w:val="1"/>
          <w:numId w:val="4"/>
        </w:numPr>
        <w:rPr>
          <w:rFonts w:cs="Times New Roman"/>
        </w:rPr>
      </w:pPr>
      <w:r>
        <w:rPr>
          <w:rFonts w:cs="Times New Roman"/>
        </w:rPr>
        <w:t>antiépileptique</w:t>
      </w:r>
      <w:r w:rsidR="00EC3244">
        <w:rPr>
          <w:rFonts w:cs="Times New Roman"/>
        </w:rPr>
        <w:t> </w:t>
      </w:r>
      <w:r>
        <w:rPr>
          <w:rFonts w:cs="Times New Roman"/>
        </w:rPr>
        <w:t>: Pregabaline</w:t>
      </w:r>
      <w:r w:rsidR="00BD0F6F" w:rsidRPr="00F408E2">
        <w:rPr>
          <w:rFonts w:cs="Times New Roman"/>
        </w:rPr>
        <w:t>, gabapentine ,…</w:t>
      </w:r>
    </w:p>
    <w:p w14:paraId="0E7B96B9" w14:textId="2EB87E67" w:rsidR="00BD0F6F" w:rsidRPr="00F408E2" w:rsidRDefault="003D1343" w:rsidP="004237A4">
      <w:pPr>
        <w:numPr>
          <w:ilvl w:val="1"/>
          <w:numId w:val="4"/>
        </w:numPr>
        <w:rPr>
          <w:rFonts w:cs="Times New Roman"/>
        </w:rPr>
      </w:pPr>
      <w:r w:rsidRPr="00F408E2">
        <w:rPr>
          <w:rFonts w:cs="Times New Roman"/>
        </w:rPr>
        <w:t>Antidépresseur</w:t>
      </w:r>
      <w:r w:rsidR="00EC3244">
        <w:rPr>
          <w:rFonts w:cs="Times New Roman"/>
        </w:rPr>
        <w:t> </w:t>
      </w:r>
      <w:r>
        <w:rPr>
          <w:rFonts w:cs="Times New Roman"/>
        </w:rPr>
        <w:t>: Tricyclique (amytriptine</w:t>
      </w:r>
      <w:r w:rsidR="001D602A">
        <w:rPr>
          <w:rFonts w:cs="Times New Roman"/>
        </w:rPr>
        <w:t xml:space="preserve">, inhibiteur de la </w:t>
      </w:r>
      <w:r w:rsidR="001D602A" w:rsidRPr="00F408E2">
        <w:rPr>
          <w:rFonts w:cs="Times New Roman"/>
        </w:rPr>
        <w:t>recapture</w:t>
      </w:r>
      <w:r w:rsidR="00BD0F6F" w:rsidRPr="00F408E2">
        <w:rPr>
          <w:rFonts w:cs="Times New Roman"/>
        </w:rPr>
        <w:t xml:space="preserve"> de </w:t>
      </w:r>
      <w:r w:rsidRPr="00F408E2">
        <w:rPr>
          <w:rFonts w:cs="Times New Roman"/>
        </w:rPr>
        <w:t>sérotonine</w:t>
      </w:r>
      <w:r w:rsidR="00BD0F6F" w:rsidRPr="00F408E2">
        <w:rPr>
          <w:rFonts w:cs="Times New Roman"/>
        </w:rPr>
        <w:t xml:space="preserve"> IRS</w:t>
      </w:r>
      <w:r w:rsidR="001D602A">
        <w:rPr>
          <w:rFonts w:cs="Times New Roman"/>
        </w:rPr>
        <w:t xml:space="preserve"> </w:t>
      </w:r>
      <w:r w:rsidR="00BD0F6F" w:rsidRPr="00F408E2">
        <w:rPr>
          <w:rFonts w:cs="Times New Roman"/>
        </w:rPr>
        <w:t>(deluxetine)</w:t>
      </w:r>
    </w:p>
    <w:p w14:paraId="16DAF8F6" w14:textId="416877A0" w:rsidR="00BD0F6F" w:rsidRPr="00F408E2" w:rsidRDefault="00BD0F6F" w:rsidP="00BD0F6F">
      <w:pPr>
        <w:rPr>
          <w:rFonts w:cs="Times New Roman"/>
        </w:rPr>
      </w:pPr>
      <w:r w:rsidRPr="00F408E2">
        <w:rPr>
          <w:rFonts w:cs="Times New Roman"/>
        </w:rPr>
        <w:t xml:space="preserve">Moyens </w:t>
      </w:r>
      <w:r w:rsidR="003D1343" w:rsidRPr="00F408E2">
        <w:rPr>
          <w:rFonts w:cs="Times New Roman"/>
        </w:rPr>
        <w:t>chirurgicale</w:t>
      </w:r>
      <w:r w:rsidRPr="00F408E2">
        <w:rPr>
          <w:rFonts w:cs="Times New Roman"/>
        </w:rPr>
        <w:t xml:space="preserve"> </w:t>
      </w:r>
    </w:p>
    <w:p w14:paraId="00CED7AD" w14:textId="6FD73E28" w:rsidR="00BD0F6F" w:rsidRPr="00F408E2" w:rsidRDefault="001D602A" w:rsidP="004237A4">
      <w:pPr>
        <w:numPr>
          <w:ilvl w:val="1"/>
          <w:numId w:val="4"/>
        </w:numPr>
        <w:rPr>
          <w:rFonts w:cs="Times New Roman"/>
        </w:rPr>
      </w:pPr>
      <w:r>
        <w:rPr>
          <w:rFonts w:cs="Times New Roman"/>
        </w:rPr>
        <w:lastRenderedPageBreak/>
        <w:t>Décompression</w:t>
      </w:r>
      <w:r w:rsidR="00BD0F6F" w:rsidRPr="00F408E2">
        <w:rPr>
          <w:rFonts w:cs="Times New Roman"/>
        </w:rPr>
        <w:t>,…</w:t>
      </w:r>
    </w:p>
    <w:p w14:paraId="520F49C6" w14:textId="0D19E865" w:rsidR="00BD0F6F" w:rsidRPr="00F408E2" w:rsidRDefault="00BD0F6F" w:rsidP="004237A4">
      <w:pPr>
        <w:numPr>
          <w:ilvl w:val="1"/>
          <w:numId w:val="4"/>
        </w:numPr>
        <w:rPr>
          <w:rFonts w:cs="Times New Roman"/>
        </w:rPr>
      </w:pPr>
      <w:r w:rsidRPr="00F408E2">
        <w:rPr>
          <w:rFonts w:cs="Times New Roman"/>
        </w:rPr>
        <w:t>Moyens non</w:t>
      </w:r>
      <w:r w:rsidR="001D602A">
        <w:rPr>
          <w:rFonts w:cs="Times New Roman"/>
        </w:rPr>
        <w:t xml:space="preserve"> médicamenteux</w:t>
      </w:r>
      <w:r w:rsidR="00EC3244">
        <w:rPr>
          <w:rFonts w:cs="Times New Roman"/>
        </w:rPr>
        <w:t> </w:t>
      </w:r>
      <w:r w:rsidRPr="00F408E2">
        <w:rPr>
          <w:rFonts w:cs="Times New Roman"/>
        </w:rPr>
        <w:t xml:space="preserve">: </w:t>
      </w:r>
      <w:r w:rsidR="001D602A">
        <w:rPr>
          <w:rFonts w:cs="Times New Roman"/>
        </w:rPr>
        <w:t>rééducation adaptée</w:t>
      </w:r>
    </w:p>
    <w:p w14:paraId="16F97A59" w14:textId="6863100E" w:rsidR="00BD0F6F" w:rsidRPr="00F408E2" w:rsidRDefault="001D602A" w:rsidP="004237A4">
      <w:pPr>
        <w:numPr>
          <w:ilvl w:val="1"/>
          <w:numId w:val="4"/>
        </w:numPr>
        <w:rPr>
          <w:rFonts w:cs="Times New Roman"/>
        </w:rPr>
      </w:pPr>
      <w:r>
        <w:rPr>
          <w:rFonts w:cs="Times New Roman"/>
        </w:rPr>
        <w:t xml:space="preserve">Traitement </w:t>
      </w:r>
      <w:r w:rsidRPr="00F408E2">
        <w:rPr>
          <w:rFonts w:cs="Times New Roman"/>
        </w:rPr>
        <w:t>étiologique</w:t>
      </w:r>
      <w:r w:rsidR="00BD0F6F" w:rsidRPr="00F408E2">
        <w:rPr>
          <w:rFonts w:cs="Times New Roman"/>
        </w:rPr>
        <w:t xml:space="preserve"> et des </w:t>
      </w:r>
      <w:r w:rsidRPr="00F408E2">
        <w:rPr>
          <w:rFonts w:cs="Times New Roman"/>
        </w:rPr>
        <w:t>complications</w:t>
      </w:r>
      <w:r w:rsidR="00E251EA" w:rsidRPr="00F408E2">
        <w:rPr>
          <w:rFonts w:cs="Times New Roman"/>
        </w:rPr>
        <w:t xml:space="preserve"> orientés</w:t>
      </w:r>
    </w:p>
    <w:p w14:paraId="720D9AB9" w14:textId="5A59C779" w:rsidR="00E251EA" w:rsidRPr="00F408E2" w:rsidRDefault="00E251EA" w:rsidP="00E251EA">
      <w:pPr>
        <w:pStyle w:val="Sous-titre"/>
        <w:rPr>
          <w:rFonts w:ascii="Times New Roman" w:hAnsi="Times New Roman" w:cs="Times New Roman"/>
        </w:rPr>
      </w:pPr>
      <w:r w:rsidRPr="00F408E2">
        <w:rPr>
          <w:rFonts w:ascii="Times New Roman" w:hAnsi="Times New Roman" w:cs="Times New Roman"/>
        </w:rPr>
        <w:t xml:space="preserve">Conclusion </w:t>
      </w:r>
    </w:p>
    <w:p w14:paraId="41DA1D7A" w14:textId="31A8BE2F" w:rsidR="00E251EA" w:rsidRPr="00F408E2" w:rsidRDefault="001D602A" w:rsidP="00E251EA">
      <w:pPr>
        <w:rPr>
          <w:rFonts w:cs="Times New Roman"/>
        </w:rPr>
      </w:pPr>
      <w:r w:rsidRPr="00F408E2">
        <w:rPr>
          <w:rFonts w:cs="Times New Roman"/>
        </w:rPr>
        <w:t>Prise</w:t>
      </w:r>
      <w:r w:rsidR="00E251EA" w:rsidRPr="00F408E2">
        <w:rPr>
          <w:rFonts w:cs="Times New Roman"/>
        </w:rPr>
        <w:t xml:space="preserve"> en charge d’un sd canalaire </w:t>
      </w:r>
    </w:p>
    <w:p w14:paraId="637815DA" w14:textId="29BEA1B4" w:rsidR="0091796F" w:rsidRPr="002757DA" w:rsidRDefault="00E251EA" w:rsidP="004237A4">
      <w:pPr>
        <w:numPr>
          <w:ilvl w:val="1"/>
          <w:numId w:val="4"/>
        </w:numPr>
        <w:rPr>
          <w:rFonts w:cs="Times New Roman"/>
        </w:rPr>
      </w:pPr>
      <w:r w:rsidRPr="00F408E2">
        <w:rPr>
          <w:rFonts w:cs="Times New Roman"/>
        </w:rPr>
        <w:t xml:space="preserve">Terrai + </w:t>
      </w:r>
      <w:r w:rsidR="001D602A" w:rsidRPr="00F408E2">
        <w:rPr>
          <w:rFonts w:cs="Times New Roman"/>
        </w:rPr>
        <w:t>histoire</w:t>
      </w:r>
      <w:r w:rsidRPr="00F408E2">
        <w:rPr>
          <w:rFonts w:cs="Times New Roman"/>
        </w:rPr>
        <w:t xml:space="preserve"> (mode d’</w:t>
      </w:r>
      <w:r w:rsidR="001D602A">
        <w:rPr>
          <w:rFonts w:cs="Times New Roman"/>
        </w:rPr>
        <w:t>installation</w:t>
      </w:r>
      <w:r w:rsidRPr="00F408E2">
        <w:rPr>
          <w:rFonts w:cs="Times New Roman"/>
        </w:rPr>
        <w:t xml:space="preserve"> et profil évolutif des</w:t>
      </w:r>
      <w:r w:rsidR="001D602A">
        <w:rPr>
          <w:rFonts w:cs="Times New Roman"/>
        </w:rPr>
        <w:t xml:space="preserve"> spasmes</w:t>
      </w:r>
      <w:r w:rsidRPr="00F408E2">
        <w:rPr>
          <w:rFonts w:cs="Times New Roman"/>
        </w:rPr>
        <w:t xml:space="preserve">) + </w:t>
      </w:r>
      <w:r w:rsidR="001D602A" w:rsidRPr="00F408E2">
        <w:rPr>
          <w:rFonts w:cs="Times New Roman"/>
        </w:rPr>
        <w:t>examen</w:t>
      </w:r>
      <w:r w:rsidRPr="00F408E2">
        <w:rPr>
          <w:rFonts w:cs="Times New Roman"/>
        </w:rPr>
        <w:t xml:space="preserve"> clinque + </w:t>
      </w:r>
      <w:r w:rsidR="001D602A" w:rsidRPr="00F408E2">
        <w:rPr>
          <w:rFonts w:cs="Times New Roman"/>
        </w:rPr>
        <w:t>examen</w:t>
      </w:r>
      <w:r w:rsidRPr="00F408E2">
        <w:rPr>
          <w:rFonts w:cs="Times New Roman"/>
        </w:rPr>
        <w:t xml:space="preserve"> </w:t>
      </w:r>
      <w:r w:rsidR="001D602A" w:rsidRPr="00F408E2">
        <w:rPr>
          <w:rFonts w:cs="Times New Roman"/>
        </w:rPr>
        <w:t>paraclinique</w:t>
      </w:r>
      <w:r w:rsidR="0091796F" w:rsidRPr="002757DA">
        <w:rPr>
          <w:rFonts w:cs="Times New Roman"/>
        </w:rPr>
        <w:br w:type="page"/>
      </w:r>
    </w:p>
    <w:p w14:paraId="349FEC05" w14:textId="5A53E0C4" w:rsidR="00E767A1" w:rsidRPr="00F408E2" w:rsidRDefault="0091796F">
      <w:pPr>
        <w:numPr>
          <w:ilvl w:val="0"/>
          <w:numId w:val="0"/>
        </w:numPr>
        <w:spacing w:after="200"/>
        <w:rPr>
          <w:rFonts w:cs="Times New Roman"/>
        </w:rPr>
      </w:pPr>
      <w:r w:rsidRPr="00F408E2">
        <w:rPr>
          <w:rFonts w:cs="Times New Roman"/>
        </w:rPr>
        <w:lastRenderedPageBreak/>
        <w:t>29 janvier 2025</w:t>
      </w:r>
    </w:p>
    <w:p w14:paraId="2D7CFB20" w14:textId="356DD998" w:rsidR="00E767A1" w:rsidRPr="00F408E2" w:rsidRDefault="0091796F" w:rsidP="0091796F">
      <w:pPr>
        <w:pStyle w:val="Titre"/>
        <w:rPr>
          <w:rFonts w:cs="Times New Roman"/>
        </w:rPr>
      </w:pPr>
      <w:r w:rsidRPr="00F408E2">
        <w:rPr>
          <w:rFonts w:cs="Times New Roman"/>
        </w:rPr>
        <w:t>Neurocysticercose</w:t>
      </w:r>
    </w:p>
    <w:p w14:paraId="627ACCA4" w14:textId="4EF8C525" w:rsidR="0091796F" w:rsidRPr="00F408E2" w:rsidRDefault="0091796F" w:rsidP="0091796F">
      <w:pPr>
        <w:rPr>
          <w:rFonts w:cs="Times New Roman"/>
        </w:rPr>
      </w:pPr>
      <w:r w:rsidRPr="00F408E2">
        <w:rPr>
          <w:rFonts w:cs="Times New Roman"/>
        </w:rPr>
        <w:t>Dr RAZAFIMAHEFA Julien</w:t>
      </w:r>
    </w:p>
    <w:p w14:paraId="51629B82" w14:textId="06DFC715" w:rsidR="00382432" w:rsidRPr="00F408E2" w:rsidRDefault="00810D06" w:rsidP="00586F80">
      <w:pPr>
        <w:pStyle w:val="Sous-titre"/>
        <w:rPr>
          <w:rFonts w:ascii="Times New Roman" w:hAnsi="Times New Roman" w:cs="Times New Roman"/>
        </w:rPr>
      </w:pPr>
      <w:r w:rsidRPr="00F408E2">
        <w:rPr>
          <w:rFonts w:ascii="Times New Roman" w:hAnsi="Times New Roman" w:cs="Times New Roman"/>
        </w:rPr>
        <w:t xml:space="preserve">Objectifs </w:t>
      </w:r>
    </w:p>
    <w:p w14:paraId="5E2B570A" w14:textId="57BA1774" w:rsidR="00810D06" w:rsidRPr="00F408E2" w:rsidRDefault="001D602A" w:rsidP="00810D06">
      <w:pPr>
        <w:rPr>
          <w:rFonts w:cs="Times New Roman"/>
        </w:rPr>
      </w:pPr>
      <w:r w:rsidRPr="00F408E2">
        <w:rPr>
          <w:rFonts w:cs="Times New Roman"/>
        </w:rPr>
        <w:t>Définir</w:t>
      </w:r>
      <w:r w:rsidR="00810D06" w:rsidRPr="00F408E2">
        <w:rPr>
          <w:rFonts w:cs="Times New Roman"/>
        </w:rPr>
        <w:t xml:space="preserve"> la neurocyst</w:t>
      </w:r>
      <w:r w:rsidR="00855A50" w:rsidRPr="00F408E2">
        <w:rPr>
          <w:rFonts w:cs="Times New Roman"/>
        </w:rPr>
        <w:t>i</w:t>
      </w:r>
      <w:r w:rsidR="00810D06" w:rsidRPr="00F408E2">
        <w:rPr>
          <w:rFonts w:cs="Times New Roman"/>
        </w:rPr>
        <w:t>cercose</w:t>
      </w:r>
    </w:p>
    <w:p w14:paraId="4704F7EF" w14:textId="2D14C817" w:rsidR="00810D06" w:rsidRPr="00F408E2" w:rsidRDefault="00810D06" w:rsidP="00810D06">
      <w:pPr>
        <w:rPr>
          <w:rFonts w:cs="Times New Roman"/>
        </w:rPr>
      </w:pPr>
      <w:r w:rsidRPr="00F408E2">
        <w:rPr>
          <w:rFonts w:cs="Times New Roman"/>
        </w:rPr>
        <w:t xml:space="preserve">Décrire </w:t>
      </w:r>
      <w:r w:rsidR="00291989" w:rsidRPr="00F408E2">
        <w:rPr>
          <w:rFonts w:cs="Times New Roman"/>
        </w:rPr>
        <w:t>la</w:t>
      </w:r>
      <w:r w:rsidRPr="00F408E2">
        <w:rPr>
          <w:rFonts w:cs="Times New Roman"/>
        </w:rPr>
        <w:t xml:space="preserve"> </w:t>
      </w:r>
      <w:r w:rsidR="001D602A" w:rsidRPr="00F408E2">
        <w:rPr>
          <w:rFonts w:cs="Times New Roman"/>
        </w:rPr>
        <w:t>physiopathologie</w:t>
      </w:r>
      <w:r w:rsidRPr="00F408E2">
        <w:rPr>
          <w:rFonts w:cs="Times New Roman"/>
        </w:rPr>
        <w:t xml:space="preserve"> de la neurocysticercose </w:t>
      </w:r>
    </w:p>
    <w:p w14:paraId="4929B3C9" w14:textId="461E15D9" w:rsidR="00810D06" w:rsidRPr="00F408E2" w:rsidRDefault="00810D06" w:rsidP="00810D06">
      <w:pPr>
        <w:rPr>
          <w:rFonts w:cs="Times New Roman"/>
        </w:rPr>
      </w:pPr>
      <w:r w:rsidRPr="00F408E2">
        <w:rPr>
          <w:rFonts w:cs="Times New Roman"/>
        </w:rPr>
        <w:t>Déc</w:t>
      </w:r>
      <w:r w:rsidR="00042A48" w:rsidRPr="00F408E2">
        <w:rPr>
          <w:rFonts w:cs="Times New Roman"/>
        </w:rPr>
        <w:t>ri</w:t>
      </w:r>
      <w:r w:rsidRPr="00F408E2">
        <w:rPr>
          <w:rFonts w:cs="Times New Roman"/>
        </w:rPr>
        <w:t>re les argument</w:t>
      </w:r>
      <w:r w:rsidR="00042A48" w:rsidRPr="00F408E2">
        <w:rPr>
          <w:rFonts w:cs="Times New Roman"/>
        </w:rPr>
        <w:t xml:space="preserve">s </w:t>
      </w:r>
      <w:r w:rsidRPr="00F408E2">
        <w:rPr>
          <w:rFonts w:cs="Times New Roman"/>
        </w:rPr>
        <w:t xml:space="preserve">diagnostiques </w:t>
      </w:r>
    </w:p>
    <w:p w14:paraId="1C915353" w14:textId="49394057" w:rsidR="00810D06" w:rsidRPr="00F408E2" w:rsidRDefault="00810D06" w:rsidP="00810D06">
      <w:pPr>
        <w:rPr>
          <w:rFonts w:cs="Times New Roman"/>
        </w:rPr>
      </w:pPr>
      <w:r w:rsidRPr="00F408E2">
        <w:rPr>
          <w:rFonts w:cs="Times New Roman"/>
        </w:rPr>
        <w:t xml:space="preserve">Citer les </w:t>
      </w:r>
      <w:r w:rsidR="00E5242D" w:rsidRPr="00F408E2">
        <w:rPr>
          <w:rFonts w:cs="Times New Roman"/>
        </w:rPr>
        <w:t>principes</w:t>
      </w:r>
      <w:r w:rsidRPr="00F408E2">
        <w:rPr>
          <w:rFonts w:cs="Times New Roman"/>
        </w:rPr>
        <w:t xml:space="preserve"> du traitement</w:t>
      </w:r>
    </w:p>
    <w:p w14:paraId="20C67451" w14:textId="1EEB5952" w:rsidR="00855A50" w:rsidRPr="00F408E2" w:rsidRDefault="00855A50" w:rsidP="00855A50">
      <w:pPr>
        <w:pStyle w:val="Sous-titre"/>
        <w:rPr>
          <w:rFonts w:ascii="Times New Roman" w:hAnsi="Times New Roman" w:cs="Times New Roman"/>
        </w:rPr>
      </w:pPr>
      <w:r w:rsidRPr="00F408E2">
        <w:rPr>
          <w:rFonts w:ascii="Times New Roman" w:hAnsi="Times New Roman" w:cs="Times New Roman"/>
        </w:rPr>
        <w:t xml:space="preserve">Introduction </w:t>
      </w:r>
    </w:p>
    <w:p w14:paraId="17EEC41A" w14:textId="4316E4CA" w:rsidR="00855A50" w:rsidRPr="00F408E2" w:rsidRDefault="00855A50" w:rsidP="00855A50">
      <w:pPr>
        <w:rPr>
          <w:rFonts w:cs="Times New Roman"/>
        </w:rPr>
      </w:pPr>
      <w:r w:rsidRPr="00F408E2">
        <w:rPr>
          <w:rFonts w:cs="Times New Roman"/>
        </w:rPr>
        <w:t xml:space="preserve">Définition </w:t>
      </w:r>
    </w:p>
    <w:p w14:paraId="6A8AB828" w14:textId="625B4195" w:rsidR="00905AC4" w:rsidRPr="00F408E2" w:rsidRDefault="00855A50" w:rsidP="004237A4">
      <w:pPr>
        <w:numPr>
          <w:ilvl w:val="1"/>
          <w:numId w:val="4"/>
        </w:numPr>
        <w:rPr>
          <w:rFonts w:cs="Times New Roman"/>
        </w:rPr>
      </w:pPr>
      <w:r w:rsidRPr="00F408E2">
        <w:rPr>
          <w:rFonts w:cs="Times New Roman"/>
        </w:rPr>
        <w:t xml:space="preserve">Infection par voie hématogène du SNC par le </w:t>
      </w:r>
      <w:r w:rsidRPr="00F408E2">
        <w:rPr>
          <w:rFonts w:cs="Times New Roman"/>
          <w:i/>
          <w:iCs/>
          <w:color w:val="ED7D31" w:themeColor="accent2"/>
          <w:u w:val="single"/>
        </w:rPr>
        <w:t>Cysticercus cellulesae</w:t>
      </w:r>
      <w:r w:rsidR="00905AC4" w:rsidRPr="00F408E2">
        <w:rPr>
          <w:rFonts w:cs="Times New Roman"/>
          <w:i/>
          <w:iCs/>
          <w:color w:val="ED7D31" w:themeColor="accent2"/>
          <w:u w:val="single"/>
        </w:rPr>
        <w:t xml:space="preserve">, </w:t>
      </w:r>
      <w:r w:rsidR="00905AC4" w:rsidRPr="00F408E2">
        <w:rPr>
          <w:rFonts w:cs="Times New Roman"/>
          <w:color w:val="000000" w:themeColor="text1"/>
        </w:rPr>
        <w:t xml:space="preserve">la </w:t>
      </w:r>
      <w:r w:rsidR="001D602A">
        <w:rPr>
          <w:rFonts w:cs="Times New Roman"/>
          <w:color w:val="000000" w:themeColor="text1"/>
        </w:rPr>
        <w:t>form</w:t>
      </w:r>
      <w:r w:rsidR="00905AC4" w:rsidRPr="00F408E2">
        <w:rPr>
          <w:rFonts w:cs="Times New Roman"/>
          <w:color w:val="000000" w:themeColor="text1"/>
        </w:rPr>
        <w:t xml:space="preserve">e </w:t>
      </w:r>
      <w:r w:rsidR="001D602A" w:rsidRPr="00F408E2">
        <w:rPr>
          <w:rFonts w:cs="Times New Roman"/>
          <w:color w:val="000000" w:themeColor="text1"/>
        </w:rPr>
        <w:t>larvaire</w:t>
      </w:r>
      <w:r w:rsidR="00905AC4" w:rsidRPr="00F408E2">
        <w:rPr>
          <w:rFonts w:cs="Times New Roman"/>
          <w:color w:val="000000" w:themeColor="text1"/>
        </w:rPr>
        <w:t xml:space="preserve"> d</w:t>
      </w:r>
      <w:r w:rsidR="00D4773F" w:rsidRPr="00F408E2">
        <w:rPr>
          <w:rFonts w:cs="Times New Roman"/>
          <w:color w:val="000000" w:themeColor="text1"/>
        </w:rPr>
        <w:t xml:space="preserve">u </w:t>
      </w:r>
      <w:r w:rsidR="00905AC4" w:rsidRPr="00F408E2">
        <w:rPr>
          <w:rFonts w:cs="Times New Roman"/>
          <w:i/>
          <w:iCs/>
          <w:color w:val="000000" w:themeColor="text1"/>
        </w:rPr>
        <w:t>Tenia solium</w:t>
      </w:r>
      <w:r w:rsidR="00905AC4" w:rsidRPr="00F408E2">
        <w:rPr>
          <w:rFonts w:cs="Times New Roman"/>
          <w:color w:val="000000" w:themeColor="text1"/>
          <w:u w:val="single"/>
        </w:rPr>
        <w:t xml:space="preserve"> </w:t>
      </w:r>
    </w:p>
    <w:p w14:paraId="4A7D6286" w14:textId="1645B84C" w:rsidR="00EC1586" w:rsidRPr="00F408E2" w:rsidRDefault="00EC1586" w:rsidP="004237A4">
      <w:pPr>
        <w:numPr>
          <w:ilvl w:val="1"/>
          <w:numId w:val="4"/>
        </w:numPr>
        <w:rPr>
          <w:rFonts w:cs="Times New Roman"/>
        </w:rPr>
      </w:pPr>
      <w:r w:rsidRPr="00F408E2">
        <w:rPr>
          <w:rFonts w:cs="Times New Roman"/>
        </w:rPr>
        <w:t>Locali</w:t>
      </w:r>
      <w:r w:rsidR="00D4773F" w:rsidRPr="00F408E2">
        <w:rPr>
          <w:rFonts w:cs="Times New Roman"/>
        </w:rPr>
        <w:t>s</w:t>
      </w:r>
      <w:r w:rsidRPr="00F408E2">
        <w:rPr>
          <w:rFonts w:cs="Times New Roman"/>
        </w:rPr>
        <w:t xml:space="preserve">ations </w:t>
      </w:r>
      <w:r w:rsidR="001D602A" w:rsidRPr="00F408E2">
        <w:rPr>
          <w:rFonts w:cs="Times New Roman"/>
        </w:rPr>
        <w:t>préférentielles</w:t>
      </w:r>
      <w:r w:rsidR="00EC3244">
        <w:rPr>
          <w:rFonts w:cs="Times New Roman"/>
        </w:rPr>
        <w:t> </w:t>
      </w:r>
      <w:r w:rsidR="001D602A">
        <w:rPr>
          <w:rFonts w:cs="Times New Roman"/>
        </w:rPr>
        <w:t>: cerveau</w:t>
      </w:r>
      <w:r w:rsidRPr="00F408E2">
        <w:rPr>
          <w:rFonts w:cs="Times New Roman"/>
        </w:rPr>
        <w:t>, muscle, œil</w:t>
      </w:r>
    </w:p>
    <w:p w14:paraId="1A9F0744" w14:textId="466512EB" w:rsidR="00EC1586" w:rsidRPr="00F408E2" w:rsidRDefault="00EC1586" w:rsidP="004237A4">
      <w:pPr>
        <w:numPr>
          <w:ilvl w:val="1"/>
          <w:numId w:val="4"/>
        </w:numPr>
        <w:rPr>
          <w:rFonts w:cs="Times New Roman"/>
        </w:rPr>
      </w:pPr>
      <w:r w:rsidRPr="00F408E2">
        <w:rPr>
          <w:rFonts w:cs="Times New Roman"/>
        </w:rPr>
        <w:t>Monde (OMS)</w:t>
      </w:r>
      <w:r w:rsidR="00EC3244">
        <w:rPr>
          <w:rFonts w:cs="Times New Roman"/>
        </w:rPr>
        <w:t> </w:t>
      </w:r>
      <w:r w:rsidRPr="00F408E2">
        <w:rPr>
          <w:rFonts w:cs="Times New Roman"/>
        </w:rPr>
        <w:t>: 2.</w:t>
      </w:r>
      <w:r w:rsidR="00BB1EAE" w:rsidRPr="00F408E2">
        <w:rPr>
          <w:rFonts w:cs="Times New Roman"/>
        </w:rPr>
        <w:t>56 – 8.3 million avec épilepsie</w:t>
      </w:r>
    </w:p>
    <w:p w14:paraId="056516B8" w14:textId="166289F7" w:rsidR="007C1138" w:rsidRPr="00F408E2" w:rsidRDefault="007C1138" w:rsidP="007C1138">
      <w:pPr>
        <w:rPr>
          <w:rFonts w:cs="Times New Roman"/>
        </w:rPr>
      </w:pPr>
      <w:r w:rsidRPr="00F408E2">
        <w:rPr>
          <w:rFonts w:cs="Times New Roman"/>
        </w:rPr>
        <w:t xml:space="preserve">Intérêt </w:t>
      </w:r>
    </w:p>
    <w:p w14:paraId="66975183" w14:textId="715425AA" w:rsidR="007C1138" w:rsidRPr="00F408E2" w:rsidRDefault="007C1138" w:rsidP="004237A4">
      <w:pPr>
        <w:numPr>
          <w:ilvl w:val="1"/>
          <w:numId w:val="4"/>
        </w:numPr>
        <w:rPr>
          <w:rFonts w:cs="Times New Roman"/>
        </w:rPr>
      </w:pPr>
      <w:r w:rsidRPr="00F408E2">
        <w:rPr>
          <w:rFonts w:cs="Times New Roman"/>
        </w:rPr>
        <w:t>Gravité</w:t>
      </w:r>
      <w:r w:rsidR="00EC3244">
        <w:rPr>
          <w:rFonts w:cs="Times New Roman"/>
        </w:rPr>
        <w:t> </w:t>
      </w:r>
      <w:r w:rsidRPr="00F408E2">
        <w:rPr>
          <w:rFonts w:cs="Times New Roman"/>
        </w:rPr>
        <w:t xml:space="preserve">: </w:t>
      </w:r>
      <w:r w:rsidR="001D602A" w:rsidRPr="00F408E2">
        <w:rPr>
          <w:rFonts w:cs="Times New Roman"/>
        </w:rPr>
        <w:t>épilepsie,</w:t>
      </w:r>
      <w:r w:rsidRPr="00F408E2">
        <w:rPr>
          <w:rFonts w:cs="Times New Roman"/>
        </w:rPr>
        <w:t xml:space="preserve"> </w:t>
      </w:r>
      <w:r w:rsidR="001D602A" w:rsidRPr="00F408E2">
        <w:rPr>
          <w:rFonts w:cs="Times New Roman"/>
        </w:rPr>
        <w:t>handicaps,</w:t>
      </w:r>
      <w:r w:rsidRPr="00F408E2">
        <w:rPr>
          <w:rFonts w:cs="Times New Roman"/>
        </w:rPr>
        <w:t xml:space="preserve"> trou</w:t>
      </w:r>
      <w:r w:rsidR="000B727F" w:rsidRPr="00F408E2">
        <w:rPr>
          <w:rFonts w:cs="Times New Roman"/>
        </w:rPr>
        <w:t>b</w:t>
      </w:r>
      <w:r w:rsidRPr="00F408E2">
        <w:rPr>
          <w:rFonts w:cs="Times New Roman"/>
        </w:rPr>
        <w:t>le cog</w:t>
      </w:r>
      <w:r w:rsidR="000B727F" w:rsidRPr="00F408E2">
        <w:rPr>
          <w:rFonts w:cs="Times New Roman"/>
        </w:rPr>
        <w:t>n</w:t>
      </w:r>
      <w:r w:rsidRPr="00F408E2">
        <w:rPr>
          <w:rFonts w:cs="Times New Roman"/>
        </w:rPr>
        <w:t>itif</w:t>
      </w:r>
    </w:p>
    <w:p w14:paraId="3025E28E" w14:textId="60C090ED" w:rsidR="007C1138" w:rsidRPr="00F408E2" w:rsidRDefault="007C1138" w:rsidP="004237A4">
      <w:pPr>
        <w:numPr>
          <w:ilvl w:val="1"/>
          <w:numId w:val="4"/>
        </w:numPr>
        <w:rPr>
          <w:rFonts w:cs="Times New Roman"/>
        </w:rPr>
      </w:pPr>
      <w:r w:rsidRPr="00F408E2">
        <w:rPr>
          <w:rFonts w:cs="Times New Roman"/>
        </w:rPr>
        <w:t>Urgences</w:t>
      </w:r>
      <w:r w:rsidR="00EC3244">
        <w:rPr>
          <w:rFonts w:cs="Times New Roman"/>
        </w:rPr>
        <w:t> </w:t>
      </w:r>
      <w:r w:rsidRPr="00F408E2">
        <w:rPr>
          <w:rFonts w:cs="Times New Roman"/>
        </w:rPr>
        <w:t>: menace la vie à court term</w:t>
      </w:r>
      <w:r w:rsidR="000B727F" w:rsidRPr="00F408E2">
        <w:rPr>
          <w:rFonts w:cs="Times New Roman"/>
        </w:rPr>
        <w:t>e</w:t>
      </w:r>
      <w:r w:rsidRPr="00F408E2">
        <w:rPr>
          <w:rFonts w:cs="Times New Roman"/>
        </w:rPr>
        <w:t xml:space="preserve"> en cas de forme </w:t>
      </w:r>
      <w:r w:rsidR="001D602A" w:rsidRPr="00F408E2">
        <w:rPr>
          <w:rFonts w:cs="Times New Roman"/>
        </w:rPr>
        <w:t>œdémateuse</w:t>
      </w:r>
      <w:r w:rsidRPr="00F408E2">
        <w:rPr>
          <w:rFonts w:cs="Times New Roman"/>
        </w:rPr>
        <w:t xml:space="preserve"> </w:t>
      </w:r>
      <w:r w:rsidR="001D602A" w:rsidRPr="00F408E2">
        <w:rPr>
          <w:rFonts w:cs="Times New Roman"/>
        </w:rPr>
        <w:t>multi kystique</w:t>
      </w:r>
      <w:r w:rsidRPr="00F408E2">
        <w:rPr>
          <w:rFonts w:cs="Times New Roman"/>
        </w:rPr>
        <w:t xml:space="preserve"> ou de l</w:t>
      </w:r>
      <w:r w:rsidR="001F2509" w:rsidRPr="00F408E2">
        <w:rPr>
          <w:rFonts w:cs="Times New Roman"/>
        </w:rPr>
        <w:t>y</w:t>
      </w:r>
      <w:r w:rsidRPr="00F408E2">
        <w:rPr>
          <w:rFonts w:cs="Times New Roman"/>
        </w:rPr>
        <w:t>se massive parasitaire sou</w:t>
      </w:r>
      <w:r w:rsidR="001F2509" w:rsidRPr="00F408E2">
        <w:rPr>
          <w:rFonts w:cs="Times New Roman"/>
        </w:rPr>
        <w:t>s</w:t>
      </w:r>
      <w:r w:rsidRPr="00F408E2">
        <w:rPr>
          <w:rFonts w:cs="Times New Roman"/>
        </w:rPr>
        <w:t xml:space="preserve"> traitement</w:t>
      </w:r>
    </w:p>
    <w:p w14:paraId="213F89DF" w14:textId="616BCA89" w:rsidR="001F2509" w:rsidRPr="00F408E2" w:rsidRDefault="001D602A" w:rsidP="001F2509">
      <w:pPr>
        <w:rPr>
          <w:rFonts w:cs="Times New Roman"/>
        </w:rPr>
      </w:pPr>
      <w:r w:rsidRPr="00F408E2">
        <w:rPr>
          <w:rFonts w:cs="Times New Roman"/>
        </w:rPr>
        <w:t>Rappel</w:t>
      </w:r>
      <w:r w:rsidR="00D73405" w:rsidRPr="00F408E2">
        <w:rPr>
          <w:rFonts w:cs="Times New Roman"/>
        </w:rPr>
        <w:t xml:space="preserve"> et </w:t>
      </w:r>
      <w:r w:rsidRPr="00F408E2">
        <w:rPr>
          <w:rFonts w:cs="Times New Roman"/>
        </w:rPr>
        <w:t>prérequis</w:t>
      </w:r>
      <w:r w:rsidR="00D73405" w:rsidRPr="00F408E2">
        <w:rPr>
          <w:rFonts w:cs="Times New Roman"/>
        </w:rPr>
        <w:t xml:space="preserve"> </w:t>
      </w:r>
    </w:p>
    <w:p w14:paraId="2CCC1753" w14:textId="3E7E5A6A" w:rsidR="00D73405" w:rsidRPr="00F408E2" w:rsidRDefault="001D602A" w:rsidP="004237A4">
      <w:pPr>
        <w:numPr>
          <w:ilvl w:val="1"/>
          <w:numId w:val="4"/>
        </w:numPr>
        <w:rPr>
          <w:rFonts w:cs="Times New Roman"/>
        </w:rPr>
      </w:pPr>
      <w:r w:rsidRPr="00F408E2">
        <w:rPr>
          <w:rFonts w:cs="Times New Roman"/>
        </w:rPr>
        <w:t>Immunité</w:t>
      </w:r>
      <w:r w:rsidR="00EC3244">
        <w:rPr>
          <w:rFonts w:cs="Times New Roman"/>
        </w:rPr>
        <w:t> </w:t>
      </w:r>
      <w:r w:rsidR="00D73405" w:rsidRPr="00F408E2">
        <w:rPr>
          <w:rFonts w:cs="Times New Roman"/>
        </w:rPr>
        <w:t>:</w:t>
      </w:r>
      <w:r>
        <w:rPr>
          <w:rFonts w:cs="Times New Roman"/>
        </w:rPr>
        <w:t xml:space="preserve"> </w:t>
      </w:r>
      <w:r w:rsidR="00D73405" w:rsidRPr="00F408E2">
        <w:rPr>
          <w:rFonts w:cs="Times New Roman"/>
        </w:rPr>
        <w:t>défen</w:t>
      </w:r>
      <w:r w:rsidR="00A26BC5" w:rsidRPr="00F408E2">
        <w:rPr>
          <w:rFonts w:cs="Times New Roman"/>
        </w:rPr>
        <w:t>se de l’</w:t>
      </w:r>
      <w:r w:rsidRPr="00F408E2">
        <w:rPr>
          <w:rFonts w:cs="Times New Roman"/>
        </w:rPr>
        <w:t>organisme</w:t>
      </w:r>
      <w:r w:rsidR="00D73405" w:rsidRPr="00F408E2">
        <w:rPr>
          <w:rFonts w:cs="Times New Roman"/>
        </w:rPr>
        <w:t xml:space="preserve"> con</w:t>
      </w:r>
      <w:r w:rsidR="00111F78" w:rsidRPr="00F408E2">
        <w:rPr>
          <w:rFonts w:cs="Times New Roman"/>
        </w:rPr>
        <w:t>tre</w:t>
      </w:r>
      <w:r w:rsidR="00D73405" w:rsidRPr="00F408E2">
        <w:rPr>
          <w:rFonts w:cs="Times New Roman"/>
        </w:rPr>
        <w:t xml:space="preserve"> pénétra</w:t>
      </w:r>
      <w:r w:rsidR="00111F78" w:rsidRPr="00F408E2">
        <w:rPr>
          <w:rFonts w:cs="Times New Roman"/>
        </w:rPr>
        <w:t>t</w:t>
      </w:r>
      <w:r w:rsidR="00D73405" w:rsidRPr="00F408E2">
        <w:rPr>
          <w:rFonts w:cs="Times New Roman"/>
        </w:rPr>
        <w:t>ion corps ét</w:t>
      </w:r>
      <w:r w:rsidR="00111F78" w:rsidRPr="00F408E2">
        <w:rPr>
          <w:rFonts w:cs="Times New Roman"/>
        </w:rPr>
        <w:t>ra</w:t>
      </w:r>
      <w:r w:rsidR="00D73405" w:rsidRPr="00F408E2">
        <w:rPr>
          <w:rFonts w:cs="Times New Roman"/>
        </w:rPr>
        <w:t xml:space="preserve">ngers </w:t>
      </w:r>
    </w:p>
    <w:p w14:paraId="7C486C01" w14:textId="3963AF22" w:rsidR="00D73405" w:rsidRPr="00F408E2" w:rsidRDefault="00D73405" w:rsidP="004237A4">
      <w:pPr>
        <w:numPr>
          <w:ilvl w:val="1"/>
          <w:numId w:val="4"/>
        </w:numPr>
        <w:rPr>
          <w:rFonts w:cs="Times New Roman"/>
        </w:rPr>
      </w:pPr>
      <w:r w:rsidRPr="00F408E2">
        <w:rPr>
          <w:rFonts w:cs="Times New Roman"/>
        </w:rPr>
        <w:t>Mise en jeu</w:t>
      </w:r>
      <w:r w:rsidR="00EC3244">
        <w:rPr>
          <w:rFonts w:cs="Times New Roman"/>
        </w:rPr>
        <w:t> </w:t>
      </w:r>
      <w:r w:rsidR="00111F78" w:rsidRPr="00F408E2">
        <w:rPr>
          <w:rFonts w:cs="Times New Roman"/>
        </w:rPr>
        <w:t>:</w:t>
      </w:r>
    </w:p>
    <w:p w14:paraId="6C16BC87" w14:textId="50E2F2A8" w:rsidR="00D73405" w:rsidRPr="00F408E2" w:rsidRDefault="00D73405" w:rsidP="004237A4">
      <w:pPr>
        <w:numPr>
          <w:ilvl w:val="2"/>
          <w:numId w:val="4"/>
        </w:numPr>
        <w:rPr>
          <w:rFonts w:cs="Times New Roman"/>
        </w:rPr>
      </w:pPr>
      <w:r w:rsidRPr="00F408E2">
        <w:rPr>
          <w:rFonts w:cs="Times New Roman"/>
        </w:rPr>
        <w:t>Immunité humorale</w:t>
      </w:r>
      <w:r w:rsidR="00EC3244">
        <w:rPr>
          <w:rFonts w:cs="Times New Roman"/>
        </w:rPr>
        <w:t> </w:t>
      </w:r>
      <w:r w:rsidRPr="00F408E2">
        <w:rPr>
          <w:rFonts w:cs="Times New Roman"/>
        </w:rPr>
        <w:t>: anticorps contre antigènes en</w:t>
      </w:r>
      <w:r w:rsidR="00111F78" w:rsidRPr="00F408E2">
        <w:rPr>
          <w:rFonts w:cs="Times New Roman"/>
        </w:rPr>
        <w:t xml:space="preserve"> </w:t>
      </w:r>
      <w:r w:rsidRPr="00F408E2">
        <w:rPr>
          <w:rFonts w:cs="Times New Roman"/>
        </w:rPr>
        <w:t xml:space="preserve">vue de l’éliminer </w:t>
      </w:r>
    </w:p>
    <w:p w14:paraId="453614BC" w14:textId="3A2C87A4" w:rsidR="00D73405" w:rsidRPr="00F408E2" w:rsidRDefault="001D602A" w:rsidP="004237A4">
      <w:pPr>
        <w:numPr>
          <w:ilvl w:val="2"/>
          <w:numId w:val="4"/>
        </w:numPr>
        <w:rPr>
          <w:rFonts w:cs="Times New Roman"/>
        </w:rPr>
      </w:pPr>
      <w:r w:rsidRPr="00F408E2">
        <w:rPr>
          <w:rFonts w:cs="Times New Roman"/>
        </w:rPr>
        <w:t>Immunité</w:t>
      </w:r>
      <w:r w:rsidR="00D73405" w:rsidRPr="00F408E2">
        <w:rPr>
          <w:rFonts w:cs="Times New Roman"/>
        </w:rPr>
        <w:t xml:space="preserve"> </w:t>
      </w:r>
      <w:r w:rsidRPr="00F408E2">
        <w:rPr>
          <w:rFonts w:cs="Times New Roman"/>
        </w:rPr>
        <w:t>cellulaire</w:t>
      </w:r>
      <w:r w:rsidR="00EC3244">
        <w:rPr>
          <w:rFonts w:cs="Times New Roman"/>
        </w:rPr>
        <w:t> </w:t>
      </w:r>
      <w:r w:rsidR="00D73405" w:rsidRPr="00F408E2">
        <w:rPr>
          <w:rFonts w:cs="Times New Roman"/>
        </w:rPr>
        <w:t>: cellules pro-</w:t>
      </w:r>
      <w:r w:rsidRPr="00F408E2">
        <w:rPr>
          <w:rFonts w:cs="Times New Roman"/>
        </w:rPr>
        <w:t>inflammatoire</w:t>
      </w:r>
      <w:r w:rsidR="00D73405" w:rsidRPr="00F408E2">
        <w:rPr>
          <w:rFonts w:cs="Times New Roman"/>
        </w:rPr>
        <w:t xml:space="preserve"> </w:t>
      </w:r>
      <w:r w:rsidR="00D009A2" w:rsidRPr="00F408E2">
        <w:rPr>
          <w:rFonts w:cs="Times New Roman"/>
        </w:rPr>
        <w:t>en</w:t>
      </w:r>
      <w:r w:rsidR="00D73405" w:rsidRPr="00F408E2">
        <w:rPr>
          <w:rFonts w:cs="Times New Roman"/>
        </w:rPr>
        <w:t xml:space="preserve"> vue de l’éliminer ou le rendre inoffensif</w:t>
      </w:r>
    </w:p>
    <w:p w14:paraId="4DCB7CAB" w14:textId="16D1BD6A" w:rsidR="00786776" w:rsidRPr="00F408E2" w:rsidRDefault="00786776" w:rsidP="00224B36">
      <w:pPr>
        <w:pStyle w:val="Titre1"/>
      </w:pPr>
      <w:bookmarkStart w:id="365" w:name="_Toc196656605"/>
      <w:bookmarkStart w:id="366" w:name="_Toc196662412"/>
      <w:r w:rsidRPr="00F408E2">
        <w:t>Physiopathologie</w:t>
      </w:r>
      <w:bookmarkEnd w:id="365"/>
      <w:bookmarkEnd w:id="366"/>
    </w:p>
    <w:p w14:paraId="11A9A96B" w14:textId="43F0D647" w:rsidR="00786776" w:rsidRPr="00F408E2" w:rsidRDefault="00786776" w:rsidP="00DA234A">
      <w:pPr>
        <w:pStyle w:val="Titre2"/>
        <w:rPr>
          <w:rFonts w:cs="Times New Roman"/>
        </w:rPr>
      </w:pPr>
      <w:bookmarkStart w:id="367" w:name="_Toc196656606"/>
      <w:bookmarkStart w:id="368" w:name="_Toc196662413"/>
      <w:r w:rsidRPr="00F408E2">
        <w:rPr>
          <w:rFonts w:cs="Times New Roman"/>
        </w:rPr>
        <w:t xml:space="preserve">Physiopathologie </w:t>
      </w:r>
      <w:r w:rsidR="001D602A" w:rsidRPr="00F408E2">
        <w:rPr>
          <w:rFonts w:cs="Times New Roman"/>
        </w:rPr>
        <w:t>neurocysticercose</w:t>
      </w:r>
      <w:r w:rsidRPr="00F408E2">
        <w:rPr>
          <w:rFonts w:cs="Times New Roman"/>
        </w:rPr>
        <w:t xml:space="preserve"> parenchymateuse</w:t>
      </w:r>
      <w:bookmarkEnd w:id="367"/>
      <w:bookmarkEnd w:id="368"/>
    </w:p>
    <w:p w14:paraId="57B0367B" w14:textId="2E4340A1" w:rsidR="000B6B5C" w:rsidRPr="00F408E2" w:rsidRDefault="000B6B5C" w:rsidP="004237A4">
      <w:pPr>
        <w:numPr>
          <w:ilvl w:val="1"/>
          <w:numId w:val="4"/>
        </w:numPr>
        <w:rPr>
          <w:rFonts w:cs="Times New Roman"/>
        </w:rPr>
      </w:pPr>
      <w:r w:rsidRPr="00F408E2">
        <w:rPr>
          <w:rFonts w:cs="Times New Roman"/>
        </w:rPr>
        <w:t xml:space="preserve">Homme mange selles de l’homme contenant œufs de Tenia soium </w:t>
      </w:r>
    </w:p>
    <w:p w14:paraId="2A7B5F2D" w14:textId="6883DA33" w:rsidR="000B6B5C" w:rsidRPr="00F408E2" w:rsidRDefault="001D602A" w:rsidP="004237A4">
      <w:pPr>
        <w:numPr>
          <w:ilvl w:val="1"/>
          <w:numId w:val="4"/>
        </w:numPr>
        <w:rPr>
          <w:rFonts w:cs="Times New Roman"/>
        </w:rPr>
      </w:pPr>
      <w:r w:rsidRPr="00F408E2">
        <w:rPr>
          <w:rFonts w:cs="Times New Roman"/>
        </w:rPr>
        <w:t>Libération</w:t>
      </w:r>
      <w:r w:rsidR="000B6B5C" w:rsidRPr="00F408E2">
        <w:rPr>
          <w:rFonts w:cs="Times New Roman"/>
        </w:rPr>
        <w:t xml:space="preserve"> scolex dans tube </w:t>
      </w:r>
      <w:r w:rsidRPr="00F408E2">
        <w:rPr>
          <w:rFonts w:cs="Times New Roman"/>
        </w:rPr>
        <w:t>digestif</w:t>
      </w:r>
      <w:r w:rsidR="000B6B5C" w:rsidRPr="00F408E2">
        <w:rPr>
          <w:rFonts w:cs="Times New Roman"/>
        </w:rPr>
        <w:t xml:space="preserve"> er SNC (enkystement du scolex)</w:t>
      </w:r>
    </w:p>
    <w:p w14:paraId="7366D742" w14:textId="4A5C5FDD" w:rsidR="000B6B5C" w:rsidRPr="00F408E2" w:rsidRDefault="001D602A" w:rsidP="004237A4">
      <w:pPr>
        <w:numPr>
          <w:ilvl w:val="1"/>
          <w:numId w:val="4"/>
        </w:numPr>
        <w:rPr>
          <w:rFonts w:cs="Times New Roman"/>
        </w:rPr>
      </w:pPr>
      <w:r w:rsidRPr="00F408E2">
        <w:rPr>
          <w:rFonts w:cs="Times New Roman"/>
        </w:rPr>
        <w:t>Phase</w:t>
      </w:r>
      <w:r w:rsidR="000B6B5C" w:rsidRPr="00F408E2">
        <w:rPr>
          <w:rFonts w:cs="Times New Roman"/>
        </w:rPr>
        <w:t xml:space="preserve"> 1</w:t>
      </w:r>
      <w:r w:rsidR="00EC3244">
        <w:rPr>
          <w:rFonts w:cs="Times New Roman"/>
        </w:rPr>
        <w:t> </w:t>
      </w:r>
      <w:r w:rsidR="000B6B5C" w:rsidRPr="00F408E2">
        <w:rPr>
          <w:rFonts w:cs="Times New Roman"/>
        </w:rPr>
        <w:t>:</w:t>
      </w:r>
    </w:p>
    <w:p w14:paraId="4478FE9C" w14:textId="48E3DDDA" w:rsidR="000B6B5C" w:rsidRPr="00F408E2" w:rsidRDefault="000B6B5C" w:rsidP="004237A4">
      <w:pPr>
        <w:numPr>
          <w:ilvl w:val="2"/>
          <w:numId w:val="4"/>
        </w:numPr>
        <w:rPr>
          <w:rFonts w:cs="Times New Roman"/>
          <w:color w:val="4472C4" w:themeColor="accent1"/>
        </w:rPr>
      </w:pPr>
      <w:r w:rsidRPr="00F408E2">
        <w:rPr>
          <w:rFonts w:cs="Times New Roman"/>
          <w:color w:val="4472C4" w:themeColor="accent1"/>
        </w:rPr>
        <w:t>Kyste vésiculaire v</w:t>
      </w:r>
      <w:r w:rsidR="00716A85" w:rsidRPr="00F408E2">
        <w:rPr>
          <w:rFonts w:cs="Times New Roman"/>
          <w:color w:val="4472C4" w:themeColor="accent1"/>
        </w:rPr>
        <w:t>i</w:t>
      </w:r>
      <w:r w:rsidRPr="00F408E2">
        <w:rPr>
          <w:rFonts w:cs="Times New Roman"/>
          <w:color w:val="4472C4" w:themeColor="accent1"/>
        </w:rPr>
        <w:t xml:space="preserve">able </w:t>
      </w:r>
    </w:p>
    <w:p w14:paraId="013C3D80" w14:textId="5B2737E1" w:rsidR="000B6B5C" w:rsidRPr="00F408E2" w:rsidRDefault="000B6B5C" w:rsidP="004237A4">
      <w:pPr>
        <w:numPr>
          <w:ilvl w:val="3"/>
          <w:numId w:val="4"/>
        </w:numPr>
        <w:rPr>
          <w:rFonts w:cs="Times New Roman"/>
        </w:rPr>
      </w:pPr>
      <w:r w:rsidRPr="00F408E2">
        <w:rPr>
          <w:rFonts w:cs="Times New Roman"/>
        </w:rPr>
        <w:t xml:space="preserve">Bonne tolérance </w:t>
      </w:r>
      <w:r w:rsidR="00267663" w:rsidRPr="00F408E2">
        <w:rPr>
          <w:rFonts w:cs="Times New Roman"/>
        </w:rPr>
        <w:t xml:space="preserve">hôte </w:t>
      </w:r>
    </w:p>
    <w:p w14:paraId="743ACCF3" w14:textId="7C02E25F" w:rsidR="00267663" w:rsidRPr="00F408E2" w:rsidRDefault="00267663" w:rsidP="004237A4">
      <w:pPr>
        <w:numPr>
          <w:ilvl w:val="3"/>
          <w:numId w:val="4"/>
        </w:numPr>
        <w:rPr>
          <w:rFonts w:cs="Times New Roman"/>
        </w:rPr>
      </w:pPr>
      <w:r w:rsidRPr="00F408E2">
        <w:rPr>
          <w:rFonts w:cs="Times New Roman"/>
        </w:rPr>
        <w:t>Asymptomatique</w:t>
      </w:r>
    </w:p>
    <w:p w14:paraId="5E637888" w14:textId="438BE8CE" w:rsidR="00267663" w:rsidRPr="00F408E2" w:rsidRDefault="00267663" w:rsidP="004237A4">
      <w:pPr>
        <w:numPr>
          <w:ilvl w:val="1"/>
          <w:numId w:val="4"/>
        </w:numPr>
        <w:rPr>
          <w:rFonts w:cs="Times New Roman"/>
        </w:rPr>
      </w:pPr>
      <w:r w:rsidRPr="00F408E2">
        <w:rPr>
          <w:rFonts w:cs="Times New Roman"/>
        </w:rPr>
        <w:lastRenderedPageBreak/>
        <w:t>Phase 2</w:t>
      </w:r>
      <w:r w:rsidR="00EC3244">
        <w:rPr>
          <w:rFonts w:cs="Times New Roman"/>
        </w:rPr>
        <w:t> </w:t>
      </w:r>
      <w:r w:rsidRPr="00F408E2">
        <w:rPr>
          <w:rFonts w:cs="Times New Roman"/>
        </w:rPr>
        <w:t xml:space="preserve">: </w:t>
      </w:r>
    </w:p>
    <w:p w14:paraId="6F75A299" w14:textId="02ED7D4B" w:rsidR="00267663" w:rsidRPr="00F408E2" w:rsidRDefault="00267663" w:rsidP="004237A4">
      <w:pPr>
        <w:numPr>
          <w:ilvl w:val="2"/>
          <w:numId w:val="4"/>
        </w:numPr>
        <w:rPr>
          <w:rFonts w:cs="Times New Roman"/>
          <w:color w:val="4472C4" w:themeColor="accent1"/>
        </w:rPr>
      </w:pPr>
      <w:r w:rsidRPr="00F408E2">
        <w:rPr>
          <w:rFonts w:cs="Times New Roman"/>
          <w:color w:val="4472C4" w:themeColor="accent1"/>
        </w:rPr>
        <w:t>Vésiculo-colloïdale + scole</w:t>
      </w:r>
      <w:r w:rsidR="00E35E82" w:rsidRPr="00F408E2">
        <w:rPr>
          <w:rFonts w:cs="Times New Roman"/>
          <w:color w:val="4472C4" w:themeColor="accent1"/>
        </w:rPr>
        <w:t>x</w:t>
      </w:r>
    </w:p>
    <w:p w14:paraId="17949EB2" w14:textId="5D8FAB2A" w:rsidR="00267663" w:rsidRPr="00F408E2" w:rsidRDefault="003C5AC3" w:rsidP="004237A4">
      <w:pPr>
        <w:numPr>
          <w:ilvl w:val="3"/>
          <w:numId w:val="4"/>
        </w:numPr>
        <w:rPr>
          <w:rFonts w:cs="Times New Roman"/>
        </w:rPr>
      </w:pPr>
      <w:r w:rsidRPr="00F408E2">
        <w:rPr>
          <w:rFonts w:cs="Times New Roman"/>
        </w:rPr>
        <w:t>Inflammation</w:t>
      </w:r>
      <w:r w:rsidR="00267663" w:rsidRPr="00F408E2">
        <w:rPr>
          <w:rFonts w:cs="Times New Roman"/>
        </w:rPr>
        <w:t xml:space="preserve"> mort parasitaire</w:t>
      </w:r>
    </w:p>
    <w:p w14:paraId="05538DDE" w14:textId="371797D4" w:rsidR="00267663" w:rsidRPr="00F408E2" w:rsidRDefault="00267663" w:rsidP="004237A4">
      <w:pPr>
        <w:numPr>
          <w:ilvl w:val="3"/>
          <w:numId w:val="4"/>
        </w:numPr>
        <w:rPr>
          <w:rFonts w:cs="Times New Roman"/>
        </w:rPr>
      </w:pPr>
      <w:r w:rsidRPr="00F408E2">
        <w:rPr>
          <w:rFonts w:cs="Times New Roman"/>
        </w:rPr>
        <w:t xml:space="preserve">Epilepsie, </w:t>
      </w:r>
      <w:r w:rsidR="001D602A" w:rsidRPr="00F408E2">
        <w:rPr>
          <w:rFonts w:cs="Times New Roman"/>
        </w:rPr>
        <w:t>céphalées</w:t>
      </w:r>
      <w:r w:rsidRPr="00F408E2">
        <w:rPr>
          <w:rFonts w:cs="Times New Roman"/>
        </w:rPr>
        <w:t xml:space="preserve"> </w:t>
      </w:r>
    </w:p>
    <w:p w14:paraId="238556D3" w14:textId="62FB18B3" w:rsidR="00267663" w:rsidRPr="00F408E2" w:rsidRDefault="00267663" w:rsidP="004237A4">
      <w:pPr>
        <w:numPr>
          <w:ilvl w:val="1"/>
          <w:numId w:val="4"/>
        </w:numPr>
        <w:rPr>
          <w:rFonts w:cs="Times New Roman"/>
        </w:rPr>
      </w:pPr>
      <w:r w:rsidRPr="00F408E2">
        <w:rPr>
          <w:rFonts w:cs="Times New Roman"/>
        </w:rPr>
        <w:t>Phase 3</w:t>
      </w:r>
      <w:r w:rsidR="00EC3244">
        <w:rPr>
          <w:rFonts w:cs="Times New Roman"/>
        </w:rPr>
        <w:t> </w:t>
      </w:r>
      <w:r w:rsidRPr="00F408E2">
        <w:rPr>
          <w:rFonts w:cs="Times New Roman"/>
        </w:rPr>
        <w:t xml:space="preserve">: </w:t>
      </w:r>
    </w:p>
    <w:p w14:paraId="636A6D07" w14:textId="6AE73E16" w:rsidR="00267663" w:rsidRPr="00F408E2" w:rsidRDefault="00267663" w:rsidP="004237A4">
      <w:pPr>
        <w:numPr>
          <w:ilvl w:val="2"/>
          <w:numId w:val="4"/>
        </w:numPr>
        <w:rPr>
          <w:rFonts w:cs="Times New Roman"/>
          <w:color w:val="4472C4" w:themeColor="accent1"/>
        </w:rPr>
      </w:pPr>
      <w:r w:rsidRPr="00F408E2">
        <w:rPr>
          <w:rFonts w:cs="Times New Roman"/>
          <w:color w:val="4472C4" w:themeColor="accent1"/>
        </w:rPr>
        <w:t xml:space="preserve">Nodulaire lyse du scolex </w:t>
      </w:r>
    </w:p>
    <w:p w14:paraId="41DD851B" w14:textId="7801BCA8" w:rsidR="00267663" w:rsidRPr="00F408E2" w:rsidRDefault="001D602A" w:rsidP="004237A4">
      <w:pPr>
        <w:numPr>
          <w:ilvl w:val="3"/>
          <w:numId w:val="4"/>
        </w:numPr>
        <w:rPr>
          <w:rFonts w:cs="Times New Roman"/>
        </w:rPr>
      </w:pPr>
      <w:r w:rsidRPr="00F408E2">
        <w:rPr>
          <w:rFonts w:cs="Times New Roman"/>
        </w:rPr>
        <w:t>Inflammation</w:t>
      </w:r>
      <w:r w:rsidR="00267663" w:rsidRPr="00F408E2">
        <w:rPr>
          <w:rFonts w:cs="Times New Roman"/>
        </w:rPr>
        <w:t xml:space="preserve"> </w:t>
      </w:r>
    </w:p>
    <w:p w14:paraId="6FCA725C" w14:textId="6BEC6183" w:rsidR="00267663" w:rsidRPr="00F408E2" w:rsidRDefault="00267663" w:rsidP="004237A4">
      <w:pPr>
        <w:numPr>
          <w:ilvl w:val="3"/>
          <w:numId w:val="4"/>
        </w:numPr>
        <w:rPr>
          <w:rFonts w:cs="Times New Roman"/>
        </w:rPr>
      </w:pPr>
      <w:r w:rsidRPr="00F408E2">
        <w:rPr>
          <w:rFonts w:cs="Times New Roman"/>
        </w:rPr>
        <w:t>Epilepsie,</w:t>
      </w:r>
      <w:r w:rsidR="00E35E82" w:rsidRPr="00F408E2">
        <w:rPr>
          <w:rFonts w:cs="Times New Roman"/>
        </w:rPr>
        <w:t xml:space="preserve"> </w:t>
      </w:r>
      <w:r w:rsidRPr="00F408E2">
        <w:rPr>
          <w:rFonts w:cs="Times New Roman"/>
        </w:rPr>
        <w:t xml:space="preserve">céphalées </w:t>
      </w:r>
    </w:p>
    <w:p w14:paraId="53BD209B" w14:textId="5CE0801A" w:rsidR="00267663" w:rsidRPr="00F408E2" w:rsidRDefault="001D602A" w:rsidP="004237A4">
      <w:pPr>
        <w:numPr>
          <w:ilvl w:val="1"/>
          <w:numId w:val="4"/>
        </w:numPr>
        <w:rPr>
          <w:rFonts w:cs="Times New Roman"/>
        </w:rPr>
      </w:pPr>
      <w:r w:rsidRPr="00F408E2">
        <w:rPr>
          <w:rFonts w:cs="Times New Roman"/>
        </w:rPr>
        <w:t>Phase</w:t>
      </w:r>
      <w:r w:rsidR="00267663" w:rsidRPr="00F408E2">
        <w:rPr>
          <w:rFonts w:cs="Times New Roman"/>
        </w:rPr>
        <w:t xml:space="preserve"> finale</w:t>
      </w:r>
      <w:r w:rsidR="00EC3244">
        <w:rPr>
          <w:rFonts w:cs="Times New Roman"/>
        </w:rPr>
        <w:t> </w:t>
      </w:r>
      <w:r w:rsidR="00267663" w:rsidRPr="00F408E2">
        <w:rPr>
          <w:rFonts w:cs="Times New Roman"/>
        </w:rPr>
        <w:t>:</w:t>
      </w:r>
    </w:p>
    <w:p w14:paraId="14D0BB7C" w14:textId="5167B6CF" w:rsidR="00267663" w:rsidRPr="00F408E2" w:rsidRDefault="00267663" w:rsidP="004237A4">
      <w:pPr>
        <w:numPr>
          <w:ilvl w:val="2"/>
          <w:numId w:val="4"/>
        </w:numPr>
        <w:rPr>
          <w:rFonts w:cs="Times New Roman"/>
          <w:color w:val="4472C4" w:themeColor="accent1"/>
        </w:rPr>
      </w:pPr>
      <w:r w:rsidRPr="00F408E2">
        <w:rPr>
          <w:rFonts w:cs="Times New Roman"/>
          <w:color w:val="4472C4" w:themeColor="accent1"/>
        </w:rPr>
        <w:t>Calcification ou restitutio</w:t>
      </w:r>
      <w:r w:rsidR="00F543EB" w:rsidRPr="00F408E2">
        <w:rPr>
          <w:rFonts w:cs="Times New Roman"/>
          <w:color w:val="4472C4" w:themeColor="accent1"/>
        </w:rPr>
        <w:t>n</w:t>
      </w:r>
      <w:r w:rsidRPr="00F408E2">
        <w:rPr>
          <w:rFonts w:cs="Times New Roman"/>
          <w:color w:val="4472C4" w:themeColor="accent1"/>
        </w:rPr>
        <w:t xml:space="preserve"> tissulaire </w:t>
      </w:r>
    </w:p>
    <w:p w14:paraId="4064993C" w14:textId="51E1D5D5" w:rsidR="00267663" w:rsidRPr="00F408E2" w:rsidRDefault="00267663" w:rsidP="004237A4">
      <w:pPr>
        <w:numPr>
          <w:ilvl w:val="3"/>
          <w:numId w:val="4"/>
        </w:numPr>
        <w:rPr>
          <w:rFonts w:cs="Times New Roman"/>
        </w:rPr>
      </w:pPr>
      <w:r w:rsidRPr="00F408E2">
        <w:rPr>
          <w:rFonts w:cs="Times New Roman"/>
        </w:rPr>
        <w:t>Absen</w:t>
      </w:r>
      <w:r w:rsidR="00F543EB" w:rsidRPr="00F408E2">
        <w:rPr>
          <w:rFonts w:cs="Times New Roman"/>
        </w:rPr>
        <w:t>ce</w:t>
      </w:r>
      <w:r w:rsidRPr="00F408E2">
        <w:rPr>
          <w:rFonts w:cs="Times New Roman"/>
        </w:rPr>
        <w:t xml:space="preserve"> inflamma</w:t>
      </w:r>
      <w:r w:rsidR="00E35E82" w:rsidRPr="00F408E2">
        <w:rPr>
          <w:rFonts w:cs="Times New Roman"/>
        </w:rPr>
        <w:t>tion</w:t>
      </w:r>
    </w:p>
    <w:p w14:paraId="1B59B092" w14:textId="3FDB94B7" w:rsidR="00267663" w:rsidRPr="00F408E2" w:rsidRDefault="001D602A" w:rsidP="004237A4">
      <w:pPr>
        <w:numPr>
          <w:ilvl w:val="3"/>
          <w:numId w:val="4"/>
        </w:numPr>
        <w:rPr>
          <w:rFonts w:cs="Times New Roman"/>
        </w:rPr>
      </w:pPr>
      <w:r w:rsidRPr="00F408E2">
        <w:rPr>
          <w:rFonts w:cs="Times New Roman"/>
        </w:rPr>
        <w:t>Epilepsie</w:t>
      </w:r>
      <w:r w:rsidR="00267663" w:rsidRPr="00F408E2">
        <w:rPr>
          <w:rFonts w:cs="Times New Roman"/>
        </w:rPr>
        <w:t xml:space="preserve"> </w:t>
      </w:r>
      <w:r w:rsidR="00D25B41" w:rsidRPr="00F408E2">
        <w:rPr>
          <w:rFonts w:cs="Times New Roman"/>
        </w:rPr>
        <w:t xml:space="preserve">de </w:t>
      </w:r>
      <w:r>
        <w:rPr>
          <w:rFonts w:cs="Times New Roman"/>
        </w:rPr>
        <w:t>céphalée</w:t>
      </w:r>
    </w:p>
    <w:p w14:paraId="71F0608F" w14:textId="32A94423" w:rsidR="00D25B41" w:rsidRPr="00F408E2" w:rsidRDefault="00D25B41" w:rsidP="004237A4">
      <w:pPr>
        <w:numPr>
          <w:ilvl w:val="1"/>
          <w:numId w:val="4"/>
        </w:numPr>
        <w:rPr>
          <w:rFonts w:cs="Times New Roman"/>
        </w:rPr>
      </w:pPr>
      <w:r w:rsidRPr="00F408E2">
        <w:rPr>
          <w:rFonts w:cs="Times New Roman"/>
          <w:color w:val="4472C4" w:themeColor="accent1"/>
        </w:rPr>
        <w:t>Coexisten</w:t>
      </w:r>
      <w:r w:rsidR="00F543EB" w:rsidRPr="00F408E2">
        <w:rPr>
          <w:rFonts w:cs="Times New Roman"/>
          <w:color w:val="4472C4" w:themeColor="accent1"/>
        </w:rPr>
        <w:t>c</w:t>
      </w:r>
      <w:r w:rsidRPr="00F408E2">
        <w:rPr>
          <w:rFonts w:cs="Times New Roman"/>
          <w:color w:val="4472C4" w:themeColor="accent1"/>
        </w:rPr>
        <w:t>e</w:t>
      </w:r>
      <w:r w:rsidRPr="00F408E2">
        <w:rPr>
          <w:rFonts w:cs="Times New Roman"/>
        </w:rPr>
        <w:t xml:space="preserve"> possible lésio</w:t>
      </w:r>
      <w:r w:rsidR="00D50465" w:rsidRPr="00F408E2">
        <w:rPr>
          <w:rFonts w:cs="Times New Roman"/>
        </w:rPr>
        <w:t>ns</w:t>
      </w:r>
      <w:r w:rsidRPr="00F408E2">
        <w:rPr>
          <w:rFonts w:cs="Times New Roman"/>
        </w:rPr>
        <w:t xml:space="preserve"> de différent stade évolutifs</w:t>
      </w:r>
      <w:r w:rsidR="00DA234A" w:rsidRPr="00F408E2">
        <w:rPr>
          <w:rFonts w:cs="Times New Roman"/>
        </w:rPr>
        <w:t xml:space="preserve"> </w:t>
      </w:r>
    </w:p>
    <w:p w14:paraId="1FB9AFF4" w14:textId="1D682D5F" w:rsidR="00017B2C" w:rsidRPr="00F408E2" w:rsidRDefault="00017B2C" w:rsidP="00017B2C">
      <w:pPr>
        <w:pStyle w:val="Titre2"/>
        <w:rPr>
          <w:rFonts w:cs="Times New Roman"/>
        </w:rPr>
      </w:pPr>
      <w:bookmarkStart w:id="369" w:name="_Toc196656607"/>
      <w:bookmarkStart w:id="370" w:name="_Toc196662414"/>
      <w:r w:rsidRPr="00F408E2">
        <w:rPr>
          <w:rFonts w:cs="Times New Roman"/>
        </w:rPr>
        <w:t xml:space="preserve">Physiopathologie </w:t>
      </w:r>
      <w:r w:rsidR="001D602A" w:rsidRPr="00F408E2">
        <w:rPr>
          <w:rFonts w:cs="Times New Roman"/>
        </w:rPr>
        <w:t>neurocysticercose</w:t>
      </w:r>
      <w:r w:rsidRPr="00F408E2">
        <w:rPr>
          <w:rFonts w:cs="Times New Roman"/>
        </w:rPr>
        <w:t xml:space="preserve"> méningée</w:t>
      </w:r>
      <w:bookmarkEnd w:id="369"/>
      <w:bookmarkEnd w:id="370"/>
    </w:p>
    <w:p w14:paraId="40C327C8" w14:textId="710C64EB" w:rsidR="00017B2C" w:rsidRPr="00F408E2" w:rsidRDefault="00017B2C" w:rsidP="004237A4">
      <w:pPr>
        <w:numPr>
          <w:ilvl w:val="1"/>
          <w:numId w:val="3"/>
        </w:numPr>
        <w:rPr>
          <w:rFonts w:cs="Times New Roman"/>
        </w:rPr>
      </w:pPr>
      <w:r w:rsidRPr="00F408E2">
        <w:rPr>
          <w:rFonts w:cs="Times New Roman"/>
        </w:rPr>
        <w:t>Homme mange selles de l’homme contenant œufs de Tenia so</w:t>
      </w:r>
      <w:r w:rsidR="00A4769D" w:rsidRPr="00F408E2">
        <w:rPr>
          <w:rFonts w:cs="Times New Roman"/>
        </w:rPr>
        <w:t>l</w:t>
      </w:r>
      <w:r w:rsidRPr="00F408E2">
        <w:rPr>
          <w:rFonts w:cs="Times New Roman"/>
        </w:rPr>
        <w:t xml:space="preserve">ium </w:t>
      </w:r>
    </w:p>
    <w:p w14:paraId="532B575B" w14:textId="01F452A1" w:rsidR="00017B2C" w:rsidRPr="00F408E2" w:rsidRDefault="001D602A" w:rsidP="004237A4">
      <w:pPr>
        <w:numPr>
          <w:ilvl w:val="1"/>
          <w:numId w:val="3"/>
        </w:numPr>
        <w:rPr>
          <w:rFonts w:cs="Times New Roman"/>
        </w:rPr>
      </w:pPr>
      <w:r w:rsidRPr="00F408E2">
        <w:rPr>
          <w:rFonts w:cs="Times New Roman"/>
        </w:rPr>
        <w:t>Libération</w:t>
      </w:r>
      <w:r w:rsidR="00017B2C" w:rsidRPr="00F408E2">
        <w:rPr>
          <w:rFonts w:cs="Times New Roman"/>
        </w:rPr>
        <w:t xml:space="preserve"> scolex dans tube </w:t>
      </w:r>
      <w:r w:rsidRPr="00F408E2">
        <w:rPr>
          <w:rFonts w:cs="Times New Roman"/>
        </w:rPr>
        <w:t>digestif</w:t>
      </w:r>
      <w:r>
        <w:rPr>
          <w:rFonts w:cs="Times New Roman"/>
        </w:rPr>
        <w:t xml:space="preserve"> et</w:t>
      </w:r>
      <w:r w:rsidR="00017B2C" w:rsidRPr="00F408E2">
        <w:rPr>
          <w:rFonts w:cs="Times New Roman"/>
        </w:rPr>
        <w:t xml:space="preserve"> SNC (enkystement du scolex</w:t>
      </w:r>
      <w:r w:rsidR="00DF69F4" w:rsidRPr="00F408E2">
        <w:rPr>
          <w:rFonts w:cs="Times New Roman"/>
        </w:rPr>
        <w:t>)</w:t>
      </w:r>
    </w:p>
    <w:p w14:paraId="0089CF45" w14:textId="772A6A49" w:rsidR="0089184F" w:rsidRPr="00F408E2" w:rsidRDefault="0089184F" w:rsidP="004237A4">
      <w:pPr>
        <w:numPr>
          <w:ilvl w:val="1"/>
          <w:numId w:val="4"/>
        </w:numPr>
        <w:rPr>
          <w:rFonts w:cs="Times New Roman"/>
        </w:rPr>
      </w:pPr>
      <w:r w:rsidRPr="00F408E2">
        <w:rPr>
          <w:rFonts w:cs="Times New Roman"/>
          <w:color w:val="4472C4" w:themeColor="accent1"/>
        </w:rPr>
        <w:t xml:space="preserve">Kyste libre dan ventricules </w:t>
      </w:r>
    </w:p>
    <w:p w14:paraId="7455340B" w14:textId="1A2E63F5" w:rsidR="0089184F" w:rsidRPr="00F408E2" w:rsidRDefault="0089184F" w:rsidP="004237A4">
      <w:pPr>
        <w:numPr>
          <w:ilvl w:val="1"/>
          <w:numId w:val="4"/>
        </w:numPr>
        <w:rPr>
          <w:rFonts w:cs="Times New Roman"/>
        </w:rPr>
      </w:pPr>
      <w:r w:rsidRPr="00F408E2">
        <w:rPr>
          <w:rFonts w:cs="Times New Roman"/>
          <w:color w:val="4472C4" w:themeColor="accent1"/>
        </w:rPr>
        <w:t>Hydrocéphalie</w:t>
      </w:r>
      <w:r w:rsidR="00EC3244">
        <w:rPr>
          <w:rFonts w:cs="Times New Roman"/>
          <w:color w:val="4472C4" w:themeColor="accent1"/>
        </w:rPr>
        <w:t> </w:t>
      </w:r>
      <w:r w:rsidRPr="00F408E2">
        <w:rPr>
          <w:rFonts w:cs="Times New Roman"/>
          <w:color w:val="4472C4" w:themeColor="accent1"/>
        </w:rPr>
        <w:t xml:space="preserve">: </w:t>
      </w:r>
      <w:r w:rsidR="001D602A" w:rsidRPr="00F408E2">
        <w:rPr>
          <w:rFonts w:cs="Times New Roman"/>
          <w:color w:val="000000" w:themeColor="text1"/>
        </w:rPr>
        <w:t>obstruction,</w:t>
      </w:r>
      <w:r w:rsidR="001D602A">
        <w:rPr>
          <w:rFonts w:cs="Times New Roman"/>
          <w:color w:val="000000" w:themeColor="text1"/>
        </w:rPr>
        <w:t xml:space="preserve"> arachnoï</w:t>
      </w:r>
      <w:r w:rsidR="00F54FF1" w:rsidRPr="00F408E2">
        <w:rPr>
          <w:rFonts w:cs="Times New Roman"/>
          <w:color w:val="000000" w:themeColor="text1"/>
        </w:rPr>
        <w:t xml:space="preserve">dite base </w:t>
      </w:r>
    </w:p>
    <w:p w14:paraId="0BB64537" w14:textId="433AE660" w:rsidR="00F54FF1" w:rsidRPr="00F408E2" w:rsidRDefault="00F54FF1" w:rsidP="004237A4">
      <w:pPr>
        <w:numPr>
          <w:ilvl w:val="1"/>
          <w:numId w:val="4"/>
        </w:numPr>
        <w:rPr>
          <w:rFonts w:cs="Times New Roman"/>
        </w:rPr>
      </w:pPr>
      <w:r w:rsidRPr="00F408E2">
        <w:rPr>
          <w:rFonts w:cs="Times New Roman"/>
          <w:color w:val="4472C4" w:themeColor="accent1"/>
        </w:rPr>
        <w:t>Kyste espaces méningées (</w:t>
      </w:r>
      <w:r w:rsidRPr="00F408E2">
        <w:rPr>
          <w:rFonts w:cs="Times New Roman"/>
          <w:color w:val="000000" w:themeColor="text1"/>
        </w:rPr>
        <w:t>pie mère, citernes de la base)</w:t>
      </w:r>
    </w:p>
    <w:p w14:paraId="5E075FE4" w14:textId="7E820422" w:rsidR="00F54FF1" w:rsidRPr="00F408E2" w:rsidRDefault="00F54FF1" w:rsidP="004237A4">
      <w:pPr>
        <w:numPr>
          <w:ilvl w:val="1"/>
          <w:numId w:val="4"/>
        </w:numPr>
        <w:rPr>
          <w:rFonts w:cs="Times New Roman"/>
        </w:rPr>
      </w:pPr>
      <w:r w:rsidRPr="00F408E2">
        <w:rPr>
          <w:rFonts w:cs="Times New Roman"/>
          <w:color w:val="4472C4" w:themeColor="accent1"/>
        </w:rPr>
        <w:t>Vascularite ménin</w:t>
      </w:r>
      <w:r w:rsidR="00563D86" w:rsidRPr="00F408E2">
        <w:rPr>
          <w:rFonts w:cs="Times New Roman"/>
          <w:color w:val="4472C4" w:themeColor="accent1"/>
        </w:rPr>
        <w:t>gée</w:t>
      </w:r>
      <w:r w:rsidR="00EC3244">
        <w:rPr>
          <w:rFonts w:cs="Times New Roman"/>
          <w:color w:val="4472C4" w:themeColor="accent1"/>
        </w:rPr>
        <w:t> </w:t>
      </w:r>
      <w:r w:rsidR="00563D86" w:rsidRPr="00F408E2">
        <w:rPr>
          <w:rFonts w:cs="Times New Roman"/>
          <w:color w:val="4472C4" w:themeColor="accent1"/>
        </w:rPr>
        <w:t xml:space="preserve">: </w:t>
      </w:r>
      <w:r w:rsidR="00563D86" w:rsidRPr="00F408E2">
        <w:rPr>
          <w:rFonts w:cs="Times New Roman"/>
          <w:color w:val="000000" w:themeColor="text1"/>
        </w:rPr>
        <w:t>AVC (AIC, hématome)</w:t>
      </w:r>
    </w:p>
    <w:p w14:paraId="5C3F45C3" w14:textId="6D8A5E14" w:rsidR="00563D86" w:rsidRPr="00F408E2" w:rsidRDefault="00563D86" w:rsidP="004237A4">
      <w:pPr>
        <w:numPr>
          <w:ilvl w:val="1"/>
          <w:numId w:val="4"/>
        </w:numPr>
        <w:rPr>
          <w:rFonts w:cs="Times New Roman"/>
        </w:rPr>
      </w:pPr>
      <w:r w:rsidRPr="00F408E2">
        <w:rPr>
          <w:rFonts w:cs="Times New Roman"/>
          <w:color w:val="4472C4" w:themeColor="accent1"/>
        </w:rPr>
        <w:t>Forme racémeuse</w:t>
      </w:r>
      <w:r w:rsidR="00EC3244">
        <w:rPr>
          <w:rFonts w:cs="Times New Roman"/>
          <w:color w:val="4472C4" w:themeColor="accent1"/>
        </w:rPr>
        <w:t> </w:t>
      </w:r>
      <w:r w:rsidRPr="00F408E2">
        <w:rPr>
          <w:rFonts w:cs="Times New Roman"/>
          <w:color w:val="4472C4" w:themeColor="accent1"/>
        </w:rPr>
        <w:t>:</w:t>
      </w:r>
      <w:r w:rsidRPr="00F408E2">
        <w:rPr>
          <w:rFonts w:cs="Times New Roman"/>
        </w:rPr>
        <w:t xml:space="preserve"> </w:t>
      </w:r>
      <w:r w:rsidRPr="00F408E2">
        <w:rPr>
          <w:rFonts w:cs="Times New Roman"/>
          <w:color w:val="000000" w:themeColor="text1"/>
        </w:rPr>
        <w:t xml:space="preserve">kyste méningée </w:t>
      </w:r>
      <w:r w:rsidR="001D602A">
        <w:rPr>
          <w:rFonts w:cs="Times New Roman"/>
          <w:color w:val="000000" w:themeColor="text1"/>
        </w:rPr>
        <w:t>volumineux</w:t>
      </w:r>
    </w:p>
    <w:p w14:paraId="46EE2AF1" w14:textId="23379014" w:rsidR="00563D86" w:rsidRPr="00F408E2" w:rsidRDefault="002068B1" w:rsidP="004237A4">
      <w:pPr>
        <w:numPr>
          <w:ilvl w:val="1"/>
          <w:numId w:val="4"/>
        </w:numPr>
        <w:rPr>
          <w:rFonts w:cs="Times New Roman"/>
        </w:rPr>
      </w:pPr>
      <w:r w:rsidRPr="00F408E2">
        <w:rPr>
          <w:rFonts w:cs="Times New Roman"/>
          <w:color w:val="4472C4" w:themeColor="accent1"/>
        </w:rPr>
        <w:t>D</w:t>
      </w:r>
      <w:r w:rsidR="00563D86" w:rsidRPr="00F408E2">
        <w:rPr>
          <w:rFonts w:cs="Times New Roman"/>
          <w:color w:val="4472C4" w:themeColor="accent1"/>
        </w:rPr>
        <w:t>es</w:t>
      </w:r>
      <w:r w:rsidRPr="00F408E2">
        <w:rPr>
          <w:rFonts w:cs="Times New Roman"/>
          <w:color w:val="4472C4" w:themeColor="accent1"/>
        </w:rPr>
        <w:t xml:space="preserve"> </w:t>
      </w:r>
      <w:r w:rsidR="00610414" w:rsidRPr="00F408E2">
        <w:rPr>
          <w:rFonts w:cs="Times New Roman"/>
          <w:color w:val="4472C4" w:themeColor="accent1"/>
        </w:rPr>
        <w:t>lésions</w:t>
      </w:r>
      <w:r w:rsidRPr="00F408E2">
        <w:rPr>
          <w:rFonts w:cs="Times New Roman"/>
          <w:color w:val="4472C4" w:themeColor="accent1"/>
        </w:rPr>
        <w:t xml:space="preserve"> de </w:t>
      </w:r>
      <w:r w:rsidR="00610414" w:rsidRPr="00F408E2">
        <w:rPr>
          <w:rFonts w:cs="Times New Roman"/>
          <w:color w:val="4472C4" w:themeColor="accent1"/>
        </w:rPr>
        <w:t>différente localisation</w:t>
      </w:r>
      <w:r w:rsidR="001D602A">
        <w:rPr>
          <w:rFonts w:cs="Times New Roman"/>
          <w:color w:val="4472C4" w:themeColor="accent1"/>
        </w:rPr>
        <w:t xml:space="preserve"> peut</w:t>
      </w:r>
      <w:r w:rsidRPr="00F408E2">
        <w:rPr>
          <w:rFonts w:cs="Times New Roman"/>
          <w:color w:val="4472C4" w:themeColor="accent1"/>
        </w:rPr>
        <w:t xml:space="preserve"> coexister</w:t>
      </w:r>
    </w:p>
    <w:p w14:paraId="5113B021" w14:textId="3A4251E0" w:rsidR="00786776" w:rsidRPr="00F408E2" w:rsidRDefault="001D602A" w:rsidP="00DF69F4">
      <w:pPr>
        <w:pStyle w:val="Titre1"/>
        <w:rPr>
          <w:rFonts w:cs="Times New Roman"/>
        </w:rPr>
      </w:pPr>
      <w:bookmarkStart w:id="371" w:name="_Toc196656608"/>
      <w:bookmarkStart w:id="372" w:name="_Toc196662415"/>
      <w:r w:rsidRPr="00F408E2">
        <w:rPr>
          <w:rFonts w:cs="Times New Roman"/>
        </w:rPr>
        <w:t>Symptomatologie</w:t>
      </w:r>
      <w:bookmarkEnd w:id="371"/>
      <w:bookmarkEnd w:id="372"/>
      <w:r w:rsidR="00DF69F4" w:rsidRPr="00F408E2">
        <w:rPr>
          <w:rFonts w:cs="Times New Roman"/>
        </w:rPr>
        <w:t xml:space="preserve"> </w:t>
      </w:r>
    </w:p>
    <w:p w14:paraId="1CE9AF6D" w14:textId="192031CC" w:rsidR="00DF69F4" w:rsidRPr="00F408E2" w:rsidRDefault="00DF69F4" w:rsidP="00DF69F4">
      <w:pPr>
        <w:pStyle w:val="Titre2"/>
        <w:rPr>
          <w:rFonts w:cs="Times New Roman"/>
        </w:rPr>
      </w:pPr>
      <w:bookmarkStart w:id="373" w:name="_Toc196656609"/>
      <w:bookmarkStart w:id="374" w:name="_Toc196662416"/>
      <w:r w:rsidRPr="00F408E2">
        <w:rPr>
          <w:rFonts w:cs="Times New Roman"/>
        </w:rPr>
        <w:t>Type de description</w:t>
      </w:r>
      <w:r w:rsidR="00EC3244">
        <w:rPr>
          <w:rFonts w:cs="Times New Roman"/>
        </w:rPr>
        <w:t> </w:t>
      </w:r>
      <w:r w:rsidR="00B543B6" w:rsidRPr="00F408E2">
        <w:rPr>
          <w:rFonts w:cs="Times New Roman"/>
        </w:rPr>
        <w:t>: neurocysticercose active parenchymateuse adulte</w:t>
      </w:r>
      <w:bookmarkEnd w:id="373"/>
      <w:bookmarkEnd w:id="374"/>
    </w:p>
    <w:p w14:paraId="65E0562C" w14:textId="74C34832" w:rsidR="00DF69F4" w:rsidRPr="00F408E2" w:rsidRDefault="00CC4B9A" w:rsidP="00DF69F4">
      <w:pPr>
        <w:rPr>
          <w:rFonts w:cs="Times New Roman"/>
        </w:rPr>
      </w:pPr>
      <w:r w:rsidRPr="00F408E2">
        <w:rPr>
          <w:rFonts w:cs="Times New Roman"/>
        </w:rPr>
        <w:t xml:space="preserve">circonstance de </w:t>
      </w:r>
      <w:r w:rsidR="001D602A" w:rsidRPr="00F408E2">
        <w:rPr>
          <w:rFonts w:cs="Times New Roman"/>
        </w:rPr>
        <w:t>découverte</w:t>
      </w:r>
      <w:r w:rsidR="00EC3244">
        <w:rPr>
          <w:rFonts w:cs="Times New Roman"/>
        </w:rPr>
        <w:t> </w:t>
      </w:r>
      <w:r w:rsidR="00B543B6" w:rsidRPr="00F408E2">
        <w:rPr>
          <w:rFonts w:cs="Times New Roman"/>
        </w:rPr>
        <w:t>:</w:t>
      </w:r>
    </w:p>
    <w:p w14:paraId="446909F7" w14:textId="0E4F04AB" w:rsidR="00CC4B9A" w:rsidRPr="00F408E2" w:rsidRDefault="00CC4B9A" w:rsidP="004237A4">
      <w:pPr>
        <w:numPr>
          <w:ilvl w:val="1"/>
          <w:numId w:val="4"/>
        </w:numPr>
        <w:rPr>
          <w:rFonts w:cs="Times New Roman"/>
        </w:rPr>
      </w:pPr>
      <w:r w:rsidRPr="00F408E2">
        <w:rPr>
          <w:rFonts w:cs="Times New Roman"/>
        </w:rPr>
        <w:t>adulte jeun</w:t>
      </w:r>
      <w:r w:rsidR="00B543B6" w:rsidRPr="00F408E2">
        <w:rPr>
          <w:rFonts w:cs="Times New Roman"/>
        </w:rPr>
        <w:t>e</w:t>
      </w:r>
      <w:r w:rsidRPr="00F408E2">
        <w:rPr>
          <w:rFonts w:cs="Times New Roman"/>
        </w:rPr>
        <w:t xml:space="preserve"> autour de 20 à 30 ans </w:t>
      </w:r>
    </w:p>
    <w:p w14:paraId="7BA56201" w14:textId="43240480" w:rsidR="00CC4B9A" w:rsidRPr="00F408E2" w:rsidRDefault="00CC4B9A" w:rsidP="004237A4">
      <w:pPr>
        <w:numPr>
          <w:ilvl w:val="1"/>
          <w:numId w:val="4"/>
        </w:numPr>
        <w:rPr>
          <w:rFonts w:cs="Times New Roman"/>
        </w:rPr>
      </w:pPr>
      <w:r w:rsidRPr="00F408E2">
        <w:rPr>
          <w:rFonts w:cs="Times New Roman"/>
        </w:rPr>
        <w:t xml:space="preserve">profession active </w:t>
      </w:r>
    </w:p>
    <w:p w14:paraId="03CE48C3" w14:textId="6C7D1321" w:rsidR="00CC4B9A" w:rsidRDefault="00CC4B9A" w:rsidP="004237A4">
      <w:pPr>
        <w:numPr>
          <w:ilvl w:val="1"/>
          <w:numId w:val="4"/>
        </w:numPr>
        <w:rPr>
          <w:rFonts w:cs="Times New Roman"/>
        </w:rPr>
      </w:pPr>
      <w:r w:rsidRPr="00F408E2">
        <w:rPr>
          <w:rFonts w:cs="Times New Roman"/>
        </w:rPr>
        <w:t xml:space="preserve">repas </w:t>
      </w:r>
      <w:r w:rsidR="001D602A" w:rsidRPr="00F408E2">
        <w:rPr>
          <w:rFonts w:cs="Times New Roman"/>
        </w:rPr>
        <w:t>restauration</w:t>
      </w:r>
      <w:r w:rsidRPr="00F408E2">
        <w:rPr>
          <w:rFonts w:cs="Times New Roman"/>
        </w:rPr>
        <w:t xml:space="preserve"> rapide</w:t>
      </w:r>
    </w:p>
    <w:p w14:paraId="1CBE640B" w14:textId="77777777" w:rsidR="001D602A" w:rsidRPr="00F408E2" w:rsidRDefault="001D602A" w:rsidP="001D602A">
      <w:pPr>
        <w:numPr>
          <w:ilvl w:val="0"/>
          <w:numId w:val="0"/>
        </w:numPr>
        <w:ind w:left="567" w:hanging="283"/>
        <w:rPr>
          <w:rFonts w:cs="Times New Roman"/>
        </w:rPr>
      </w:pPr>
    </w:p>
    <w:tbl>
      <w:tblPr>
        <w:tblStyle w:val="Grilledutableau"/>
        <w:tblW w:w="0" w:type="auto"/>
        <w:tblLook w:val="04A0" w:firstRow="1" w:lastRow="0" w:firstColumn="1" w:lastColumn="0" w:noHBand="0" w:noVBand="1"/>
      </w:tblPr>
      <w:tblGrid>
        <w:gridCol w:w="2226"/>
        <w:gridCol w:w="2226"/>
        <w:gridCol w:w="2227"/>
      </w:tblGrid>
      <w:tr w:rsidR="006924DF" w:rsidRPr="00F408E2" w14:paraId="15405C32" w14:textId="77777777" w:rsidTr="006924DF">
        <w:tc>
          <w:tcPr>
            <w:tcW w:w="2226" w:type="dxa"/>
          </w:tcPr>
          <w:p w14:paraId="10976B2D" w14:textId="4AB7B608" w:rsidR="006924DF" w:rsidRPr="00F408E2" w:rsidRDefault="006924DF" w:rsidP="00F75360">
            <w:pPr>
              <w:numPr>
                <w:ilvl w:val="0"/>
                <w:numId w:val="0"/>
              </w:numPr>
              <w:jc w:val="center"/>
              <w:rPr>
                <w:rFonts w:cs="Times New Roman"/>
                <w:b/>
                <w:bCs/>
              </w:rPr>
            </w:pPr>
            <w:r w:rsidRPr="00F408E2">
              <w:rPr>
                <w:rFonts w:cs="Times New Roman"/>
                <w:b/>
                <w:bCs/>
              </w:rPr>
              <w:t xml:space="preserve">Symptôme </w:t>
            </w:r>
            <w:r w:rsidR="001D602A" w:rsidRPr="00F408E2">
              <w:rPr>
                <w:rFonts w:cs="Times New Roman"/>
                <w:b/>
                <w:bCs/>
              </w:rPr>
              <w:t>révélateurs</w:t>
            </w:r>
          </w:p>
        </w:tc>
        <w:tc>
          <w:tcPr>
            <w:tcW w:w="2226" w:type="dxa"/>
          </w:tcPr>
          <w:p w14:paraId="1BF746C9" w14:textId="73ABB151" w:rsidR="006924DF" w:rsidRPr="00F408E2" w:rsidRDefault="001D602A" w:rsidP="00F75360">
            <w:pPr>
              <w:numPr>
                <w:ilvl w:val="0"/>
                <w:numId w:val="0"/>
              </w:numPr>
              <w:jc w:val="center"/>
              <w:rPr>
                <w:rFonts w:cs="Times New Roman"/>
                <w:b/>
                <w:bCs/>
              </w:rPr>
            </w:pPr>
            <w:r w:rsidRPr="00F408E2">
              <w:rPr>
                <w:rFonts w:cs="Times New Roman"/>
                <w:b/>
                <w:bCs/>
              </w:rPr>
              <w:t>Symptômes</w:t>
            </w:r>
            <w:r w:rsidR="006924DF" w:rsidRPr="00F408E2">
              <w:rPr>
                <w:rFonts w:cs="Times New Roman"/>
                <w:b/>
                <w:bCs/>
              </w:rPr>
              <w:t xml:space="preserve"> accompagnateurs</w:t>
            </w:r>
          </w:p>
        </w:tc>
        <w:tc>
          <w:tcPr>
            <w:tcW w:w="2227" w:type="dxa"/>
          </w:tcPr>
          <w:p w14:paraId="786351A7" w14:textId="56B681FB" w:rsidR="006924DF" w:rsidRPr="00F408E2" w:rsidRDefault="008B7AEC" w:rsidP="00F75360">
            <w:pPr>
              <w:numPr>
                <w:ilvl w:val="0"/>
                <w:numId w:val="0"/>
              </w:numPr>
              <w:jc w:val="center"/>
              <w:rPr>
                <w:rFonts w:cs="Times New Roman"/>
                <w:b/>
                <w:bCs/>
              </w:rPr>
            </w:pPr>
            <w:r w:rsidRPr="00F408E2">
              <w:rPr>
                <w:rFonts w:cs="Times New Roman"/>
                <w:b/>
                <w:bCs/>
              </w:rPr>
              <w:t xml:space="preserve">Valeur </w:t>
            </w:r>
            <w:r w:rsidR="006924DF" w:rsidRPr="00F408E2">
              <w:rPr>
                <w:rFonts w:cs="Times New Roman"/>
                <w:b/>
                <w:bCs/>
              </w:rPr>
              <w:t>sémiologique</w:t>
            </w:r>
          </w:p>
        </w:tc>
      </w:tr>
      <w:tr w:rsidR="006924DF" w:rsidRPr="00F408E2" w14:paraId="10B4185C" w14:textId="77777777" w:rsidTr="006924DF">
        <w:tc>
          <w:tcPr>
            <w:tcW w:w="2226" w:type="dxa"/>
          </w:tcPr>
          <w:p w14:paraId="0BD4EF51" w14:textId="0A35B56F" w:rsidR="006924DF" w:rsidRPr="00F408E2" w:rsidRDefault="006924DF" w:rsidP="00746C0D">
            <w:pPr>
              <w:numPr>
                <w:ilvl w:val="0"/>
                <w:numId w:val="0"/>
              </w:numPr>
              <w:rPr>
                <w:rFonts w:cs="Times New Roman"/>
              </w:rPr>
            </w:pPr>
            <w:r w:rsidRPr="00F408E2">
              <w:rPr>
                <w:rFonts w:cs="Times New Roman"/>
                <w:color w:val="4472C4" w:themeColor="accent1"/>
              </w:rPr>
              <w:lastRenderedPageBreak/>
              <w:t>Crise épileptique focales</w:t>
            </w:r>
            <w:r w:rsidR="00EC3244">
              <w:rPr>
                <w:rFonts w:cs="Times New Roman"/>
              </w:rPr>
              <w:t> </w:t>
            </w:r>
            <w:r w:rsidRPr="00F408E2">
              <w:rPr>
                <w:rFonts w:cs="Times New Roman"/>
              </w:rPr>
              <w:t xml:space="preserve">: </w:t>
            </w:r>
            <w:r w:rsidR="001D602A" w:rsidRPr="00F408E2">
              <w:rPr>
                <w:rFonts w:cs="Times New Roman"/>
              </w:rPr>
              <w:t>sensitivomotrices</w:t>
            </w:r>
            <w:r w:rsidRPr="00F408E2">
              <w:rPr>
                <w:rFonts w:cs="Times New Roman"/>
              </w:rPr>
              <w:t xml:space="preserve"> </w:t>
            </w:r>
          </w:p>
          <w:p w14:paraId="611DACA0" w14:textId="4C69B351" w:rsidR="00F251E7" w:rsidRPr="00F408E2" w:rsidRDefault="00F251E7" w:rsidP="00746C0D">
            <w:pPr>
              <w:numPr>
                <w:ilvl w:val="0"/>
                <w:numId w:val="0"/>
              </w:numPr>
              <w:rPr>
                <w:rFonts w:cs="Times New Roman"/>
              </w:rPr>
            </w:pPr>
            <w:r w:rsidRPr="00F408E2">
              <w:rPr>
                <w:rFonts w:cs="Times New Roman"/>
              </w:rPr>
              <w:t>Hémicor</w:t>
            </w:r>
            <w:r w:rsidR="008B7AEC" w:rsidRPr="00F408E2">
              <w:rPr>
                <w:rFonts w:cs="Times New Roman"/>
              </w:rPr>
              <w:t>p</w:t>
            </w:r>
            <w:r w:rsidRPr="00F408E2">
              <w:rPr>
                <w:rFonts w:cs="Times New Roman"/>
              </w:rPr>
              <w:t xml:space="preserve">s </w:t>
            </w:r>
            <w:r w:rsidR="001D602A" w:rsidRPr="00F408E2">
              <w:rPr>
                <w:rFonts w:cs="Times New Roman"/>
              </w:rPr>
              <w:t>secondairement</w:t>
            </w:r>
            <w:r w:rsidRPr="00F408E2">
              <w:rPr>
                <w:rFonts w:cs="Times New Roman"/>
              </w:rPr>
              <w:t xml:space="preserve"> généralisées </w:t>
            </w:r>
          </w:p>
        </w:tc>
        <w:tc>
          <w:tcPr>
            <w:tcW w:w="2226" w:type="dxa"/>
          </w:tcPr>
          <w:p w14:paraId="7D400897" w14:textId="52C7FE92" w:rsidR="006924DF" w:rsidRPr="00F408E2" w:rsidRDefault="00F251E7" w:rsidP="00746C0D">
            <w:pPr>
              <w:numPr>
                <w:ilvl w:val="0"/>
                <w:numId w:val="0"/>
              </w:numPr>
              <w:rPr>
                <w:rFonts w:cs="Times New Roman"/>
              </w:rPr>
            </w:pPr>
            <w:r w:rsidRPr="00F408E2">
              <w:rPr>
                <w:rFonts w:cs="Times New Roman"/>
                <w:color w:val="4472C4" w:themeColor="accent1"/>
              </w:rPr>
              <w:t xml:space="preserve">Céphalées récents inhabituelles </w:t>
            </w:r>
            <w:r w:rsidR="001D602A" w:rsidRPr="00F408E2">
              <w:rPr>
                <w:rFonts w:cs="Times New Roman"/>
                <w:color w:val="4472C4" w:themeColor="accent1"/>
              </w:rPr>
              <w:t>persistantes</w:t>
            </w:r>
            <w:r w:rsidRPr="00F408E2">
              <w:rPr>
                <w:rFonts w:cs="Times New Roman"/>
                <w:color w:val="4472C4" w:themeColor="accent1"/>
              </w:rPr>
              <w:t xml:space="preserve"> évolutives</w:t>
            </w:r>
            <w:r w:rsidRPr="00F408E2">
              <w:rPr>
                <w:rFonts w:cs="Times New Roman"/>
              </w:rPr>
              <w:t xml:space="preserve"> positionnelles </w:t>
            </w:r>
          </w:p>
          <w:p w14:paraId="3EE994B1" w14:textId="77777777" w:rsidR="008B7AEC" w:rsidRPr="00F408E2" w:rsidRDefault="008B7AEC" w:rsidP="00746C0D">
            <w:pPr>
              <w:numPr>
                <w:ilvl w:val="0"/>
                <w:numId w:val="0"/>
              </w:numPr>
              <w:rPr>
                <w:rFonts w:cs="Times New Roman"/>
              </w:rPr>
            </w:pPr>
          </w:p>
          <w:p w14:paraId="4A745462" w14:textId="08039F33" w:rsidR="00F251E7" w:rsidRPr="00F408E2" w:rsidRDefault="00F251E7" w:rsidP="00746C0D">
            <w:pPr>
              <w:numPr>
                <w:ilvl w:val="0"/>
                <w:numId w:val="0"/>
              </w:numPr>
              <w:rPr>
                <w:rFonts w:cs="Times New Roman"/>
              </w:rPr>
            </w:pPr>
            <w:r w:rsidRPr="00F408E2">
              <w:rPr>
                <w:rFonts w:cs="Times New Roman"/>
              </w:rPr>
              <w:t>Trouble digestifs</w:t>
            </w:r>
            <w:r w:rsidR="00EC3244">
              <w:rPr>
                <w:rFonts w:cs="Times New Roman"/>
              </w:rPr>
              <w:t> </w:t>
            </w:r>
            <w:r w:rsidRPr="00F408E2">
              <w:rPr>
                <w:rFonts w:cs="Times New Roman"/>
              </w:rPr>
              <w:t>: nausées, vomiss</w:t>
            </w:r>
            <w:r w:rsidR="00A508B7" w:rsidRPr="00F408E2">
              <w:rPr>
                <w:rFonts w:cs="Times New Roman"/>
              </w:rPr>
              <w:t>e</w:t>
            </w:r>
            <w:r w:rsidRPr="00F408E2">
              <w:rPr>
                <w:rFonts w:cs="Times New Roman"/>
              </w:rPr>
              <w:t>ments</w:t>
            </w:r>
          </w:p>
        </w:tc>
        <w:tc>
          <w:tcPr>
            <w:tcW w:w="2227" w:type="dxa"/>
          </w:tcPr>
          <w:p w14:paraId="64117524" w14:textId="0584E805" w:rsidR="006924DF" w:rsidRPr="00F408E2" w:rsidRDefault="00F251E7" w:rsidP="00746C0D">
            <w:pPr>
              <w:numPr>
                <w:ilvl w:val="0"/>
                <w:numId w:val="0"/>
              </w:numPr>
              <w:rPr>
                <w:rFonts w:cs="Times New Roman"/>
              </w:rPr>
            </w:pPr>
            <w:r w:rsidRPr="00F408E2">
              <w:rPr>
                <w:rFonts w:cs="Times New Roman"/>
              </w:rPr>
              <w:t>Processus ex</w:t>
            </w:r>
            <w:r w:rsidR="008B7AEC" w:rsidRPr="00F408E2">
              <w:rPr>
                <w:rFonts w:cs="Times New Roman"/>
              </w:rPr>
              <w:t>p</w:t>
            </w:r>
            <w:r w:rsidRPr="00F408E2">
              <w:rPr>
                <w:rFonts w:cs="Times New Roman"/>
              </w:rPr>
              <w:t>ansif intrac</w:t>
            </w:r>
            <w:r w:rsidR="009742DE" w:rsidRPr="00F408E2">
              <w:rPr>
                <w:rFonts w:cs="Times New Roman"/>
              </w:rPr>
              <w:t>r</w:t>
            </w:r>
            <w:r w:rsidRPr="00F408E2">
              <w:rPr>
                <w:rFonts w:cs="Times New Roman"/>
              </w:rPr>
              <w:t xml:space="preserve">ânien </w:t>
            </w:r>
            <w:r w:rsidR="009742DE" w:rsidRPr="00F408E2">
              <w:rPr>
                <w:rFonts w:cs="Times New Roman"/>
              </w:rPr>
              <w:t>(masse dan</w:t>
            </w:r>
            <w:r w:rsidR="00FC488C" w:rsidRPr="00F408E2">
              <w:rPr>
                <w:rFonts w:cs="Times New Roman"/>
              </w:rPr>
              <w:t>s le cerveau)</w:t>
            </w:r>
          </w:p>
          <w:p w14:paraId="79F9E610" w14:textId="77777777" w:rsidR="00FC488C" w:rsidRPr="00F408E2" w:rsidRDefault="00FC488C" w:rsidP="00746C0D">
            <w:pPr>
              <w:numPr>
                <w:ilvl w:val="0"/>
                <w:numId w:val="0"/>
              </w:numPr>
              <w:rPr>
                <w:rFonts w:cs="Times New Roman"/>
              </w:rPr>
            </w:pPr>
          </w:p>
          <w:p w14:paraId="6BD620C5" w14:textId="3C39E043" w:rsidR="00F251E7" w:rsidRPr="00F408E2" w:rsidRDefault="001D602A" w:rsidP="00746C0D">
            <w:pPr>
              <w:numPr>
                <w:ilvl w:val="0"/>
                <w:numId w:val="0"/>
              </w:numPr>
              <w:rPr>
                <w:rFonts w:cs="Times New Roman"/>
              </w:rPr>
            </w:pPr>
            <w:r w:rsidRPr="00F408E2">
              <w:rPr>
                <w:rFonts w:cs="Times New Roman"/>
              </w:rPr>
              <w:t>Hypertension</w:t>
            </w:r>
            <w:r w:rsidR="00F251E7" w:rsidRPr="00F408E2">
              <w:rPr>
                <w:rFonts w:cs="Times New Roman"/>
              </w:rPr>
              <w:t xml:space="preserve"> intracrânienne</w:t>
            </w:r>
          </w:p>
        </w:tc>
      </w:tr>
    </w:tbl>
    <w:p w14:paraId="5583CFB9" w14:textId="77777777" w:rsidR="00746C0D" w:rsidRPr="00F408E2" w:rsidRDefault="00746C0D" w:rsidP="00746C0D">
      <w:pPr>
        <w:numPr>
          <w:ilvl w:val="0"/>
          <w:numId w:val="0"/>
        </w:numPr>
        <w:rPr>
          <w:rFonts w:cs="Times New Roman"/>
        </w:rPr>
      </w:pPr>
    </w:p>
    <w:p w14:paraId="1565BF4B" w14:textId="2C398097" w:rsidR="00FC488C" w:rsidRPr="00F408E2" w:rsidRDefault="001D602A" w:rsidP="003C3ADB">
      <w:pPr>
        <w:pStyle w:val="Titre3"/>
        <w:rPr>
          <w:rFonts w:cs="Times New Roman"/>
        </w:rPr>
      </w:pPr>
      <w:bookmarkStart w:id="375" w:name="_Toc196656610"/>
      <w:bookmarkStart w:id="376" w:name="_Toc196662417"/>
      <w:r w:rsidRPr="00F408E2">
        <w:rPr>
          <w:rFonts w:cs="Times New Roman"/>
        </w:rPr>
        <w:t>Singes</w:t>
      </w:r>
      <w:bookmarkEnd w:id="375"/>
      <w:bookmarkEnd w:id="376"/>
      <w:r w:rsidR="00FC488C" w:rsidRPr="00F408E2">
        <w:rPr>
          <w:rFonts w:cs="Times New Roman"/>
        </w:rPr>
        <w:t xml:space="preserve"> </w:t>
      </w:r>
    </w:p>
    <w:p w14:paraId="1360C2E7" w14:textId="0DB352F0" w:rsidR="00FC488C" w:rsidRPr="00F408E2" w:rsidRDefault="00FC488C" w:rsidP="00FC488C">
      <w:pPr>
        <w:rPr>
          <w:rFonts w:cs="Times New Roman"/>
        </w:rPr>
      </w:pPr>
      <w:r w:rsidRPr="00F408E2">
        <w:rPr>
          <w:rFonts w:cs="Times New Roman"/>
        </w:rPr>
        <w:t>examens neu</w:t>
      </w:r>
      <w:r w:rsidR="001D602A">
        <w:rPr>
          <w:rFonts w:cs="Times New Roman"/>
        </w:rPr>
        <w:t>ro</w:t>
      </w:r>
      <w:r w:rsidRPr="00F408E2">
        <w:rPr>
          <w:rFonts w:cs="Times New Roman"/>
        </w:rPr>
        <w:t>logique</w:t>
      </w:r>
      <w:r w:rsidR="00EC3244">
        <w:rPr>
          <w:rFonts w:cs="Times New Roman"/>
        </w:rPr>
        <w:t> </w:t>
      </w:r>
      <w:r w:rsidRPr="00F408E2">
        <w:rPr>
          <w:rFonts w:cs="Times New Roman"/>
        </w:rPr>
        <w:t>: normal</w:t>
      </w:r>
    </w:p>
    <w:p w14:paraId="3252F7C1" w14:textId="6714589C" w:rsidR="00FC488C" w:rsidRPr="00F408E2" w:rsidRDefault="00FC488C" w:rsidP="00FC488C">
      <w:pPr>
        <w:rPr>
          <w:rFonts w:cs="Times New Roman"/>
        </w:rPr>
      </w:pPr>
      <w:r w:rsidRPr="00F408E2">
        <w:rPr>
          <w:rFonts w:cs="Times New Roman"/>
        </w:rPr>
        <w:t xml:space="preserve">autre </w:t>
      </w:r>
      <w:r w:rsidR="001D602A" w:rsidRPr="00F408E2">
        <w:rPr>
          <w:rFonts w:cs="Times New Roman"/>
        </w:rPr>
        <w:t>appareils</w:t>
      </w:r>
      <w:r w:rsidRPr="00F408E2">
        <w:rPr>
          <w:rFonts w:cs="Times New Roman"/>
        </w:rPr>
        <w:t xml:space="preserve"> </w:t>
      </w:r>
    </w:p>
    <w:p w14:paraId="5002177A" w14:textId="78CD2419" w:rsidR="00FC488C" w:rsidRPr="00F408E2" w:rsidRDefault="00FC488C" w:rsidP="004237A4">
      <w:pPr>
        <w:numPr>
          <w:ilvl w:val="1"/>
          <w:numId w:val="4"/>
        </w:numPr>
        <w:rPr>
          <w:rFonts w:cs="Times New Roman"/>
        </w:rPr>
      </w:pPr>
      <w:r w:rsidRPr="00F408E2">
        <w:rPr>
          <w:rFonts w:cs="Times New Roman"/>
        </w:rPr>
        <w:t>tuméfaction ovalaire infra-</w:t>
      </w:r>
      <w:r w:rsidR="001D602A" w:rsidRPr="00F408E2">
        <w:rPr>
          <w:rFonts w:cs="Times New Roman"/>
        </w:rPr>
        <w:t>centimétrique</w:t>
      </w:r>
      <w:r w:rsidRPr="00F408E2">
        <w:rPr>
          <w:rFonts w:cs="Times New Roman"/>
        </w:rPr>
        <w:t xml:space="preserve"> indolore mo</w:t>
      </w:r>
      <w:r w:rsidR="004F26D2" w:rsidRPr="00F408E2">
        <w:rPr>
          <w:rFonts w:cs="Times New Roman"/>
        </w:rPr>
        <w:t xml:space="preserve">biles sous-cutanées </w:t>
      </w:r>
      <w:r w:rsidR="003D3E32" w:rsidRPr="00F408E2">
        <w:rPr>
          <w:rFonts w:cs="Times New Roman"/>
        </w:rPr>
        <w:t>g</w:t>
      </w:r>
      <w:r w:rsidR="004F26D2" w:rsidRPr="00F408E2">
        <w:rPr>
          <w:rFonts w:cs="Times New Roman"/>
        </w:rPr>
        <w:t>rosses masses musculaire mem</w:t>
      </w:r>
      <w:r w:rsidR="003D3E32" w:rsidRPr="00F408E2">
        <w:rPr>
          <w:rFonts w:cs="Times New Roman"/>
        </w:rPr>
        <w:t>b</w:t>
      </w:r>
      <w:r w:rsidR="004F26D2" w:rsidRPr="00F408E2">
        <w:rPr>
          <w:rFonts w:cs="Times New Roman"/>
        </w:rPr>
        <w:t>re</w:t>
      </w:r>
      <w:r w:rsidR="003D3E32" w:rsidRPr="00F408E2">
        <w:rPr>
          <w:rFonts w:cs="Times New Roman"/>
        </w:rPr>
        <w:t>s</w:t>
      </w:r>
    </w:p>
    <w:p w14:paraId="58861CCB" w14:textId="07A7B7F8" w:rsidR="004F26D2" w:rsidRPr="00F408E2" w:rsidRDefault="004F26D2" w:rsidP="004237A4">
      <w:pPr>
        <w:numPr>
          <w:ilvl w:val="1"/>
          <w:numId w:val="4"/>
        </w:numPr>
        <w:rPr>
          <w:rFonts w:cs="Times New Roman"/>
        </w:rPr>
      </w:pPr>
      <w:r w:rsidRPr="00F408E2">
        <w:rPr>
          <w:rFonts w:cs="Times New Roman"/>
        </w:rPr>
        <w:t>fond d’œil</w:t>
      </w:r>
      <w:r w:rsidR="00EC3244">
        <w:rPr>
          <w:rFonts w:cs="Times New Roman"/>
        </w:rPr>
        <w:t> </w:t>
      </w:r>
      <w:r w:rsidRPr="00F408E2">
        <w:rPr>
          <w:rFonts w:cs="Times New Roman"/>
        </w:rPr>
        <w:t>: normal ou pe</w:t>
      </w:r>
      <w:r w:rsidR="00C5129E" w:rsidRPr="00F408E2">
        <w:rPr>
          <w:rFonts w:cs="Times New Roman"/>
        </w:rPr>
        <w:t>t</w:t>
      </w:r>
      <w:r w:rsidRPr="00F408E2">
        <w:rPr>
          <w:rFonts w:cs="Times New Roman"/>
        </w:rPr>
        <w:t xml:space="preserve">ites lésions kystique </w:t>
      </w:r>
      <w:r w:rsidR="00C5129E" w:rsidRPr="00F408E2">
        <w:rPr>
          <w:rFonts w:cs="Times New Roman"/>
        </w:rPr>
        <w:t>t</w:t>
      </w:r>
      <w:r w:rsidRPr="00F408E2">
        <w:rPr>
          <w:rFonts w:cs="Times New Roman"/>
        </w:rPr>
        <w:t>ranslucides hume</w:t>
      </w:r>
      <w:r w:rsidR="00C5129E" w:rsidRPr="00F408E2">
        <w:rPr>
          <w:rFonts w:cs="Times New Roman"/>
        </w:rPr>
        <w:t>u</w:t>
      </w:r>
      <w:r w:rsidRPr="00F408E2">
        <w:rPr>
          <w:rFonts w:cs="Times New Roman"/>
        </w:rPr>
        <w:t xml:space="preserve">r </w:t>
      </w:r>
      <w:r w:rsidR="001D602A" w:rsidRPr="00F408E2">
        <w:rPr>
          <w:rFonts w:cs="Times New Roman"/>
        </w:rPr>
        <w:t>aqueuse</w:t>
      </w:r>
    </w:p>
    <w:p w14:paraId="280B6836" w14:textId="603DBAB0" w:rsidR="0017706A" w:rsidRPr="00F408E2" w:rsidRDefault="001D602A" w:rsidP="003C3ADB">
      <w:pPr>
        <w:pStyle w:val="Titre3"/>
        <w:rPr>
          <w:rFonts w:cs="Times New Roman"/>
        </w:rPr>
      </w:pPr>
      <w:bookmarkStart w:id="377" w:name="_Toc196656611"/>
      <w:bookmarkStart w:id="378" w:name="_Toc196662418"/>
      <w:r w:rsidRPr="00F408E2">
        <w:rPr>
          <w:rFonts w:cs="Times New Roman"/>
        </w:rPr>
        <w:t>Examens</w:t>
      </w:r>
      <w:r w:rsidR="0017706A" w:rsidRPr="00F408E2">
        <w:rPr>
          <w:rFonts w:cs="Times New Roman"/>
        </w:rPr>
        <w:t xml:space="preserve"> paracliniques</w:t>
      </w:r>
      <w:bookmarkEnd w:id="377"/>
      <w:bookmarkEnd w:id="378"/>
      <w:r w:rsidR="0017706A" w:rsidRPr="00F408E2">
        <w:rPr>
          <w:rFonts w:cs="Times New Roman"/>
        </w:rPr>
        <w:t xml:space="preserve"> </w:t>
      </w:r>
    </w:p>
    <w:p w14:paraId="0970B90D" w14:textId="35390797" w:rsidR="003D3E32" w:rsidRPr="00F408E2" w:rsidRDefault="00BB2411" w:rsidP="003C3ADB">
      <w:pPr>
        <w:pStyle w:val="Titre4"/>
        <w:rPr>
          <w:rFonts w:ascii="Times New Roman" w:hAnsi="Times New Roman" w:cs="Times New Roman"/>
        </w:rPr>
      </w:pPr>
      <w:r w:rsidRPr="00F408E2">
        <w:rPr>
          <w:rFonts w:ascii="Times New Roman" w:hAnsi="Times New Roman" w:cs="Times New Roman"/>
        </w:rPr>
        <w:t xml:space="preserve">TDM cérébrale -/+ injection </w:t>
      </w:r>
    </w:p>
    <w:p w14:paraId="2801C9AA" w14:textId="124BEA3A" w:rsidR="00BB2411" w:rsidRPr="00F408E2" w:rsidRDefault="00BB2411" w:rsidP="00BB2411">
      <w:pPr>
        <w:rPr>
          <w:rFonts w:cs="Times New Roman"/>
        </w:rPr>
      </w:pPr>
      <w:r w:rsidRPr="00F408E2">
        <w:rPr>
          <w:rFonts w:cs="Times New Roman"/>
        </w:rPr>
        <w:t>Plage hypodense substance blanche juxta-corticales (œdème péri lésionnels)</w:t>
      </w:r>
    </w:p>
    <w:p w14:paraId="11D3F4C1" w14:textId="5657EDBA" w:rsidR="00BB2411" w:rsidRPr="00F408E2" w:rsidRDefault="001D602A" w:rsidP="00BB2411">
      <w:pPr>
        <w:rPr>
          <w:rFonts w:cs="Times New Roman"/>
        </w:rPr>
      </w:pPr>
      <w:r w:rsidRPr="00F408E2">
        <w:rPr>
          <w:rFonts w:cs="Times New Roman"/>
        </w:rPr>
        <w:t>Prise</w:t>
      </w:r>
      <w:r w:rsidR="00BB2411" w:rsidRPr="00F408E2">
        <w:rPr>
          <w:rFonts w:cs="Times New Roman"/>
        </w:rPr>
        <w:t xml:space="preserve"> de contraste ann</w:t>
      </w:r>
      <w:r>
        <w:rPr>
          <w:rFonts w:cs="Times New Roman"/>
        </w:rPr>
        <w:t>u</w:t>
      </w:r>
      <w:r w:rsidR="00BB2411" w:rsidRPr="00F408E2">
        <w:rPr>
          <w:rFonts w:cs="Times New Roman"/>
        </w:rPr>
        <w:t xml:space="preserve">laire à contenue hypodenses le kyste) avec </w:t>
      </w:r>
      <w:r w:rsidR="00BB2411" w:rsidRPr="00F408E2">
        <w:rPr>
          <w:rFonts w:cs="Times New Roman"/>
          <w:color w:val="ED7D31" w:themeColor="accent2"/>
        </w:rPr>
        <w:t>petite image isodense ou hypodense ovoïde (scolex)</w:t>
      </w:r>
    </w:p>
    <w:p w14:paraId="1EA5D453" w14:textId="045867EF" w:rsidR="00213428" w:rsidRPr="00F408E2" w:rsidRDefault="00612411" w:rsidP="003C3ADB">
      <w:pPr>
        <w:pStyle w:val="Titre4"/>
        <w:rPr>
          <w:rFonts w:ascii="Times New Roman" w:hAnsi="Times New Roman" w:cs="Times New Roman"/>
        </w:rPr>
      </w:pPr>
      <w:r w:rsidRPr="00F408E2">
        <w:rPr>
          <w:rFonts w:ascii="Times New Roman" w:hAnsi="Times New Roman" w:cs="Times New Roman"/>
        </w:rPr>
        <w:t xml:space="preserve">Biologie </w:t>
      </w:r>
    </w:p>
    <w:p w14:paraId="3542D477" w14:textId="58744B32" w:rsidR="00612411" w:rsidRPr="00F408E2" w:rsidRDefault="00612411" w:rsidP="00612411">
      <w:pPr>
        <w:rPr>
          <w:rFonts w:cs="Times New Roman"/>
        </w:rPr>
      </w:pPr>
      <w:r w:rsidRPr="00F408E2">
        <w:rPr>
          <w:rFonts w:cs="Times New Roman"/>
        </w:rPr>
        <w:t xml:space="preserve">Anticorps anti </w:t>
      </w:r>
      <w:r w:rsidR="00182630" w:rsidRPr="00F408E2">
        <w:rPr>
          <w:rFonts w:cs="Times New Roman"/>
        </w:rPr>
        <w:t>Te</w:t>
      </w:r>
      <w:r w:rsidRPr="00F408E2">
        <w:rPr>
          <w:rFonts w:cs="Times New Roman"/>
        </w:rPr>
        <w:t>nia solium sa</w:t>
      </w:r>
      <w:r w:rsidR="00013BDB" w:rsidRPr="00F408E2">
        <w:rPr>
          <w:rFonts w:cs="Times New Roman"/>
        </w:rPr>
        <w:t>n</w:t>
      </w:r>
      <w:r w:rsidRPr="00F408E2">
        <w:rPr>
          <w:rFonts w:cs="Times New Roman"/>
        </w:rPr>
        <w:t>g et LCR</w:t>
      </w:r>
    </w:p>
    <w:p w14:paraId="5016B4C7" w14:textId="39730E23" w:rsidR="00612411" w:rsidRPr="00E615C8" w:rsidRDefault="00612411" w:rsidP="00612411">
      <w:pPr>
        <w:rPr>
          <w:rFonts w:cs="Times New Roman"/>
          <w:lang w:val="en-US"/>
        </w:rPr>
      </w:pPr>
      <w:r w:rsidRPr="00E615C8">
        <w:rPr>
          <w:rFonts w:cs="Times New Roman"/>
          <w:lang w:val="en-US"/>
        </w:rPr>
        <w:t>ELISA</w:t>
      </w:r>
      <w:r w:rsidR="009D539D" w:rsidRPr="00E615C8">
        <w:rPr>
          <w:rFonts w:cs="Times New Roman"/>
          <w:lang w:val="en-US"/>
        </w:rPr>
        <w:t xml:space="preserve"> (enzyme </w:t>
      </w:r>
      <w:r w:rsidR="00A7620E" w:rsidRPr="00E615C8">
        <w:rPr>
          <w:rFonts w:cs="Times New Roman"/>
          <w:lang w:val="en-US"/>
        </w:rPr>
        <w:t>linked immunosorbent assay) :</w:t>
      </w:r>
    </w:p>
    <w:p w14:paraId="25BD27BB" w14:textId="46559FBB" w:rsidR="00612411" w:rsidRPr="00F408E2" w:rsidRDefault="00612411" w:rsidP="004237A4">
      <w:pPr>
        <w:numPr>
          <w:ilvl w:val="1"/>
          <w:numId w:val="4"/>
        </w:numPr>
        <w:rPr>
          <w:rFonts w:cs="Times New Roman"/>
        </w:rPr>
      </w:pPr>
      <w:r w:rsidRPr="00F408E2">
        <w:rPr>
          <w:rFonts w:cs="Times New Roman"/>
        </w:rPr>
        <w:t xml:space="preserve">Densité optique </w:t>
      </w:r>
      <w:r w:rsidR="001D602A" w:rsidRPr="00F408E2">
        <w:rPr>
          <w:rFonts w:cs="Times New Roman"/>
        </w:rPr>
        <w:t>élevée</w:t>
      </w:r>
      <w:r w:rsidRPr="00F408E2">
        <w:rPr>
          <w:rFonts w:cs="Times New Roman"/>
        </w:rPr>
        <w:t xml:space="preserve">, </w:t>
      </w:r>
      <w:r w:rsidRPr="00F408E2">
        <w:rPr>
          <w:rFonts w:cs="Times New Roman"/>
          <w:color w:val="ED7D31" w:themeColor="accent2"/>
        </w:rPr>
        <w:t>quantification anticorps</w:t>
      </w:r>
      <w:r w:rsidRPr="00F408E2">
        <w:rPr>
          <w:rFonts w:cs="Times New Roman"/>
        </w:rPr>
        <w:t xml:space="preserve">, </w:t>
      </w:r>
      <w:r w:rsidR="001D602A" w:rsidRPr="00F408E2">
        <w:rPr>
          <w:rFonts w:cs="Times New Roman"/>
        </w:rPr>
        <w:t>technique</w:t>
      </w:r>
      <w:r w:rsidRPr="00F408E2">
        <w:rPr>
          <w:rFonts w:cs="Times New Roman"/>
        </w:rPr>
        <w:t xml:space="preserve"> sensible, non spécif</w:t>
      </w:r>
      <w:r w:rsidR="00143334" w:rsidRPr="00F408E2">
        <w:rPr>
          <w:rFonts w:cs="Times New Roman"/>
        </w:rPr>
        <w:t>i</w:t>
      </w:r>
      <w:r w:rsidRPr="00F408E2">
        <w:rPr>
          <w:rFonts w:cs="Times New Roman"/>
        </w:rPr>
        <w:t>q</w:t>
      </w:r>
      <w:r w:rsidR="00143334" w:rsidRPr="00F408E2">
        <w:rPr>
          <w:rFonts w:cs="Times New Roman"/>
        </w:rPr>
        <w:t>u</w:t>
      </w:r>
      <w:r w:rsidRPr="00F408E2">
        <w:rPr>
          <w:rFonts w:cs="Times New Roman"/>
        </w:rPr>
        <w:t>e (</w:t>
      </w:r>
      <w:r w:rsidRPr="00F408E2">
        <w:rPr>
          <w:rFonts w:cs="Times New Roman"/>
          <w:color w:val="ED7D31" w:themeColor="accent2"/>
        </w:rPr>
        <w:t>réacti</w:t>
      </w:r>
      <w:r w:rsidR="00143334" w:rsidRPr="00F408E2">
        <w:rPr>
          <w:rFonts w:cs="Times New Roman"/>
          <w:color w:val="ED7D31" w:themeColor="accent2"/>
        </w:rPr>
        <w:t>o</w:t>
      </w:r>
      <w:r w:rsidRPr="00F408E2">
        <w:rPr>
          <w:rFonts w:cs="Times New Roman"/>
          <w:color w:val="ED7D31" w:themeColor="accent2"/>
        </w:rPr>
        <w:t>ns croi</w:t>
      </w:r>
      <w:r w:rsidR="00143334" w:rsidRPr="00F408E2">
        <w:rPr>
          <w:rFonts w:cs="Times New Roman"/>
          <w:color w:val="ED7D31" w:themeColor="accent2"/>
        </w:rPr>
        <w:t>s</w:t>
      </w:r>
      <w:r w:rsidRPr="00F408E2">
        <w:rPr>
          <w:rFonts w:cs="Times New Roman"/>
          <w:color w:val="ED7D31" w:themeColor="accent2"/>
        </w:rPr>
        <w:t>ées</w:t>
      </w:r>
      <w:r w:rsidRPr="00F408E2">
        <w:rPr>
          <w:rFonts w:cs="Times New Roman"/>
        </w:rPr>
        <w:t>)</w:t>
      </w:r>
    </w:p>
    <w:p w14:paraId="58FAD5DB" w14:textId="414AA58A" w:rsidR="00612411" w:rsidRPr="00F408E2" w:rsidRDefault="00612411" w:rsidP="00612411">
      <w:pPr>
        <w:rPr>
          <w:rFonts w:cs="Times New Roman"/>
        </w:rPr>
      </w:pPr>
      <w:r w:rsidRPr="00F408E2">
        <w:rPr>
          <w:rFonts w:cs="Times New Roman"/>
        </w:rPr>
        <w:t>EITB</w:t>
      </w:r>
      <w:r w:rsidR="00502775" w:rsidRPr="00F408E2">
        <w:rPr>
          <w:rFonts w:cs="Times New Roman"/>
        </w:rPr>
        <w:t xml:space="preserve"> (western blot)</w:t>
      </w:r>
      <w:r w:rsidR="00EC3244">
        <w:rPr>
          <w:rFonts w:cs="Times New Roman"/>
        </w:rPr>
        <w:t> </w:t>
      </w:r>
      <w:r w:rsidR="009D539D" w:rsidRPr="00F408E2">
        <w:rPr>
          <w:rFonts w:cs="Times New Roman"/>
        </w:rPr>
        <w:t>:</w:t>
      </w:r>
    </w:p>
    <w:p w14:paraId="6F35A6F0" w14:textId="28DA4727" w:rsidR="00502775" w:rsidRPr="00F408E2" w:rsidRDefault="00502775" w:rsidP="004237A4">
      <w:pPr>
        <w:numPr>
          <w:ilvl w:val="1"/>
          <w:numId w:val="4"/>
        </w:numPr>
        <w:rPr>
          <w:rFonts w:cs="Times New Roman"/>
        </w:rPr>
      </w:pPr>
      <w:r w:rsidRPr="00F408E2">
        <w:rPr>
          <w:rFonts w:cs="Times New Roman"/>
        </w:rPr>
        <w:t xml:space="preserve">Anticorps contre protéines as poids moléculaire </w:t>
      </w:r>
      <w:r w:rsidR="001D602A" w:rsidRPr="00F408E2">
        <w:rPr>
          <w:rFonts w:cs="Times New Roman"/>
          <w:color w:val="ED7D31" w:themeColor="accent2"/>
        </w:rPr>
        <w:t>spécifique</w:t>
      </w:r>
      <w:r w:rsidRPr="00F408E2">
        <w:rPr>
          <w:rFonts w:cs="Times New Roman"/>
          <w:color w:val="ED7D31" w:themeColor="accent2"/>
        </w:rPr>
        <w:t xml:space="preserve"> </w:t>
      </w:r>
      <w:r w:rsidRPr="00F408E2">
        <w:rPr>
          <w:rFonts w:cs="Times New Roman"/>
        </w:rPr>
        <w:t>membrane d</w:t>
      </w:r>
      <w:r w:rsidR="006C4C80" w:rsidRPr="00F408E2">
        <w:rPr>
          <w:rFonts w:cs="Times New Roman"/>
        </w:rPr>
        <w:t>e</w:t>
      </w:r>
      <w:r w:rsidRPr="00F408E2">
        <w:rPr>
          <w:rFonts w:cs="Times New Roman"/>
        </w:rPr>
        <w:t xml:space="preserve"> cysticerque </w:t>
      </w:r>
      <w:r w:rsidRPr="00F408E2">
        <w:rPr>
          <w:rFonts w:cs="Times New Roman"/>
        </w:rPr>
        <w:sym w:font="Wingdings" w:char="F0E8"/>
      </w:r>
      <w:r w:rsidRPr="00F408E2">
        <w:rPr>
          <w:rFonts w:cs="Times New Roman"/>
        </w:rPr>
        <w:t xml:space="preserve"> </w:t>
      </w:r>
      <w:r w:rsidRPr="00F408E2">
        <w:rPr>
          <w:rFonts w:cs="Times New Roman"/>
          <w:color w:val="ED7D31" w:themeColor="accent2"/>
        </w:rPr>
        <w:t>bande</w:t>
      </w:r>
      <w:r w:rsidR="00B364E4" w:rsidRPr="00F408E2">
        <w:rPr>
          <w:rFonts w:cs="Times New Roman"/>
          <w:color w:val="ED7D31" w:themeColor="accent2"/>
        </w:rPr>
        <w:t>s</w:t>
      </w:r>
      <w:r w:rsidRPr="00F408E2">
        <w:rPr>
          <w:rFonts w:cs="Times New Roman"/>
          <w:color w:val="ED7D31" w:themeColor="accent2"/>
        </w:rPr>
        <w:t xml:space="preserve"> spécifique 13 – 14 kDa</w:t>
      </w:r>
    </w:p>
    <w:p w14:paraId="067CB903" w14:textId="54B0D2AF" w:rsidR="003C3ADB" w:rsidRPr="00F408E2" w:rsidRDefault="00405D6A" w:rsidP="003C3ADB">
      <w:pPr>
        <w:pStyle w:val="Titre2"/>
        <w:rPr>
          <w:rFonts w:cs="Times New Roman"/>
        </w:rPr>
      </w:pPr>
      <w:bookmarkStart w:id="379" w:name="_Toc196656612"/>
      <w:bookmarkStart w:id="380" w:name="_Toc196662419"/>
      <w:r w:rsidRPr="00F408E2">
        <w:rPr>
          <w:rFonts w:cs="Times New Roman"/>
        </w:rPr>
        <w:t>Formes cliniques</w:t>
      </w:r>
      <w:bookmarkEnd w:id="379"/>
      <w:bookmarkEnd w:id="380"/>
    </w:p>
    <w:p w14:paraId="00B6F261" w14:textId="010FC4DE" w:rsidR="00405D6A" w:rsidRPr="00F408E2" w:rsidRDefault="00405D6A" w:rsidP="00405D6A">
      <w:pPr>
        <w:pStyle w:val="Titre3"/>
        <w:rPr>
          <w:rFonts w:cs="Times New Roman"/>
        </w:rPr>
      </w:pPr>
      <w:bookmarkStart w:id="381" w:name="_Toc196656613"/>
      <w:bookmarkStart w:id="382" w:name="_Toc196662420"/>
      <w:r w:rsidRPr="00F408E2">
        <w:rPr>
          <w:rFonts w:cs="Times New Roman"/>
        </w:rPr>
        <w:t>Formes selon la symptomatologie</w:t>
      </w:r>
      <w:bookmarkEnd w:id="381"/>
      <w:bookmarkEnd w:id="382"/>
    </w:p>
    <w:p w14:paraId="03339318" w14:textId="31370274" w:rsidR="00405D6A" w:rsidRPr="00F408E2" w:rsidRDefault="00405D6A" w:rsidP="00405D6A">
      <w:pPr>
        <w:rPr>
          <w:rFonts w:cs="Times New Roman"/>
        </w:rPr>
      </w:pPr>
      <w:r w:rsidRPr="00F408E2">
        <w:rPr>
          <w:rFonts w:cs="Times New Roman"/>
        </w:rPr>
        <w:t xml:space="preserve">Céphalée inhabituelles </w:t>
      </w:r>
      <w:r w:rsidR="001D602A" w:rsidRPr="00F408E2">
        <w:rPr>
          <w:rFonts w:cs="Times New Roman"/>
        </w:rPr>
        <w:t>inaugurales</w:t>
      </w:r>
      <w:r w:rsidRPr="00F408E2">
        <w:rPr>
          <w:rFonts w:cs="Times New Roman"/>
        </w:rPr>
        <w:t xml:space="preserve"> </w:t>
      </w:r>
    </w:p>
    <w:p w14:paraId="3C5C4336" w14:textId="4121852B" w:rsidR="00405D6A" w:rsidRPr="00F408E2" w:rsidRDefault="00405D6A" w:rsidP="00405D6A">
      <w:pPr>
        <w:rPr>
          <w:rFonts w:cs="Times New Roman"/>
        </w:rPr>
      </w:pPr>
      <w:r w:rsidRPr="00F408E2">
        <w:rPr>
          <w:rFonts w:cs="Times New Roman"/>
        </w:rPr>
        <w:t>Déficit neu</w:t>
      </w:r>
      <w:r w:rsidR="007B1546" w:rsidRPr="00F408E2">
        <w:rPr>
          <w:rFonts w:cs="Times New Roman"/>
        </w:rPr>
        <w:t>ro</w:t>
      </w:r>
      <w:r w:rsidRPr="00F408E2">
        <w:rPr>
          <w:rFonts w:cs="Times New Roman"/>
        </w:rPr>
        <w:t>logiques foc</w:t>
      </w:r>
      <w:r w:rsidR="007B1546" w:rsidRPr="00F408E2">
        <w:rPr>
          <w:rFonts w:cs="Times New Roman"/>
        </w:rPr>
        <w:t>au</w:t>
      </w:r>
      <w:r w:rsidRPr="00F408E2">
        <w:rPr>
          <w:rFonts w:cs="Times New Roman"/>
        </w:rPr>
        <w:t xml:space="preserve">x sans facteurs de risque cardiovasculaires </w:t>
      </w:r>
    </w:p>
    <w:p w14:paraId="54B13070" w14:textId="45C9B058" w:rsidR="00405D6A" w:rsidRPr="00F408E2" w:rsidRDefault="00405D6A" w:rsidP="00405D6A">
      <w:pPr>
        <w:rPr>
          <w:rFonts w:cs="Times New Roman"/>
        </w:rPr>
      </w:pPr>
      <w:r w:rsidRPr="00F408E2">
        <w:rPr>
          <w:rFonts w:cs="Times New Roman"/>
        </w:rPr>
        <w:t>Trouble cognitifs sujet jeune</w:t>
      </w:r>
    </w:p>
    <w:p w14:paraId="510085DD" w14:textId="764F5DF5" w:rsidR="00405D6A" w:rsidRPr="00F408E2" w:rsidRDefault="00405D6A" w:rsidP="00405D6A">
      <w:pPr>
        <w:pStyle w:val="Titre3"/>
        <w:rPr>
          <w:rFonts w:cs="Times New Roman"/>
        </w:rPr>
      </w:pPr>
      <w:bookmarkStart w:id="383" w:name="_Toc196656614"/>
      <w:bookmarkStart w:id="384" w:name="_Toc196662421"/>
      <w:r w:rsidRPr="00F408E2">
        <w:rPr>
          <w:rFonts w:cs="Times New Roman"/>
        </w:rPr>
        <w:lastRenderedPageBreak/>
        <w:t>Forme selon le terrain</w:t>
      </w:r>
      <w:bookmarkEnd w:id="383"/>
      <w:bookmarkEnd w:id="384"/>
    </w:p>
    <w:p w14:paraId="3B02718A" w14:textId="2A743736" w:rsidR="00405D6A" w:rsidRPr="00F408E2" w:rsidRDefault="00405D6A" w:rsidP="00405D6A">
      <w:pPr>
        <w:rPr>
          <w:rFonts w:cs="Times New Roman"/>
        </w:rPr>
      </w:pPr>
      <w:r w:rsidRPr="00F408E2">
        <w:rPr>
          <w:rFonts w:cs="Times New Roman"/>
        </w:rPr>
        <w:t>Sujets âgée ou enfants</w:t>
      </w:r>
    </w:p>
    <w:p w14:paraId="3AF4DF6C" w14:textId="69108E8F" w:rsidR="00B51CA6" w:rsidRPr="00F408E2" w:rsidRDefault="001D602A" w:rsidP="00B51CA6">
      <w:pPr>
        <w:pStyle w:val="Titre3"/>
        <w:rPr>
          <w:rFonts w:cs="Times New Roman"/>
        </w:rPr>
      </w:pPr>
      <w:bookmarkStart w:id="385" w:name="_Toc196656615"/>
      <w:bookmarkStart w:id="386" w:name="_Toc196662422"/>
      <w:r w:rsidRPr="00F408E2">
        <w:rPr>
          <w:rFonts w:cs="Times New Roman"/>
        </w:rPr>
        <w:t>Formes</w:t>
      </w:r>
      <w:r w:rsidR="00B51CA6" w:rsidRPr="00F408E2">
        <w:rPr>
          <w:rFonts w:cs="Times New Roman"/>
        </w:rPr>
        <w:t xml:space="preserve"> selon les types de lésions parenchymateuses</w:t>
      </w:r>
      <w:r w:rsidR="00EC3244">
        <w:rPr>
          <w:rFonts w:cs="Times New Roman"/>
        </w:rPr>
        <w:t> </w:t>
      </w:r>
      <w:r w:rsidR="00B51CA6" w:rsidRPr="00F408E2">
        <w:rPr>
          <w:rFonts w:cs="Times New Roman"/>
        </w:rPr>
        <w:t>:</w:t>
      </w:r>
      <w:bookmarkEnd w:id="385"/>
      <w:bookmarkEnd w:id="386"/>
      <w:r w:rsidR="00B51CA6" w:rsidRPr="00F408E2">
        <w:rPr>
          <w:rFonts w:cs="Times New Roman"/>
        </w:rPr>
        <w:t xml:space="preserve"> </w:t>
      </w:r>
    </w:p>
    <w:p w14:paraId="729242CF" w14:textId="1E31E37A" w:rsidR="00B51CA6" w:rsidRPr="00F408E2" w:rsidRDefault="00B51CA6" w:rsidP="00B51CA6">
      <w:pPr>
        <w:rPr>
          <w:rFonts w:cs="Times New Roman"/>
        </w:rPr>
      </w:pPr>
      <w:r w:rsidRPr="00F408E2">
        <w:rPr>
          <w:rFonts w:cs="Times New Roman"/>
        </w:rPr>
        <w:t>Calcification ju</w:t>
      </w:r>
      <w:r w:rsidR="007A4327" w:rsidRPr="00F408E2">
        <w:rPr>
          <w:rFonts w:cs="Times New Roman"/>
        </w:rPr>
        <w:t>x</w:t>
      </w:r>
      <w:r w:rsidRPr="00F408E2">
        <w:rPr>
          <w:rFonts w:cs="Times New Roman"/>
        </w:rPr>
        <w:t>ta-cortic</w:t>
      </w:r>
      <w:r w:rsidR="007A4327" w:rsidRPr="00F408E2">
        <w:rPr>
          <w:rFonts w:cs="Times New Roman"/>
        </w:rPr>
        <w:t>al</w:t>
      </w:r>
      <w:r w:rsidRPr="00F408E2">
        <w:rPr>
          <w:rFonts w:cs="Times New Roman"/>
        </w:rPr>
        <w:t xml:space="preserve">es </w:t>
      </w:r>
    </w:p>
    <w:p w14:paraId="00AFC9A1" w14:textId="7AF08D9E" w:rsidR="00B51CA6" w:rsidRPr="00F408E2" w:rsidRDefault="00B51CA6" w:rsidP="00B51CA6">
      <w:pPr>
        <w:rPr>
          <w:rFonts w:cs="Times New Roman"/>
        </w:rPr>
      </w:pPr>
      <w:r w:rsidRPr="00F408E2">
        <w:rPr>
          <w:rFonts w:cs="Times New Roman"/>
        </w:rPr>
        <w:t>Lésion</w:t>
      </w:r>
      <w:r w:rsidR="007A4327" w:rsidRPr="00F408E2">
        <w:rPr>
          <w:rFonts w:cs="Times New Roman"/>
        </w:rPr>
        <w:t xml:space="preserve"> </w:t>
      </w:r>
      <w:r w:rsidRPr="00F408E2">
        <w:rPr>
          <w:rFonts w:cs="Times New Roman"/>
        </w:rPr>
        <w:t xml:space="preserve">multiples d’âge différent </w:t>
      </w:r>
    </w:p>
    <w:p w14:paraId="7A539B6E" w14:textId="637EF2F4" w:rsidR="006D0C0D" w:rsidRPr="00F408E2" w:rsidRDefault="002B2504" w:rsidP="006D0C0D">
      <w:pPr>
        <w:pStyle w:val="Titre3"/>
        <w:rPr>
          <w:rFonts w:cs="Times New Roman"/>
        </w:rPr>
      </w:pPr>
      <w:bookmarkStart w:id="387" w:name="_Toc196656616"/>
      <w:bookmarkStart w:id="388" w:name="_Toc196662423"/>
      <w:r w:rsidRPr="00F408E2">
        <w:rPr>
          <w:rFonts w:cs="Times New Roman"/>
        </w:rPr>
        <w:t>Formes associées</w:t>
      </w:r>
      <w:bookmarkEnd w:id="387"/>
      <w:bookmarkEnd w:id="388"/>
    </w:p>
    <w:p w14:paraId="3901EEE3" w14:textId="33CB5A9F" w:rsidR="002B2504" w:rsidRPr="00F408E2" w:rsidRDefault="002B2504" w:rsidP="002B2504">
      <w:pPr>
        <w:rPr>
          <w:rFonts w:cs="Times New Roman"/>
        </w:rPr>
      </w:pPr>
      <w:r w:rsidRPr="00F408E2">
        <w:rPr>
          <w:rFonts w:cs="Times New Roman"/>
        </w:rPr>
        <w:t>Association de lési</w:t>
      </w:r>
      <w:r w:rsidR="0040593E" w:rsidRPr="00F408E2">
        <w:rPr>
          <w:rFonts w:cs="Times New Roman"/>
        </w:rPr>
        <w:t>o</w:t>
      </w:r>
      <w:r w:rsidRPr="00F408E2">
        <w:rPr>
          <w:rFonts w:cs="Times New Roman"/>
        </w:rPr>
        <w:t>ns par</w:t>
      </w:r>
      <w:r w:rsidR="0040593E" w:rsidRPr="00F408E2">
        <w:rPr>
          <w:rFonts w:cs="Times New Roman"/>
        </w:rPr>
        <w:t>ench</w:t>
      </w:r>
      <w:r w:rsidRPr="00F408E2">
        <w:rPr>
          <w:rFonts w:cs="Times New Roman"/>
        </w:rPr>
        <w:t>ymateuses (</w:t>
      </w:r>
      <w:r w:rsidR="001D602A" w:rsidRPr="00F408E2">
        <w:rPr>
          <w:rFonts w:cs="Times New Roman"/>
        </w:rPr>
        <w:t>tout le stade</w:t>
      </w:r>
      <w:r w:rsidRPr="00F408E2">
        <w:rPr>
          <w:rFonts w:cs="Times New Roman"/>
        </w:rPr>
        <w:t>) et de</w:t>
      </w:r>
      <w:r w:rsidR="0040593E" w:rsidRPr="00F408E2">
        <w:rPr>
          <w:rFonts w:cs="Times New Roman"/>
        </w:rPr>
        <w:t xml:space="preserve"> </w:t>
      </w:r>
      <w:r w:rsidRPr="00F408E2">
        <w:rPr>
          <w:rFonts w:cs="Times New Roman"/>
        </w:rPr>
        <w:t xml:space="preserve">lésion </w:t>
      </w:r>
      <w:r w:rsidR="001D602A" w:rsidRPr="00F408E2">
        <w:rPr>
          <w:rFonts w:cs="Times New Roman"/>
        </w:rPr>
        <w:t>sous-arachnoïdiennes</w:t>
      </w:r>
      <w:r w:rsidRPr="00F408E2">
        <w:rPr>
          <w:rFonts w:cs="Times New Roman"/>
        </w:rPr>
        <w:t xml:space="preserve"> (hydrocéphalie,</w:t>
      </w:r>
      <w:r w:rsidR="001B44F0" w:rsidRPr="00F408E2">
        <w:rPr>
          <w:rFonts w:cs="Times New Roman"/>
        </w:rPr>
        <w:t xml:space="preserve"> </w:t>
      </w:r>
      <w:r w:rsidRPr="00F408E2">
        <w:rPr>
          <w:rFonts w:cs="Times New Roman"/>
        </w:rPr>
        <w:t>forme racémeuses, calcifications dans</w:t>
      </w:r>
      <w:r w:rsidR="001B44F0" w:rsidRPr="00F408E2">
        <w:rPr>
          <w:rFonts w:cs="Times New Roman"/>
        </w:rPr>
        <w:t xml:space="preserve"> </w:t>
      </w:r>
      <w:r w:rsidRPr="00F408E2">
        <w:rPr>
          <w:rFonts w:cs="Times New Roman"/>
        </w:rPr>
        <w:t>les si</w:t>
      </w:r>
      <w:r w:rsidR="001B44F0" w:rsidRPr="00F408E2">
        <w:rPr>
          <w:rFonts w:cs="Times New Roman"/>
        </w:rPr>
        <w:t>l</w:t>
      </w:r>
      <w:r w:rsidRPr="00F408E2">
        <w:rPr>
          <w:rFonts w:cs="Times New Roman"/>
        </w:rPr>
        <w:t>lons)</w:t>
      </w:r>
    </w:p>
    <w:p w14:paraId="179FD207" w14:textId="4F8E5DDE" w:rsidR="001B44F0" w:rsidRPr="00F408E2" w:rsidRDefault="001B44F0" w:rsidP="001B44F0">
      <w:pPr>
        <w:pStyle w:val="Titre3"/>
        <w:rPr>
          <w:rFonts w:cs="Times New Roman"/>
        </w:rPr>
      </w:pPr>
      <w:bookmarkStart w:id="389" w:name="_Toc196656617"/>
      <w:bookmarkStart w:id="390" w:name="_Toc196662424"/>
      <w:r w:rsidRPr="00F408E2">
        <w:rPr>
          <w:rFonts w:cs="Times New Roman"/>
        </w:rPr>
        <w:t>Formes évolutives</w:t>
      </w:r>
      <w:bookmarkEnd w:id="389"/>
      <w:bookmarkEnd w:id="390"/>
      <w:r w:rsidRPr="00F408E2">
        <w:rPr>
          <w:rFonts w:cs="Times New Roman"/>
        </w:rPr>
        <w:t xml:space="preserve"> </w:t>
      </w:r>
    </w:p>
    <w:p w14:paraId="26385BA5" w14:textId="3B84A06D" w:rsidR="001B44F0" w:rsidRPr="00F408E2" w:rsidRDefault="001B44F0" w:rsidP="00407321">
      <w:pPr>
        <w:rPr>
          <w:rFonts w:cs="Times New Roman"/>
        </w:rPr>
      </w:pPr>
      <w:r w:rsidRPr="00F408E2">
        <w:rPr>
          <w:rFonts w:cs="Times New Roman"/>
        </w:rPr>
        <w:t xml:space="preserve">Neurocysticercose multiple </w:t>
      </w:r>
      <w:r w:rsidR="001D602A" w:rsidRPr="00F408E2">
        <w:rPr>
          <w:rFonts w:cs="Times New Roman"/>
        </w:rPr>
        <w:t>œdémateuse</w:t>
      </w:r>
      <w:r w:rsidRPr="00F408E2">
        <w:rPr>
          <w:rFonts w:cs="Times New Roman"/>
        </w:rPr>
        <w:t xml:space="preserve"> gr</w:t>
      </w:r>
      <w:r w:rsidR="005E1BB0" w:rsidRPr="00F408E2">
        <w:rPr>
          <w:rFonts w:cs="Times New Roman"/>
        </w:rPr>
        <w:t>a</w:t>
      </w:r>
      <w:r w:rsidRPr="00F408E2">
        <w:rPr>
          <w:rFonts w:cs="Times New Roman"/>
        </w:rPr>
        <w:t>ve</w:t>
      </w:r>
      <w:r w:rsidR="00EC3244">
        <w:rPr>
          <w:rFonts w:cs="Times New Roman"/>
        </w:rPr>
        <w:t> </w:t>
      </w:r>
      <w:r w:rsidRPr="00F408E2">
        <w:rPr>
          <w:rFonts w:cs="Times New Roman"/>
        </w:rPr>
        <w:t>:</w:t>
      </w:r>
      <w:r w:rsidR="00407321" w:rsidRPr="00F408E2">
        <w:rPr>
          <w:rFonts w:cs="Times New Roman"/>
        </w:rPr>
        <w:t xml:space="preserve"> tableau ir</w:t>
      </w:r>
      <w:r w:rsidR="005E1BB0" w:rsidRPr="00F408E2">
        <w:rPr>
          <w:rFonts w:cs="Times New Roman"/>
        </w:rPr>
        <w:t>rit</w:t>
      </w:r>
      <w:r w:rsidR="00407321" w:rsidRPr="00F408E2">
        <w:rPr>
          <w:rFonts w:cs="Times New Roman"/>
        </w:rPr>
        <w:t>atif et déficitaire</w:t>
      </w:r>
      <w:r w:rsidR="005E1BB0" w:rsidRPr="00F408E2">
        <w:rPr>
          <w:rFonts w:cs="Times New Roman"/>
        </w:rPr>
        <w:t>,</w:t>
      </w:r>
      <w:r w:rsidR="00407321" w:rsidRPr="00F408E2">
        <w:rPr>
          <w:rFonts w:cs="Times New Roman"/>
        </w:rPr>
        <w:t xml:space="preserve"> troubles de la conscience, </w:t>
      </w:r>
      <w:r w:rsidR="001D602A" w:rsidRPr="00F408E2">
        <w:rPr>
          <w:rFonts w:cs="Times New Roman"/>
        </w:rPr>
        <w:t>engagement</w:t>
      </w:r>
      <w:r w:rsidR="00407321" w:rsidRPr="00F408E2">
        <w:rPr>
          <w:rFonts w:cs="Times New Roman"/>
        </w:rPr>
        <w:t xml:space="preserve"> cérébrale, décès précoce </w:t>
      </w:r>
    </w:p>
    <w:p w14:paraId="1AA5E6AA" w14:textId="4FBC844E" w:rsidR="00407321" w:rsidRPr="00F408E2" w:rsidRDefault="00407321" w:rsidP="00407321">
      <w:pPr>
        <w:rPr>
          <w:rFonts w:cs="Times New Roman"/>
        </w:rPr>
      </w:pPr>
      <w:r w:rsidRPr="00F408E2">
        <w:rPr>
          <w:rFonts w:cs="Times New Roman"/>
        </w:rPr>
        <w:t>Neurocysticercose oculaire</w:t>
      </w:r>
      <w:r w:rsidR="00EC3244">
        <w:rPr>
          <w:rFonts w:cs="Times New Roman"/>
        </w:rPr>
        <w:t> </w:t>
      </w:r>
      <w:r w:rsidRPr="00F408E2">
        <w:rPr>
          <w:rFonts w:cs="Times New Roman"/>
        </w:rPr>
        <w:t>: très rare, cécité par r</w:t>
      </w:r>
      <w:r w:rsidR="008C3FD5" w:rsidRPr="00F408E2">
        <w:rPr>
          <w:rFonts w:cs="Times New Roman"/>
        </w:rPr>
        <w:t>é</w:t>
      </w:r>
      <w:r w:rsidRPr="00F408E2">
        <w:rPr>
          <w:rFonts w:cs="Times New Roman"/>
        </w:rPr>
        <w:t>ac</w:t>
      </w:r>
      <w:r w:rsidR="0095102F" w:rsidRPr="00F408E2">
        <w:rPr>
          <w:rFonts w:cs="Times New Roman"/>
        </w:rPr>
        <w:t>t</w:t>
      </w:r>
      <w:r w:rsidRPr="00F408E2">
        <w:rPr>
          <w:rFonts w:cs="Times New Roman"/>
        </w:rPr>
        <w:t>io</w:t>
      </w:r>
      <w:r w:rsidR="0095102F" w:rsidRPr="00F408E2">
        <w:rPr>
          <w:rFonts w:cs="Times New Roman"/>
        </w:rPr>
        <w:t>n</w:t>
      </w:r>
      <w:r w:rsidRPr="00F408E2">
        <w:rPr>
          <w:rFonts w:cs="Times New Roman"/>
        </w:rPr>
        <w:t xml:space="preserve"> inflammatoire milieu transparent par larvicide </w:t>
      </w:r>
    </w:p>
    <w:p w14:paraId="5B28FB13" w14:textId="4C6347EA" w:rsidR="00407321" w:rsidRPr="00F408E2" w:rsidRDefault="00407321" w:rsidP="00407321">
      <w:pPr>
        <w:rPr>
          <w:rFonts w:cs="Times New Roman"/>
        </w:rPr>
      </w:pPr>
      <w:r w:rsidRPr="00F408E2">
        <w:rPr>
          <w:rFonts w:cs="Times New Roman"/>
        </w:rPr>
        <w:t>Evolution épil</w:t>
      </w:r>
      <w:r w:rsidR="0095102F" w:rsidRPr="00F408E2">
        <w:rPr>
          <w:rFonts w:cs="Times New Roman"/>
        </w:rPr>
        <w:t>e</w:t>
      </w:r>
      <w:r w:rsidRPr="00F408E2">
        <w:rPr>
          <w:rFonts w:cs="Times New Roman"/>
        </w:rPr>
        <w:t>psie</w:t>
      </w:r>
      <w:r w:rsidRPr="00F408E2">
        <w:rPr>
          <w:rFonts w:cs="Times New Roman"/>
        </w:rPr>
        <w:sym w:font="Wingdings" w:char="F0E8"/>
      </w:r>
      <w:r w:rsidRPr="00F408E2">
        <w:rPr>
          <w:rFonts w:cs="Times New Roman"/>
        </w:rPr>
        <w:t xml:space="preserve"> épilepsi</w:t>
      </w:r>
      <w:r w:rsidR="0095102F" w:rsidRPr="00F408E2">
        <w:rPr>
          <w:rFonts w:cs="Times New Roman"/>
        </w:rPr>
        <w:t>e</w:t>
      </w:r>
      <w:r w:rsidRPr="00F408E2">
        <w:rPr>
          <w:rFonts w:cs="Times New Roman"/>
        </w:rPr>
        <w:t xml:space="preserve"> temp</w:t>
      </w:r>
      <w:r w:rsidR="0095102F" w:rsidRPr="00F408E2">
        <w:rPr>
          <w:rFonts w:cs="Times New Roman"/>
        </w:rPr>
        <w:t>orale</w:t>
      </w:r>
      <w:r w:rsidRPr="00F408E2">
        <w:rPr>
          <w:rFonts w:cs="Times New Roman"/>
        </w:rPr>
        <w:t xml:space="preserve"> rebelle ou</w:t>
      </w:r>
      <w:r w:rsidR="001D602A">
        <w:rPr>
          <w:rFonts w:cs="Times New Roman"/>
        </w:rPr>
        <w:t xml:space="preserve"> </w:t>
      </w:r>
      <w:r w:rsidR="001D602A" w:rsidRPr="00F408E2">
        <w:rPr>
          <w:rFonts w:cs="Times New Roman"/>
        </w:rPr>
        <w:t>pharmacodépendante</w:t>
      </w:r>
      <w:r w:rsidRPr="00F408E2">
        <w:rPr>
          <w:rFonts w:cs="Times New Roman"/>
        </w:rPr>
        <w:t xml:space="preserve"> adulte (foyer secondaire)</w:t>
      </w:r>
    </w:p>
    <w:p w14:paraId="46FA4F62" w14:textId="0B94CBCF" w:rsidR="008C3FD5" w:rsidRPr="00F408E2" w:rsidRDefault="008C3FD5" w:rsidP="008C3FD5">
      <w:pPr>
        <w:pStyle w:val="Titre1"/>
        <w:rPr>
          <w:rFonts w:cs="Times New Roman"/>
        </w:rPr>
      </w:pPr>
      <w:bookmarkStart w:id="391" w:name="_Toc196656618"/>
      <w:bookmarkStart w:id="392" w:name="_Toc196662425"/>
      <w:r w:rsidRPr="00F408E2">
        <w:rPr>
          <w:rFonts w:cs="Times New Roman"/>
        </w:rPr>
        <w:t>Diagnostic</w:t>
      </w:r>
      <w:bookmarkEnd w:id="391"/>
      <w:bookmarkEnd w:id="392"/>
    </w:p>
    <w:p w14:paraId="476FCB48" w14:textId="591EDB70" w:rsidR="008C3FD5" w:rsidRPr="00E615C8" w:rsidRDefault="001D602A" w:rsidP="008C3FD5">
      <w:pPr>
        <w:rPr>
          <w:rFonts w:cs="Times New Roman"/>
          <w:lang w:val="es-ES"/>
        </w:rPr>
      </w:pPr>
      <w:r w:rsidRPr="00E615C8">
        <w:rPr>
          <w:rFonts w:cs="Times New Roman"/>
          <w:lang w:val="es-ES"/>
        </w:rPr>
        <w:t>Critères de diagnostics</w:t>
      </w:r>
      <w:r w:rsidR="00FF59AA" w:rsidRPr="00E615C8">
        <w:rPr>
          <w:rFonts w:cs="Times New Roman"/>
          <w:lang w:val="es-ES"/>
        </w:rPr>
        <w:t xml:space="preserve"> Del Bruto 2017 :</w:t>
      </w:r>
    </w:p>
    <w:p w14:paraId="7D2E9913" w14:textId="0A1BD03B" w:rsidR="00FF59AA" w:rsidRPr="00F408E2" w:rsidRDefault="00F51FD2" w:rsidP="004237A4">
      <w:pPr>
        <w:pStyle w:val="Paragraphedeliste"/>
        <w:numPr>
          <w:ilvl w:val="1"/>
          <w:numId w:val="6"/>
        </w:numPr>
        <w:rPr>
          <w:rFonts w:cs="Times New Roman"/>
        </w:rPr>
      </w:pPr>
      <w:r w:rsidRPr="00F408E2">
        <w:rPr>
          <w:rFonts w:cs="Times New Roman"/>
        </w:rPr>
        <w:t>Critère absolue et critères additionnel</w:t>
      </w:r>
    </w:p>
    <w:p w14:paraId="4A922916" w14:textId="0F47A3C3" w:rsidR="00F51FD2" w:rsidRPr="00F408E2" w:rsidRDefault="00F51FD2" w:rsidP="004237A4">
      <w:pPr>
        <w:numPr>
          <w:ilvl w:val="1"/>
          <w:numId w:val="4"/>
        </w:numPr>
        <w:rPr>
          <w:rFonts w:cs="Times New Roman"/>
        </w:rPr>
      </w:pPr>
      <w:r w:rsidRPr="00F408E2">
        <w:rPr>
          <w:rFonts w:cs="Times New Roman"/>
        </w:rPr>
        <w:t>Critères absolue</w:t>
      </w:r>
    </w:p>
    <w:p w14:paraId="32E0415D" w14:textId="04BF4CD8" w:rsidR="00F51FD2" w:rsidRPr="00F408E2" w:rsidRDefault="001D602A" w:rsidP="004237A4">
      <w:pPr>
        <w:numPr>
          <w:ilvl w:val="1"/>
          <w:numId w:val="4"/>
        </w:numPr>
        <w:rPr>
          <w:rFonts w:cs="Times New Roman"/>
        </w:rPr>
      </w:pPr>
      <w:r w:rsidRPr="00F408E2">
        <w:rPr>
          <w:rFonts w:cs="Times New Roman"/>
        </w:rPr>
        <w:t>Critère</w:t>
      </w:r>
      <w:r w:rsidR="00F51FD2" w:rsidRPr="00F408E2">
        <w:rPr>
          <w:rFonts w:cs="Times New Roman"/>
        </w:rPr>
        <w:t xml:space="preserve"> d’imagerie </w:t>
      </w:r>
    </w:p>
    <w:p w14:paraId="0C3DA9ED" w14:textId="256D0626" w:rsidR="00F51FD2" w:rsidRPr="00F408E2" w:rsidRDefault="00F51FD2" w:rsidP="004237A4">
      <w:pPr>
        <w:numPr>
          <w:ilvl w:val="1"/>
          <w:numId w:val="4"/>
        </w:numPr>
        <w:rPr>
          <w:rFonts w:cs="Times New Roman"/>
        </w:rPr>
      </w:pPr>
      <w:r w:rsidRPr="00F408E2">
        <w:rPr>
          <w:rFonts w:cs="Times New Roman"/>
        </w:rPr>
        <w:t>Cri</w:t>
      </w:r>
      <w:r w:rsidR="001307EB" w:rsidRPr="00F408E2">
        <w:rPr>
          <w:rFonts w:cs="Times New Roman"/>
        </w:rPr>
        <w:t>t</w:t>
      </w:r>
      <w:r w:rsidRPr="00F408E2">
        <w:rPr>
          <w:rFonts w:cs="Times New Roman"/>
        </w:rPr>
        <w:t>ère clin</w:t>
      </w:r>
      <w:r w:rsidR="001307EB" w:rsidRPr="00F408E2">
        <w:rPr>
          <w:rFonts w:cs="Times New Roman"/>
        </w:rPr>
        <w:t>i</w:t>
      </w:r>
      <w:r w:rsidRPr="00F408E2">
        <w:rPr>
          <w:rFonts w:cs="Times New Roman"/>
        </w:rPr>
        <w:t>que ou d’exposition</w:t>
      </w:r>
    </w:p>
    <w:p w14:paraId="090D9D54" w14:textId="106542A0" w:rsidR="001307EB" w:rsidRPr="00F408E2" w:rsidRDefault="001307EB" w:rsidP="001307EB">
      <w:pPr>
        <w:pStyle w:val="Titre2"/>
        <w:rPr>
          <w:rFonts w:cs="Times New Roman"/>
        </w:rPr>
      </w:pPr>
      <w:bookmarkStart w:id="393" w:name="_Toc196656619"/>
      <w:bookmarkStart w:id="394" w:name="_Toc196662426"/>
      <w:r w:rsidRPr="00F408E2">
        <w:rPr>
          <w:rFonts w:cs="Times New Roman"/>
        </w:rPr>
        <w:t>Critères absolues</w:t>
      </w:r>
      <w:bookmarkEnd w:id="393"/>
      <w:bookmarkEnd w:id="394"/>
    </w:p>
    <w:p w14:paraId="486B101A" w14:textId="5C1AC39D" w:rsidR="001307EB" w:rsidRPr="00F408E2" w:rsidRDefault="001307EB" w:rsidP="001307EB">
      <w:pPr>
        <w:rPr>
          <w:rFonts w:cs="Times New Roman"/>
        </w:rPr>
      </w:pPr>
      <w:r w:rsidRPr="00F408E2">
        <w:rPr>
          <w:rFonts w:cs="Times New Roman"/>
        </w:rPr>
        <w:t xml:space="preserve">Preuves </w:t>
      </w:r>
      <w:r w:rsidRPr="00F408E2">
        <w:rPr>
          <w:rFonts w:cs="Times New Roman"/>
          <w:color w:val="ED7D31" w:themeColor="accent2"/>
        </w:rPr>
        <w:t xml:space="preserve">histologique </w:t>
      </w:r>
      <w:r w:rsidR="00DE2A0A" w:rsidRPr="00F408E2">
        <w:rPr>
          <w:rFonts w:cs="Times New Roman"/>
          <w:color w:val="ED7D31" w:themeColor="accent2"/>
        </w:rPr>
        <w:t>de</w:t>
      </w:r>
      <w:r w:rsidRPr="00F408E2">
        <w:rPr>
          <w:rFonts w:cs="Times New Roman"/>
          <w:color w:val="ED7D31" w:themeColor="accent2"/>
        </w:rPr>
        <w:t xml:space="preserve"> par</w:t>
      </w:r>
      <w:r w:rsidR="00DE2A0A" w:rsidRPr="00F408E2">
        <w:rPr>
          <w:rFonts w:cs="Times New Roman"/>
          <w:color w:val="ED7D31" w:themeColor="accent2"/>
        </w:rPr>
        <w:t>a</w:t>
      </w:r>
      <w:r w:rsidRPr="00F408E2">
        <w:rPr>
          <w:rFonts w:cs="Times New Roman"/>
          <w:color w:val="ED7D31" w:themeColor="accent2"/>
        </w:rPr>
        <w:t xml:space="preserve">site </w:t>
      </w:r>
      <w:r w:rsidRPr="00F408E2">
        <w:rPr>
          <w:rFonts w:cs="Times New Roman"/>
        </w:rPr>
        <w:t>(biopsie ou exérèses)</w:t>
      </w:r>
    </w:p>
    <w:p w14:paraId="7D4E756D" w14:textId="1B51CA85" w:rsidR="001307EB" w:rsidRPr="00F408E2" w:rsidRDefault="001307EB" w:rsidP="001307EB">
      <w:pPr>
        <w:rPr>
          <w:rFonts w:cs="Times New Roman"/>
        </w:rPr>
      </w:pPr>
      <w:r w:rsidRPr="00F408E2">
        <w:rPr>
          <w:rFonts w:cs="Times New Roman"/>
        </w:rPr>
        <w:t xml:space="preserve">Lésion kystique avec </w:t>
      </w:r>
      <w:r w:rsidRPr="00F408E2">
        <w:rPr>
          <w:rFonts w:cs="Times New Roman"/>
          <w:color w:val="C45911" w:themeColor="accent2" w:themeShade="BF"/>
        </w:rPr>
        <w:t>scolex</w:t>
      </w:r>
      <w:r w:rsidRPr="00F408E2">
        <w:rPr>
          <w:rFonts w:cs="Times New Roman"/>
        </w:rPr>
        <w:t xml:space="preserve"> </w:t>
      </w:r>
      <w:r w:rsidR="00DE2A0A" w:rsidRPr="00F408E2">
        <w:rPr>
          <w:rFonts w:cs="Times New Roman"/>
        </w:rPr>
        <w:t>n</w:t>
      </w:r>
      <w:r w:rsidRPr="00F408E2">
        <w:rPr>
          <w:rFonts w:cs="Times New Roman"/>
        </w:rPr>
        <w:t>eur</w:t>
      </w:r>
      <w:r w:rsidR="00FC03A6" w:rsidRPr="00F408E2">
        <w:rPr>
          <w:rFonts w:cs="Times New Roman"/>
        </w:rPr>
        <w:t>o</w:t>
      </w:r>
      <w:r w:rsidRPr="00F408E2">
        <w:rPr>
          <w:rFonts w:cs="Times New Roman"/>
        </w:rPr>
        <w:t>imag</w:t>
      </w:r>
      <w:r w:rsidR="00FC03A6" w:rsidRPr="00F408E2">
        <w:rPr>
          <w:rFonts w:cs="Times New Roman"/>
        </w:rPr>
        <w:t>er</w:t>
      </w:r>
      <w:r w:rsidRPr="00F408E2">
        <w:rPr>
          <w:rFonts w:cs="Times New Roman"/>
        </w:rPr>
        <w:t xml:space="preserve">ie </w:t>
      </w:r>
    </w:p>
    <w:p w14:paraId="014AF4A6" w14:textId="6C2464B1" w:rsidR="001307EB" w:rsidRPr="00F408E2" w:rsidRDefault="001307EB" w:rsidP="001307EB">
      <w:pPr>
        <w:rPr>
          <w:rFonts w:cs="Times New Roman"/>
        </w:rPr>
      </w:pPr>
      <w:r w:rsidRPr="00F408E2">
        <w:rPr>
          <w:rFonts w:cs="Times New Roman"/>
        </w:rPr>
        <w:t>Localisati</w:t>
      </w:r>
      <w:r w:rsidR="00DE2A0A" w:rsidRPr="00F408E2">
        <w:rPr>
          <w:rFonts w:cs="Times New Roman"/>
        </w:rPr>
        <w:t>on</w:t>
      </w:r>
      <w:r w:rsidRPr="00F408E2">
        <w:rPr>
          <w:rFonts w:cs="Times New Roman"/>
        </w:rPr>
        <w:t xml:space="preserve"> rétinienne </w:t>
      </w:r>
      <w:r w:rsidRPr="00F408E2">
        <w:rPr>
          <w:rFonts w:cs="Times New Roman"/>
          <w:color w:val="C45911" w:themeColor="accent2" w:themeShade="BF"/>
        </w:rPr>
        <w:t>parasi</w:t>
      </w:r>
      <w:r w:rsidR="00DE2A0A" w:rsidRPr="00F408E2">
        <w:rPr>
          <w:rFonts w:cs="Times New Roman"/>
          <w:color w:val="C45911" w:themeColor="accent2" w:themeShade="BF"/>
        </w:rPr>
        <w:t>t</w:t>
      </w:r>
      <w:r w:rsidRPr="00F408E2">
        <w:rPr>
          <w:rFonts w:cs="Times New Roman"/>
          <w:color w:val="C45911" w:themeColor="accent2" w:themeShade="BF"/>
        </w:rPr>
        <w:t>e au fond d’œil.</w:t>
      </w:r>
    </w:p>
    <w:p w14:paraId="5A116B3C" w14:textId="5EA336FB" w:rsidR="00FC03A6" w:rsidRPr="00F408E2" w:rsidRDefault="00D35C53" w:rsidP="00FC03A6">
      <w:pPr>
        <w:pStyle w:val="Titre2"/>
        <w:rPr>
          <w:rFonts w:cs="Times New Roman"/>
        </w:rPr>
      </w:pPr>
      <w:bookmarkStart w:id="395" w:name="_Toc196656620"/>
      <w:bookmarkStart w:id="396" w:name="_Toc196662427"/>
      <w:r w:rsidRPr="00F408E2">
        <w:rPr>
          <w:rFonts w:cs="Times New Roman"/>
        </w:rPr>
        <w:t>Critères imageries</w:t>
      </w:r>
      <w:r w:rsidR="00EC3244">
        <w:rPr>
          <w:rFonts w:cs="Times New Roman"/>
        </w:rPr>
        <w:t> </w:t>
      </w:r>
      <w:r w:rsidRPr="00F408E2">
        <w:rPr>
          <w:rFonts w:cs="Times New Roman"/>
        </w:rPr>
        <w:t xml:space="preserve">: 3 degrés de </w:t>
      </w:r>
      <w:r w:rsidR="001D602A" w:rsidRPr="00F408E2">
        <w:rPr>
          <w:rFonts w:cs="Times New Roman"/>
        </w:rPr>
        <w:t>pertinence</w:t>
      </w:r>
      <w:r w:rsidRPr="00F408E2">
        <w:rPr>
          <w:rFonts w:cs="Times New Roman"/>
        </w:rPr>
        <w:t xml:space="preserve"> hors </w:t>
      </w:r>
      <w:r w:rsidR="001D602A" w:rsidRPr="00F408E2">
        <w:rPr>
          <w:rFonts w:cs="Times New Roman"/>
        </w:rPr>
        <w:t>critères</w:t>
      </w:r>
      <w:r w:rsidRPr="00F408E2">
        <w:rPr>
          <w:rFonts w:cs="Times New Roman"/>
        </w:rPr>
        <w:t xml:space="preserve"> </w:t>
      </w:r>
      <w:r w:rsidR="001D602A" w:rsidRPr="00F408E2">
        <w:rPr>
          <w:rFonts w:cs="Times New Roman"/>
        </w:rPr>
        <w:t>absolue</w:t>
      </w:r>
      <w:r w:rsidR="001D602A">
        <w:rPr>
          <w:rFonts w:cs="Times New Roman"/>
        </w:rPr>
        <w:t xml:space="preserve"> de</w:t>
      </w:r>
      <w:r w:rsidRPr="00F408E2">
        <w:rPr>
          <w:rFonts w:cs="Times New Roman"/>
        </w:rPr>
        <w:t xml:space="preserve"> neuroimagerie</w:t>
      </w:r>
      <w:bookmarkEnd w:id="395"/>
      <w:bookmarkEnd w:id="396"/>
    </w:p>
    <w:p w14:paraId="1B41B3FF" w14:textId="037D357E" w:rsidR="00D35C53" w:rsidRPr="00F408E2" w:rsidRDefault="00D35C53" w:rsidP="00D35C53">
      <w:pPr>
        <w:rPr>
          <w:rFonts w:cs="Times New Roman"/>
          <w:b/>
          <w:bCs/>
        </w:rPr>
      </w:pPr>
      <w:r w:rsidRPr="00F408E2">
        <w:rPr>
          <w:rFonts w:cs="Times New Roman"/>
          <w:b/>
          <w:bCs/>
        </w:rPr>
        <w:t>Critè</w:t>
      </w:r>
      <w:r w:rsidR="002128BA" w:rsidRPr="00F408E2">
        <w:rPr>
          <w:rFonts w:cs="Times New Roman"/>
          <w:b/>
          <w:bCs/>
        </w:rPr>
        <w:t>res</w:t>
      </w:r>
      <w:r w:rsidRPr="00F408E2">
        <w:rPr>
          <w:rFonts w:cs="Times New Roman"/>
          <w:b/>
          <w:bCs/>
        </w:rPr>
        <w:t xml:space="preserve"> majeu</w:t>
      </w:r>
      <w:r w:rsidR="002128BA" w:rsidRPr="00F408E2">
        <w:rPr>
          <w:rFonts w:cs="Times New Roman"/>
          <w:b/>
          <w:bCs/>
        </w:rPr>
        <w:t>r</w:t>
      </w:r>
      <w:r w:rsidRPr="00F408E2">
        <w:rPr>
          <w:rFonts w:cs="Times New Roman"/>
          <w:b/>
          <w:bCs/>
        </w:rPr>
        <w:t>s image</w:t>
      </w:r>
      <w:r w:rsidR="002128BA" w:rsidRPr="00F408E2">
        <w:rPr>
          <w:rFonts w:cs="Times New Roman"/>
          <w:b/>
          <w:bCs/>
        </w:rPr>
        <w:t>rie</w:t>
      </w:r>
    </w:p>
    <w:p w14:paraId="5C8AB907" w14:textId="0CB2C00D" w:rsidR="002128BA" w:rsidRPr="00F408E2" w:rsidRDefault="002128BA" w:rsidP="004237A4">
      <w:pPr>
        <w:numPr>
          <w:ilvl w:val="1"/>
          <w:numId w:val="4"/>
        </w:numPr>
        <w:rPr>
          <w:rFonts w:cs="Times New Roman"/>
        </w:rPr>
      </w:pPr>
      <w:r w:rsidRPr="00F408E2">
        <w:rPr>
          <w:rFonts w:cs="Times New Roman"/>
        </w:rPr>
        <w:t>Lésions annulaire</w:t>
      </w:r>
      <w:r w:rsidR="00332C80" w:rsidRPr="00F408E2">
        <w:rPr>
          <w:rFonts w:cs="Times New Roman"/>
        </w:rPr>
        <w:t>s</w:t>
      </w:r>
      <w:r w:rsidRPr="00F408E2">
        <w:rPr>
          <w:rFonts w:cs="Times New Roman"/>
        </w:rPr>
        <w:t xml:space="preserve"> kystique sans scole</w:t>
      </w:r>
      <w:r w:rsidR="00340D3D" w:rsidRPr="00F408E2">
        <w:rPr>
          <w:rFonts w:cs="Times New Roman"/>
        </w:rPr>
        <w:t>x</w:t>
      </w:r>
    </w:p>
    <w:p w14:paraId="388081ED" w14:textId="4CFF928A" w:rsidR="002128BA" w:rsidRPr="00F408E2" w:rsidRDefault="002128BA" w:rsidP="004237A4">
      <w:pPr>
        <w:numPr>
          <w:ilvl w:val="1"/>
          <w:numId w:val="4"/>
        </w:numPr>
        <w:rPr>
          <w:rFonts w:cs="Times New Roman"/>
        </w:rPr>
      </w:pPr>
      <w:r w:rsidRPr="00F408E2">
        <w:rPr>
          <w:rFonts w:cs="Times New Roman"/>
        </w:rPr>
        <w:t>Lésio</w:t>
      </w:r>
      <w:r w:rsidR="00332C80" w:rsidRPr="00F408E2">
        <w:rPr>
          <w:rFonts w:cs="Times New Roman"/>
        </w:rPr>
        <w:t>n</w:t>
      </w:r>
      <w:r w:rsidRPr="00F408E2">
        <w:rPr>
          <w:rFonts w:cs="Times New Roman"/>
        </w:rPr>
        <w:t xml:space="preserve"> kystique racémeuse </w:t>
      </w:r>
    </w:p>
    <w:p w14:paraId="5A6F946F" w14:textId="71A11DC2" w:rsidR="002128BA" w:rsidRPr="00F408E2" w:rsidRDefault="002128BA" w:rsidP="004237A4">
      <w:pPr>
        <w:numPr>
          <w:ilvl w:val="1"/>
          <w:numId w:val="4"/>
        </w:numPr>
        <w:rPr>
          <w:rFonts w:cs="Times New Roman"/>
        </w:rPr>
      </w:pPr>
      <w:r w:rsidRPr="00F408E2">
        <w:rPr>
          <w:rFonts w:cs="Times New Roman"/>
        </w:rPr>
        <w:lastRenderedPageBreak/>
        <w:t>Calcifica</w:t>
      </w:r>
      <w:r w:rsidR="00332C80" w:rsidRPr="00F408E2">
        <w:rPr>
          <w:rFonts w:cs="Times New Roman"/>
        </w:rPr>
        <w:t>tion</w:t>
      </w:r>
      <w:r w:rsidRPr="00F408E2">
        <w:rPr>
          <w:rFonts w:cs="Times New Roman"/>
        </w:rPr>
        <w:t xml:space="preserve"> par</w:t>
      </w:r>
      <w:r w:rsidR="00332C80" w:rsidRPr="00F408E2">
        <w:rPr>
          <w:rFonts w:cs="Times New Roman"/>
        </w:rPr>
        <w:t>e</w:t>
      </w:r>
      <w:r w:rsidRPr="00F408E2">
        <w:rPr>
          <w:rFonts w:cs="Times New Roman"/>
        </w:rPr>
        <w:t>nchy</w:t>
      </w:r>
      <w:r w:rsidR="00332C80" w:rsidRPr="00F408E2">
        <w:rPr>
          <w:rFonts w:cs="Times New Roman"/>
        </w:rPr>
        <w:t>ma</w:t>
      </w:r>
      <w:r w:rsidRPr="00F408E2">
        <w:rPr>
          <w:rFonts w:cs="Times New Roman"/>
        </w:rPr>
        <w:t>t</w:t>
      </w:r>
      <w:r w:rsidR="00332C80" w:rsidRPr="00F408E2">
        <w:rPr>
          <w:rFonts w:cs="Times New Roman"/>
        </w:rPr>
        <w:t>e</w:t>
      </w:r>
      <w:r w:rsidRPr="00F408E2">
        <w:rPr>
          <w:rFonts w:cs="Times New Roman"/>
        </w:rPr>
        <w:t>uses t</w:t>
      </w:r>
      <w:r w:rsidR="00332C80" w:rsidRPr="00F408E2">
        <w:rPr>
          <w:rFonts w:cs="Times New Roman"/>
        </w:rPr>
        <w:t>y</w:t>
      </w:r>
      <w:r w:rsidRPr="00F408E2">
        <w:rPr>
          <w:rFonts w:cs="Times New Roman"/>
        </w:rPr>
        <w:t>piques</w:t>
      </w:r>
    </w:p>
    <w:p w14:paraId="18B75640" w14:textId="317BDD43" w:rsidR="00D35C53" w:rsidRPr="00F408E2" w:rsidRDefault="00D35C53" w:rsidP="00D35C53">
      <w:pPr>
        <w:rPr>
          <w:rFonts w:cs="Times New Roman"/>
          <w:b/>
          <w:bCs/>
        </w:rPr>
      </w:pPr>
      <w:r w:rsidRPr="00F408E2">
        <w:rPr>
          <w:rFonts w:cs="Times New Roman"/>
          <w:b/>
          <w:bCs/>
        </w:rPr>
        <w:t xml:space="preserve">Critères affirmatifs d’imagerie </w:t>
      </w:r>
    </w:p>
    <w:p w14:paraId="5D1D6726" w14:textId="6CF86E32" w:rsidR="00332C80" w:rsidRPr="00F408E2" w:rsidRDefault="00332C80" w:rsidP="004237A4">
      <w:pPr>
        <w:numPr>
          <w:ilvl w:val="1"/>
          <w:numId w:val="4"/>
        </w:numPr>
        <w:rPr>
          <w:rFonts w:cs="Times New Roman"/>
        </w:rPr>
      </w:pPr>
      <w:r w:rsidRPr="00F408E2">
        <w:rPr>
          <w:rFonts w:cs="Times New Roman"/>
        </w:rPr>
        <w:t>Résolutio</w:t>
      </w:r>
      <w:r w:rsidR="00340D3D" w:rsidRPr="00F408E2">
        <w:rPr>
          <w:rFonts w:cs="Times New Roman"/>
        </w:rPr>
        <w:t>n</w:t>
      </w:r>
      <w:r w:rsidRPr="00F408E2">
        <w:rPr>
          <w:rFonts w:cs="Times New Roman"/>
        </w:rPr>
        <w:t xml:space="preserve"> </w:t>
      </w:r>
      <w:r w:rsidR="001D602A" w:rsidRPr="00F408E2">
        <w:rPr>
          <w:rFonts w:cs="Times New Roman"/>
        </w:rPr>
        <w:t>de la lésion intracrânienne</w:t>
      </w:r>
      <w:r w:rsidRPr="00F408E2">
        <w:rPr>
          <w:rFonts w:cs="Times New Roman"/>
        </w:rPr>
        <w:t xml:space="preserve"> de cysticercose ap</w:t>
      </w:r>
      <w:r w:rsidR="00340D3D" w:rsidRPr="00F408E2">
        <w:rPr>
          <w:rFonts w:cs="Times New Roman"/>
        </w:rPr>
        <w:t>rè</w:t>
      </w:r>
      <w:r w:rsidRPr="00F408E2">
        <w:rPr>
          <w:rFonts w:cs="Times New Roman"/>
        </w:rPr>
        <w:t>s albendazo</w:t>
      </w:r>
      <w:r w:rsidR="00340D3D" w:rsidRPr="00F408E2">
        <w:rPr>
          <w:rFonts w:cs="Times New Roman"/>
        </w:rPr>
        <w:t>l</w:t>
      </w:r>
      <w:r w:rsidRPr="00F408E2">
        <w:rPr>
          <w:rFonts w:cs="Times New Roman"/>
        </w:rPr>
        <w:t>es ou Prazi</w:t>
      </w:r>
      <w:r w:rsidR="005E5EF9" w:rsidRPr="00F408E2">
        <w:rPr>
          <w:rFonts w:cs="Times New Roman"/>
        </w:rPr>
        <w:t>qu</w:t>
      </w:r>
      <w:r w:rsidRPr="00F408E2">
        <w:rPr>
          <w:rFonts w:cs="Times New Roman"/>
        </w:rPr>
        <w:t>antel.</w:t>
      </w:r>
    </w:p>
    <w:p w14:paraId="24636DCE" w14:textId="7A10B5C6" w:rsidR="00332C80" w:rsidRPr="00F408E2" w:rsidRDefault="00332C80" w:rsidP="004237A4">
      <w:pPr>
        <w:numPr>
          <w:ilvl w:val="1"/>
          <w:numId w:val="4"/>
        </w:numPr>
        <w:rPr>
          <w:rFonts w:cs="Times New Roman"/>
        </w:rPr>
      </w:pPr>
      <w:r w:rsidRPr="00F408E2">
        <w:rPr>
          <w:rFonts w:cs="Times New Roman"/>
        </w:rPr>
        <w:t>Dispa</w:t>
      </w:r>
      <w:r w:rsidR="001D602A">
        <w:rPr>
          <w:rFonts w:cs="Times New Roman"/>
        </w:rPr>
        <w:t>ri</w:t>
      </w:r>
      <w:r w:rsidRPr="00F408E2">
        <w:rPr>
          <w:rFonts w:cs="Times New Roman"/>
        </w:rPr>
        <w:t xml:space="preserve">tion </w:t>
      </w:r>
      <w:r w:rsidR="001D602A" w:rsidRPr="00F408E2">
        <w:rPr>
          <w:rFonts w:cs="Times New Roman"/>
        </w:rPr>
        <w:t>spontanée</w:t>
      </w:r>
      <w:r w:rsidRPr="00F408E2">
        <w:rPr>
          <w:rFonts w:cs="Times New Roman"/>
        </w:rPr>
        <w:t xml:space="preserve"> de lésio</w:t>
      </w:r>
      <w:r w:rsidR="005E5EF9" w:rsidRPr="00F408E2">
        <w:rPr>
          <w:rFonts w:cs="Times New Roman"/>
        </w:rPr>
        <w:t>n</w:t>
      </w:r>
      <w:r w:rsidRPr="00F408E2">
        <w:rPr>
          <w:rFonts w:cs="Times New Roman"/>
        </w:rPr>
        <w:t xml:space="preserve"> unique de </w:t>
      </w:r>
      <w:r w:rsidR="001D602A" w:rsidRPr="00F408E2">
        <w:rPr>
          <w:rFonts w:cs="Times New Roman"/>
        </w:rPr>
        <w:t>petite</w:t>
      </w:r>
      <w:r w:rsidRPr="00F408E2">
        <w:rPr>
          <w:rFonts w:cs="Times New Roman"/>
        </w:rPr>
        <w:t xml:space="preserve"> taille </w:t>
      </w:r>
    </w:p>
    <w:p w14:paraId="3CCB2C1C" w14:textId="2E69B04F" w:rsidR="002128BA" w:rsidRPr="00F408E2" w:rsidRDefault="00D35C53" w:rsidP="002128BA">
      <w:pPr>
        <w:rPr>
          <w:rFonts w:cs="Times New Roman"/>
          <w:b/>
          <w:bCs/>
        </w:rPr>
      </w:pPr>
      <w:r w:rsidRPr="00F408E2">
        <w:rPr>
          <w:rFonts w:cs="Times New Roman"/>
          <w:b/>
          <w:bCs/>
        </w:rPr>
        <w:t>Critère</w:t>
      </w:r>
      <w:r w:rsidR="002128BA" w:rsidRPr="00F408E2">
        <w:rPr>
          <w:rFonts w:cs="Times New Roman"/>
          <w:b/>
          <w:bCs/>
        </w:rPr>
        <w:t>s</w:t>
      </w:r>
      <w:r w:rsidRPr="00F408E2">
        <w:rPr>
          <w:rFonts w:cs="Times New Roman"/>
          <w:b/>
          <w:bCs/>
        </w:rPr>
        <w:t xml:space="preserve"> mineuse imageries</w:t>
      </w:r>
    </w:p>
    <w:p w14:paraId="56A61770" w14:textId="52A9CA53" w:rsidR="00332C80" w:rsidRPr="00F408E2" w:rsidRDefault="001D602A" w:rsidP="004237A4">
      <w:pPr>
        <w:numPr>
          <w:ilvl w:val="1"/>
          <w:numId w:val="4"/>
        </w:numPr>
        <w:rPr>
          <w:rFonts w:cs="Times New Roman"/>
        </w:rPr>
      </w:pPr>
      <w:r w:rsidRPr="00F408E2">
        <w:rPr>
          <w:rFonts w:cs="Times New Roman"/>
        </w:rPr>
        <w:t>Hydrocéphalie</w:t>
      </w:r>
      <w:r w:rsidR="00332C80" w:rsidRPr="00F408E2">
        <w:rPr>
          <w:rFonts w:cs="Times New Roman"/>
        </w:rPr>
        <w:t xml:space="preserve"> </w:t>
      </w:r>
      <w:r w:rsidRPr="00F408E2">
        <w:rPr>
          <w:rFonts w:cs="Times New Roman"/>
        </w:rPr>
        <w:t>obstructive</w:t>
      </w:r>
      <w:r w:rsidR="00332C80" w:rsidRPr="00F408E2">
        <w:rPr>
          <w:rFonts w:cs="Times New Roman"/>
        </w:rPr>
        <w:t xml:space="preserve"> ou arachnoïdite</w:t>
      </w:r>
    </w:p>
    <w:p w14:paraId="48071EF6" w14:textId="0623B105" w:rsidR="005E5EF9" w:rsidRPr="00F408E2" w:rsidRDefault="005E5EF9" w:rsidP="005E5EF9">
      <w:pPr>
        <w:pStyle w:val="Titre2"/>
        <w:rPr>
          <w:rFonts w:cs="Times New Roman"/>
        </w:rPr>
      </w:pPr>
      <w:bookmarkStart w:id="397" w:name="_Toc196656621"/>
      <w:bookmarkStart w:id="398" w:name="_Toc196662428"/>
      <w:r w:rsidRPr="00F408E2">
        <w:rPr>
          <w:rFonts w:cs="Times New Roman"/>
        </w:rPr>
        <w:t xml:space="preserve">Critères </w:t>
      </w:r>
      <w:r w:rsidR="001D602A" w:rsidRPr="00F408E2">
        <w:rPr>
          <w:rFonts w:cs="Times New Roman"/>
        </w:rPr>
        <w:t>clinique</w:t>
      </w:r>
      <w:r w:rsidRPr="00F408E2">
        <w:rPr>
          <w:rFonts w:cs="Times New Roman"/>
        </w:rPr>
        <w:t xml:space="preserve"> ou d’exposition</w:t>
      </w:r>
      <w:bookmarkEnd w:id="397"/>
      <w:bookmarkEnd w:id="398"/>
      <w:r w:rsidRPr="00F408E2">
        <w:rPr>
          <w:rFonts w:cs="Times New Roman"/>
        </w:rPr>
        <w:t xml:space="preserve"> </w:t>
      </w:r>
    </w:p>
    <w:p w14:paraId="6F777885" w14:textId="020AE52B" w:rsidR="005E5EF9" w:rsidRPr="00F408E2" w:rsidRDefault="005E5EF9" w:rsidP="005E5EF9">
      <w:pPr>
        <w:rPr>
          <w:rFonts w:cs="Times New Roman"/>
        </w:rPr>
      </w:pPr>
      <w:r w:rsidRPr="00F408E2">
        <w:rPr>
          <w:rFonts w:cs="Times New Roman"/>
        </w:rPr>
        <w:t xml:space="preserve">Critère </w:t>
      </w:r>
      <w:r w:rsidRPr="00F408E2">
        <w:rPr>
          <w:rFonts w:cs="Times New Roman"/>
          <w:color w:val="ED7D31" w:themeColor="accent2"/>
        </w:rPr>
        <w:t>majeurs</w:t>
      </w:r>
      <w:r w:rsidR="009F6F3A" w:rsidRPr="00F408E2">
        <w:rPr>
          <w:rFonts w:cs="Times New Roman"/>
        </w:rPr>
        <w:t xml:space="preserve"> clinique</w:t>
      </w:r>
      <w:r w:rsidRPr="00F408E2">
        <w:rPr>
          <w:rFonts w:cs="Times New Roman"/>
        </w:rPr>
        <w:t xml:space="preserve"> ou d’</w:t>
      </w:r>
      <w:r w:rsidR="001D602A" w:rsidRPr="00F408E2">
        <w:rPr>
          <w:rFonts w:cs="Times New Roman"/>
        </w:rPr>
        <w:t>exposition</w:t>
      </w:r>
      <w:r w:rsidRPr="00F408E2">
        <w:rPr>
          <w:rFonts w:cs="Times New Roman"/>
        </w:rPr>
        <w:t xml:space="preserve"> </w:t>
      </w:r>
      <w:r w:rsidRPr="00F408E2">
        <w:rPr>
          <w:rFonts w:cs="Times New Roman"/>
        </w:rPr>
        <w:tab/>
      </w:r>
    </w:p>
    <w:p w14:paraId="61836250" w14:textId="1B20FD07" w:rsidR="005E5EF9" w:rsidRPr="00F408E2" w:rsidRDefault="005E5EF9" w:rsidP="004237A4">
      <w:pPr>
        <w:numPr>
          <w:ilvl w:val="1"/>
          <w:numId w:val="4"/>
        </w:numPr>
        <w:rPr>
          <w:rFonts w:cs="Times New Roman"/>
        </w:rPr>
      </w:pPr>
      <w:r w:rsidRPr="00F408E2">
        <w:rPr>
          <w:rFonts w:cs="Times New Roman"/>
        </w:rPr>
        <w:t xml:space="preserve">Anticorps </w:t>
      </w:r>
      <w:r w:rsidR="001D602A" w:rsidRPr="00F408E2">
        <w:rPr>
          <w:rFonts w:cs="Times New Roman"/>
        </w:rPr>
        <w:t>spécifique</w:t>
      </w:r>
      <w:r w:rsidRPr="00F408E2">
        <w:rPr>
          <w:rFonts w:cs="Times New Roman"/>
        </w:rPr>
        <w:t xml:space="preserve"> ou </w:t>
      </w:r>
      <w:r w:rsidR="001D602A" w:rsidRPr="00F408E2">
        <w:rPr>
          <w:rFonts w:cs="Times New Roman"/>
        </w:rPr>
        <w:t>antigène</w:t>
      </w:r>
      <w:r w:rsidRPr="00F408E2">
        <w:rPr>
          <w:rFonts w:cs="Times New Roman"/>
        </w:rPr>
        <w:t xml:space="preserve"> cysti</w:t>
      </w:r>
      <w:r w:rsidR="0065386F" w:rsidRPr="00F408E2">
        <w:rPr>
          <w:rFonts w:cs="Times New Roman"/>
        </w:rPr>
        <w:t xml:space="preserve"> par immunoblot (ELISA, EITB)</w:t>
      </w:r>
    </w:p>
    <w:p w14:paraId="50881729" w14:textId="338B1E41" w:rsidR="0065386F" w:rsidRPr="00F408E2" w:rsidRDefault="0065386F" w:rsidP="004237A4">
      <w:pPr>
        <w:numPr>
          <w:ilvl w:val="1"/>
          <w:numId w:val="4"/>
        </w:numPr>
        <w:rPr>
          <w:rFonts w:cs="Times New Roman"/>
        </w:rPr>
      </w:pPr>
      <w:r w:rsidRPr="00F408E2">
        <w:rPr>
          <w:rFonts w:cs="Times New Roman"/>
        </w:rPr>
        <w:t xml:space="preserve">cysticercoses extra-cérébrale </w:t>
      </w:r>
    </w:p>
    <w:p w14:paraId="16AC7945" w14:textId="68D7A2BD" w:rsidR="0065386F" w:rsidRPr="00F408E2" w:rsidRDefault="0065386F" w:rsidP="004237A4">
      <w:pPr>
        <w:numPr>
          <w:ilvl w:val="1"/>
          <w:numId w:val="4"/>
        </w:numPr>
        <w:rPr>
          <w:rFonts w:cs="Times New Roman"/>
        </w:rPr>
      </w:pPr>
      <w:r w:rsidRPr="00F408E2">
        <w:rPr>
          <w:rFonts w:cs="Times New Roman"/>
        </w:rPr>
        <w:t>port</w:t>
      </w:r>
      <w:r w:rsidR="001556D8" w:rsidRPr="00F408E2">
        <w:rPr>
          <w:rFonts w:cs="Times New Roman"/>
        </w:rPr>
        <w:t>eur</w:t>
      </w:r>
      <w:r w:rsidRPr="00F408E2">
        <w:rPr>
          <w:rFonts w:cs="Times New Roman"/>
        </w:rPr>
        <w:t xml:space="preserve"> de Tenia S entourage </w:t>
      </w:r>
    </w:p>
    <w:p w14:paraId="008C93FA" w14:textId="12410B25" w:rsidR="0065386F" w:rsidRPr="00F408E2" w:rsidRDefault="0065386F" w:rsidP="0065386F">
      <w:pPr>
        <w:rPr>
          <w:rFonts w:cs="Times New Roman"/>
        </w:rPr>
      </w:pPr>
      <w:r w:rsidRPr="00F408E2">
        <w:rPr>
          <w:rFonts w:cs="Times New Roman"/>
        </w:rPr>
        <w:t xml:space="preserve">critères </w:t>
      </w:r>
      <w:r w:rsidRPr="00F408E2">
        <w:rPr>
          <w:rFonts w:cs="Times New Roman"/>
          <w:color w:val="ED7D31" w:themeColor="accent2"/>
        </w:rPr>
        <w:t>mineurs</w:t>
      </w:r>
      <w:r w:rsidRPr="00F408E2">
        <w:rPr>
          <w:rFonts w:cs="Times New Roman"/>
        </w:rPr>
        <w:t xml:space="preserve"> clinique ou d</w:t>
      </w:r>
      <w:r w:rsidR="001556D8" w:rsidRPr="00F408E2">
        <w:rPr>
          <w:rFonts w:cs="Times New Roman"/>
        </w:rPr>
        <w:t>’</w:t>
      </w:r>
      <w:r w:rsidRPr="00F408E2">
        <w:rPr>
          <w:rFonts w:cs="Times New Roman"/>
        </w:rPr>
        <w:t>exposition</w:t>
      </w:r>
      <w:r w:rsidR="00EC3244">
        <w:rPr>
          <w:rFonts w:cs="Times New Roman"/>
        </w:rPr>
        <w:t> </w:t>
      </w:r>
      <w:r w:rsidRPr="00F408E2">
        <w:rPr>
          <w:rFonts w:cs="Times New Roman"/>
        </w:rPr>
        <w:t>:</w:t>
      </w:r>
    </w:p>
    <w:p w14:paraId="107C2C75" w14:textId="53569DBC" w:rsidR="0065386F" w:rsidRPr="00F408E2" w:rsidRDefault="0065386F" w:rsidP="004237A4">
      <w:pPr>
        <w:numPr>
          <w:ilvl w:val="1"/>
          <w:numId w:val="4"/>
        </w:numPr>
        <w:rPr>
          <w:rFonts w:cs="Times New Roman"/>
        </w:rPr>
      </w:pPr>
      <w:r w:rsidRPr="00F408E2">
        <w:rPr>
          <w:rFonts w:cs="Times New Roman"/>
        </w:rPr>
        <w:t>manifesta</w:t>
      </w:r>
      <w:r w:rsidR="001556D8" w:rsidRPr="00F408E2">
        <w:rPr>
          <w:rFonts w:cs="Times New Roman"/>
        </w:rPr>
        <w:t>t</w:t>
      </w:r>
      <w:r w:rsidRPr="00F408E2">
        <w:rPr>
          <w:rFonts w:cs="Times New Roman"/>
        </w:rPr>
        <w:t>ion cliniques év</w:t>
      </w:r>
      <w:r w:rsidR="001556D8" w:rsidRPr="00F408E2">
        <w:rPr>
          <w:rFonts w:cs="Times New Roman"/>
        </w:rPr>
        <w:t>o</w:t>
      </w:r>
      <w:r w:rsidRPr="00F408E2">
        <w:rPr>
          <w:rFonts w:cs="Times New Roman"/>
        </w:rPr>
        <w:t>catrices</w:t>
      </w:r>
    </w:p>
    <w:p w14:paraId="3ECEA7A0" w14:textId="1CCAED01" w:rsidR="0065386F" w:rsidRPr="00F408E2" w:rsidRDefault="001D602A" w:rsidP="004237A4">
      <w:pPr>
        <w:numPr>
          <w:ilvl w:val="1"/>
          <w:numId w:val="4"/>
        </w:numPr>
        <w:rPr>
          <w:rFonts w:cs="Times New Roman"/>
        </w:rPr>
      </w:pPr>
      <w:r w:rsidRPr="00F408E2">
        <w:rPr>
          <w:rFonts w:cs="Times New Roman"/>
        </w:rPr>
        <w:t>origine</w:t>
      </w:r>
      <w:r w:rsidR="0065386F" w:rsidRPr="00F408E2">
        <w:rPr>
          <w:rFonts w:cs="Times New Roman"/>
        </w:rPr>
        <w:t xml:space="preserve"> ou voyages zone d’endémie</w:t>
      </w:r>
    </w:p>
    <w:p w14:paraId="293B88BA" w14:textId="6F5BAAFD" w:rsidR="009F6F3A" w:rsidRPr="00F408E2" w:rsidRDefault="00CC5817" w:rsidP="00CC5817">
      <w:pPr>
        <w:rPr>
          <w:rFonts w:cs="Times New Roman"/>
        </w:rPr>
      </w:pPr>
      <w:r w:rsidRPr="00F408E2">
        <w:rPr>
          <w:rFonts w:cs="Times New Roman"/>
        </w:rPr>
        <w:t>2 diagnostics neurocysticercose</w:t>
      </w:r>
    </w:p>
    <w:tbl>
      <w:tblPr>
        <w:tblStyle w:val="Grilledutableau"/>
        <w:tblW w:w="0" w:type="auto"/>
        <w:tblLook w:val="04A0" w:firstRow="1" w:lastRow="0" w:firstColumn="1" w:lastColumn="0" w:noHBand="0" w:noVBand="1"/>
      </w:tblPr>
      <w:tblGrid>
        <w:gridCol w:w="3333"/>
        <w:gridCol w:w="3333"/>
      </w:tblGrid>
      <w:tr w:rsidR="00CC5817" w:rsidRPr="00F408E2" w14:paraId="60AF9F1E" w14:textId="77777777" w:rsidTr="00CC5817">
        <w:trPr>
          <w:trHeight w:val="268"/>
        </w:trPr>
        <w:tc>
          <w:tcPr>
            <w:tcW w:w="3333" w:type="dxa"/>
          </w:tcPr>
          <w:p w14:paraId="3F321476" w14:textId="0A44E475" w:rsidR="00CC5817" w:rsidRPr="00F408E2" w:rsidRDefault="00392101" w:rsidP="00CC5817">
            <w:pPr>
              <w:numPr>
                <w:ilvl w:val="0"/>
                <w:numId w:val="0"/>
              </w:numPr>
              <w:rPr>
                <w:rFonts w:cs="Times New Roman"/>
              </w:rPr>
            </w:pPr>
            <w:r w:rsidRPr="00F408E2">
              <w:rPr>
                <w:rFonts w:cs="Times New Roman"/>
                <w:color w:val="ED7D31" w:themeColor="accent2"/>
              </w:rPr>
              <w:t>Défini</w:t>
            </w:r>
            <w:r w:rsidR="00246328" w:rsidRPr="00F408E2">
              <w:rPr>
                <w:rFonts w:cs="Times New Roman"/>
                <w:color w:val="ED7D31" w:themeColor="accent2"/>
              </w:rPr>
              <w:t>tif</w:t>
            </w:r>
            <w:r w:rsidRPr="00F408E2">
              <w:rPr>
                <w:rFonts w:cs="Times New Roman"/>
              </w:rPr>
              <w:t xml:space="preserve"> si </w:t>
            </w:r>
          </w:p>
          <w:p w14:paraId="6467AA7E" w14:textId="77777777" w:rsidR="00392101" w:rsidRPr="00F408E2" w:rsidRDefault="00392101" w:rsidP="00CC5817">
            <w:pPr>
              <w:numPr>
                <w:ilvl w:val="0"/>
                <w:numId w:val="0"/>
              </w:numPr>
              <w:rPr>
                <w:rFonts w:cs="Times New Roman"/>
              </w:rPr>
            </w:pPr>
            <w:r w:rsidRPr="00F408E2">
              <w:rPr>
                <w:rFonts w:cs="Times New Roman"/>
              </w:rPr>
              <w:t>1 absolue</w:t>
            </w:r>
          </w:p>
          <w:p w14:paraId="536C6927" w14:textId="77777777" w:rsidR="00392101" w:rsidRPr="00F408E2" w:rsidRDefault="00392101" w:rsidP="00CC5817">
            <w:pPr>
              <w:numPr>
                <w:ilvl w:val="0"/>
                <w:numId w:val="0"/>
              </w:numPr>
              <w:rPr>
                <w:rFonts w:cs="Times New Roman"/>
              </w:rPr>
            </w:pPr>
            <w:r w:rsidRPr="00F408E2">
              <w:rPr>
                <w:rFonts w:cs="Times New Roman"/>
              </w:rPr>
              <w:t xml:space="preserve">2 majeurs imagerie + autre clinique /exposition ou </w:t>
            </w:r>
          </w:p>
          <w:p w14:paraId="336A9CE0" w14:textId="77777777" w:rsidR="00392101" w:rsidRPr="00F408E2" w:rsidRDefault="00392101" w:rsidP="00CC5817">
            <w:pPr>
              <w:numPr>
                <w:ilvl w:val="0"/>
                <w:numId w:val="0"/>
              </w:numPr>
              <w:rPr>
                <w:rFonts w:cs="Times New Roman"/>
              </w:rPr>
            </w:pPr>
            <w:r w:rsidRPr="00F408E2">
              <w:rPr>
                <w:rFonts w:cs="Times New Roman"/>
              </w:rPr>
              <w:t xml:space="preserve">1 majeur + 1 affirmative + autre clinque / exposition ou </w:t>
            </w:r>
          </w:p>
          <w:p w14:paraId="0AF91A96" w14:textId="3C8CEBBF" w:rsidR="00392101" w:rsidRPr="00F408E2" w:rsidRDefault="001D602A" w:rsidP="00CC5817">
            <w:pPr>
              <w:numPr>
                <w:ilvl w:val="0"/>
                <w:numId w:val="0"/>
              </w:numPr>
              <w:rPr>
                <w:rFonts w:cs="Times New Roman"/>
              </w:rPr>
            </w:pPr>
            <w:r>
              <w:rPr>
                <w:rFonts w:cs="Times New Roman"/>
              </w:rPr>
              <w:t>1 majeure imagerie</w:t>
            </w:r>
            <w:r w:rsidR="00392101" w:rsidRPr="00F408E2">
              <w:rPr>
                <w:rFonts w:cs="Times New Roman"/>
              </w:rPr>
              <w:t xml:space="preserve"> + 2 clinique/exposition dont un </w:t>
            </w:r>
            <w:r w:rsidRPr="00F408E2">
              <w:rPr>
                <w:rFonts w:cs="Times New Roman"/>
              </w:rPr>
              <w:t>majeur</w:t>
            </w:r>
            <w:r w:rsidR="00392101" w:rsidRPr="00F408E2">
              <w:rPr>
                <w:rFonts w:cs="Times New Roman"/>
              </w:rPr>
              <w:t xml:space="preserve"> +</w:t>
            </w:r>
            <w:r>
              <w:rPr>
                <w:rFonts w:cs="Times New Roman"/>
              </w:rPr>
              <w:t xml:space="preserve"> </w:t>
            </w:r>
            <w:r w:rsidRPr="00F408E2">
              <w:rPr>
                <w:rFonts w:cs="Times New Roman"/>
              </w:rPr>
              <w:t>exclusion</w:t>
            </w:r>
            <w:r w:rsidR="00392101" w:rsidRPr="00F408E2">
              <w:rPr>
                <w:rFonts w:cs="Times New Roman"/>
              </w:rPr>
              <w:t xml:space="preserve"> autre </w:t>
            </w:r>
            <w:r w:rsidRPr="00F408E2">
              <w:rPr>
                <w:rFonts w:cs="Times New Roman"/>
              </w:rPr>
              <w:t>cause</w:t>
            </w:r>
            <w:r w:rsidR="00392101" w:rsidRPr="00F408E2">
              <w:rPr>
                <w:rFonts w:cs="Times New Roman"/>
              </w:rPr>
              <w:t xml:space="preserve"> </w:t>
            </w:r>
            <w:r w:rsidRPr="00F408E2">
              <w:rPr>
                <w:rFonts w:cs="Times New Roman"/>
              </w:rPr>
              <w:t>lésion</w:t>
            </w:r>
            <w:r w:rsidR="00392101" w:rsidRPr="00F408E2">
              <w:rPr>
                <w:rFonts w:cs="Times New Roman"/>
              </w:rPr>
              <w:t xml:space="preserve"> imagerie</w:t>
            </w:r>
          </w:p>
        </w:tc>
        <w:tc>
          <w:tcPr>
            <w:tcW w:w="3333" w:type="dxa"/>
          </w:tcPr>
          <w:p w14:paraId="26BFB7EF" w14:textId="795380A6" w:rsidR="00CC5817" w:rsidRPr="00F408E2" w:rsidRDefault="001D602A" w:rsidP="00CC5817">
            <w:pPr>
              <w:numPr>
                <w:ilvl w:val="0"/>
                <w:numId w:val="0"/>
              </w:numPr>
              <w:rPr>
                <w:rFonts w:cs="Times New Roman"/>
              </w:rPr>
            </w:pPr>
            <w:r w:rsidRPr="00F408E2">
              <w:rPr>
                <w:rFonts w:cs="Times New Roman"/>
                <w:color w:val="ED7D31" w:themeColor="accent2"/>
              </w:rPr>
              <w:t>Probable</w:t>
            </w:r>
            <w:r w:rsidR="00246328" w:rsidRPr="00F408E2">
              <w:rPr>
                <w:rFonts w:cs="Times New Roman"/>
              </w:rPr>
              <w:t xml:space="preserve"> si </w:t>
            </w:r>
          </w:p>
          <w:p w14:paraId="7BE2D0EE" w14:textId="3993B579" w:rsidR="00246328" w:rsidRPr="00F408E2" w:rsidRDefault="00246328" w:rsidP="00CC5817">
            <w:pPr>
              <w:numPr>
                <w:ilvl w:val="0"/>
                <w:numId w:val="0"/>
              </w:numPr>
              <w:rPr>
                <w:rFonts w:cs="Times New Roman"/>
              </w:rPr>
            </w:pPr>
            <w:r w:rsidRPr="00F408E2">
              <w:rPr>
                <w:rFonts w:cs="Times New Roman"/>
              </w:rPr>
              <w:t xml:space="preserve">1 majeur imagerie + autre clinique / </w:t>
            </w:r>
            <w:r w:rsidR="001D602A" w:rsidRPr="00F408E2">
              <w:rPr>
                <w:rFonts w:cs="Times New Roman"/>
              </w:rPr>
              <w:t>exposition</w:t>
            </w:r>
            <w:r w:rsidRPr="00F408E2">
              <w:rPr>
                <w:rFonts w:cs="Times New Roman"/>
              </w:rPr>
              <w:t xml:space="preserve"> ou </w:t>
            </w:r>
          </w:p>
          <w:p w14:paraId="117DB16E" w14:textId="5D142053" w:rsidR="00246328" w:rsidRPr="00F408E2" w:rsidRDefault="00246328" w:rsidP="00CC5817">
            <w:pPr>
              <w:numPr>
                <w:ilvl w:val="0"/>
                <w:numId w:val="0"/>
              </w:numPr>
              <w:rPr>
                <w:rFonts w:cs="Times New Roman"/>
              </w:rPr>
            </w:pPr>
            <w:r w:rsidRPr="00F408E2">
              <w:rPr>
                <w:rFonts w:cs="Times New Roman"/>
              </w:rPr>
              <w:t xml:space="preserve">Un mineur imagerie + au moins 1 majeur clinique/ exposition </w:t>
            </w:r>
          </w:p>
        </w:tc>
      </w:tr>
    </w:tbl>
    <w:p w14:paraId="7D873D8A" w14:textId="77777777" w:rsidR="00CC5817" w:rsidRPr="00F408E2" w:rsidRDefault="00CC5817" w:rsidP="00CC5817">
      <w:pPr>
        <w:numPr>
          <w:ilvl w:val="0"/>
          <w:numId w:val="0"/>
        </w:numPr>
        <w:rPr>
          <w:rFonts w:cs="Times New Roman"/>
        </w:rPr>
      </w:pPr>
    </w:p>
    <w:p w14:paraId="3C6E9A0F" w14:textId="081A7729" w:rsidR="005B523C" w:rsidRPr="00F408E2" w:rsidRDefault="005B523C" w:rsidP="005B523C">
      <w:pPr>
        <w:pStyle w:val="Titre1"/>
        <w:rPr>
          <w:rFonts w:cs="Times New Roman"/>
        </w:rPr>
      </w:pPr>
      <w:bookmarkStart w:id="399" w:name="_Toc196656622"/>
      <w:bookmarkStart w:id="400" w:name="_Toc196662429"/>
      <w:r w:rsidRPr="00F408E2">
        <w:rPr>
          <w:rFonts w:cs="Times New Roman"/>
        </w:rPr>
        <w:t>Etiologie</w:t>
      </w:r>
      <w:bookmarkEnd w:id="399"/>
      <w:bookmarkEnd w:id="400"/>
    </w:p>
    <w:p w14:paraId="3F472D6A" w14:textId="4C1929F5" w:rsidR="005B523C" w:rsidRPr="00F408E2" w:rsidRDefault="005B523C" w:rsidP="005B523C">
      <w:pPr>
        <w:rPr>
          <w:rFonts w:cs="Times New Roman"/>
        </w:rPr>
      </w:pPr>
      <w:r w:rsidRPr="00F408E2">
        <w:rPr>
          <w:rFonts w:cs="Times New Roman"/>
        </w:rPr>
        <w:t xml:space="preserve">Péril fécale </w:t>
      </w:r>
    </w:p>
    <w:p w14:paraId="3FFF6360" w14:textId="3D38F139" w:rsidR="005B523C" w:rsidRPr="00F408E2" w:rsidRDefault="005B523C" w:rsidP="005B523C">
      <w:pPr>
        <w:rPr>
          <w:rFonts w:cs="Times New Roman"/>
        </w:rPr>
      </w:pPr>
      <w:r w:rsidRPr="00F408E2">
        <w:rPr>
          <w:rFonts w:cs="Times New Roman"/>
        </w:rPr>
        <w:t>Mauvaise hygiène de la main et de l’alim</w:t>
      </w:r>
      <w:r w:rsidR="00033670" w:rsidRPr="00F408E2">
        <w:rPr>
          <w:rFonts w:cs="Times New Roman"/>
        </w:rPr>
        <w:t>e</w:t>
      </w:r>
      <w:r w:rsidRPr="00F408E2">
        <w:rPr>
          <w:rFonts w:cs="Times New Roman"/>
        </w:rPr>
        <w:t xml:space="preserve">ntation </w:t>
      </w:r>
    </w:p>
    <w:p w14:paraId="06DDFC23" w14:textId="420C0468" w:rsidR="005B523C" w:rsidRPr="00F408E2" w:rsidRDefault="005B523C" w:rsidP="005B523C">
      <w:pPr>
        <w:rPr>
          <w:rFonts w:cs="Times New Roman"/>
        </w:rPr>
      </w:pPr>
      <w:r w:rsidRPr="00F408E2">
        <w:rPr>
          <w:rFonts w:cs="Times New Roman"/>
        </w:rPr>
        <w:t>Pr</w:t>
      </w:r>
      <w:r w:rsidR="00E37E12" w:rsidRPr="00F408E2">
        <w:rPr>
          <w:rFonts w:cs="Times New Roman"/>
        </w:rPr>
        <w:t>o</w:t>
      </w:r>
      <w:r w:rsidRPr="00F408E2">
        <w:rPr>
          <w:rFonts w:cs="Times New Roman"/>
        </w:rPr>
        <w:t xml:space="preserve">miscuité </w:t>
      </w:r>
    </w:p>
    <w:p w14:paraId="63B450AA" w14:textId="7FECC22E" w:rsidR="005B523C" w:rsidRPr="00F408E2" w:rsidRDefault="00033670" w:rsidP="005B523C">
      <w:pPr>
        <w:rPr>
          <w:rFonts w:cs="Times New Roman"/>
        </w:rPr>
      </w:pPr>
      <w:r w:rsidRPr="00F408E2">
        <w:rPr>
          <w:rFonts w:cs="Times New Roman"/>
        </w:rPr>
        <w:t>P</w:t>
      </w:r>
      <w:r w:rsidR="005B523C" w:rsidRPr="00F408E2">
        <w:rPr>
          <w:rFonts w:cs="Times New Roman"/>
        </w:rPr>
        <w:t>auvre</w:t>
      </w:r>
      <w:r w:rsidRPr="00F408E2">
        <w:rPr>
          <w:rFonts w:cs="Times New Roman"/>
        </w:rPr>
        <w:t xml:space="preserve">té </w:t>
      </w:r>
    </w:p>
    <w:p w14:paraId="6151524E" w14:textId="04B9671D" w:rsidR="00033670" w:rsidRPr="00F408E2" w:rsidRDefault="00033670" w:rsidP="005B523C">
      <w:pPr>
        <w:rPr>
          <w:rFonts w:cs="Times New Roman"/>
        </w:rPr>
      </w:pPr>
      <w:r w:rsidRPr="00F408E2">
        <w:rPr>
          <w:rFonts w:cs="Times New Roman"/>
        </w:rPr>
        <w:t>Pays tropicaux</w:t>
      </w:r>
    </w:p>
    <w:p w14:paraId="60BB3A6F" w14:textId="35A58748" w:rsidR="00E37E12" w:rsidRPr="00F408E2" w:rsidRDefault="00E37E12" w:rsidP="00E37E12">
      <w:pPr>
        <w:pStyle w:val="Titre1"/>
        <w:rPr>
          <w:rFonts w:cs="Times New Roman"/>
        </w:rPr>
      </w:pPr>
      <w:bookmarkStart w:id="401" w:name="_Toc196656623"/>
      <w:bookmarkStart w:id="402" w:name="_Toc196662430"/>
      <w:r w:rsidRPr="00F408E2">
        <w:rPr>
          <w:rFonts w:cs="Times New Roman"/>
        </w:rPr>
        <w:lastRenderedPageBreak/>
        <w:t xml:space="preserve">Principes du traitement de </w:t>
      </w:r>
      <w:r w:rsidR="001D602A" w:rsidRPr="00F408E2">
        <w:rPr>
          <w:rFonts w:cs="Times New Roman"/>
        </w:rPr>
        <w:t>neurocysticercose</w:t>
      </w:r>
      <w:bookmarkEnd w:id="401"/>
      <w:bookmarkEnd w:id="402"/>
      <w:r w:rsidRPr="00F408E2">
        <w:rPr>
          <w:rFonts w:cs="Times New Roman"/>
        </w:rPr>
        <w:t xml:space="preserve"> </w:t>
      </w:r>
    </w:p>
    <w:p w14:paraId="6A26D5C0" w14:textId="35DA6545" w:rsidR="00E37E12" w:rsidRPr="00F408E2" w:rsidRDefault="004C2A0E" w:rsidP="004C2A0E">
      <w:pPr>
        <w:pStyle w:val="Titre2"/>
        <w:rPr>
          <w:rFonts w:cs="Times New Roman"/>
        </w:rPr>
      </w:pPr>
      <w:bookmarkStart w:id="403" w:name="_Toc196656624"/>
      <w:bookmarkStart w:id="404" w:name="_Toc196662431"/>
      <w:r w:rsidRPr="00F408E2">
        <w:rPr>
          <w:rFonts w:cs="Times New Roman"/>
        </w:rPr>
        <w:t>Concept</w:t>
      </w:r>
      <w:bookmarkEnd w:id="403"/>
      <w:bookmarkEnd w:id="404"/>
    </w:p>
    <w:p w14:paraId="78428F83" w14:textId="5163E7A1" w:rsidR="004C2A0E" w:rsidRPr="00F408E2" w:rsidRDefault="004C2A0E" w:rsidP="004C2A0E">
      <w:pPr>
        <w:rPr>
          <w:rFonts w:cs="Times New Roman"/>
        </w:rPr>
      </w:pPr>
      <w:r w:rsidRPr="00F408E2">
        <w:rPr>
          <w:rFonts w:cs="Times New Roman"/>
        </w:rPr>
        <w:t>Prise en charge centré sur le</w:t>
      </w:r>
      <w:r w:rsidR="00611E2D" w:rsidRPr="00F408E2">
        <w:rPr>
          <w:rFonts w:cs="Times New Roman"/>
        </w:rPr>
        <w:t xml:space="preserve"> </w:t>
      </w:r>
      <w:r w:rsidRPr="00F408E2">
        <w:rPr>
          <w:rFonts w:cs="Times New Roman"/>
        </w:rPr>
        <w:t>pa</w:t>
      </w:r>
      <w:r w:rsidR="00611E2D" w:rsidRPr="00F408E2">
        <w:rPr>
          <w:rFonts w:cs="Times New Roman"/>
        </w:rPr>
        <w:t>tient</w:t>
      </w:r>
      <w:r w:rsidRPr="00F408E2">
        <w:rPr>
          <w:rFonts w:cs="Times New Roman"/>
        </w:rPr>
        <w:t xml:space="preserve"> </w:t>
      </w:r>
    </w:p>
    <w:p w14:paraId="2C3DF41B" w14:textId="38AA8A36" w:rsidR="004C2A0E" w:rsidRPr="00F408E2" w:rsidRDefault="001D602A" w:rsidP="004237A4">
      <w:pPr>
        <w:numPr>
          <w:ilvl w:val="1"/>
          <w:numId w:val="4"/>
        </w:numPr>
        <w:rPr>
          <w:rFonts w:cs="Times New Roman"/>
        </w:rPr>
      </w:pPr>
      <w:r w:rsidRPr="00F408E2">
        <w:rPr>
          <w:rFonts w:cs="Times New Roman"/>
        </w:rPr>
        <w:t>Ses plaintes</w:t>
      </w:r>
      <w:r w:rsidR="00EC3244">
        <w:rPr>
          <w:rFonts w:cs="Times New Roman"/>
        </w:rPr>
        <w:t> </w:t>
      </w:r>
      <w:r w:rsidRPr="00F408E2">
        <w:rPr>
          <w:rFonts w:cs="Times New Roman"/>
        </w:rPr>
        <w:t>: caractéristiques</w:t>
      </w:r>
      <w:r w:rsidR="004C2A0E" w:rsidRPr="00F408E2">
        <w:rPr>
          <w:rFonts w:cs="Times New Roman"/>
        </w:rPr>
        <w:t xml:space="preserve"> </w:t>
      </w:r>
      <w:r w:rsidRPr="00F408E2">
        <w:rPr>
          <w:rFonts w:cs="Times New Roman"/>
        </w:rPr>
        <w:t>des crises épileptiques</w:t>
      </w:r>
      <w:r w:rsidR="004C2A0E" w:rsidRPr="00F408E2">
        <w:rPr>
          <w:rFonts w:cs="Times New Roman"/>
        </w:rPr>
        <w:t xml:space="preserve"> ou des céphalées </w:t>
      </w:r>
    </w:p>
    <w:p w14:paraId="445E5FE8" w14:textId="6F01B811" w:rsidR="004C2A0E" w:rsidRPr="00F408E2" w:rsidRDefault="004C2A0E" w:rsidP="004237A4">
      <w:pPr>
        <w:numPr>
          <w:ilvl w:val="1"/>
          <w:numId w:val="4"/>
        </w:numPr>
        <w:rPr>
          <w:rFonts w:cs="Times New Roman"/>
        </w:rPr>
      </w:pPr>
      <w:r w:rsidRPr="00F408E2">
        <w:rPr>
          <w:rFonts w:cs="Times New Roman"/>
        </w:rPr>
        <w:t xml:space="preserve">ses </w:t>
      </w:r>
      <w:r w:rsidR="001D602A" w:rsidRPr="00F408E2">
        <w:rPr>
          <w:rFonts w:cs="Times New Roman"/>
        </w:rPr>
        <w:t>facteurs</w:t>
      </w:r>
      <w:r w:rsidRPr="00F408E2">
        <w:rPr>
          <w:rFonts w:cs="Times New Roman"/>
        </w:rPr>
        <w:t xml:space="preserve"> de risques dans le péri</w:t>
      </w:r>
      <w:r w:rsidR="00451680" w:rsidRPr="00F408E2">
        <w:rPr>
          <w:rFonts w:cs="Times New Roman"/>
        </w:rPr>
        <w:t>l</w:t>
      </w:r>
      <w:r w:rsidRPr="00F408E2">
        <w:rPr>
          <w:rFonts w:cs="Times New Roman"/>
        </w:rPr>
        <w:t xml:space="preserve"> fécal </w:t>
      </w:r>
    </w:p>
    <w:p w14:paraId="430E44C4" w14:textId="117BFF06" w:rsidR="004C2A0E" w:rsidRPr="00F408E2" w:rsidRDefault="004C2A0E" w:rsidP="004237A4">
      <w:pPr>
        <w:numPr>
          <w:ilvl w:val="1"/>
          <w:numId w:val="4"/>
        </w:numPr>
        <w:rPr>
          <w:rFonts w:cs="Times New Roman"/>
        </w:rPr>
      </w:pPr>
      <w:r w:rsidRPr="00F408E2">
        <w:rPr>
          <w:rFonts w:cs="Times New Roman"/>
        </w:rPr>
        <w:t>son stade de maladie</w:t>
      </w:r>
    </w:p>
    <w:p w14:paraId="33F5AC59" w14:textId="21D67A84" w:rsidR="00451680" w:rsidRPr="00F408E2" w:rsidRDefault="001D602A" w:rsidP="00451680">
      <w:pPr>
        <w:pStyle w:val="Titre2"/>
        <w:rPr>
          <w:rFonts w:cs="Times New Roman"/>
        </w:rPr>
      </w:pPr>
      <w:bookmarkStart w:id="405" w:name="_Toc196656625"/>
      <w:bookmarkStart w:id="406" w:name="_Toc196662432"/>
      <w:r w:rsidRPr="00F408E2">
        <w:rPr>
          <w:rFonts w:cs="Times New Roman"/>
        </w:rPr>
        <w:t>Objectif</w:t>
      </w:r>
      <w:bookmarkEnd w:id="405"/>
      <w:bookmarkEnd w:id="406"/>
    </w:p>
    <w:p w14:paraId="2AABC3EC" w14:textId="68B887A4" w:rsidR="00451680" w:rsidRPr="00F408E2" w:rsidRDefault="00451680" w:rsidP="00451680">
      <w:pPr>
        <w:rPr>
          <w:rFonts w:cs="Times New Roman"/>
        </w:rPr>
      </w:pPr>
      <w:r w:rsidRPr="00F408E2">
        <w:rPr>
          <w:rFonts w:cs="Times New Roman"/>
        </w:rPr>
        <w:t xml:space="preserve">contrôler les symptômes inhabituels ou invalidants </w:t>
      </w:r>
      <w:r w:rsidR="001D602A" w:rsidRPr="00F408E2">
        <w:rPr>
          <w:rFonts w:cs="Times New Roman"/>
        </w:rPr>
        <w:t>neurologiques</w:t>
      </w:r>
      <w:r w:rsidR="00EC3244">
        <w:rPr>
          <w:rFonts w:cs="Times New Roman"/>
        </w:rPr>
        <w:t> </w:t>
      </w:r>
      <w:r w:rsidRPr="00F408E2">
        <w:rPr>
          <w:rFonts w:cs="Times New Roman"/>
        </w:rPr>
        <w:t xml:space="preserve">: </w:t>
      </w:r>
      <w:r w:rsidR="001D602A" w:rsidRPr="00F408E2">
        <w:rPr>
          <w:rFonts w:cs="Times New Roman"/>
        </w:rPr>
        <w:t>convulsion, céphalée</w:t>
      </w:r>
      <w:r w:rsidRPr="00F408E2">
        <w:rPr>
          <w:rFonts w:cs="Times New Roman"/>
        </w:rPr>
        <w:t xml:space="preserve"> </w:t>
      </w:r>
    </w:p>
    <w:p w14:paraId="769796D4" w14:textId="35816636" w:rsidR="00451680" w:rsidRPr="00F408E2" w:rsidRDefault="00451680" w:rsidP="00451680">
      <w:pPr>
        <w:rPr>
          <w:rFonts w:cs="Times New Roman"/>
        </w:rPr>
      </w:pPr>
      <w:r w:rsidRPr="00F408E2">
        <w:rPr>
          <w:rFonts w:cs="Times New Roman"/>
        </w:rPr>
        <w:t xml:space="preserve">restaurer ou conserver des fonctions </w:t>
      </w:r>
      <w:r w:rsidR="001D602A" w:rsidRPr="00F408E2">
        <w:rPr>
          <w:rFonts w:cs="Times New Roman"/>
        </w:rPr>
        <w:t>neurologique</w:t>
      </w:r>
      <w:r w:rsidR="00EC3244">
        <w:rPr>
          <w:rFonts w:cs="Times New Roman"/>
        </w:rPr>
        <w:t> </w:t>
      </w:r>
      <w:r w:rsidR="001D602A">
        <w:rPr>
          <w:rFonts w:cs="Times New Roman"/>
        </w:rPr>
        <w:t>: motricité</w:t>
      </w:r>
      <w:r w:rsidRPr="00F408E2">
        <w:rPr>
          <w:rFonts w:cs="Times New Roman"/>
        </w:rPr>
        <w:t>, sensibilité, vigilance, cognition</w:t>
      </w:r>
    </w:p>
    <w:p w14:paraId="74D66E61" w14:textId="1F17826B" w:rsidR="00451680" w:rsidRPr="00F408E2" w:rsidRDefault="00451680" w:rsidP="00451680">
      <w:pPr>
        <w:rPr>
          <w:rFonts w:cs="Times New Roman"/>
        </w:rPr>
      </w:pPr>
      <w:r w:rsidRPr="00F408E2">
        <w:rPr>
          <w:rFonts w:cs="Times New Roman"/>
        </w:rPr>
        <w:t>protéger ou conserver la vie végét</w:t>
      </w:r>
      <w:r w:rsidR="007B08F2" w:rsidRPr="00F408E2">
        <w:rPr>
          <w:rFonts w:cs="Times New Roman"/>
        </w:rPr>
        <w:t>atives  (</w:t>
      </w:r>
      <w:r w:rsidR="00F85329" w:rsidRPr="00F408E2">
        <w:rPr>
          <w:rFonts w:cs="Times New Roman"/>
        </w:rPr>
        <w:t>circulation</w:t>
      </w:r>
      <w:r w:rsidR="007B08F2" w:rsidRPr="00F408E2">
        <w:rPr>
          <w:rFonts w:cs="Times New Roman"/>
        </w:rPr>
        <w:t xml:space="preserve"> respiration miction, </w:t>
      </w:r>
      <w:r w:rsidR="00F85329" w:rsidRPr="00F408E2">
        <w:rPr>
          <w:rFonts w:cs="Times New Roman"/>
        </w:rPr>
        <w:t>défécation</w:t>
      </w:r>
      <w:r w:rsidR="007B08F2" w:rsidRPr="00F408E2">
        <w:rPr>
          <w:rFonts w:cs="Times New Roman"/>
        </w:rPr>
        <w:t xml:space="preserve">, rythme veille-sommeil, température) et de </w:t>
      </w:r>
      <w:r w:rsidR="00F85329" w:rsidRPr="00F408E2">
        <w:rPr>
          <w:rFonts w:cs="Times New Roman"/>
        </w:rPr>
        <w:t>relation</w:t>
      </w:r>
      <w:r w:rsidR="007B08F2" w:rsidRPr="00F408E2">
        <w:rPr>
          <w:rFonts w:cs="Times New Roman"/>
        </w:rPr>
        <w:t xml:space="preserve"> (</w:t>
      </w:r>
      <w:r w:rsidR="00F85329" w:rsidRPr="00F408E2">
        <w:rPr>
          <w:rFonts w:cs="Times New Roman"/>
        </w:rPr>
        <w:t>réactivité, vie</w:t>
      </w:r>
      <w:r w:rsidR="007B08F2" w:rsidRPr="00F408E2">
        <w:rPr>
          <w:rFonts w:cs="Times New Roman"/>
        </w:rPr>
        <w:t xml:space="preserve"> sociale)</w:t>
      </w:r>
    </w:p>
    <w:p w14:paraId="7CBC53A3" w14:textId="1C73EC2B" w:rsidR="007B08F2" w:rsidRPr="00F408E2" w:rsidRDefault="00F85329" w:rsidP="00A16C88">
      <w:pPr>
        <w:pStyle w:val="Titre2"/>
        <w:rPr>
          <w:rFonts w:cs="Times New Roman"/>
        </w:rPr>
      </w:pPr>
      <w:bookmarkStart w:id="407" w:name="_Toc196656626"/>
      <w:bookmarkStart w:id="408" w:name="_Toc196662433"/>
      <w:r w:rsidRPr="00F408E2">
        <w:rPr>
          <w:rFonts w:cs="Times New Roman"/>
        </w:rPr>
        <w:t>Principe</w:t>
      </w:r>
      <w:bookmarkEnd w:id="407"/>
      <w:bookmarkEnd w:id="408"/>
      <w:r w:rsidR="00A16C88" w:rsidRPr="00F408E2">
        <w:rPr>
          <w:rFonts w:cs="Times New Roman"/>
        </w:rPr>
        <w:t xml:space="preserve"> </w:t>
      </w:r>
    </w:p>
    <w:p w14:paraId="02497071" w14:textId="56C12E76" w:rsidR="00A16C88" w:rsidRPr="00F408E2" w:rsidRDefault="00A16C88" w:rsidP="00A16C88">
      <w:pPr>
        <w:rPr>
          <w:rFonts w:cs="Times New Roman"/>
        </w:rPr>
      </w:pPr>
      <w:r w:rsidRPr="00F408E2">
        <w:rPr>
          <w:rFonts w:cs="Times New Roman"/>
        </w:rPr>
        <w:t xml:space="preserve">choix du traitement </w:t>
      </w:r>
    </w:p>
    <w:p w14:paraId="0C6E734A" w14:textId="5C510FF6" w:rsidR="00A16C88" w:rsidRPr="00F408E2" w:rsidRDefault="00F85329" w:rsidP="00A16C88">
      <w:pPr>
        <w:rPr>
          <w:rFonts w:cs="Times New Roman"/>
        </w:rPr>
      </w:pPr>
      <w:r w:rsidRPr="00F408E2">
        <w:rPr>
          <w:rFonts w:cs="Times New Roman"/>
        </w:rPr>
        <w:t>évaluation</w:t>
      </w:r>
      <w:r w:rsidR="00A16C88" w:rsidRPr="00F408E2">
        <w:rPr>
          <w:rFonts w:cs="Times New Roman"/>
        </w:rPr>
        <w:t xml:space="preserve"> de</w:t>
      </w:r>
      <w:r w:rsidR="00370BA8" w:rsidRPr="00F408E2">
        <w:rPr>
          <w:rFonts w:cs="Times New Roman"/>
        </w:rPr>
        <w:t xml:space="preserve"> </w:t>
      </w:r>
      <w:r w:rsidR="00A16C88" w:rsidRPr="00F408E2">
        <w:rPr>
          <w:rFonts w:cs="Times New Roman"/>
        </w:rPr>
        <w:t xml:space="preserve">la réponse thérapeutique </w:t>
      </w:r>
    </w:p>
    <w:p w14:paraId="01D165A7" w14:textId="3CD9E6C3" w:rsidR="00A16C88" w:rsidRPr="00F408E2" w:rsidRDefault="00A16C88" w:rsidP="00A16C88">
      <w:pPr>
        <w:rPr>
          <w:rFonts w:cs="Times New Roman"/>
        </w:rPr>
      </w:pPr>
      <w:r w:rsidRPr="00F408E2">
        <w:rPr>
          <w:rFonts w:cs="Times New Roman"/>
        </w:rPr>
        <w:t xml:space="preserve">surveillance de la tolérance </w:t>
      </w:r>
    </w:p>
    <w:p w14:paraId="74BD6A62" w14:textId="6669F25B" w:rsidR="00A16C88" w:rsidRPr="00F408E2" w:rsidRDefault="00F85329" w:rsidP="00A16C88">
      <w:pPr>
        <w:rPr>
          <w:rFonts w:cs="Times New Roman"/>
        </w:rPr>
      </w:pPr>
      <w:r w:rsidRPr="00F408E2">
        <w:rPr>
          <w:rFonts w:cs="Times New Roman"/>
        </w:rPr>
        <w:t>évaluation</w:t>
      </w:r>
      <w:r w:rsidR="00A16C88" w:rsidRPr="00F408E2">
        <w:rPr>
          <w:rFonts w:cs="Times New Roman"/>
        </w:rPr>
        <w:t xml:space="preserve"> de la durée </w:t>
      </w:r>
    </w:p>
    <w:p w14:paraId="4258E051" w14:textId="16BAF5EB" w:rsidR="001348B8" w:rsidRPr="00F408E2" w:rsidRDefault="00F85329" w:rsidP="001348B8">
      <w:pPr>
        <w:pStyle w:val="Titre3"/>
        <w:rPr>
          <w:rFonts w:cs="Times New Roman"/>
        </w:rPr>
      </w:pPr>
      <w:bookmarkStart w:id="409" w:name="_Toc196656627"/>
      <w:bookmarkStart w:id="410" w:name="_Toc196662434"/>
      <w:r w:rsidRPr="00F408E2">
        <w:rPr>
          <w:rFonts w:cs="Times New Roman"/>
        </w:rPr>
        <w:t>Choix</w:t>
      </w:r>
      <w:r w:rsidR="00776494" w:rsidRPr="00F408E2">
        <w:rPr>
          <w:rFonts w:cs="Times New Roman"/>
        </w:rPr>
        <w:t xml:space="preserve"> du traitement</w:t>
      </w:r>
      <w:bookmarkEnd w:id="409"/>
      <w:bookmarkEnd w:id="410"/>
    </w:p>
    <w:p w14:paraId="60B44DBA" w14:textId="30AF2BAF" w:rsidR="00776494" w:rsidRPr="00F408E2" w:rsidRDefault="00776494" w:rsidP="00776494">
      <w:pPr>
        <w:rPr>
          <w:rFonts w:cs="Times New Roman"/>
        </w:rPr>
      </w:pPr>
      <w:r w:rsidRPr="00F408E2">
        <w:rPr>
          <w:rFonts w:cs="Times New Roman"/>
        </w:rPr>
        <w:t xml:space="preserve">traitement préventive </w:t>
      </w:r>
    </w:p>
    <w:p w14:paraId="08C2D32A" w14:textId="2D95FF76" w:rsidR="00776494" w:rsidRPr="00F408E2" w:rsidRDefault="00776494" w:rsidP="004237A4">
      <w:pPr>
        <w:numPr>
          <w:ilvl w:val="1"/>
          <w:numId w:val="4"/>
        </w:numPr>
        <w:rPr>
          <w:rFonts w:cs="Times New Roman"/>
        </w:rPr>
      </w:pPr>
      <w:r w:rsidRPr="00F408E2">
        <w:rPr>
          <w:rFonts w:cs="Times New Roman"/>
        </w:rPr>
        <w:t>indiquer pour toutes les formes</w:t>
      </w:r>
    </w:p>
    <w:p w14:paraId="07B714B3" w14:textId="53A11BB0" w:rsidR="00776494" w:rsidRPr="00F408E2" w:rsidRDefault="00776494" w:rsidP="004237A4">
      <w:pPr>
        <w:numPr>
          <w:ilvl w:val="1"/>
          <w:numId w:val="4"/>
        </w:numPr>
        <w:rPr>
          <w:rFonts w:cs="Times New Roman"/>
        </w:rPr>
      </w:pPr>
      <w:r w:rsidRPr="00F408E2">
        <w:rPr>
          <w:rFonts w:cs="Times New Roman"/>
        </w:rPr>
        <w:t>viser à rompre le cycle parasitaire</w:t>
      </w:r>
      <w:r w:rsidR="003027EC" w:rsidRPr="00F408E2">
        <w:rPr>
          <w:rFonts w:cs="Times New Roman"/>
        </w:rPr>
        <w:t xml:space="preserve"> par les principes de </w:t>
      </w:r>
      <w:r w:rsidR="00F85329" w:rsidRPr="00F408E2">
        <w:rPr>
          <w:rFonts w:cs="Times New Roman"/>
        </w:rPr>
        <w:t>l’hygiène</w:t>
      </w:r>
      <w:r w:rsidR="003027EC" w:rsidRPr="00F408E2">
        <w:rPr>
          <w:rFonts w:cs="Times New Roman"/>
        </w:rPr>
        <w:t xml:space="preserve"> de la main, lutte contre le pér</w:t>
      </w:r>
      <w:r w:rsidR="003F47C1" w:rsidRPr="00F408E2">
        <w:rPr>
          <w:rFonts w:cs="Times New Roman"/>
        </w:rPr>
        <w:t>i</w:t>
      </w:r>
      <w:r w:rsidR="003027EC" w:rsidRPr="00F408E2">
        <w:rPr>
          <w:rFonts w:cs="Times New Roman"/>
        </w:rPr>
        <w:t xml:space="preserve">l </w:t>
      </w:r>
      <w:r w:rsidR="00F85329" w:rsidRPr="00F408E2">
        <w:rPr>
          <w:rFonts w:cs="Times New Roman"/>
        </w:rPr>
        <w:t>fécal,</w:t>
      </w:r>
      <w:r w:rsidR="003027EC" w:rsidRPr="00F408E2">
        <w:rPr>
          <w:rFonts w:cs="Times New Roman"/>
        </w:rPr>
        <w:t xml:space="preserve"> mesure vétérinaires contre le téniasis du porc</w:t>
      </w:r>
    </w:p>
    <w:p w14:paraId="66571EF4" w14:textId="3737A63F" w:rsidR="00776494" w:rsidRPr="00F408E2" w:rsidRDefault="00776494" w:rsidP="00776494">
      <w:pPr>
        <w:rPr>
          <w:rFonts w:cs="Times New Roman"/>
        </w:rPr>
      </w:pPr>
      <w:r w:rsidRPr="00F408E2">
        <w:rPr>
          <w:rFonts w:cs="Times New Roman"/>
        </w:rPr>
        <w:t>traitement curatif</w:t>
      </w:r>
    </w:p>
    <w:p w14:paraId="4CD8DBFF" w14:textId="327B1C46" w:rsidR="003F47C1" w:rsidRPr="00F408E2" w:rsidRDefault="00154C50" w:rsidP="004237A4">
      <w:pPr>
        <w:numPr>
          <w:ilvl w:val="1"/>
          <w:numId w:val="4"/>
        </w:numPr>
        <w:rPr>
          <w:rFonts w:cs="Times New Roman"/>
        </w:rPr>
      </w:pPr>
      <w:r w:rsidRPr="00F408E2">
        <w:rPr>
          <w:rFonts w:cs="Times New Roman"/>
        </w:rPr>
        <w:t>symptomatologiques</w:t>
      </w:r>
      <w:r w:rsidR="00EC3244">
        <w:rPr>
          <w:rFonts w:cs="Times New Roman"/>
        </w:rPr>
        <w:t> </w:t>
      </w:r>
      <w:r w:rsidRPr="00F408E2">
        <w:rPr>
          <w:rFonts w:cs="Times New Roman"/>
        </w:rPr>
        <w:t xml:space="preserve">: </w:t>
      </w:r>
    </w:p>
    <w:p w14:paraId="30452A21" w14:textId="0964B672" w:rsidR="00154C50" w:rsidRPr="00F408E2" w:rsidRDefault="00F85329" w:rsidP="004237A4">
      <w:pPr>
        <w:numPr>
          <w:ilvl w:val="2"/>
          <w:numId w:val="4"/>
        </w:numPr>
        <w:rPr>
          <w:rFonts w:cs="Times New Roman"/>
        </w:rPr>
      </w:pPr>
      <w:r w:rsidRPr="00F408E2">
        <w:rPr>
          <w:rFonts w:cs="Times New Roman"/>
        </w:rPr>
        <w:t>antiépileptiques</w:t>
      </w:r>
    </w:p>
    <w:p w14:paraId="2D851506" w14:textId="143350D0" w:rsidR="00154C50" w:rsidRPr="00F408E2" w:rsidRDefault="00154C50" w:rsidP="004237A4">
      <w:pPr>
        <w:numPr>
          <w:ilvl w:val="2"/>
          <w:numId w:val="4"/>
        </w:numPr>
        <w:rPr>
          <w:rFonts w:cs="Times New Roman"/>
        </w:rPr>
      </w:pPr>
      <w:r w:rsidRPr="00F408E2">
        <w:rPr>
          <w:rFonts w:cs="Times New Roman"/>
        </w:rPr>
        <w:t xml:space="preserve">antalgique </w:t>
      </w:r>
    </w:p>
    <w:p w14:paraId="6F9C9452" w14:textId="63587F10" w:rsidR="00154C50" w:rsidRPr="00F408E2" w:rsidRDefault="00F85329" w:rsidP="004237A4">
      <w:pPr>
        <w:numPr>
          <w:ilvl w:val="2"/>
          <w:numId w:val="4"/>
        </w:numPr>
        <w:rPr>
          <w:rFonts w:cs="Times New Roman"/>
        </w:rPr>
      </w:pPr>
      <w:r w:rsidRPr="00F408E2">
        <w:rPr>
          <w:rFonts w:cs="Times New Roman"/>
        </w:rPr>
        <w:t>anti-œdémateux</w:t>
      </w:r>
      <w:r w:rsidR="00154C50" w:rsidRPr="00F408E2">
        <w:rPr>
          <w:rFonts w:cs="Times New Roman"/>
        </w:rPr>
        <w:t xml:space="preserve">, </w:t>
      </w:r>
    </w:p>
    <w:p w14:paraId="7AEA2CB5" w14:textId="4AAFEDAF" w:rsidR="00154C50" w:rsidRPr="00F408E2" w:rsidRDefault="00154C50" w:rsidP="004237A4">
      <w:pPr>
        <w:numPr>
          <w:ilvl w:val="2"/>
          <w:numId w:val="4"/>
        </w:numPr>
        <w:rPr>
          <w:rFonts w:cs="Times New Roman"/>
        </w:rPr>
      </w:pPr>
      <w:r w:rsidRPr="00F408E2">
        <w:rPr>
          <w:rFonts w:cs="Times New Roman"/>
        </w:rPr>
        <w:t>dérivatio</w:t>
      </w:r>
      <w:r w:rsidR="00C63F1D" w:rsidRPr="00F408E2">
        <w:rPr>
          <w:rFonts w:cs="Times New Roman"/>
        </w:rPr>
        <w:t>n</w:t>
      </w:r>
      <w:r w:rsidRPr="00F408E2">
        <w:rPr>
          <w:rFonts w:cs="Times New Roman"/>
        </w:rPr>
        <w:t xml:space="preserve"> ve</w:t>
      </w:r>
      <w:r w:rsidR="00C63F1D" w:rsidRPr="00F408E2">
        <w:rPr>
          <w:rFonts w:cs="Times New Roman"/>
        </w:rPr>
        <w:t>n</w:t>
      </w:r>
      <w:r w:rsidRPr="00F408E2">
        <w:rPr>
          <w:rFonts w:cs="Times New Roman"/>
        </w:rPr>
        <w:t xml:space="preserve">triculaire </w:t>
      </w:r>
      <w:r w:rsidR="00F85329" w:rsidRPr="00F408E2">
        <w:rPr>
          <w:rFonts w:cs="Times New Roman"/>
        </w:rPr>
        <w:t>chirurgicale</w:t>
      </w:r>
    </w:p>
    <w:p w14:paraId="151D08F7" w14:textId="01935353" w:rsidR="00154C50" w:rsidRPr="00F408E2" w:rsidRDefault="00F85329" w:rsidP="004237A4">
      <w:pPr>
        <w:numPr>
          <w:ilvl w:val="1"/>
          <w:numId w:val="4"/>
        </w:numPr>
        <w:rPr>
          <w:rFonts w:cs="Times New Roman"/>
        </w:rPr>
      </w:pPr>
      <w:r w:rsidRPr="00F408E2">
        <w:rPr>
          <w:rFonts w:cs="Times New Roman"/>
        </w:rPr>
        <w:t>étiologiques</w:t>
      </w:r>
      <w:r w:rsidR="00A83091" w:rsidRPr="00F408E2">
        <w:rPr>
          <w:rFonts w:cs="Times New Roman"/>
        </w:rPr>
        <w:t xml:space="preserve"> </w:t>
      </w:r>
    </w:p>
    <w:p w14:paraId="1B607DCD" w14:textId="62405105" w:rsidR="00A83091" w:rsidRPr="00F408E2" w:rsidRDefault="00A83091" w:rsidP="004237A4">
      <w:pPr>
        <w:numPr>
          <w:ilvl w:val="2"/>
          <w:numId w:val="4"/>
        </w:numPr>
        <w:rPr>
          <w:rFonts w:cs="Times New Roman"/>
        </w:rPr>
      </w:pPr>
      <w:r w:rsidRPr="00F408E2">
        <w:rPr>
          <w:rFonts w:cs="Times New Roman"/>
        </w:rPr>
        <w:lastRenderedPageBreak/>
        <w:t>larvicides (albendazoles, praziquantel)</w:t>
      </w:r>
    </w:p>
    <w:p w14:paraId="080FB38B" w14:textId="23A2D636" w:rsidR="00A83091" w:rsidRPr="00F408E2" w:rsidRDefault="00A83091" w:rsidP="004237A4">
      <w:pPr>
        <w:numPr>
          <w:ilvl w:val="2"/>
          <w:numId w:val="4"/>
        </w:numPr>
        <w:rPr>
          <w:rFonts w:cs="Times New Roman"/>
        </w:rPr>
      </w:pPr>
      <w:r w:rsidRPr="00F408E2">
        <w:rPr>
          <w:rFonts w:cs="Times New Roman"/>
        </w:rPr>
        <w:t>lobectomie chir</w:t>
      </w:r>
      <w:r w:rsidR="00C63F1D" w:rsidRPr="00F408E2">
        <w:rPr>
          <w:rFonts w:cs="Times New Roman"/>
        </w:rPr>
        <w:t>urgicale</w:t>
      </w:r>
    </w:p>
    <w:p w14:paraId="50ADD2A1" w14:textId="39D997E3" w:rsidR="006208B5" w:rsidRPr="00F408E2" w:rsidRDefault="00F85329" w:rsidP="006208B5">
      <w:pPr>
        <w:pStyle w:val="Titre3"/>
        <w:rPr>
          <w:rFonts w:cs="Times New Roman"/>
        </w:rPr>
      </w:pPr>
      <w:bookmarkStart w:id="411" w:name="_Toc196656628"/>
      <w:bookmarkStart w:id="412" w:name="_Toc196662435"/>
      <w:r w:rsidRPr="00F408E2">
        <w:rPr>
          <w:rFonts w:cs="Times New Roman"/>
        </w:rPr>
        <w:t>Évaluation</w:t>
      </w:r>
      <w:r w:rsidR="006208B5" w:rsidRPr="00F408E2">
        <w:rPr>
          <w:rFonts w:cs="Times New Roman"/>
        </w:rPr>
        <w:t xml:space="preserve"> de la réponse au traitement</w:t>
      </w:r>
      <w:bookmarkEnd w:id="411"/>
      <w:bookmarkEnd w:id="412"/>
    </w:p>
    <w:p w14:paraId="1CDC3086" w14:textId="2C96C04E" w:rsidR="006208B5" w:rsidRPr="00F408E2" w:rsidRDefault="006208B5" w:rsidP="006208B5">
      <w:pPr>
        <w:rPr>
          <w:rFonts w:cs="Times New Roman"/>
        </w:rPr>
      </w:pPr>
      <w:r w:rsidRPr="00F408E2">
        <w:rPr>
          <w:rFonts w:cs="Times New Roman"/>
        </w:rPr>
        <w:t>apprécier la disparition complète de crise épileptique ou céphalée</w:t>
      </w:r>
    </w:p>
    <w:p w14:paraId="20B6EA26" w14:textId="5BCD4452" w:rsidR="006208B5" w:rsidRPr="00F408E2" w:rsidRDefault="00A31635" w:rsidP="006208B5">
      <w:pPr>
        <w:rPr>
          <w:rFonts w:cs="Times New Roman"/>
        </w:rPr>
      </w:pPr>
      <w:r w:rsidRPr="00F408E2">
        <w:rPr>
          <w:rFonts w:cs="Times New Roman"/>
        </w:rPr>
        <w:t xml:space="preserve">disparition ou </w:t>
      </w:r>
      <w:r w:rsidR="00F85329" w:rsidRPr="00F408E2">
        <w:rPr>
          <w:rFonts w:cs="Times New Roman"/>
        </w:rPr>
        <w:t>régression</w:t>
      </w:r>
      <w:r w:rsidRPr="00F408E2">
        <w:rPr>
          <w:rFonts w:cs="Times New Roman"/>
        </w:rPr>
        <w:t xml:space="preserve"> des lésions au scanner</w:t>
      </w:r>
      <w:r w:rsidR="00367932" w:rsidRPr="00F408E2">
        <w:rPr>
          <w:rFonts w:cs="Times New Roman"/>
        </w:rPr>
        <w:t xml:space="preserve"> (3 – 6 mois)</w:t>
      </w:r>
    </w:p>
    <w:p w14:paraId="79AE0917" w14:textId="69A2300D" w:rsidR="00A31635" w:rsidRPr="00F408E2" w:rsidRDefault="00367932" w:rsidP="006208B5">
      <w:pPr>
        <w:rPr>
          <w:rFonts w:cs="Times New Roman"/>
        </w:rPr>
      </w:pPr>
      <w:r w:rsidRPr="00F408E2">
        <w:rPr>
          <w:rFonts w:cs="Times New Roman"/>
        </w:rPr>
        <w:t xml:space="preserve">il est unitile de suivre les résultats de sérologie répétées </w:t>
      </w:r>
      <w:r w:rsidR="003D5351" w:rsidRPr="00F408E2">
        <w:rPr>
          <w:rFonts w:cs="Times New Roman"/>
        </w:rPr>
        <w:t>(mémoire immunitaire)</w:t>
      </w:r>
    </w:p>
    <w:p w14:paraId="232FC858" w14:textId="0C39E1A5" w:rsidR="003D5351" w:rsidRPr="00F408E2" w:rsidRDefault="00F85329" w:rsidP="003D5351">
      <w:pPr>
        <w:pStyle w:val="Titre3"/>
        <w:rPr>
          <w:rFonts w:cs="Times New Roman"/>
        </w:rPr>
      </w:pPr>
      <w:bookmarkStart w:id="413" w:name="_Toc196656629"/>
      <w:bookmarkStart w:id="414" w:name="_Toc196662436"/>
      <w:r w:rsidRPr="00F408E2">
        <w:rPr>
          <w:rFonts w:cs="Times New Roman"/>
        </w:rPr>
        <w:t>Surveillance</w:t>
      </w:r>
      <w:r w:rsidR="003D5351" w:rsidRPr="00F408E2">
        <w:rPr>
          <w:rFonts w:cs="Times New Roman"/>
        </w:rPr>
        <w:t xml:space="preserve"> de la tolérance</w:t>
      </w:r>
      <w:bookmarkEnd w:id="413"/>
      <w:bookmarkEnd w:id="414"/>
    </w:p>
    <w:p w14:paraId="187EC3CB" w14:textId="4F6CD24E" w:rsidR="003D5351" w:rsidRPr="00F408E2" w:rsidRDefault="003D5351" w:rsidP="003D5351">
      <w:pPr>
        <w:rPr>
          <w:rFonts w:cs="Times New Roman"/>
        </w:rPr>
      </w:pPr>
      <w:r w:rsidRPr="00F408E2">
        <w:rPr>
          <w:rFonts w:cs="Times New Roman"/>
        </w:rPr>
        <w:t xml:space="preserve">rechercher ou dépister </w:t>
      </w:r>
      <w:r w:rsidR="00F85329" w:rsidRPr="00F408E2">
        <w:rPr>
          <w:rFonts w:cs="Times New Roman"/>
        </w:rPr>
        <w:t>les effets indésirables</w:t>
      </w:r>
      <w:r w:rsidRPr="00F408E2">
        <w:rPr>
          <w:rFonts w:cs="Times New Roman"/>
        </w:rPr>
        <w:t xml:space="preserve"> des médicaments</w:t>
      </w:r>
      <w:r w:rsidR="00EC3244">
        <w:rPr>
          <w:rFonts w:cs="Times New Roman"/>
        </w:rPr>
        <w:t> </w:t>
      </w:r>
      <w:r w:rsidRPr="00F408E2">
        <w:rPr>
          <w:rFonts w:cs="Times New Roman"/>
        </w:rPr>
        <w:t xml:space="preserve">: </w:t>
      </w:r>
      <w:r w:rsidR="00F85329" w:rsidRPr="00F408E2">
        <w:rPr>
          <w:rFonts w:cs="Times New Roman"/>
        </w:rPr>
        <w:t>antiépileptique</w:t>
      </w:r>
      <w:r w:rsidRPr="00F408E2">
        <w:rPr>
          <w:rFonts w:cs="Times New Roman"/>
        </w:rPr>
        <w:t xml:space="preserve"> ou larvicide</w:t>
      </w:r>
    </w:p>
    <w:p w14:paraId="12177B40" w14:textId="1E91DE39" w:rsidR="003D5351" w:rsidRPr="00F408E2" w:rsidRDefault="00F85329" w:rsidP="003D5351">
      <w:pPr>
        <w:pStyle w:val="Titre3"/>
        <w:rPr>
          <w:rFonts w:cs="Times New Roman"/>
        </w:rPr>
      </w:pPr>
      <w:bookmarkStart w:id="415" w:name="_Toc196656630"/>
      <w:bookmarkStart w:id="416" w:name="_Toc196662437"/>
      <w:r w:rsidRPr="00F408E2">
        <w:rPr>
          <w:rFonts w:cs="Times New Roman"/>
        </w:rPr>
        <w:t>Évaluer</w:t>
      </w:r>
      <w:r w:rsidR="003D5351" w:rsidRPr="00F408E2">
        <w:rPr>
          <w:rFonts w:cs="Times New Roman"/>
        </w:rPr>
        <w:t xml:space="preserve"> la durée du traitement</w:t>
      </w:r>
      <w:bookmarkEnd w:id="415"/>
      <w:bookmarkEnd w:id="416"/>
    </w:p>
    <w:p w14:paraId="768E6054" w14:textId="7B50D808" w:rsidR="003D5351" w:rsidRPr="00F408E2" w:rsidRDefault="003D5351" w:rsidP="003D5351">
      <w:pPr>
        <w:rPr>
          <w:rFonts w:cs="Times New Roman"/>
        </w:rPr>
      </w:pPr>
      <w:r w:rsidRPr="00F408E2">
        <w:rPr>
          <w:rFonts w:cs="Times New Roman"/>
        </w:rPr>
        <w:t>traitement de larvicide est de 8 – 15 jours selon la molécule ou forme clinique</w:t>
      </w:r>
    </w:p>
    <w:p w14:paraId="3055BD20" w14:textId="7902CB4C" w:rsidR="00B83CF0" w:rsidRPr="00F408E2" w:rsidRDefault="00C563F6" w:rsidP="003D5351">
      <w:pPr>
        <w:rPr>
          <w:rFonts w:cs="Times New Roman"/>
        </w:rPr>
      </w:pPr>
      <w:r w:rsidRPr="00F408E2">
        <w:rPr>
          <w:rFonts w:cs="Times New Roman"/>
        </w:rPr>
        <w:t xml:space="preserve">la durée du </w:t>
      </w:r>
      <w:r w:rsidR="00F85329" w:rsidRPr="00F408E2">
        <w:rPr>
          <w:rFonts w:cs="Times New Roman"/>
        </w:rPr>
        <w:t>traitement</w:t>
      </w:r>
      <w:r w:rsidRPr="00F408E2">
        <w:rPr>
          <w:rFonts w:cs="Times New Roman"/>
        </w:rPr>
        <w:t xml:space="preserve"> </w:t>
      </w:r>
      <w:r w:rsidR="00F85329" w:rsidRPr="00F408E2">
        <w:rPr>
          <w:rFonts w:cs="Times New Roman"/>
        </w:rPr>
        <w:t>antiépileptique</w:t>
      </w:r>
      <w:r w:rsidRPr="00F408E2">
        <w:rPr>
          <w:rFonts w:cs="Times New Roman"/>
        </w:rPr>
        <w:t xml:space="preserve"> est au moins 3 ans sans crise avec EEG normal avant d’</w:t>
      </w:r>
      <w:r w:rsidR="00F85329" w:rsidRPr="00F408E2">
        <w:rPr>
          <w:rFonts w:cs="Times New Roman"/>
        </w:rPr>
        <w:t>évaluer</w:t>
      </w:r>
      <w:r w:rsidRPr="00F408E2">
        <w:rPr>
          <w:rFonts w:cs="Times New Roman"/>
        </w:rPr>
        <w:t xml:space="preserve"> la possibilité de diminuer la </w:t>
      </w:r>
      <w:r w:rsidR="00B83CF0" w:rsidRPr="00F408E2">
        <w:rPr>
          <w:rFonts w:cs="Times New Roman"/>
        </w:rPr>
        <w:t>dose</w:t>
      </w:r>
    </w:p>
    <w:p w14:paraId="46C51D3B" w14:textId="4A8D4730" w:rsidR="005B3120" w:rsidRPr="00F408E2" w:rsidRDefault="005B3120">
      <w:pPr>
        <w:numPr>
          <w:ilvl w:val="0"/>
          <w:numId w:val="0"/>
        </w:numPr>
        <w:spacing w:after="200"/>
        <w:rPr>
          <w:rFonts w:cs="Times New Roman"/>
        </w:rPr>
      </w:pPr>
      <w:r w:rsidRPr="00F408E2">
        <w:rPr>
          <w:rFonts w:cs="Times New Roman"/>
        </w:rPr>
        <w:br w:type="page"/>
      </w:r>
    </w:p>
    <w:p w14:paraId="28F0D455" w14:textId="5526C811" w:rsidR="00C563F6" w:rsidRPr="00F408E2" w:rsidRDefault="00F85329" w:rsidP="005B3120">
      <w:pPr>
        <w:pStyle w:val="Titre"/>
        <w:rPr>
          <w:rFonts w:cs="Times New Roman"/>
        </w:rPr>
      </w:pPr>
      <w:r w:rsidRPr="00F408E2">
        <w:rPr>
          <w:rFonts w:cs="Times New Roman"/>
        </w:rPr>
        <w:lastRenderedPageBreak/>
        <w:t>Neurosyphilis</w:t>
      </w:r>
    </w:p>
    <w:p w14:paraId="74E40F42" w14:textId="7407A625" w:rsidR="008C60D0" w:rsidRPr="00F408E2" w:rsidRDefault="008C60D0" w:rsidP="008C60D0">
      <w:pPr>
        <w:rPr>
          <w:rFonts w:cs="Times New Roman"/>
        </w:rPr>
      </w:pPr>
      <w:r w:rsidRPr="00F408E2">
        <w:rPr>
          <w:rFonts w:cs="Times New Roman"/>
        </w:rPr>
        <w:t>dr RAZAFIMAHEFA Julien</w:t>
      </w:r>
    </w:p>
    <w:p w14:paraId="4A7C775D" w14:textId="294FB36D" w:rsidR="008C60D0" w:rsidRPr="00F408E2" w:rsidRDefault="00F85329" w:rsidP="0087666E">
      <w:pPr>
        <w:pStyle w:val="Sous-titre"/>
        <w:rPr>
          <w:rFonts w:ascii="Times New Roman" w:hAnsi="Times New Roman" w:cs="Times New Roman"/>
        </w:rPr>
      </w:pPr>
      <w:r w:rsidRPr="00F408E2">
        <w:rPr>
          <w:rFonts w:ascii="Times New Roman" w:hAnsi="Times New Roman" w:cs="Times New Roman"/>
        </w:rPr>
        <w:t>Objectifs</w:t>
      </w:r>
      <w:r w:rsidR="0087666E" w:rsidRPr="00F408E2">
        <w:rPr>
          <w:rFonts w:ascii="Times New Roman" w:hAnsi="Times New Roman" w:cs="Times New Roman"/>
        </w:rPr>
        <w:t xml:space="preserve"> </w:t>
      </w:r>
    </w:p>
    <w:p w14:paraId="463F848A" w14:textId="0C35ACDE" w:rsidR="0087666E" w:rsidRPr="00F408E2" w:rsidRDefault="0087666E" w:rsidP="0087666E">
      <w:pPr>
        <w:rPr>
          <w:rFonts w:cs="Times New Roman"/>
        </w:rPr>
      </w:pPr>
      <w:r w:rsidRPr="00F408E2">
        <w:rPr>
          <w:rFonts w:cs="Times New Roman"/>
        </w:rPr>
        <w:t>définir la neurosyphilis</w:t>
      </w:r>
    </w:p>
    <w:p w14:paraId="5658F0F2" w14:textId="22DF4488" w:rsidR="0087666E" w:rsidRPr="00F408E2" w:rsidRDefault="0087666E" w:rsidP="0087666E">
      <w:pPr>
        <w:rPr>
          <w:rFonts w:cs="Times New Roman"/>
        </w:rPr>
      </w:pPr>
      <w:r w:rsidRPr="00F408E2">
        <w:rPr>
          <w:rFonts w:cs="Times New Roman"/>
        </w:rPr>
        <w:t xml:space="preserve">décrie la pathogénèse </w:t>
      </w:r>
    </w:p>
    <w:p w14:paraId="7AC59EB4" w14:textId="3B99BC97" w:rsidR="0087666E" w:rsidRPr="00F408E2" w:rsidRDefault="0087666E" w:rsidP="0087666E">
      <w:pPr>
        <w:rPr>
          <w:rFonts w:cs="Times New Roman"/>
        </w:rPr>
      </w:pPr>
      <w:r w:rsidRPr="00F408E2">
        <w:rPr>
          <w:rFonts w:cs="Times New Roman"/>
        </w:rPr>
        <w:t>décrire les arguments diagnostics</w:t>
      </w:r>
    </w:p>
    <w:p w14:paraId="47EFCBA2" w14:textId="50BD2E74" w:rsidR="0087666E" w:rsidRPr="00F408E2" w:rsidRDefault="00F85329" w:rsidP="0087666E">
      <w:pPr>
        <w:rPr>
          <w:rFonts w:cs="Times New Roman"/>
        </w:rPr>
      </w:pPr>
      <w:r w:rsidRPr="00F408E2">
        <w:rPr>
          <w:rFonts w:cs="Times New Roman"/>
        </w:rPr>
        <w:t>connaitre</w:t>
      </w:r>
      <w:r w:rsidR="0087666E" w:rsidRPr="00F408E2">
        <w:rPr>
          <w:rFonts w:cs="Times New Roman"/>
        </w:rPr>
        <w:t xml:space="preserve"> les principes du traitement</w:t>
      </w:r>
    </w:p>
    <w:p w14:paraId="4EB93820" w14:textId="1AC02E25" w:rsidR="009423E4" w:rsidRPr="00F408E2" w:rsidRDefault="00F85329" w:rsidP="009423E4">
      <w:pPr>
        <w:pStyle w:val="Sous-titre"/>
        <w:rPr>
          <w:rFonts w:ascii="Times New Roman" w:hAnsi="Times New Roman" w:cs="Times New Roman"/>
        </w:rPr>
      </w:pPr>
      <w:r w:rsidRPr="00F408E2">
        <w:rPr>
          <w:rFonts w:ascii="Times New Roman" w:hAnsi="Times New Roman" w:cs="Times New Roman"/>
        </w:rPr>
        <w:t>Introduction</w:t>
      </w:r>
    </w:p>
    <w:p w14:paraId="6557DFBE" w14:textId="69C0B0D7" w:rsidR="009423E4" w:rsidRPr="00F408E2" w:rsidRDefault="009423E4" w:rsidP="009423E4">
      <w:pPr>
        <w:rPr>
          <w:rFonts w:cs="Times New Roman"/>
        </w:rPr>
      </w:pPr>
      <w:r w:rsidRPr="00F408E2">
        <w:rPr>
          <w:rFonts w:cs="Times New Roman"/>
        </w:rPr>
        <w:t xml:space="preserve">définition </w:t>
      </w:r>
    </w:p>
    <w:p w14:paraId="48361138" w14:textId="6EF74B0F" w:rsidR="009423E4" w:rsidRPr="00F408E2" w:rsidRDefault="009423E4" w:rsidP="004237A4">
      <w:pPr>
        <w:numPr>
          <w:ilvl w:val="1"/>
          <w:numId w:val="4"/>
        </w:numPr>
        <w:rPr>
          <w:rFonts w:cs="Times New Roman"/>
        </w:rPr>
      </w:pPr>
      <w:r w:rsidRPr="00F408E2">
        <w:rPr>
          <w:rFonts w:cs="Times New Roman"/>
        </w:rPr>
        <w:t xml:space="preserve">infection par invasion du système nerveux (centrale et </w:t>
      </w:r>
      <w:r w:rsidR="00F85329" w:rsidRPr="00F408E2">
        <w:rPr>
          <w:rFonts w:cs="Times New Roman"/>
        </w:rPr>
        <w:t>périphérique) par</w:t>
      </w:r>
      <w:r w:rsidRPr="00F408E2">
        <w:rPr>
          <w:rFonts w:cs="Times New Roman"/>
        </w:rPr>
        <w:t xml:space="preserve"> le </w:t>
      </w:r>
      <w:r w:rsidRPr="00F408E2">
        <w:rPr>
          <w:rFonts w:cs="Times New Roman"/>
          <w:i/>
          <w:iCs/>
        </w:rPr>
        <w:t>Trépan</w:t>
      </w:r>
      <w:r w:rsidR="00FF490D" w:rsidRPr="00F408E2">
        <w:rPr>
          <w:rFonts w:cs="Times New Roman"/>
          <w:i/>
          <w:iCs/>
        </w:rPr>
        <w:t>ème</w:t>
      </w:r>
      <w:r w:rsidRPr="00F408E2">
        <w:rPr>
          <w:rFonts w:cs="Times New Roman"/>
          <w:i/>
          <w:iCs/>
        </w:rPr>
        <w:t xml:space="preserve"> pallidum</w:t>
      </w:r>
      <w:r w:rsidRPr="00F408E2">
        <w:rPr>
          <w:rFonts w:cs="Times New Roman"/>
        </w:rPr>
        <w:t xml:space="preserve"> </w:t>
      </w:r>
    </w:p>
    <w:p w14:paraId="594C16A3" w14:textId="78E634AA" w:rsidR="009423E4" w:rsidRPr="00F408E2" w:rsidRDefault="009423E4" w:rsidP="004237A4">
      <w:pPr>
        <w:numPr>
          <w:ilvl w:val="1"/>
          <w:numId w:val="4"/>
        </w:numPr>
        <w:rPr>
          <w:rFonts w:cs="Times New Roman"/>
        </w:rPr>
      </w:pPr>
      <w:r w:rsidRPr="00F408E2">
        <w:rPr>
          <w:rFonts w:cs="Times New Roman"/>
        </w:rPr>
        <w:t xml:space="preserve">toutes les </w:t>
      </w:r>
      <w:r w:rsidR="00F85329">
        <w:rPr>
          <w:rFonts w:cs="Times New Roman"/>
        </w:rPr>
        <w:t>s</w:t>
      </w:r>
      <w:r w:rsidR="00F85329" w:rsidRPr="00F408E2">
        <w:rPr>
          <w:rFonts w:cs="Times New Roman"/>
        </w:rPr>
        <w:t>tructures</w:t>
      </w:r>
      <w:r w:rsidRPr="00F408E2">
        <w:rPr>
          <w:rFonts w:cs="Times New Roman"/>
        </w:rPr>
        <w:t xml:space="preserve"> du système nerveux </w:t>
      </w:r>
      <w:r w:rsidR="00F85329" w:rsidRPr="00F408E2">
        <w:rPr>
          <w:rFonts w:cs="Times New Roman"/>
        </w:rPr>
        <w:t>peuvent</w:t>
      </w:r>
      <w:r w:rsidRPr="00F408E2">
        <w:rPr>
          <w:rFonts w:cs="Times New Roman"/>
        </w:rPr>
        <w:t xml:space="preserve"> être lésées</w:t>
      </w:r>
      <w:r w:rsidR="00EC3244">
        <w:rPr>
          <w:rFonts w:cs="Times New Roman"/>
        </w:rPr>
        <w:t> </w:t>
      </w:r>
      <w:r w:rsidRPr="00F408E2">
        <w:rPr>
          <w:rFonts w:cs="Times New Roman"/>
        </w:rPr>
        <w:t>: cerve</w:t>
      </w:r>
      <w:r w:rsidR="00FF490D" w:rsidRPr="00F408E2">
        <w:rPr>
          <w:rFonts w:cs="Times New Roman"/>
        </w:rPr>
        <w:t>au</w:t>
      </w:r>
      <w:r w:rsidRPr="00F408E2">
        <w:rPr>
          <w:rFonts w:cs="Times New Roman"/>
        </w:rPr>
        <w:t>, moelle, racines rachidien</w:t>
      </w:r>
      <w:r w:rsidR="00FF490D" w:rsidRPr="00F408E2">
        <w:rPr>
          <w:rFonts w:cs="Times New Roman"/>
        </w:rPr>
        <w:t>n</w:t>
      </w:r>
      <w:r w:rsidRPr="00F408E2">
        <w:rPr>
          <w:rFonts w:cs="Times New Roman"/>
        </w:rPr>
        <w:t>e,</w:t>
      </w:r>
      <w:r w:rsidR="00FF490D" w:rsidRPr="00F408E2">
        <w:rPr>
          <w:rFonts w:cs="Times New Roman"/>
        </w:rPr>
        <w:t xml:space="preserve"> </w:t>
      </w:r>
      <w:r w:rsidRPr="00F408E2">
        <w:rPr>
          <w:rFonts w:cs="Times New Roman"/>
        </w:rPr>
        <w:t>tro</w:t>
      </w:r>
      <w:r w:rsidR="00FF490D" w:rsidRPr="00F408E2">
        <w:rPr>
          <w:rFonts w:cs="Times New Roman"/>
        </w:rPr>
        <w:t>n</w:t>
      </w:r>
      <w:r w:rsidRPr="00F408E2">
        <w:rPr>
          <w:rFonts w:cs="Times New Roman"/>
        </w:rPr>
        <w:t>cs nerveux, méninges, vaisseaux</w:t>
      </w:r>
    </w:p>
    <w:p w14:paraId="163DC629" w14:textId="79B80F00" w:rsidR="00FF490D" w:rsidRPr="00F408E2" w:rsidRDefault="00FF490D" w:rsidP="00FF490D">
      <w:pPr>
        <w:rPr>
          <w:rFonts w:cs="Times New Roman"/>
        </w:rPr>
      </w:pPr>
      <w:r w:rsidRPr="00F408E2">
        <w:rPr>
          <w:rFonts w:cs="Times New Roman"/>
        </w:rPr>
        <w:t xml:space="preserve">intérêt </w:t>
      </w:r>
    </w:p>
    <w:p w14:paraId="02B4E005" w14:textId="5889F777" w:rsidR="00FF490D" w:rsidRPr="00F408E2" w:rsidRDefault="00FF490D" w:rsidP="004237A4">
      <w:pPr>
        <w:numPr>
          <w:ilvl w:val="1"/>
          <w:numId w:val="4"/>
        </w:numPr>
        <w:rPr>
          <w:rFonts w:cs="Times New Roman"/>
        </w:rPr>
      </w:pPr>
      <w:r w:rsidRPr="00F408E2">
        <w:rPr>
          <w:rFonts w:cs="Times New Roman"/>
        </w:rPr>
        <w:t>gravité</w:t>
      </w:r>
      <w:r w:rsidR="00EC3244">
        <w:rPr>
          <w:rFonts w:cs="Times New Roman"/>
        </w:rPr>
        <w:t> </w:t>
      </w:r>
      <w:r w:rsidRPr="00F408E2">
        <w:rPr>
          <w:rFonts w:cs="Times New Roman"/>
        </w:rPr>
        <w:t xml:space="preserve">: </w:t>
      </w:r>
      <w:r w:rsidR="00F85329" w:rsidRPr="00F408E2">
        <w:rPr>
          <w:rFonts w:cs="Times New Roman"/>
        </w:rPr>
        <w:t>handicap,</w:t>
      </w:r>
      <w:r w:rsidRPr="00F408E2">
        <w:rPr>
          <w:rFonts w:cs="Times New Roman"/>
        </w:rPr>
        <w:t xml:space="preserve"> trouble cognitif</w:t>
      </w:r>
    </w:p>
    <w:p w14:paraId="197C0986" w14:textId="2C642022" w:rsidR="00FF490D" w:rsidRPr="00F408E2" w:rsidRDefault="00FF490D" w:rsidP="004237A4">
      <w:pPr>
        <w:numPr>
          <w:ilvl w:val="1"/>
          <w:numId w:val="4"/>
        </w:numPr>
        <w:rPr>
          <w:rFonts w:cs="Times New Roman"/>
        </w:rPr>
      </w:pPr>
      <w:r w:rsidRPr="00F408E2">
        <w:rPr>
          <w:rFonts w:cs="Times New Roman"/>
        </w:rPr>
        <w:t>urgences</w:t>
      </w:r>
      <w:r w:rsidR="00EC3244">
        <w:rPr>
          <w:rFonts w:cs="Times New Roman"/>
        </w:rPr>
        <w:t> </w:t>
      </w:r>
      <w:r w:rsidRPr="00F408E2">
        <w:rPr>
          <w:rFonts w:cs="Times New Roman"/>
        </w:rPr>
        <w:t>: menace</w:t>
      </w:r>
      <w:r w:rsidR="006D6CF0" w:rsidRPr="00F408E2">
        <w:rPr>
          <w:rFonts w:cs="Times New Roman"/>
        </w:rPr>
        <w:t xml:space="preserve"> </w:t>
      </w:r>
      <w:r w:rsidRPr="00F408E2">
        <w:rPr>
          <w:rFonts w:cs="Times New Roman"/>
        </w:rPr>
        <w:t>la vie à cour</w:t>
      </w:r>
      <w:r w:rsidR="006D6CF0" w:rsidRPr="00F408E2">
        <w:rPr>
          <w:rFonts w:cs="Times New Roman"/>
        </w:rPr>
        <w:t>t</w:t>
      </w:r>
      <w:r w:rsidRPr="00F408E2">
        <w:rPr>
          <w:rFonts w:cs="Times New Roman"/>
        </w:rPr>
        <w:t xml:space="preserve"> te</w:t>
      </w:r>
      <w:r w:rsidR="006D6CF0" w:rsidRPr="00F408E2">
        <w:rPr>
          <w:rFonts w:cs="Times New Roman"/>
        </w:rPr>
        <w:t>r</w:t>
      </w:r>
      <w:r w:rsidRPr="00F408E2">
        <w:rPr>
          <w:rFonts w:cs="Times New Roman"/>
        </w:rPr>
        <w:t xml:space="preserve">me en cas de </w:t>
      </w:r>
      <w:r w:rsidR="00F85329" w:rsidRPr="00F408E2">
        <w:rPr>
          <w:rFonts w:cs="Times New Roman"/>
        </w:rPr>
        <w:t>forme</w:t>
      </w:r>
      <w:r w:rsidRPr="00F408E2">
        <w:rPr>
          <w:rFonts w:cs="Times New Roman"/>
        </w:rPr>
        <w:t xml:space="preserve"> méningo-vasculaire </w:t>
      </w:r>
    </w:p>
    <w:p w14:paraId="29D0F51C" w14:textId="071ABE77" w:rsidR="00FF490D" w:rsidRPr="00F408E2" w:rsidRDefault="00F85329" w:rsidP="004237A4">
      <w:pPr>
        <w:numPr>
          <w:ilvl w:val="1"/>
          <w:numId w:val="4"/>
        </w:numPr>
        <w:rPr>
          <w:rFonts w:cs="Times New Roman"/>
        </w:rPr>
      </w:pPr>
      <w:r>
        <w:rPr>
          <w:rFonts w:cs="Times New Roman"/>
        </w:rPr>
        <w:t>coi</w:t>
      </w:r>
      <w:r w:rsidRPr="00F408E2">
        <w:rPr>
          <w:rFonts w:cs="Times New Roman"/>
        </w:rPr>
        <w:t>nfection</w:t>
      </w:r>
      <w:r w:rsidR="00FF490D" w:rsidRPr="00F408E2">
        <w:rPr>
          <w:rFonts w:cs="Times New Roman"/>
        </w:rPr>
        <w:t xml:space="preserve"> avec</w:t>
      </w:r>
      <w:r w:rsidR="006D6CF0" w:rsidRPr="00F408E2">
        <w:rPr>
          <w:rFonts w:cs="Times New Roman"/>
        </w:rPr>
        <w:t xml:space="preserve"> </w:t>
      </w:r>
      <w:r w:rsidR="00FF490D" w:rsidRPr="00F408E2">
        <w:rPr>
          <w:rFonts w:cs="Times New Roman"/>
        </w:rPr>
        <w:t>VIH toujours à rechercher</w:t>
      </w:r>
    </w:p>
    <w:p w14:paraId="72D17783" w14:textId="119208FB" w:rsidR="00780124" w:rsidRPr="00F408E2" w:rsidRDefault="00780124" w:rsidP="00780124">
      <w:pPr>
        <w:rPr>
          <w:rFonts w:cs="Times New Roman"/>
        </w:rPr>
      </w:pPr>
      <w:r w:rsidRPr="00F408E2">
        <w:rPr>
          <w:rFonts w:cs="Times New Roman"/>
        </w:rPr>
        <w:t xml:space="preserve">rappel et </w:t>
      </w:r>
      <w:r w:rsidR="00F85329" w:rsidRPr="00F408E2">
        <w:rPr>
          <w:rFonts w:cs="Times New Roman"/>
        </w:rPr>
        <w:t>prérequis</w:t>
      </w:r>
      <w:r w:rsidRPr="00F408E2">
        <w:rPr>
          <w:rFonts w:cs="Times New Roman"/>
        </w:rPr>
        <w:t xml:space="preserve"> </w:t>
      </w:r>
    </w:p>
    <w:p w14:paraId="2AD4B451" w14:textId="4069177B" w:rsidR="00780124" w:rsidRPr="00F408E2" w:rsidRDefault="00780124" w:rsidP="004237A4">
      <w:pPr>
        <w:numPr>
          <w:ilvl w:val="1"/>
          <w:numId w:val="4"/>
        </w:numPr>
        <w:rPr>
          <w:rFonts w:cs="Times New Roman"/>
        </w:rPr>
      </w:pPr>
      <w:r w:rsidRPr="00F408E2">
        <w:rPr>
          <w:rFonts w:cs="Times New Roman"/>
        </w:rPr>
        <w:t>tréponèma palli</w:t>
      </w:r>
      <w:r w:rsidR="00A15619" w:rsidRPr="00F408E2">
        <w:rPr>
          <w:rFonts w:cs="Times New Roman"/>
        </w:rPr>
        <w:t>d</w:t>
      </w:r>
      <w:r w:rsidRPr="00F408E2">
        <w:rPr>
          <w:rFonts w:cs="Times New Roman"/>
        </w:rPr>
        <w:t>um</w:t>
      </w:r>
      <w:r w:rsidR="00EC3244">
        <w:rPr>
          <w:rFonts w:cs="Times New Roman"/>
        </w:rPr>
        <w:t> </w:t>
      </w:r>
      <w:r w:rsidRPr="00F408E2">
        <w:rPr>
          <w:rFonts w:cs="Times New Roman"/>
        </w:rPr>
        <w:t xml:space="preserve">: bactérie </w:t>
      </w:r>
      <w:r w:rsidR="00F85329" w:rsidRPr="00F408E2">
        <w:rPr>
          <w:rFonts w:cs="Times New Roman"/>
        </w:rPr>
        <w:t>famille</w:t>
      </w:r>
      <w:r w:rsidRPr="00F408E2">
        <w:rPr>
          <w:rFonts w:cs="Times New Roman"/>
        </w:rPr>
        <w:t xml:space="preserve"> de spirochète </w:t>
      </w:r>
    </w:p>
    <w:p w14:paraId="6DB4E9E3" w14:textId="6D80A845" w:rsidR="00780124" w:rsidRPr="00F408E2" w:rsidRDefault="00780124" w:rsidP="004237A4">
      <w:pPr>
        <w:numPr>
          <w:ilvl w:val="1"/>
          <w:numId w:val="4"/>
        </w:numPr>
        <w:rPr>
          <w:rFonts w:cs="Times New Roman"/>
        </w:rPr>
      </w:pPr>
      <w:r w:rsidRPr="00F408E2">
        <w:rPr>
          <w:rFonts w:cs="Times New Roman"/>
        </w:rPr>
        <w:t>mise en jeu en même t</w:t>
      </w:r>
      <w:r w:rsidR="00A66C45" w:rsidRPr="00F408E2">
        <w:rPr>
          <w:rFonts w:cs="Times New Roman"/>
        </w:rPr>
        <w:t>e</w:t>
      </w:r>
      <w:r w:rsidRPr="00F408E2">
        <w:rPr>
          <w:rFonts w:cs="Times New Roman"/>
        </w:rPr>
        <w:t>mps de</w:t>
      </w:r>
      <w:r w:rsidR="00EC3244">
        <w:rPr>
          <w:rFonts w:cs="Times New Roman"/>
        </w:rPr>
        <w:t> </w:t>
      </w:r>
      <w:r w:rsidR="00A66C45" w:rsidRPr="00F408E2">
        <w:rPr>
          <w:rFonts w:cs="Times New Roman"/>
        </w:rPr>
        <w:t>:</w:t>
      </w:r>
      <w:r w:rsidRPr="00F408E2">
        <w:rPr>
          <w:rFonts w:cs="Times New Roman"/>
        </w:rPr>
        <w:t xml:space="preserve"> </w:t>
      </w:r>
    </w:p>
    <w:p w14:paraId="6A4AC5D2" w14:textId="34882E45" w:rsidR="00780124" w:rsidRPr="00F408E2" w:rsidRDefault="00780124" w:rsidP="004237A4">
      <w:pPr>
        <w:numPr>
          <w:ilvl w:val="2"/>
          <w:numId w:val="4"/>
        </w:numPr>
        <w:rPr>
          <w:rFonts w:cs="Times New Roman"/>
        </w:rPr>
      </w:pPr>
      <w:r w:rsidRPr="00F408E2">
        <w:rPr>
          <w:rFonts w:cs="Times New Roman"/>
        </w:rPr>
        <w:t xml:space="preserve">immunité </w:t>
      </w:r>
      <w:r w:rsidR="00F85329" w:rsidRPr="00F408E2">
        <w:rPr>
          <w:rFonts w:cs="Times New Roman"/>
        </w:rPr>
        <w:t>cellulaire</w:t>
      </w:r>
      <w:r w:rsidR="00EC3244">
        <w:rPr>
          <w:rFonts w:cs="Times New Roman"/>
        </w:rPr>
        <w:t> </w:t>
      </w:r>
      <w:r w:rsidRPr="00F408E2">
        <w:rPr>
          <w:rFonts w:cs="Times New Roman"/>
        </w:rPr>
        <w:t>: afflux de c</w:t>
      </w:r>
      <w:r w:rsidR="00F15776" w:rsidRPr="00F408E2">
        <w:rPr>
          <w:rFonts w:cs="Times New Roman"/>
        </w:rPr>
        <w:t>e</w:t>
      </w:r>
      <w:r w:rsidRPr="00F408E2">
        <w:rPr>
          <w:rFonts w:cs="Times New Roman"/>
        </w:rPr>
        <w:t>ll</w:t>
      </w:r>
      <w:r w:rsidR="00A66C45" w:rsidRPr="00F408E2">
        <w:rPr>
          <w:rFonts w:cs="Times New Roman"/>
        </w:rPr>
        <w:t>ul</w:t>
      </w:r>
      <w:r w:rsidRPr="00F408E2">
        <w:rPr>
          <w:rFonts w:cs="Times New Roman"/>
        </w:rPr>
        <w:t>es pro-inflammat</w:t>
      </w:r>
      <w:r w:rsidR="00A66C45" w:rsidRPr="00F408E2">
        <w:rPr>
          <w:rFonts w:cs="Times New Roman"/>
        </w:rPr>
        <w:t>oire</w:t>
      </w:r>
      <w:r w:rsidRPr="00F408E2">
        <w:rPr>
          <w:rFonts w:cs="Times New Roman"/>
        </w:rPr>
        <w:t xml:space="preserve"> auto</w:t>
      </w:r>
      <w:r w:rsidR="00A66C45" w:rsidRPr="00F408E2">
        <w:rPr>
          <w:rFonts w:cs="Times New Roman"/>
        </w:rPr>
        <w:t>ur</w:t>
      </w:r>
      <w:r w:rsidRPr="00F408E2">
        <w:rPr>
          <w:rFonts w:cs="Times New Roman"/>
        </w:rPr>
        <w:t xml:space="preserve"> du </w:t>
      </w:r>
      <w:r w:rsidR="00F85329" w:rsidRPr="00F408E2">
        <w:rPr>
          <w:rFonts w:cs="Times New Roman"/>
        </w:rPr>
        <w:t>corps</w:t>
      </w:r>
      <w:r w:rsidR="00A66C45" w:rsidRPr="00F408E2">
        <w:rPr>
          <w:rFonts w:cs="Times New Roman"/>
        </w:rPr>
        <w:t xml:space="preserve"> étrangers</w:t>
      </w:r>
      <w:r w:rsidRPr="00F408E2">
        <w:rPr>
          <w:rFonts w:cs="Times New Roman"/>
        </w:rPr>
        <w:t xml:space="preserve"> en</w:t>
      </w:r>
      <w:r w:rsidR="00F85329">
        <w:rPr>
          <w:rFonts w:cs="Times New Roman"/>
        </w:rPr>
        <w:t xml:space="preserve"> </w:t>
      </w:r>
      <w:r w:rsidRPr="00F408E2">
        <w:rPr>
          <w:rFonts w:cs="Times New Roman"/>
        </w:rPr>
        <w:t>vue de l’</w:t>
      </w:r>
      <w:r w:rsidR="00F85329" w:rsidRPr="00F408E2">
        <w:rPr>
          <w:rFonts w:cs="Times New Roman"/>
        </w:rPr>
        <w:t>éliminer</w:t>
      </w:r>
      <w:r w:rsidRPr="00F408E2">
        <w:rPr>
          <w:rFonts w:cs="Times New Roman"/>
        </w:rPr>
        <w:t xml:space="preserve"> ou de rendre </w:t>
      </w:r>
      <w:r w:rsidR="007C2515" w:rsidRPr="00F408E2">
        <w:rPr>
          <w:rFonts w:cs="Times New Roman"/>
        </w:rPr>
        <w:t>inoffensif</w:t>
      </w:r>
    </w:p>
    <w:p w14:paraId="3D0158F8" w14:textId="7CBB39AD" w:rsidR="007C2515" w:rsidRPr="00F408E2" w:rsidRDefault="007C2515" w:rsidP="004237A4">
      <w:pPr>
        <w:numPr>
          <w:ilvl w:val="2"/>
          <w:numId w:val="4"/>
        </w:numPr>
        <w:rPr>
          <w:rFonts w:cs="Times New Roman"/>
        </w:rPr>
      </w:pPr>
      <w:r w:rsidRPr="00F408E2">
        <w:rPr>
          <w:rFonts w:cs="Times New Roman"/>
        </w:rPr>
        <w:t>immun</w:t>
      </w:r>
      <w:r w:rsidR="00F15776" w:rsidRPr="00F408E2">
        <w:rPr>
          <w:rFonts w:cs="Times New Roman"/>
        </w:rPr>
        <w:t>i</w:t>
      </w:r>
      <w:r w:rsidRPr="00F408E2">
        <w:rPr>
          <w:rFonts w:cs="Times New Roman"/>
        </w:rPr>
        <w:t>té humorale</w:t>
      </w:r>
      <w:r w:rsidR="00EC3244">
        <w:rPr>
          <w:rFonts w:cs="Times New Roman"/>
        </w:rPr>
        <w:t> </w:t>
      </w:r>
      <w:r w:rsidRPr="00F408E2">
        <w:rPr>
          <w:rFonts w:cs="Times New Roman"/>
        </w:rPr>
        <w:t>: sécrétio</w:t>
      </w:r>
      <w:r w:rsidR="00F15776" w:rsidRPr="00F408E2">
        <w:rPr>
          <w:rFonts w:cs="Times New Roman"/>
        </w:rPr>
        <w:t>n d’anticorps</w:t>
      </w:r>
      <w:r w:rsidRPr="00F408E2">
        <w:rPr>
          <w:rFonts w:cs="Times New Roman"/>
        </w:rPr>
        <w:t xml:space="preserve"> dir</w:t>
      </w:r>
      <w:r w:rsidR="00F15776" w:rsidRPr="00F408E2">
        <w:rPr>
          <w:rFonts w:cs="Times New Roman"/>
        </w:rPr>
        <w:t>i</w:t>
      </w:r>
      <w:r w:rsidRPr="00F408E2">
        <w:rPr>
          <w:rFonts w:cs="Times New Roman"/>
        </w:rPr>
        <w:t xml:space="preserve">gés contre les antigènes du </w:t>
      </w:r>
      <w:r w:rsidR="00F85329" w:rsidRPr="00F408E2">
        <w:rPr>
          <w:rFonts w:cs="Times New Roman"/>
        </w:rPr>
        <w:t>corps</w:t>
      </w:r>
      <w:r w:rsidR="00F15776" w:rsidRPr="00F408E2">
        <w:rPr>
          <w:rFonts w:cs="Times New Roman"/>
        </w:rPr>
        <w:t xml:space="preserve"> étranger</w:t>
      </w:r>
      <w:r w:rsidRPr="00F408E2">
        <w:rPr>
          <w:rFonts w:cs="Times New Roman"/>
        </w:rPr>
        <w:t xml:space="preserve"> en vue de l’éliminer </w:t>
      </w:r>
    </w:p>
    <w:p w14:paraId="0B4EC89C" w14:textId="58CEC7AB" w:rsidR="007C2515" w:rsidRPr="00F408E2" w:rsidRDefault="00F85329" w:rsidP="004237A4">
      <w:pPr>
        <w:numPr>
          <w:ilvl w:val="1"/>
          <w:numId w:val="4"/>
        </w:numPr>
        <w:rPr>
          <w:rFonts w:cs="Times New Roman"/>
        </w:rPr>
      </w:pPr>
      <w:r w:rsidRPr="00F408E2">
        <w:rPr>
          <w:rFonts w:cs="Times New Roman"/>
        </w:rPr>
        <w:t>inflammation</w:t>
      </w:r>
      <w:r w:rsidR="007C2515" w:rsidRPr="00F408E2">
        <w:rPr>
          <w:rFonts w:cs="Times New Roman"/>
        </w:rPr>
        <w:t xml:space="preserve"> et cicatrisation</w:t>
      </w:r>
    </w:p>
    <w:p w14:paraId="7B43AA36" w14:textId="15EE2925" w:rsidR="00A15619" w:rsidRPr="00224B36" w:rsidRDefault="00F85329" w:rsidP="004237A4">
      <w:pPr>
        <w:pStyle w:val="Titre1"/>
        <w:numPr>
          <w:ilvl w:val="0"/>
          <w:numId w:val="31"/>
        </w:numPr>
        <w:rPr>
          <w:rFonts w:cs="Times New Roman"/>
        </w:rPr>
      </w:pPr>
      <w:bookmarkStart w:id="417" w:name="_Toc196656631"/>
      <w:bookmarkStart w:id="418" w:name="_Toc196662438"/>
      <w:r w:rsidRPr="00224B36">
        <w:rPr>
          <w:rFonts w:cs="Times New Roman"/>
        </w:rPr>
        <w:t>Pathogénèse</w:t>
      </w:r>
      <w:bookmarkEnd w:id="417"/>
      <w:bookmarkEnd w:id="418"/>
    </w:p>
    <w:p w14:paraId="157167CE" w14:textId="4D95DD43" w:rsidR="00A15619" w:rsidRPr="00F408E2" w:rsidRDefault="00F85329" w:rsidP="00A15619">
      <w:pPr>
        <w:pStyle w:val="Titre2"/>
        <w:rPr>
          <w:rFonts w:cs="Times New Roman"/>
        </w:rPr>
      </w:pPr>
      <w:bookmarkStart w:id="419" w:name="_Toc196656632"/>
      <w:bookmarkStart w:id="420" w:name="_Toc196662439"/>
      <w:r w:rsidRPr="00F408E2">
        <w:rPr>
          <w:rFonts w:cs="Times New Roman"/>
        </w:rPr>
        <w:t>Lésions</w:t>
      </w:r>
      <w:r w:rsidR="00A15619" w:rsidRPr="00F408E2">
        <w:rPr>
          <w:rFonts w:cs="Times New Roman"/>
        </w:rPr>
        <w:t xml:space="preserve"> </w:t>
      </w:r>
      <w:r w:rsidRPr="00F408E2">
        <w:rPr>
          <w:rFonts w:cs="Times New Roman"/>
        </w:rPr>
        <w:t>élémentaires</w:t>
      </w:r>
      <w:bookmarkEnd w:id="419"/>
      <w:bookmarkEnd w:id="420"/>
      <w:r w:rsidR="00A15619" w:rsidRPr="00F408E2">
        <w:rPr>
          <w:rFonts w:cs="Times New Roman"/>
        </w:rPr>
        <w:t xml:space="preserve"> </w:t>
      </w:r>
    </w:p>
    <w:p w14:paraId="02C3BBE9" w14:textId="5F6B0159" w:rsidR="00A15619" w:rsidRPr="00F408E2" w:rsidRDefault="00A15619" w:rsidP="00A15619">
      <w:pPr>
        <w:rPr>
          <w:rFonts w:cs="Times New Roman"/>
        </w:rPr>
      </w:pPr>
      <w:r w:rsidRPr="00F408E2">
        <w:rPr>
          <w:rFonts w:cs="Times New Roman"/>
        </w:rPr>
        <w:t>vasculaire gigantocellulaire</w:t>
      </w:r>
    </w:p>
    <w:p w14:paraId="03DE9B79" w14:textId="125ED6BF" w:rsidR="00A15619" w:rsidRPr="00F408E2" w:rsidRDefault="00A15619" w:rsidP="00A15619">
      <w:pPr>
        <w:rPr>
          <w:rFonts w:cs="Times New Roman"/>
        </w:rPr>
      </w:pPr>
      <w:r w:rsidRPr="00F408E2">
        <w:rPr>
          <w:rFonts w:cs="Times New Roman"/>
        </w:rPr>
        <w:t>touchant toutes les</w:t>
      </w:r>
      <w:r w:rsidR="009D0927" w:rsidRPr="00F408E2">
        <w:rPr>
          <w:rFonts w:cs="Times New Roman"/>
        </w:rPr>
        <w:t xml:space="preserve"> structures</w:t>
      </w:r>
      <w:r w:rsidRPr="00F408E2">
        <w:rPr>
          <w:rFonts w:cs="Times New Roman"/>
        </w:rPr>
        <w:t xml:space="preserve"> du </w:t>
      </w:r>
      <w:r w:rsidR="00F85329" w:rsidRPr="00F408E2">
        <w:rPr>
          <w:rFonts w:cs="Times New Roman"/>
        </w:rPr>
        <w:t>système</w:t>
      </w:r>
      <w:r w:rsidRPr="00F408E2">
        <w:rPr>
          <w:rFonts w:cs="Times New Roman"/>
        </w:rPr>
        <w:t xml:space="preserve"> neve</w:t>
      </w:r>
      <w:r w:rsidR="009D0927" w:rsidRPr="00F408E2">
        <w:rPr>
          <w:rFonts w:cs="Times New Roman"/>
        </w:rPr>
        <w:t>u</w:t>
      </w:r>
      <w:r w:rsidRPr="00F408E2">
        <w:rPr>
          <w:rFonts w:cs="Times New Roman"/>
        </w:rPr>
        <w:t xml:space="preserve">x </w:t>
      </w:r>
    </w:p>
    <w:p w14:paraId="7AAF878F" w14:textId="6EA95C24" w:rsidR="00A15619" w:rsidRPr="00F408E2" w:rsidRDefault="00F85329" w:rsidP="004237A4">
      <w:pPr>
        <w:numPr>
          <w:ilvl w:val="1"/>
          <w:numId w:val="4"/>
        </w:numPr>
        <w:rPr>
          <w:rFonts w:cs="Times New Roman"/>
        </w:rPr>
      </w:pPr>
      <w:r w:rsidRPr="00F408E2">
        <w:rPr>
          <w:rFonts w:cs="Times New Roman"/>
        </w:rPr>
        <w:t>précoce</w:t>
      </w:r>
      <w:r w:rsidR="00EC3244">
        <w:rPr>
          <w:rFonts w:cs="Times New Roman"/>
        </w:rPr>
        <w:t> </w:t>
      </w:r>
      <w:r w:rsidR="00A15619" w:rsidRPr="00F408E2">
        <w:rPr>
          <w:rFonts w:cs="Times New Roman"/>
        </w:rPr>
        <w:t>: méninge, LCR, vaisseaux</w:t>
      </w:r>
    </w:p>
    <w:p w14:paraId="05F1E8CC" w14:textId="37459B65" w:rsidR="00A15619" w:rsidRPr="00F408E2" w:rsidRDefault="00A15619" w:rsidP="004237A4">
      <w:pPr>
        <w:numPr>
          <w:ilvl w:val="1"/>
          <w:numId w:val="4"/>
        </w:numPr>
        <w:rPr>
          <w:rFonts w:cs="Times New Roman"/>
        </w:rPr>
      </w:pPr>
      <w:r w:rsidRPr="00F408E2">
        <w:rPr>
          <w:rFonts w:cs="Times New Roman"/>
        </w:rPr>
        <w:t>tardive</w:t>
      </w:r>
      <w:r w:rsidR="00EC3244">
        <w:rPr>
          <w:rFonts w:cs="Times New Roman"/>
        </w:rPr>
        <w:t> </w:t>
      </w:r>
      <w:r w:rsidRPr="00F408E2">
        <w:rPr>
          <w:rFonts w:cs="Times New Roman"/>
        </w:rPr>
        <w:t>: cer</w:t>
      </w:r>
      <w:r w:rsidR="00C33F7A" w:rsidRPr="00F408E2">
        <w:rPr>
          <w:rFonts w:cs="Times New Roman"/>
        </w:rPr>
        <w:t>veau, moelle</w:t>
      </w:r>
    </w:p>
    <w:p w14:paraId="0C942FC6" w14:textId="0D6042BD" w:rsidR="00C33F7A" w:rsidRPr="00F408E2" w:rsidRDefault="00C33F7A" w:rsidP="00C33F7A">
      <w:pPr>
        <w:rPr>
          <w:rFonts w:cs="Times New Roman"/>
        </w:rPr>
      </w:pPr>
      <w:r w:rsidRPr="00F408E2">
        <w:rPr>
          <w:rFonts w:cs="Times New Roman"/>
        </w:rPr>
        <w:t>gomme syphilitique</w:t>
      </w:r>
      <w:r w:rsidR="00C23F21" w:rsidRPr="00F408E2">
        <w:rPr>
          <w:rFonts w:cs="Times New Roman"/>
        </w:rPr>
        <w:t xml:space="preserve"> (granulome syphilitique)</w:t>
      </w:r>
      <w:r w:rsidRPr="00F408E2">
        <w:rPr>
          <w:rFonts w:cs="Times New Roman"/>
        </w:rPr>
        <w:t xml:space="preserve">, atrophie, fibroses </w:t>
      </w:r>
    </w:p>
    <w:p w14:paraId="1A1E257B" w14:textId="4EBCD927" w:rsidR="00A15619" w:rsidRPr="00F408E2" w:rsidRDefault="00F85329" w:rsidP="00A15619">
      <w:pPr>
        <w:pStyle w:val="Titre2"/>
        <w:rPr>
          <w:rFonts w:cs="Times New Roman"/>
        </w:rPr>
      </w:pPr>
      <w:bookmarkStart w:id="421" w:name="_Toc196656633"/>
      <w:bookmarkStart w:id="422" w:name="_Toc196662440"/>
      <w:r w:rsidRPr="00F408E2">
        <w:rPr>
          <w:rFonts w:cs="Times New Roman"/>
        </w:rPr>
        <w:lastRenderedPageBreak/>
        <w:t>Mécanisme</w:t>
      </w:r>
      <w:r w:rsidR="00A15619" w:rsidRPr="00F408E2">
        <w:rPr>
          <w:rFonts w:cs="Times New Roman"/>
        </w:rPr>
        <w:t xml:space="preserve"> élémentaires</w:t>
      </w:r>
      <w:bookmarkEnd w:id="421"/>
      <w:bookmarkEnd w:id="422"/>
    </w:p>
    <w:p w14:paraId="1D48C0E5" w14:textId="02FE243B" w:rsidR="002877D4" w:rsidRPr="00F408E2" w:rsidRDefault="00F85329" w:rsidP="002877D4">
      <w:pPr>
        <w:rPr>
          <w:rFonts w:cs="Times New Roman"/>
        </w:rPr>
      </w:pPr>
      <w:r w:rsidRPr="00F408E2">
        <w:rPr>
          <w:rFonts w:cs="Times New Roman"/>
        </w:rPr>
        <w:t>processus</w:t>
      </w:r>
      <w:r w:rsidR="00C56C64" w:rsidRPr="00F408E2">
        <w:rPr>
          <w:rFonts w:cs="Times New Roman"/>
        </w:rPr>
        <w:t xml:space="preserve"> inflammatoire </w:t>
      </w:r>
    </w:p>
    <w:p w14:paraId="08157C8C" w14:textId="7CB98A01" w:rsidR="00C56C64" w:rsidRPr="00F408E2" w:rsidRDefault="00C56C64" w:rsidP="002877D4">
      <w:pPr>
        <w:rPr>
          <w:rFonts w:cs="Times New Roman"/>
        </w:rPr>
      </w:pPr>
      <w:r w:rsidRPr="00F408E2">
        <w:rPr>
          <w:rFonts w:cs="Times New Roman"/>
        </w:rPr>
        <w:t xml:space="preserve">il y a </w:t>
      </w:r>
      <w:r w:rsidR="00875937" w:rsidRPr="00F408E2">
        <w:rPr>
          <w:rFonts w:cs="Times New Roman"/>
        </w:rPr>
        <w:t xml:space="preserve">une </w:t>
      </w:r>
      <w:r w:rsidR="00F85329" w:rsidRPr="00F408E2">
        <w:rPr>
          <w:rFonts w:cs="Times New Roman"/>
        </w:rPr>
        <w:t>prolifération</w:t>
      </w:r>
      <w:r w:rsidR="00875937" w:rsidRPr="00F408E2">
        <w:rPr>
          <w:rFonts w:cs="Times New Roman"/>
        </w:rPr>
        <w:t xml:space="preserve"> du Tréponema pallidum et réaction inflammatoire h</w:t>
      </w:r>
      <w:r w:rsidR="00F85329">
        <w:rPr>
          <w:rFonts w:cs="Times New Roman"/>
        </w:rPr>
        <w:t>ô</w:t>
      </w:r>
      <w:r w:rsidR="00875937" w:rsidRPr="00F408E2">
        <w:rPr>
          <w:rFonts w:cs="Times New Roman"/>
        </w:rPr>
        <w:t xml:space="preserve">te </w:t>
      </w:r>
    </w:p>
    <w:p w14:paraId="1EAA8B05" w14:textId="09BDF299" w:rsidR="00875937" w:rsidRPr="00F408E2" w:rsidRDefault="00875937" w:rsidP="002877D4">
      <w:pPr>
        <w:rPr>
          <w:rFonts w:cs="Times New Roman"/>
        </w:rPr>
      </w:pPr>
      <w:r w:rsidRPr="00F408E2">
        <w:rPr>
          <w:rFonts w:cs="Times New Roman"/>
        </w:rPr>
        <w:t>inflammation méningée, vasculaire, p</w:t>
      </w:r>
      <w:r w:rsidR="00F85329">
        <w:rPr>
          <w:rFonts w:cs="Times New Roman"/>
        </w:rPr>
        <w:t>arenchyme systèmes nerveux</w:t>
      </w:r>
      <w:r w:rsidRPr="00F408E2">
        <w:rPr>
          <w:rFonts w:cs="Times New Roman"/>
        </w:rPr>
        <w:t xml:space="preserve"> nerf périphériques</w:t>
      </w:r>
      <w:r w:rsidR="00F85329">
        <w:rPr>
          <w:rFonts w:cs="Times New Roman"/>
        </w:rPr>
        <w:t xml:space="preserve"> (au début</w:t>
      </w:r>
      <w:r w:rsidR="00EC3244">
        <w:rPr>
          <w:rFonts w:cs="Times New Roman"/>
        </w:rPr>
        <w:t> </w:t>
      </w:r>
      <w:r w:rsidR="00F85329">
        <w:rPr>
          <w:rFonts w:cs="Times New Roman"/>
        </w:rPr>
        <w:t>: lésion …..)</w:t>
      </w:r>
    </w:p>
    <w:p w14:paraId="449E00A4" w14:textId="331AB472" w:rsidR="00875937" w:rsidRPr="00F408E2" w:rsidRDefault="00F85329" w:rsidP="002877D4">
      <w:pPr>
        <w:rPr>
          <w:rFonts w:cs="Times New Roman"/>
        </w:rPr>
      </w:pPr>
      <w:r w:rsidRPr="00F408E2">
        <w:rPr>
          <w:rFonts w:cs="Times New Roman"/>
        </w:rPr>
        <w:t>cicatrisation</w:t>
      </w:r>
      <w:r w:rsidR="00EC3244">
        <w:rPr>
          <w:rFonts w:cs="Times New Roman"/>
        </w:rPr>
        <w:t> </w:t>
      </w:r>
      <w:r w:rsidR="007D0584" w:rsidRPr="00F408E2">
        <w:rPr>
          <w:rFonts w:cs="Times New Roman"/>
        </w:rPr>
        <w:t xml:space="preserve">: gomme, </w:t>
      </w:r>
      <w:r w:rsidRPr="00F408E2">
        <w:rPr>
          <w:rFonts w:cs="Times New Roman"/>
        </w:rPr>
        <w:t>fibroses,</w:t>
      </w:r>
      <w:r w:rsidR="007D0584" w:rsidRPr="00F408E2">
        <w:rPr>
          <w:rFonts w:cs="Times New Roman"/>
        </w:rPr>
        <w:t xml:space="preserve"> atrophie</w:t>
      </w:r>
    </w:p>
    <w:p w14:paraId="1F8F8A25" w14:textId="65F584F3" w:rsidR="00A15619" w:rsidRPr="00F408E2" w:rsidRDefault="00F85329" w:rsidP="00A15619">
      <w:pPr>
        <w:pStyle w:val="Titre2"/>
        <w:rPr>
          <w:rFonts w:cs="Times New Roman"/>
        </w:rPr>
      </w:pPr>
      <w:bookmarkStart w:id="423" w:name="_Toc196656634"/>
      <w:bookmarkStart w:id="424" w:name="_Toc196662441"/>
      <w:r w:rsidRPr="00F408E2">
        <w:rPr>
          <w:rFonts w:cs="Times New Roman"/>
        </w:rPr>
        <w:t>Étiologies</w:t>
      </w:r>
      <w:bookmarkEnd w:id="423"/>
      <w:bookmarkEnd w:id="424"/>
    </w:p>
    <w:p w14:paraId="3F1F5019" w14:textId="188405DB" w:rsidR="00835F9A" w:rsidRPr="00F408E2" w:rsidRDefault="00F85329" w:rsidP="00835F9A">
      <w:pPr>
        <w:pStyle w:val="Titre1"/>
        <w:rPr>
          <w:rFonts w:cs="Times New Roman"/>
        </w:rPr>
      </w:pPr>
      <w:bookmarkStart w:id="425" w:name="_Toc196656635"/>
      <w:bookmarkStart w:id="426" w:name="_Toc196662442"/>
      <w:r w:rsidRPr="00F408E2">
        <w:rPr>
          <w:rFonts w:cs="Times New Roman"/>
        </w:rPr>
        <w:t>Symptomatologie</w:t>
      </w:r>
      <w:bookmarkEnd w:id="425"/>
      <w:bookmarkEnd w:id="426"/>
    </w:p>
    <w:p w14:paraId="4F8EAE1A" w14:textId="0845E255" w:rsidR="00835F9A" w:rsidRPr="00F408E2" w:rsidRDefault="00835F9A" w:rsidP="00835F9A">
      <w:pPr>
        <w:pStyle w:val="Titre2"/>
        <w:rPr>
          <w:rFonts w:cs="Times New Roman"/>
        </w:rPr>
      </w:pPr>
      <w:bookmarkStart w:id="427" w:name="_Toc196656636"/>
      <w:bookmarkStart w:id="428" w:name="_Toc196662443"/>
      <w:r w:rsidRPr="00F408E2">
        <w:rPr>
          <w:rFonts w:cs="Times New Roman"/>
        </w:rPr>
        <w:t>TDD</w:t>
      </w:r>
      <w:bookmarkEnd w:id="427"/>
      <w:bookmarkEnd w:id="428"/>
    </w:p>
    <w:p w14:paraId="6ED3152D" w14:textId="15DA25E7" w:rsidR="00835F9A" w:rsidRPr="00F408E2" w:rsidRDefault="00B06419" w:rsidP="00835F9A">
      <w:pPr>
        <w:rPr>
          <w:rFonts w:cs="Times New Roman"/>
        </w:rPr>
      </w:pPr>
      <w:r w:rsidRPr="00F408E2">
        <w:rPr>
          <w:rFonts w:cs="Times New Roman"/>
        </w:rPr>
        <w:t xml:space="preserve">Tabès </w:t>
      </w:r>
      <w:r w:rsidR="00A9524E" w:rsidRPr="00F408E2">
        <w:rPr>
          <w:rFonts w:cs="Times New Roman"/>
        </w:rPr>
        <w:t>dorsolombaire de l’adulte</w:t>
      </w:r>
    </w:p>
    <w:p w14:paraId="44A22BF5" w14:textId="094BB64A" w:rsidR="00B06419" w:rsidRPr="00F408E2" w:rsidRDefault="00B06419" w:rsidP="00835F9A">
      <w:pPr>
        <w:rPr>
          <w:rFonts w:cs="Times New Roman"/>
        </w:rPr>
      </w:pPr>
      <w:r w:rsidRPr="00F408E2">
        <w:rPr>
          <w:rFonts w:cs="Times New Roman"/>
        </w:rPr>
        <w:t>Circonstance de découverte</w:t>
      </w:r>
      <w:r w:rsidR="00EC3244">
        <w:rPr>
          <w:rFonts w:cs="Times New Roman"/>
        </w:rPr>
        <w:t> </w:t>
      </w:r>
      <w:r w:rsidRPr="00F408E2">
        <w:rPr>
          <w:rFonts w:cs="Times New Roman"/>
        </w:rPr>
        <w:t>:</w:t>
      </w:r>
    </w:p>
    <w:p w14:paraId="6EC6E4EF" w14:textId="32E45872" w:rsidR="00B06419" w:rsidRPr="00F408E2" w:rsidRDefault="00B06419" w:rsidP="004237A4">
      <w:pPr>
        <w:numPr>
          <w:ilvl w:val="1"/>
          <w:numId w:val="4"/>
        </w:numPr>
        <w:rPr>
          <w:rFonts w:cs="Times New Roman"/>
        </w:rPr>
      </w:pPr>
      <w:r w:rsidRPr="00F408E2">
        <w:rPr>
          <w:rFonts w:cs="Times New Roman"/>
        </w:rPr>
        <w:t xml:space="preserve">Adulte, homme </w:t>
      </w:r>
      <w:r w:rsidR="00F85329" w:rsidRPr="00F408E2">
        <w:rPr>
          <w:rFonts w:cs="Times New Roman"/>
        </w:rPr>
        <w:t>autour</w:t>
      </w:r>
      <w:r w:rsidRPr="00F408E2">
        <w:rPr>
          <w:rFonts w:cs="Times New Roman"/>
        </w:rPr>
        <w:t xml:space="preserve"> de 45 – 60 ans </w:t>
      </w:r>
    </w:p>
    <w:p w14:paraId="31E3CC71" w14:textId="59BF0B3B" w:rsidR="00B06419" w:rsidRPr="00F408E2" w:rsidRDefault="00B06419" w:rsidP="004237A4">
      <w:pPr>
        <w:numPr>
          <w:ilvl w:val="1"/>
          <w:numId w:val="4"/>
        </w:numPr>
        <w:rPr>
          <w:rFonts w:cs="Times New Roman"/>
        </w:rPr>
      </w:pPr>
      <w:r w:rsidRPr="00F408E2">
        <w:rPr>
          <w:rFonts w:cs="Times New Roman"/>
        </w:rPr>
        <w:t>Notion de chancre pénien, indolore il y a 15 ans</w:t>
      </w:r>
      <w:r w:rsidR="00EE6916" w:rsidRPr="00F408E2">
        <w:rPr>
          <w:rFonts w:cs="Times New Roman"/>
        </w:rPr>
        <w:t xml:space="preserve"> (chancre qui apparait puis disparait spontanément</w:t>
      </w:r>
      <w:r w:rsidR="00D6425F" w:rsidRPr="00F408E2">
        <w:rPr>
          <w:rFonts w:cs="Times New Roman"/>
        </w:rPr>
        <w:t xml:space="preserve"> mais la prolifération bactérienne prend sa place)</w:t>
      </w:r>
    </w:p>
    <w:p w14:paraId="0F526F93" w14:textId="6024A67E" w:rsidR="00B06419" w:rsidRPr="00F408E2" w:rsidRDefault="00F85329" w:rsidP="004237A4">
      <w:pPr>
        <w:numPr>
          <w:ilvl w:val="1"/>
          <w:numId w:val="4"/>
        </w:numPr>
        <w:rPr>
          <w:rFonts w:cs="Times New Roman"/>
        </w:rPr>
      </w:pPr>
      <w:r>
        <w:rPr>
          <w:rFonts w:cs="Times New Roman"/>
        </w:rPr>
        <w:t>Notion de macule r</w:t>
      </w:r>
      <w:r w:rsidR="00B06419" w:rsidRPr="00F408E2">
        <w:rPr>
          <w:rFonts w:cs="Times New Roman"/>
        </w:rPr>
        <w:t xml:space="preserve">oséoliforme cutanés </w:t>
      </w:r>
    </w:p>
    <w:p w14:paraId="29B06B54" w14:textId="19BBA197" w:rsidR="00B06419" w:rsidRPr="00F408E2" w:rsidRDefault="00B06419" w:rsidP="004237A4">
      <w:pPr>
        <w:numPr>
          <w:ilvl w:val="1"/>
          <w:numId w:val="4"/>
        </w:numPr>
        <w:rPr>
          <w:rFonts w:cs="Times New Roman"/>
        </w:rPr>
      </w:pPr>
      <w:r w:rsidRPr="00F408E2">
        <w:rPr>
          <w:rFonts w:cs="Times New Roman"/>
        </w:rPr>
        <w:t xml:space="preserve">Comportement </w:t>
      </w:r>
      <w:r w:rsidR="00F85329" w:rsidRPr="00F408E2">
        <w:rPr>
          <w:rFonts w:cs="Times New Roman"/>
        </w:rPr>
        <w:t>sexuelle</w:t>
      </w:r>
      <w:r w:rsidRPr="00F408E2">
        <w:rPr>
          <w:rFonts w:cs="Times New Roman"/>
        </w:rPr>
        <w:t xml:space="preserve"> à risque de MST</w:t>
      </w:r>
    </w:p>
    <w:tbl>
      <w:tblPr>
        <w:tblStyle w:val="Grilledutableau"/>
        <w:tblW w:w="0" w:type="auto"/>
        <w:tblLook w:val="04A0" w:firstRow="1" w:lastRow="0" w:firstColumn="1" w:lastColumn="0" w:noHBand="0" w:noVBand="1"/>
      </w:tblPr>
      <w:tblGrid>
        <w:gridCol w:w="2226"/>
        <w:gridCol w:w="2226"/>
        <w:gridCol w:w="2227"/>
      </w:tblGrid>
      <w:tr w:rsidR="00F557C5" w:rsidRPr="00F408E2" w14:paraId="2D441EA0" w14:textId="77777777" w:rsidTr="00F557C5">
        <w:tc>
          <w:tcPr>
            <w:tcW w:w="2226" w:type="dxa"/>
          </w:tcPr>
          <w:p w14:paraId="6D288535" w14:textId="3F86F26B" w:rsidR="00F557C5" w:rsidRPr="00F408E2" w:rsidRDefault="00F557C5" w:rsidP="00533242">
            <w:pPr>
              <w:numPr>
                <w:ilvl w:val="0"/>
                <w:numId w:val="0"/>
              </w:numPr>
              <w:jc w:val="center"/>
              <w:rPr>
                <w:rFonts w:cs="Times New Roman"/>
                <w:b/>
                <w:bCs/>
              </w:rPr>
            </w:pPr>
            <w:r w:rsidRPr="00F408E2">
              <w:rPr>
                <w:rFonts w:cs="Times New Roman"/>
                <w:b/>
                <w:bCs/>
              </w:rPr>
              <w:t>Symptômes révélateurs</w:t>
            </w:r>
          </w:p>
        </w:tc>
        <w:tc>
          <w:tcPr>
            <w:tcW w:w="2226" w:type="dxa"/>
          </w:tcPr>
          <w:p w14:paraId="468B223D" w14:textId="1FC609C4" w:rsidR="00F557C5" w:rsidRPr="00F408E2" w:rsidRDefault="00F557C5" w:rsidP="00533242">
            <w:pPr>
              <w:numPr>
                <w:ilvl w:val="0"/>
                <w:numId w:val="0"/>
              </w:numPr>
              <w:jc w:val="center"/>
              <w:rPr>
                <w:rFonts w:cs="Times New Roman"/>
                <w:b/>
                <w:bCs/>
              </w:rPr>
            </w:pPr>
            <w:r w:rsidRPr="00F408E2">
              <w:rPr>
                <w:rFonts w:cs="Times New Roman"/>
                <w:b/>
                <w:bCs/>
              </w:rPr>
              <w:t>Symptôme</w:t>
            </w:r>
            <w:r w:rsidR="00533242" w:rsidRPr="00F408E2">
              <w:rPr>
                <w:rFonts w:cs="Times New Roman"/>
                <w:b/>
                <w:bCs/>
              </w:rPr>
              <w:t>s</w:t>
            </w:r>
            <w:r w:rsidRPr="00F408E2">
              <w:rPr>
                <w:rFonts w:cs="Times New Roman"/>
                <w:b/>
                <w:bCs/>
              </w:rPr>
              <w:t xml:space="preserve"> accompagnateu</w:t>
            </w:r>
            <w:r w:rsidR="00533242" w:rsidRPr="00F408E2">
              <w:rPr>
                <w:rFonts w:cs="Times New Roman"/>
                <w:b/>
                <w:bCs/>
              </w:rPr>
              <w:t>rs</w:t>
            </w:r>
          </w:p>
        </w:tc>
        <w:tc>
          <w:tcPr>
            <w:tcW w:w="2227" w:type="dxa"/>
          </w:tcPr>
          <w:p w14:paraId="62AD4BDC" w14:textId="3D61F802" w:rsidR="00F557C5" w:rsidRPr="00F408E2" w:rsidRDefault="00F557C5" w:rsidP="00533242">
            <w:pPr>
              <w:numPr>
                <w:ilvl w:val="0"/>
                <w:numId w:val="0"/>
              </w:numPr>
              <w:jc w:val="center"/>
              <w:rPr>
                <w:rFonts w:cs="Times New Roman"/>
                <w:b/>
                <w:bCs/>
              </w:rPr>
            </w:pPr>
            <w:r w:rsidRPr="00F408E2">
              <w:rPr>
                <w:rFonts w:cs="Times New Roman"/>
                <w:b/>
                <w:bCs/>
              </w:rPr>
              <w:t>Valeur sémiologique</w:t>
            </w:r>
          </w:p>
        </w:tc>
      </w:tr>
      <w:tr w:rsidR="00F557C5" w:rsidRPr="00F408E2" w14:paraId="03C0162A" w14:textId="77777777" w:rsidTr="00F557C5">
        <w:tc>
          <w:tcPr>
            <w:tcW w:w="2226" w:type="dxa"/>
          </w:tcPr>
          <w:p w14:paraId="2957A297" w14:textId="7679A3DE" w:rsidR="00F557C5" w:rsidRPr="00F408E2" w:rsidRDefault="00F557C5" w:rsidP="00F557C5">
            <w:pPr>
              <w:numPr>
                <w:ilvl w:val="0"/>
                <w:numId w:val="0"/>
              </w:numPr>
              <w:rPr>
                <w:rFonts w:cs="Times New Roman"/>
              </w:rPr>
            </w:pPr>
            <w:r w:rsidRPr="00F408E2">
              <w:rPr>
                <w:rFonts w:cs="Times New Roman"/>
              </w:rPr>
              <w:t xml:space="preserve">Difficulté </w:t>
            </w:r>
            <w:r w:rsidR="00F85329" w:rsidRPr="00F408E2">
              <w:rPr>
                <w:rFonts w:cs="Times New Roman"/>
              </w:rPr>
              <w:t>progressive</w:t>
            </w:r>
            <w:r w:rsidRPr="00F408E2">
              <w:rPr>
                <w:rFonts w:cs="Times New Roman"/>
              </w:rPr>
              <w:t xml:space="preserve"> de marche</w:t>
            </w:r>
            <w:r w:rsidR="00EC3244">
              <w:rPr>
                <w:rFonts w:cs="Times New Roman"/>
              </w:rPr>
              <w:t> </w:t>
            </w:r>
            <w:r w:rsidRPr="00F408E2">
              <w:rPr>
                <w:rFonts w:cs="Times New Roman"/>
              </w:rPr>
              <w:t xml:space="preserve">: </w:t>
            </w:r>
            <w:r w:rsidRPr="00F408E2">
              <w:rPr>
                <w:rFonts w:cs="Times New Roman"/>
                <w:color w:val="4472C4" w:themeColor="accent1"/>
              </w:rPr>
              <w:t>ataxie</w:t>
            </w:r>
            <w:r w:rsidRPr="00F408E2">
              <w:rPr>
                <w:rFonts w:cs="Times New Roman"/>
              </w:rPr>
              <w:t xml:space="preserve"> avec déma</w:t>
            </w:r>
            <w:r w:rsidR="00D160D9" w:rsidRPr="00F408E2">
              <w:rPr>
                <w:rFonts w:cs="Times New Roman"/>
              </w:rPr>
              <w:t xml:space="preserve">rche </w:t>
            </w:r>
            <w:r w:rsidR="00F85329" w:rsidRPr="00F408E2">
              <w:rPr>
                <w:rFonts w:cs="Times New Roman"/>
              </w:rPr>
              <w:t>talonnant</w:t>
            </w:r>
            <w:r w:rsidR="00F85329">
              <w:rPr>
                <w:rFonts w:cs="Times New Roman"/>
              </w:rPr>
              <w:t>e</w:t>
            </w:r>
          </w:p>
        </w:tc>
        <w:tc>
          <w:tcPr>
            <w:tcW w:w="2226" w:type="dxa"/>
          </w:tcPr>
          <w:p w14:paraId="220532C1" w14:textId="46CFC441" w:rsidR="00F557C5" w:rsidRPr="00F408E2" w:rsidRDefault="00D160D9" w:rsidP="00F557C5">
            <w:pPr>
              <w:numPr>
                <w:ilvl w:val="0"/>
                <w:numId w:val="0"/>
              </w:numPr>
              <w:rPr>
                <w:rFonts w:cs="Times New Roman"/>
              </w:rPr>
            </w:pPr>
            <w:r w:rsidRPr="00F408E2">
              <w:rPr>
                <w:rFonts w:cs="Times New Roman"/>
                <w:color w:val="4472C4" w:themeColor="accent1"/>
              </w:rPr>
              <w:t>Douleur neuropathi</w:t>
            </w:r>
            <w:r w:rsidR="00FE6B87" w:rsidRPr="00F408E2">
              <w:rPr>
                <w:rFonts w:cs="Times New Roman"/>
                <w:color w:val="4472C4" w:themeColor="accent1"/>
              </w:rPr>
              <w:t>que</w:t>
            </w:r>
            <w:r w:rsidR="00EC3244">
              <w:rPr>
                <w:rFonts w:cs="Times New Roman"/>
              </w:rPr>
              <w:t> </w:t>
            </w:r>
            <w:r w:rsidRPr="00F408E2">
              <w:rPr>
                <w:rFonts w:cs="Times New Roman"/>
              </w:rPr>
              <w:t xml:space="preserve">: douleur radiculaire fulgurantes intense dorsale descendant </w:t>
            </w:r>
            <w:r w:rsidR="00F85329" w:rsidRPr="00F408E2">
              <w:rPr>
                <w:rFonts w:cs="Times New Roman"/>
              </w:rPr>
              <w:t>aux membres inférieurs</w:t>
            </w:r>
            <w:r w:rsidRPr="00F408E2">
              <w:rPr>
                <w:rFonts w:cs="Times New Roman"/>
              </w:rPr>
              <w:t xml:space="preserve"> impulsive s)à </w:t>
            </w:r>
            <w:r w:rsidR="00F85329" w:rsidRPr="00F408E2">
              <w:rPr>
                <w:rFonts w:cs="Times New Roman"/>
              </w:rPr>
              <w:t>la</w:t>
            </w:r>
            <w:r w:rsidRPr="00F408E2">
              <w:rPr>
                <w:rFonts w:cs="Times New Roman"/>
              </w:rPr>
              <w:t xml:space="preserve"> toux et défécation</w:t>
            </w:r>
          </w:p>
        </w:tc>
        <w:tc>
          <w:tcPr>
            <w:tcW w:w="2227" w:type="dxa"/>
          </w:tcPr>
          <w:p w14:paraId="148E2462" w14:textId="77777777" w:rsidR="00F557C5" w:rsidRPr="00F408E2" w:rsidRDefault="00D160D9" w:rsidP="00F557C5">
            <w:pPr>
              <w:numPr>
                <w:ilvl w:val="0"/>
                <w:numId w:val="0"/>
              </w:numPr>
              <w:rPr>
                <w:rFonts w:cs="Times New Roman"/>
              </w:rPr>
            </w:pPr>
            <w:r w:rsidRPr="00F408E2">
              <w:rPr>
                <w:rFonts w:cs="Times New Roman"/>
              </w:rPr>
              <w:t xml:space="preserve">Ataxie </w:t>
            </w:r>
          </w:p>
          <w:p w14:paraId="3C78DCEC" w14:textId="577566DD" w:rsidR="00D160D9" w:rsidRPr="00F408E2" w:rsidRDefault="00D160D9" w:rsidP="00F557C5">
            <w:pPr>
              <w:numPr>
                <w:ilvl w:val="0"/>
                <w:numId w:val="0"/>
              </w:numPr>
              <w:rPr>
                <w:rFonts w:cs="Times New Roman"/>
              </w:rPr>
            </w:pPr>
            <w:r w:rsidRPr="00F408E2">
              <w:rPr>
                <w:rFonts w:cs="Times New Roman"/>
              </w:rPr>
              <w:t>Radic</w:t>
            </w:r>
            <w:r w:rsidR="00533242" w:rsidRPr="00F408E2">
              <w:rPr>
                <w:rFonts w:cs="Times New Roman"/>
              </w:rPr>
              <w:t>u</w:t>
            </w:r>
            <w:r w:rsidRPr="00F408E2">
              <w:rPr>
                <w:rFonts w:cs="Times New Roman"/>
              </w:rPr>
              <w:t>l</w:t>
            </w:r>
            <w:r w:rsidR="00533242" w:rsidRPr="00F408E2">
              <w:rPr>
                <w:rFonts w:cs="Times New Roman"/>
              </w:rPr>
              <w:t>al</w:t>
            </w:r>
            <w:r w:rsidRPr="00F408E2">
              <w:rPr>
                <w:rFonts w:cs="Times New Roman"/>
              </w:rPr>
              <w:t xml:space="preserve">gie </w:t>
            </w:r>
          </w:p>
        </w:tc>
      </w:tr>
    </w:tbl>
    <w:p w14:paraId="026BB466" w14:textId="77777777" w:rsidR="00F557C5" w:rsidRPr="00F408E2" w:rsidRDefault="00F557C5" w:rsidP="00F557C5">
      <w:pPr>
        <w:numPr>
          <w:ilvl w:val="0"/>
          <w:numId w:val="0"/>
        </w:numPr>
        <w:rPr>
          <w:rFonts w:cs="Times New Roman"/>
        </w:rPr>
      </w:pPr>
    </w:p>
    <w:tbl>
      <w:tblPr>
        <w:tblStyle w:val="Grilledutableau"/>
        <w:tblW w:w="0" w:type="auto"/>
        <w:tblLook w:val="04A0" w:firstRow="1" w:lastRow="0" w:firstColumn="1" w:lastColumn="0" w:noHBand="0" w:noVBand="1"/>
      </w:tblPr>
      <w:tblGrid>
        <w:gridCol w:w="2226"/>
        <w:gridCol w:w="2226"/>
        <w:gridCol w:w="2227"/>
      </w:tblGrid>
      <w:tr w:rsidR="00A735FD" w:rsidRPr="00F408E2" w14:paraId="57548F79" w14:textId="77777777" w:rsidTr="00A735FD">
        <w:tc>
          <w:tcPr>
            <w:tcW w:w="2226" w:type="dxa"/>
          </w:tcPr>
          <w:p w14:paraId="791B800B" w14:textId="7251D33B" w:rsidR="00A735FD" w:rsidRPr="00F408E2" w:rsidRDefault="00A735FD" w:rsidP="002C657C">
            <w:pPr>
              <w:numPr>
                <w:ilvl w:val="0"/>
                <w:numId w:val="0"/>
              </w:numPr>
              <w:jc w:val="center"/>
              <w:rPr>
                <w:rFonts w:cs="Times New Roman"/>
                <w:b/>
                <w:bCs/>
              </w:rPr>
            </w:pPr>
            <w:r w:rsidRPr="00F408E2">
              <w:rPr>
                <w:rFonts w:cs="Times New Roman"/>
                <w:b/>
                <w:bCs/>
              </w:rPr>
              <w:t>Examen neurologique</w:t>
            </w:r>
          </w:p>
        </w:tc>
        <w:tc>
          <w:tcPr>
            <w:tcW w:w="2226" w:type="dxa"/>
          </w:tcPr>
          <w:p w14:paraId="2F0C224E" w14:textId="12CE48AD" w:rsidR="00A735FD" w:rsidRPr="00F408E2" w:rsidRDefault="00A735FD" w:rsidP="002C657C">
            <w:pPr>
              <w:numPr>
                <w:ilvl w:val="0"/>
                <w:numId w:val="0"/>
              </w:numPr>
              <w:jc w:val="center"/>
              <w:rPr>
                <w:rFonts w:cs="Times New Roman"/>
                <w:b/>
                <w:bCs/>
              </w:rPr>
            </w:pPr>
            <w:r w:rsidRPr="00F408E2">
              <w:rPr>
                <w:rFonts w:cs="Times New Roman"/>
                <w:b/>
                <w:bCs/>
              </w:rPr>
              <w:t>Résultats</w:t>
            </w:r>
          </w:p>
        </w:tc>
        <w:tc>
          <w:tcPr>
            <w:tcW w:w="2227" w:type="dxa"/>
          </w:tcPr>
          <w:p w14:paraId="7F8CCAFF" w14:textId="0F49870A" w:rsidR="00A735FD" w:rsidRPr="00F408E2" w:rsidRDefault="00A735FD" w:rsidP="002C657C">
            <w:pPr>
              <w:numPr>
                <w:ilvl w:val="0"/>
                <w:numId w:val="0"/>
              </w:numPr>
              <w:jc w:val="center"/>
              <w:rPr>
                <w:rFonts w:cs="Times New Roman"/>
                <w:b/>
                <w:bCs/>
              </w:rPr>
            </w:pPr>
            <w:r w:rsidRPr="00F408E2">
              <w:rPr>
                <w:rFonts w:cs="Times New Roman"/>
                <w:b/>
                <w:bCs/>
              </w:rPr>
              <w:t>Valeur sémiologique</w:t>
            </w:r>
          </w:p>
        </w:tc>
      </w:tr>
      <w:tr w:rsidR="00A735FD" w:rsidRPr="00F408E2" w14:paraId="67BA6E19" w14:textId="77777777" w:rsidTr="00A735FD">
        <w:tc>
          <w:tcPr>
            <w:tcW w:w="2226" w:type="dxa"/>
          </w:tcPr>
          <w:p w14:paraId="39DC0DB6" w14:textId="5F2766FC" w:rsidR="00A735FD" w:rsidRPr="00F408E2" w:rsidRDefault="00F85329" w:rsidP="00F557C5">
            <w:pPr>
              <w:numPr>
                <w:ilvl w:val="0"/>
                <w:numId w:val="0"/>
              </w:numPr>
              <w:rPr>
                <w:rFonts w:cs="Times New Roman"/>
              </w:rPr>
            </w:pPr>
            <w:r w:rsidRPr="00F408E2">
              <w:rPr>
                <w:rFonts w:cs="Times New Roman"/>
              </w:rPr>
              <w:t>Position</w:t>
            </w:r>
            <w:r>
              <w:rPr>
                <w:rFonts w:cs="Times New Roman"/>
              </w:rPr>
              <w:t xml:space="preserve"> débout, pied</w:t>
            </w:r>
            <w:r w:rsidR="000D723A" w:rsidRPr="00F408E2">
              <w:rPr>
                <w:rFonts w:cs="Times New Roman"/>
              </w:rPr>
              <w:t xml:space="preserve"> </w:t>
            </w:r>
            <w:r w:rsidRPr="00F408E2">
              <w:rPr>
                <w:rFonts w:cs="Times New Roman"/>
              </w:rPr>
              <w:t>joint</w:t>
            </w:r>
            <w:r w:rsidR="000D723A" w:rsidRPr="00F408E2">
              <w:rPr>
                <w:rFonts w:cs="Times New Roman"/>
              </w:rPr>
              <w:t xml:space="preserve">, </w:t>
            </w:r>
            <w:r w:rsidRPr="00F408E2">
              <w:rPr>
                <w:rFonts w:cs="Times New Roman"/>
              </w:rPr>
              <w:t>fermeture</w:t>
            </w:r>
            <w:r w:rsidR="000D723A" w:rsidRPr="00F408E2">
              <w:rPr>
                <w:rFonts w:cs="Times New Roman"/>
              </w:rPr>
              <w:t xml:space="preserve"> des yeux </w:t>
            </w:r>
          </w:p>
          <w:p w14:paraId="524BCD92" w14:textId="77777777" w:rsidR="006104F8" w:rsidRPr="00F408E2" w:rsidRDefault="006104F8" w:rsidP="00F557C5">
            <w:pPr>
              <w:numPr>
                <w:ilvl w:val="0"/>
                <w:numId w:val="0"/>
              </w:numPr>
              <w:rPr>
                <w:rFonts w:cs="Times New Roman"/>
              </w:rPr>
            </w:pPr>
          </w:p>
          <w:p w14:paraId="56085902" w14:textId="508D2831" w:rsidR="000D723A" w:rsidRPr="00F408E2" w:rsidRDefault="000D723A" w:rsidP="00F557C5">
            <w:pPr>
              <w:numPr>
                <w:ilvl w:val="0"/>
                <w:numId w:val="0"/>
              </w:numPr>
              <w:rPr>
                <w:rFonts w:cs="Times New Roman"/>
              </w:rPr>
            </w:pPr>
            <w:r w:rsidRPr="00F408E2">
              <w:rPr>
                <w:rFonts w:cs="Times New Roman"/>
              </w:rPr>
              <w:t xml:space="preserve">Marche </w:t>
            </w:r>
          </w:p>
          <w:p w14:paraId="25DD698F" w14:textId="77777777" w:rsidR="006104F8" w:rsidRPr="00F408E2" w:rsidRDefault="006104F8" w:rsidP="00F557C5">
            <w:pPr>
              <w:numPr>
                <w:ilvl w:val="0"/>
                <w:numId w:val="0"/>
              </w:numPr>
              <w:rPr>
                <w:rFonts w:cs="Times New Roman"/>
              </w:rPr>
            </w:pPr>
          </w:p>
          <w:p w14:paraId="0FC46BB9" w14:textId="411A37D9" w:rsidR="000D723A" w:rsidRPr="00F408E2" w:rsidRDefault="000D723A" w:rsidP="00F557C5">
            <w:pPr>
              <w:numPr>
                <w:ilvl w:val="0"/>
                <w:numId w:val="0"/>
              </w:numPr>
              <w:rPr>
                <w:rFonts w:cs="Times New Roman"/>
              </w:rPr>
            </w:pPr>
            <w:r w:rsidRPr="00F408E2">
              <w:rPr>
                <w:rFonts w:cs="Times New Roman"/>
              </w:rPr>
              <w:t xml:space="preserve">Force musculaire </w:t>
            </w:r>
          </w:p>
          <w:p w14:paraId="1177A1BF" w14:textId="77777777" w:rsidR="006104F8" w:rsidRPr="00F408E2" w:rsidRDefault="006104F8" w:rsidP="00F557C5">
            <w:pPr>
              <w:numPr>
                <w:ilvl w:val="0"/>
                <w:numId w:val="0"/>
              </w:numPr>
              <w:rPr>
                <w:rFonts w:cs="Times New Roman"/>
              </w:rPr>
            </w:pPr>
          </w:p>
          <w:p w14:paraId="176B258B" w14:textId="3A2751BD" w:rsidR="000D723A" w:rsidRPr="00F408E2" w:rsidRDefault="000D723A" w:rsidP="00F557C5">
            <w:pPr>
              <w:numPr>
                <w:ilvl w:val="0"/>
                <w:numId w:val="0"/>
              </w:numPr>
              <w:rPr>
                <w:rFonts w:cs="Times New Roman"/>
              </w:rPr>
            </w:pPr>
            <w:r w:rsidRPr="00F408E2">
              <w:rPr>
                <w:rFonts w:cs="Times New Roman"/>
              </w:rPr>
              <w:t>ROT</w:t>
            </w:r>
          </w:p>
          <w:p w14:paraId="41D11259" w14:textId="77777777" w:rsidR="006104F8" w:rsidRPr="00F408E2" w:rsidRDefault="006104F8" w:rsidP="00F557C5">
            <w:pPr>
              <w:numPr>
                <w:ilvl w:val="0"/>
                <w:numId w:val="0"/>
              </w:numPr>
              <w:rPr>
                <w:rFonts w:cs="Times New Roman"/>
              </w:rPr>
            </w:pPr>
          </w:p>
          <w:p w14:paraId="6210F1F1" w14:textId="4AD7AAC9" w:rsidR="000D723A" w:rsidRPr="00F408E2" w:rsidRDefault="000D723A" w:rsidP="00F557C5">
            <w:pPr>
              <w:numPr>
                <w:ilvl w:val="0"/>
                <w:numId w:val="0"/>
              </w:numPr>
              <w:rPr>
                <w:rFonts w:cs="Times New Roman"/>
              </w:rPr>
            </w:pPr>
            <w:r w:rsidRPr="00F408E2">
              <w:rPr>
                <w:rFonts w:cs="Times New Roman"/>
              </w:rPr>
              <w:t>Exam</w:t>
            </w:r>
            <w:r w:rsidR="006104F8" w:rsidRPr="00F408E2">
              <w:rPr>
                <w:rFonts w:cs="Times New Roman"/>
              </w:rPr>
              <w:t>e</w:t>
            </w:r>
            <w:r w:rsidRPr="00F408E2">
              <w:rPr>
                <w:rFonts w:cs="Times New Roman"/>
              </w:rPr>
              <w:t>n sensibilité</w:t>
            </w:r>
          </w:p>
        </w:tc>
        <w:tc>
          <w:tcPr>
            <w:tcW w:w="2226" w:type="dxa"/>
          </w:tcPr>
          <w:p w14:paraId="280BD2FC" w14:textId="33AB5B31" w:rsidR="00A735FD" w:rsidRPr="00F408E2" w:rsidRDefault="00F85329" w:rsidP="00F557C5">
            <w:pPr>
              <w:numPr>
                <w:ilvl w:val="0"/>
                <w:numId w:val="0"/>
              </w:numPr>
              <w:rPr>
                <w:rFonts w:cs="Times New Roman"/>
              </w:rPr>
            </w:pPr>
            <w:r w:rsidRPr="00F408E2">
              <w:rPr>
                <w:rFonts w:cs="Times New Roman"/>
              </w:rPr>
              <w:lastRenderedPageBreak/>
              <w:t>Elargissement</w:t>
            </w:r>
            <w:r w:rsidR="000D723A" w:rsidRPr="00F408E2">
              <w:rPr>
                <w:rFonts w:cs="Times New Roman"/>
              </w:rPr>
              <w:t xml:space="preserve"> de la base de susten</w:t>
            </w:r>
            <w:r w:rsidR="00C109BF" w:rsidRPr="00F408E2">
              <w:rPr>
                <w:rFonts w:cs="Times New Roman"/>
              </w:rPr>
              <w:t xml:space="preserve">tation </w:t>
            </w:r>
          </w:p>
          <w:p w14:paraId="45456246" w14:textId="5264E7F1" w:rsidR="00C109BF" w:rsidRPr="00F408E2" w:rsidRDefault="00C109BF" w:rsidP="00F557C5">
            <w:pPr>
              <w:numPr>
                <w:ilvl w:val="0"/>
                <w:numId w:val="0"/>
              </w:numPr>
              <w:rPr>
                <w:rFonts w:cs="Times New Roman"/>
              </w:rPr>
            </w:pPr>
            <w:r w:rsidRPr="00F408E2">
              <w:rPr>
                <w:rFonts w:cs="Times New Roman"/>
              </w:rPr>
              <w:t>Instabilité importan</w:t>
            </w:r>
            <w:r w:rsidR="0063071D" w:rsidRPr="00F408E2">
              <w:rPr>
                <w:rFonts w:cs="Times New Roman"/>
              </w:rPr>
              <w:t>t</w:t>
            </w:r>
            <w:r w:rsidRPr="00F408E2">
              <w:rPr>
                <w:rFonts w:cs="Times New Roman"/>
              </w:rPr>
              <w:t>e lors de</w:t>
            </w:r>
            <w:r w:rsidR="00F85329">
              <w:rPr>
                <w:rFonts w:cs="Times New Roman"/>
              </w:rPr>
              <w:t xml:space="preserve"> </w:t>
            </w:r>
            <w:r w:rsidRPr="00F408E2">
              <w:rPr>
                <w:rFonts w:cs="Times New Roman"/>
              </w:rPr>
              <w:t>la fermeture des yeux (Romber</w:t>
            </w:r>
            <w:r w:rsidR="0063071D" w:rsidRPr="00F408E2">
              <w:rPr>
                <w:rFonts w:cs="Times New Roman"/>
              </w:rPr>
              <w:t>g</w:t>
            </w:r>
            <w:r w:rsidRPr="00F408E2">
              <w:rPr>
                <w:rFonts w:cs="Times New Roman"/>
              </w:rPr>
              <w:t>)</w:t>
            </w:r>
            <w:r w:rsidR="0063071D" w:rsidRPr="00F408E2">
              <w:rPr>
                <w:rFonts w:cs="Times New Roman"/>
              </w:rPr>
              <w:t xml:space="preserve"> </w:t>
            </w:r>
            <w:r w:rsidR="0063071D" w:rsidRPr="00F408E2">
              <w:rPr>
                <w:rFonts w:cs="Times New Roman"/>
              </w:rPr>
              <w:lastRenderedPageBreak/>
              <w:t>(comme une personne ivre)</w:t>
            </w:r>
          </w:p>
          <w:p w14:paraId="3E17C779" w14:textId="77777777" w:rsidR="006104F8" w:rsidRPr="00F408E2" w:rsidRDefault="006104F8" w:rsidP="00F557C5">
            <w:pPr>
              <w:numPr>
                <w:ilvl w:val="0"/>
                <w:numId w:val="0"/>
              </w:numPr>
              <w:rPr>
                <w:rFonts w:cs="Times New Roman"/>
              </w:rPr>
            </w:pPr>
          </w:p>
          <w:p w14:paraId="22315143" w14:textId="2EE97AD8" w:rsidR="00C109BF" w:rsidRPr="00F408E2" w:rsidRDefault="00F85329" w:rsidP="00F557C5">
            <w:pPr>
              <w:numPr>
                <w:ilvl w:val="0"/>
                <w:numId w:val="0"/>
              </w:numPr>
              <w:rPr>
                <w:rFonts w:cs="Times New Roman"/>
              </w:rPr>
            </w:pPr>
            <w:r w:rsidRPr="00F408E2">
              <w:rPr>
                <w:rFonts w:cs="Times New Roman"/>
              </w:rPr>
              <w:t>Démanche</w:t>
            </w:r>
            <w:r w:rsidR="00C109BF" w:rsidRPr="00F408E2">
              <w:rPr>
                <w:rFonts w:cs="Times New Roman"/>
              </w:rPr>
              <w:t xml:space="preserve"> </w:t>
            </w:r>
            <w:r w:rsidRPr="00F408E2">
              <w:rPr>
                <w:rFonts w:cs="Times New Roman"/>
              </w:rPr>
              <w:t>talonnant</w:t>
            </w:r>
            <w:r>
              <w:rPr>
                <w:rFonts w:cs="Times New Roman"/>
              </w:rPr>
              <w:t>e</w:t>
            </w:r>
            <w:r w:rsidR="00C109BF" w:rsidRPr="00F408E2">
              <w:rPr>
                <w:rFonts w:cs="Times New Roman"/>
              </w:rPr>
              <w:t xml:space="preserve"> </w:t>
            </w:r>
          </w:p>
          <w:p w14:paraId="29310BB0" w14:textId="77777777" w:rsidR="006104F8" w:rsidRPr="00F408E2" w:rsidRDefault="006104F8" w:rsidP="00F557C5">
            <w:pPr>
              <w:numPr>
                <w:ilvl w:val="0"/>
                <w:numId w:val="0"/>
              </w:numPr>
              <w:rPr>
                <w:rFonts w:cs="Times New Roman"/>
              </w:rPr>
            </w:pPr>
          </w:p>
          <w:p w14:paraId="3D95B30A" w14:textId="628E2836" w:rsidR="00C109BF" w:rsidRPr="00F408E2" w:rsidRDefault="00C109BF" w:rsidP="00F557C5">
            <w:pPr>
              <w:numPr>
                <w:ilvl w:val="0"/>
                <w:numId w:val="0"/>
              </w:numPr>
              <w:rPr>
                <w:rFonts w:cs="Times New Roman"/>
              </w:rPr>
            </w:pPr>
            <w:r w:rsidRPr="00F408E2">
              <w:rPr>
                <w:rFonts w:cs="Times New Roman"/>
              </w:rPr>
              <w:t>For</w:t>
            </w:r>
            <w:r w:rsidR="006104F8" w:rsidRPr="00F408E2">
              <w:rPr>
                <w:rFonts w:cs="Times New Roman"/>
              </w:rPr>
              <w:t>ce</w:t>
            </w:r>
            <w:r w:rsidRPr="00F408E2">
              <w:rPr>
                <w:rFonts w:cs="Times New Roman"/>
              </w:rPr>
              <w:t xml:space="preserve"> conservée </w:t>
            </w:r>
          </w:p>
          <w:p w14:paraId="4F143A48" w14:textId="77777777" w:rsidR="00C109BF" w:rsidRPr="00F408E2" w:rsidRDefault="00C109BF" w:rsidP="00F557C5">
            <w:pPr>
              <w:numPr>
                <w:ilvl w:val="0"/>
                <w:numId w:val="0"/>
              </w:numPr>
              <w:rPr>
                <w:rFonts w:cs="Times New Roman"/>
              </w:rPr>
            </w:pPr>
            <w:r w:rsidRPr="00F408E2">
              <w:rPr>
                <w:rFonts w:cs="Times New Roman"/>
              </w:rPr>
              <w:t>Abolition des ROTs</w:t>
            </w:r>
          </w:p>
          <w:p w14:paraId="2FA396BD" w14:textId="77777777" w:rsidR="006104F8" w:rsidRPr="00F408E2" w:rsidRDefault="006104F8" w:rsidP="00F557C5">
            <w:pPr>
              <w:numPr>
                <w:ilvl w:val="0"/>
                <w:numId w:val="0"/>
              </w:numPr>
              <w:rPr>
                <w:rFonts w:cs="Times New Roman"/>
              </w:rPr>
            </w:pPr>
          </w:p>
          <w:p w14:paraId="3F1E945A" w14:textId="52C6EF32" w:rsidR="00C109BF" w:rsidRPr="00F408E2" w:rsidRDefault="00C109BF" w:rsidP="00F557C5">
            <w:pPr>
              <w:numPr>
                <w:ilvl w:val="0"/>
                <w:numId w:val="0"/>
              </w:numPr>
              <w:rPr>
                <w:rFonts w:cs="Times New Roman"/>
              </w:rPr>
            </w:pPr>
            <w:r w:rsidRPr="00F408E2">
              <w:rPr>
                <w:rFonts w:cs="Times New Roman"/>
              </w:rPr>
              <w:t>Apallesthésie,</w:t>
            </w:r>
            <w:r w:rsidR="00F50EC4" w:rsidRPr="00F408E2">
              <w:rPr>
                <w:rFonts w:cs="Times New Roman"/>
              </w:rPr>
              <w:t xml:space="preserve"> </w:t>
            </w:r>
            <w:r w:rsidRPr="00F408E2">
              <w:rPr>
                <w:rFonts w:cs="Times New Roman"/>
              </w:rPr>
              <w:t>tr</w:t>
            </w:r>
            <w:r w:rsidR="00BC41F0" w:rsidRPr="00F408E2">
              <w:rPr>
                <w:rFonts w:cs="Times New Roman"/>
              </w:rPr>
              <w:t>ouble</w:t>
            </w:r>
            <w:r w:rsidRPr="00F408E2">
              <w:rPr>
                <w:rFonts w:cs="Times New Roman"/>
              </w:rPr>
              <w:t xml:space="preserve"> sens articulation</w:t>
            </w:r>
            <w:r w:rsidR="00F50EC4" w:rsidRPr="00F408E2">
              <w:rPr>
                <w:rFonts w:cs="Times New Roman"/>
              </w:rPr>
              <w:t xml:space="preserve"> (gros orteil</w:t>
            </w:r>
            <w:r w:rsidR="00BC41F0" w:rsidRPr="00F408E2">
              <w:rPr>
                <w:rFonts w:cs="Times New Roman"/>
              </w:rPr>
              <w:t>)</w:t>
            </w:r>
            <w:r w:rsidRPr="00F408E2">
              <w:rPr>
                <w:rFonts w:cs="Times New Roman"/>
              </w:rPr>
              <w:t xml:space="preserve"> dans espaces </w:t>
            </w:r>
          </w:p>
        </w:tc>
        <w:tc>
          <w:tcPr>
            <w:tcW w:w="2227" w:type="dxa"/>
          </w:tcPr>
          <w:p w14:paraId="132E0675" w14:textId="04112198" w:rsidR="00C109BF" w:rsidRPr="00F408E2" w:rsidRDefault="00C109BF" w:rsidP="00F557C5">
            <w:pPr>
              <w:numPr>
                <w:ilvl w:val="0"/>
                <w:numId w:val="0"/>
              </w:numPr>
              <w:rPr>
                <w:rFonts w:cs="Times New Roman"/>
              </w:rPr>
            </w:pPr>
            <w:r w:rsidRPr="00F408E2">
              <w:rPr>
                <w:rFonts w:cs="Times New Roman"/>
              </w:rPr>
              <w:lastRenderedPageBreak/>
              <w:t>Ataxie proprioceptive</w:t>
            </w:r>
          </w:p>
        </w:tc>
      </w:tr>
      <w:tr w:rsidR="00A735FD" w:rsidRPr="00F408E2" w14:paraId="019716EA" w14:textId="77777777" w:rsidTr="00A735FD">
        <w:tc>
          <w:tcPr>
            <w:tcW w:w="2226" w:type="dxa"/>
          </w:tcPr>
          <w:p w14:paraId="54D45AB9" w14:textId="7FE3F36C" w:rsidR="00A735FD" w:rsidRPr="00F408E2" w:rsidRDefault="00BC41F0" w:rsidP="00F557C5">
            <w:pPr>
              <w:numPr>
                <w:ilvl w:val="0"/>
                <w:numId w:val="0"/>
              </w:numPr>
              <w:rPr>
                <w:rFonts w:cs="Times New Roman"/>
              </w:rPr>
            </w:pPr>
            <w:r w:rsidRPr="00F408E2">
              <w:rPr>
                <w:rFonts w:cs="Times New Roman"/>
              </w:rPr>
              <w:lastRenderedPageBreak/>
              <w:t>Reflexe phot</w:t>
            </w:r>
            <w:r w:rsidR="00A5626D" w:rsidRPr="00F408E2">
              <w:rPr>
                <w:rFonts w:cs="Times New Roman"/>
              </w:rPr>
              <w:t>o</w:t>
            </w:r>
            <w:r w:rsidRPr="00F408E2">
              <w:rPr>
                <w:rFonts w:cs="Times New Roman"/>
              </w:rPr>
              <w:t>-moteur</w:t>
            </w:r>
            <w:r w:rsidR="00A5626D" w:rsidRPr="00F408E2">
              <w:rPr>
                <w:rFonts w:cs="Times New Roman"/>
              </w:rPr>
              <w:t xml:space="preserve"> (RPM)</w:t>
            </w:r>
            <w:r w:rsidRPr="00F408E2">
              <w:rPr>
                <w:rFonts w:cs="Times New Roman"/>
              </w:rPr>
              <w:t xml:space="preserve"> et accommodation </w:t>
            </w:r>
          </w:p>
          <w:p w14:paraId="485DB787" w14:textId="77777777" w:rsidR="00A5626D" w:rsidRPr="00F408E2" w:rsidRDefault="00A5626D" w:rsidP="00F557C5">
            <w:pPr>
              <w:numPr>
                <w:ilvl w:val="0"/>
                <w:numId w:val="0"/>
              </w:numPr>
              <w:rPr>
                <w:rFonts w:cs="Times New Roman"/>
              </w:rPr>
            </w:pPr>
          </w:p>
          <w:p w14:paraId="5DC4DE3D" w14:textId="77777777" w:rsidR="00A5626D" w:rsidRPr="00F408E2" w:rsidRDefault="00A5626D" w:rsidP="00F557C5">
            <w:pPr>
              <w:numPr>
                <w:ilvl w:val="0"/>
                <w:numId w:val="0"/>
              </w:numPr>
              <w:rPr>
                <w:rFonts w:cs="Times New Roman"/>
              </w:rPr>
            </w:pPr>
          </w:p>
          <w:p w14:paraId="761EACBD" w14:textId="604F5035" w:rsidR="00BE6B7B" w:rsidRPr="00F408E2" w:rsidRDefault="00BE6B7B" w:rsidP="00F557C5">
            <w:pPr>
              <w:numPr>
                <w:ilvl w:val="0"/>
                <w:numId w:val="0"/>
              </w:numPr>
              <w:rPr>
                <w:rFonts w:cs="Times New Roman"/>
              </w:rPr>
            </w:pPr>
            <w:r w:rsidRPr="00F408E2">
              <w:rPr>
                <w:rFonts w:cs="Times New Roman"/>
              </w:rPr>
              <w:t>Ners crâniens</w:t>
            </w:r>
          </w:p>
        </w:tc>
        <w:tc>
          <w:tcPr>
            <w:tcW w:w="2226" w:type="dxa"/>
          </w:tcPr>
          <w:p w14:paraId="4D8AB347" w14:textId="0482DD3E" w:rsidR="00A735FD" w:rsidRPr="00F408E2" w:rsidRDefault="00BE6B7B" w:rsidP="00F557C5">
            <w:pPr>
              <w:numPr>
                <w:ilvl w:val="0"/>
                <w:numId w:val="0"/>
              </w:numPr>
              <w:rPr>
                <w:rFonts w:cs="Times New Roman"/>
              </w:rPr>
            </w:pPr>
            <w:r w:rsidRPr="00F408E2">
              <w:rPr>
                <w:rFonts w:cs="Times New Roman"/>
              </w:rPr>
              <w:t>Aboliti</w:t>
            </w:r>
            <w:r w:rsidR="001525C8" w:rsidRPr="00F408E2">
              <w:rPr>
                <w:rFonts w:cs="Times New Roman"/>
              </w:rPr>
              <w:t>o</w:t>
            </w:r>
            <w:r w:rsidRPr="00F408E2">
              <w:rPr>
                <w:rFonts w:cs="Times New Roman"/>
              </w:rPr>
              <w:t>n du RPM ma</w:t>
            </w:r>
            <w:r w:rsidR="001525C8" w:rsidRPr="00F408E2">
              <w:rPr>
                <w:rFonts w:cs="Times New Roman"/>
              </w:rPr>
              <w:t>i</w:t>
            </w:r>
            <w:r w:rsidRPr="00F408E2">
              <w:rPr>
                <w:rFonts w:cs="Times New Roman"/>
              </w:rPr>
              <w:t>s conservatio</w:t>
            </w:r>
            <w:r w:rsidR="001525C8" w:rsidRPr="00F408E2">
              <w:rPr>
                <w:rFonts w:cs="Times New Roman"/>
              </w:rPr>
              <w:t>n</w:t>
            </w:r>
            <w:r w:rsidRPr="00F408E2">
              <w:rPr>
                <w:rFonts w:cs="Times New Roman"/>
              </w:rPr>
              <w:t xml:space="preserve"> de l’accommodation convergence </w:t>
            </w:r>
          </w:p>
          <w:p w14:paraId="69258AEB" w14:textId="77777777" w:rsidR="00A5626D" w:rsidRPr="00F408E2" w:rsidRDefault="00A5626D" w:rsidP="00F557C5">
            <w:pPr>
              <w:numPr>
                <w:ilvl w:val="0"/>
                <w:numId w:val="0"/>
              </w:numPr>
              <w:rPr>
                <w:rFonts w:cs="Times New Roman"/>
              </w:rPr>
            </w:pPr>
          </w:p>
          <w:p w14:paraId="11D5D1F0" w14:textId="1EFCC40C" w:rsidR="00BE6B7B" w:rsidRPr="00F408E2" w:rsidRDefault="00BE6B7B" w:rsidP="00F557C5">
            <w:pPr>
              <w:numPr>
                <w:ilvl w:val="0"/>
                <w:numId w:val="0"/>
              </w:numPr>
              <w:rPr>
                <w:rFonts w:cs="Times New Roman"/>
              </w:rPr>
            </w:pPr>
            <w:r w:rsidRPr="00F408E2">
              <w:rPr>
                <w:rFonts w:cs="Times New Roman"/>
              </w:rPr>
              <w:t>Possi</w:t>
            </w:r>
            <w:r w:rsidR="00A5626D" w:rsidRPr="00F408E2">
              <w:rPr>
                <w:rFonts w:cs="Times New Roman"/>
              </w:rPr>
              <w:t>b</w:t>
            </w:r>
            <w:r w:rsidRPr="00F408E2">
              <w:rPr>
                <w:rFonts w:cs="Times New Roman"/>
              </w:rPr>
              <w:t>le atteinte de plusieurs nerfs crânien</w:t>
            </w:r>
            <w:r w:rsidR="001525C8" w:rsidRPr="00F408E2">
              <w:rPr>
                <w:rFonts w:cs="Times New Roman"/>
              </w:rPr>
              <w:t>s</w:t>
            </w:r>
            <w:r w:rsidRPr="00F408E2">
              <w:rPr>
                <w:rFonts w:cs="Times New Roman"/>
              </w:rPr>
              <w:t xml:space="preserve"> </w:t>
            </w:r>
          </w:p>
        </w:tc>
        <w:tc>
          <w:tcPr>
            <w:tcW w:w="2227" w:type="dxa"/>
          </w:tcPr>
          <w:p w14:paraId="52E3A0A7" w14:textId="0812F235" w:rsidR="00A735FD" w:rsidRPr="00F408E2" w:rsidRDefault="00BE6B7B" w:rsidP="00F557C5">
            <w:pPr>
              <w:numPr>
                <w:ilvl w:val="0"/>
                <w:numId w:val="0"/>
              </w:numPr>
              <w:rPr>
                <w:rFonts w:cs="Times New Roman"/>
              </w:rPr>
            </w:pPr>
            <w:r w:rsidRPr="00F408E2">
              <w:rPr>
                <w:rFonts w:cs="Times New Roman"/>
              </w:rPr>
              <w:t>Singe d’</w:t>
            </w:r>
            <w:r w:rsidRPr="00F408E2">
              <w:rPr>
                <w:rFonts w:cs="Times New Roman"/>
                <w:color w:val="ED7D31" w:themeColor="accent2"/>
              </w:rPr>
              <w:t xml:space="preserve">ARGYLL </w:t>
            </w:r>
            <w:r w:rsidR="00A46A50" w:rsidRPr="00F408E2">
              <w:rPr>
                <w:rFonts w:cs="Times New Roman"/>
                <w:color w:val="ED7D31" w:themeColor="accent2"/>
              </w:rPr>
              <w:t>ROBERTSON</w:t>
            </w:r>
          </w:p>
        </w:tc>
      </w:tr>
    </w:tbl>
    <w:p w14:paraId="508BF7A0" w14:textId="77777777" w:rsidR="00A735FD" w:rsidRPr="00F408E2" w:rsidRDefault="00A735FD" w:rsidP="00F557C5">
      <w:pPr>
        <w:numPr>
          <w:ilvl w:val="0"/>
          <w:numId w:val="0"/>
        </w:numPr>
        <w:rPr>
          <w:rFonts w:cs="Times New Roman"/>
        </w:rPr>
      </w:pPr>
    </w:p>
    <w:p w14:paraId="7D4A4F70" w14:textId="1040C96B" w:rsidR="002C657C" w:rsidRPr="00F408E2" w:rsidRDefault="00170EEA" w:rsidP="00170EEA">
      <w:pPr>
        <w:pStyle w:val="Sous-titre"/>
        <w:rPr>
          <w:rFonts w:ascii="Times New Roman" w:hAnsi="Times New Roman" w:cs="Times New Roman"/>
        </w:rPr>
      </w:pPr>
      <w:r w:rsidRPr="00F408E2">
        <w:rPr>
          <w:rFonts w:ascii="Times New Roman" w:hAnsi="Times New Roman" w:cs="Times New Roman"/>
        </w:rPr>
        <w:t>Signes</w:t>
      </w:r>
    </w:p>
    <w:p w14:paraId="5E6D2433" w14:textId="75CD93C5" w:rsidR="00170EEA" w:rsidRPr="00F408E2" w:rsidRDefault="00170EEA" w:rsidP="00170EEA">
      <w:pPr>
        <w:rPr>
          <w:rFonts w:cs="Times New Roman"/>
        </w:rPr>
      </w:pPr>
      <w:r w:rsidRPr="00F408E2">
        <w:rPr>
          <w:rFonts w:cs="Times New Roman"/>
        </w:rPr>
        <w:t xml:space="preserve">Autres appareils </w:t>
      </w:r>
    </w:p>
    <w:p w14:paraId="38F402A1" w14:textId="5CA004B5" w:rsidR="00170EEA" w:rsidRPr="00F408E2" w:rsidRDefault="00170EEA" w:rsidP="004237A4">
      <w:pPr>
        <w:numPr>
          <w:ilvl w:val="1"/>
          <w:numId w:val="4"/>
        </w:numPr>
        <w:rPr>
          <w:rFonts w:cs="Times New Roman"/>
        </w:rPr>
      </w:pPr>
      <w:r w:rsidRPr="00F408E2">
        <w:rPr>
          <w:rFonts w:cs="Times New Roman"/>
        </w:rPr>
        <w:t>Grande déformation</w:t>
      </w:r>
      <w:r w:rsidR="005328DD" w:rsidRPr="00F408E2">
        <w:rPr>
          <w:rFonts w:cs="Times New Roman"/>
        </w:rPr>
        <w:t xml:space="preserve"> </w:t>
      </w:r>
      <w:r w:rsidRPr="00F408E2">
        <w:rPr>
          <w:rFonts w:cs="Times New Roman"/>
        </w:rPr>
        <w:t>art</w:t>
      </w:r>
      <w:r w:rsidR="005328DD" w:rsidRPr="00F408E2">
        <w:rPr>
          <w:rFonts w:cs="Times New Roman"/>
        </w:rPr>
        <w:t>ic</w:t>
      </w:r>
      <w:r w:rsidRPr="00F408E2">
        <w:rPr>
          <w:rFonts w:cs="Times New Roman"/>
        </w:rPr>
        <w:t xml:space="preserve">ulaires </w:t>
      </w:r>
      <w:r w:rsidR="00F85329" w:rsidRPr="00F408E2">
        <w:rPr>
          <w:rFonts w:cs="Times New Roman"/>
        </w:rPr>
        <w:t>des membres inférieurs</w:t>
      </w:r>
      <w:r w:rsidRPr="00F408E2">
        <w:rPr>
          <w:rFonts w:cs="Times New Roman"/>
        </w:rPr>
        <w:t xml:space="preserve"> prédominant aux </w:t>
      </w:r>
      <w:r w:rsidR="00F85329" w:rsidRPr="00F408E2">
        <w:rPr>
          <w:rFonts w:cs="Times New Roman"/>
        </w:rPr>
        <w:t>genou</w:t>
      </w:r>
      <w:r w:rsidR="00F85329">
        <w:rPr>
          <w:rFonts w:cs="Times New Roman"/>
        </w:rPr>
        <w:t>x,</w:t>
      </w:r>
      <w:r w:rsidRPr="00F408E2">
        <w:rPr>
          <w:rFonts w:cs="Times New Roman"/>
        </w:rPr>
        <w:t xml:space="preserve"> </w:t>
      </w:r>
      <w:r w:rsidR="00F85329" w:rsidRPr="00F408E2">
        <w:rPr>
          <w:rFonts w:cs="Times New Roman"/>
        </w:rPr>
        <w:t>mains</w:t>
      </w:r>
      <w:r w:rsidRPr="00F408E2">
        <w:rPr>
          <w:rFonts w:cs="Times New Roman"/>
        </w:rPr>
        <w:t xml:space="preserve"> </w:t>
      </w:r>
      <w:r w:rsidR="00F85329" w:rsidRPr="00F408E2">
        <w:rPr>
          <w:rFonts w:cs="Times New Roman"/>
        </w:rPr>
        <w:t>indolore</w:t>
      </w:r>
      <w:r w:rsidR="00F85329">
        <w:rPr>
          <w:rFonts w:cs="Times New Roman"/>
        </w:rPr>
        <w:t>s</w:t>
      </w:r>
      <w:r w:rsidRPr="00F408E2">
        <w:rPr>
          <w:rFonts w:cs="Times New Roman"/>
        </w:rPr>
        <w:t xml:space="preserve"> (</w:t>
      </w:r>
      <w:r w:rsidR="00F85329" w:rsidRPr="00F408E2">
        <w:rPr>
          <w:rFonts w:cs="Times New Roman"/>
        </w:rPr>
        <w:t>arthropathie</w:t>
      </w:r>
      <w:r w:rsidRPr="00F408E2">
        <w:rPr>
          <w:rFonts w:cs="Times New Roman"/>
        </w:rPr>
        <w:t xml:space="preserve"> tabétique)</w:t>
      </w:r>
    </w:p>
    <w:p w14:paraId="2794E9D4" w14:textId="2B879EDE" w:rsidR="005328DD" w:rsidRPr="00F408E2" w:rsidRDefault="005328DD" w:rsidP="005328DD">
      <w:pPr>
        <w:pStyle w:val="Sous-titre"/>
        <w:rPr>
          <w:rFonts w:ascii="Times New Roman" w:hAnsi="Times New Roman" w:cs="Times New Roman"/>
        </w:rPr>
      </w:pPr>
      <w:r w:rsidRPr="00F408E2">
        <w:rPr>
          <w:rFonts w:ascii="Times New Roman" w:hAnsi="Times New Roman" w:cs="Times New Roman"/>
        </w:rPr>
        <w:t>Examen</w:t>
      </w:r>
      <w:r w:rsidR="001544CB" w:rsidRPr="00F408E2">
        <w:rPr>
          <w:rFonts w:ascii="Times New Roman" w:hAnsi="Times New Roman" w:cs="Times New Roman"/>
        </w:rPr>
        <w:t>s</w:t>
      </w:r>
      <w:r w:rsidRPr="00F408E2">
        <w:rPr>
          <w:rFonts w:ascii="Times New Roman" w:hAnsi="Times New Roman" w:cs="Times New Roman"/>
        </w:rPr>
        <w:t xml:space="preserve"> paracliniqu</w:t>
      </w:r>
      <w:r w:rsidR="00280317" w:rsidRPr="00F408E2">
        <w:rPr>
          <w:rFonts w:ascii="Times New Roman" w:hAnsi="Times New Roman" w:cs="Times New Roman"/>
        </w:rPr>
        <w:t>es</w:t>
      </w:r>
    </w:p>
    <w:p w14:paraId="42E802E6" w14:textId="07AB7AA2" w:rsidR="005328DD" w:rsidRPr="00F408E2" w:rsidRDefault="005328DD" w:rsidP="005328DD">
      <w:pPr>
        <w:rPr>
          <w:rFonts w:cs="Times New Roman"/>
        </w:rPr>
      </w:pPr>
      <w:r w:rsidRPr="00F408E2">
        <w:rPr>
          <w:rFonts w:cs="Times New Roman"/>
        </w:rPr>
        <w:t xml:space="preserve">IRM  </w:t>
      </w:r>
      <w:r w:rsidR="00F85329" w:rsidRPr="00F408E2">
        <w:rPr>
          <w:rFonts w:cs="Times New Roman"/>
        </w:rPr>
        <w:t>médullaire</w:t>
      </w:r>
      <w:r w:rsidR="00EC3244">
        <w:rPr>
          <w:rFonts w:cs="Times New Roman"/>
        </w:rPr>
        <w:t> </w:t>
      </w:r>
      <w:r w:rsidRPr="00F408E2">
        <w:rPr>
          <w:rFonts w:cs="Times New Roman"/>
        </w:rPr>
        <w:t xml:space="preserve">: </w:t>
      </w:r>
    </w:p>
    <w:p w14:paraId="12B4A6DB" w14:textId="41053497" w:rsidR="005328DD" w:rsidRPr="00F408E2" w:rsidRDefault="005328DD" w:rsidP="004237A4">
      <w:pPr>
        <w:numPr>
          <w:ilvl w:val="1"/>
          <w:numId w:val="4"/>
        </w:numPr>
        <w:rPr>
          <w:rFonts w:cs="Times New Roman"/>
        </w:rPr>
      </w:pPr>
      <w:r w:rsidRPr="00F408E2">
        <w:rPr>
          <w:rFonts w:cs="Times New Roman"/>
        </w:rPr>
        <w:t>Inflammation ou atrophie cordons postérieur</w:t>
      </w:r>
      <w:r w:rsidR="00280317" w:rsidRPr="00F408E2">
        <w:rPr>
          <w:rFonts w:cs="Times New Roman"/>
        </w:rPr>
        <w:t>s</w:t>
      </w:r>
      <w:r w:rsidRPr="00F408E2">
        <w:rPr>
          <w:rFonts w:cs="Times New Roman"/>
        </w:rPr>
        <w:t xml:space="preserve"> de la moelle</w:t>
      </w:r>
    </w:p>
    <w:p w14:paraId="31996FCB" w14:textId="18C66AC9" w:rsidR="005328DD" w:rsidRPr="00F408E2" w:rsidRDefault="005328DD" w:rsidP="005328DD">
      <w:pPr>
        <w:rPr>
          <w:rFonts w:cs="Times New Roman"/>
        </w:rPr>
      </w:pPr>
      <w:r w:rsidRPr="00F408E2">
        <w:rPr>
          <w:rFonts w:cs="Times New Roman"/>
        </w:rPr>
        <w:t>Radiographies des articulation</w:t>
      </w:r>
      <w:r w:rsidR="00280317" w:rsidRPr="00F408E2">
        <w:rPr>
          <w:rFonts w:cs="Times New Roman"/>
        </w:rPr>
        <w:t>s</w:t>
      </w:r>
      <w:r w:rsidR="00EC3244">
        <w:rPr>
          <w:rFonts w:cs="Times New Roman"/>
        </w:rPr>
        <w:t> </w:t>
      </w:r>
      <w:r w:rsidRPr="00F408E2">
        <w:rPr>
          <w:rFonts w:cs="Times New Roman"/>
        </w:rPr>
        <w:t>: lésion</w:t>
      </w:r>
      <w:r w:rsidR="00280317" w:rsidRPr="00F408E2">
        <w:rPr>
          <w:rFonts w:cs="Times New Roman"/>
        </w:rPr>
        <w:t>s</w:t>
      </w:r>
      <w:r w:rsidRPr="00F408E2">
        <w:rPr>
          <w:rFonts w:cs="Times New Roman"/>
        </w:rPr>
        <w:t xml:space="preserve"> destruct</w:t>
      </w:r>
      <w:r w:rsidR="00280317" w:rsidRPr="00F408E2">
        <w:rPr>
          <w:rFonts w:cs="Times New Roman"/>
        </w:rPr>
        <w:t>r</w:t>
      </w:r>
      <w:r w:rsidRPr="00F408E2">
        <w:rPr>
          <w:rFonts w:cs="Times New Roman"/>
        </w:rPr>
        <w:t>ices</w:t>
      </w:r>
    </w:p>
    <w:p w14:paraId="025E821F" w14:textId="156F8CB4" w:rsidR="001544CB" w:rsidRPr="00F408E2" w:rsidRDefault="001544CB" w:rsidP="005328DD">
      <w:pPr>
        <w:rPr>
          <w:rFonts w:cs="Times New Roman"/>
        </w:rPr>
      </w:pPr>
      <w:r w:rsidRPr="00F408E2">
        <w:rPr>
          <w:rFonts w:cs="Times New Roman"/>
        </w:rPr>
        <w:t>Biologie</w:t>
      </w:r>
    </w:p>
    <w:p w14:paraId="20740737" w14:textId="5D945EE6" w:rsidR="00357294" w:rsidRPr="00F408E2" w:rsidRDefault="00F85329" w:rsidP="004237A4">
      <w:pPr>
        <w:numPr>
          <w:ilvl w:val="1"/>
          <w:numId w:val="4"/>
        </w:numPr>
        <w:rPr>
          <w:rFonts w:cs="Times New Roman"/>
        </w:rPr>
      </w:pPr>
      <w:r>
        <w:rPr>
          <w:rFonts w:cs="Times New Roman"/>
        </w:rPr>
        <w:t>LCR</w:t>
      </w:r>
      <w:r w:rsidR="00EC3244">
        <w:rPr>
          <w:rFonts w:cs="Times New Roman"/>
        </w:rPr>
        <w:t> </w:t>
      </w:r>
      <w:r>
        <w:rPr>
          <w:rFonts w:cs="Times New Roman"/>
        </w:rPr>
        <w:t>: plé</w:t>
      </w:r>
      <w:r w:rsidR="001544CB" w:rsidRPr="00F408E2">
        <w:rPr>
          <w:rFonts w:cs="Times New Roman"/>
        </w:rPr>
        <w:t xml:space="preserve">iocytoses (GB </w:t>
      </w:r>
      <w:r w:rsidR="00357294" w:rsidRPr="00F408E2">
        <w:rPr>
          <w:rFonts w:cs="Times New Roman"/>
        </w:rPr>
        <w:t>&gt; 10 / mm3), h</w:t>
      </w:r>
      <w:r>
        <w:rPr>
          <w:rFonts w:cs="Times New Roman"/>
        </w:rPr>
        <w:t>y</w:t>
      </w:r>
      <w:r w:rsidR="00357294" w:rsidRPr="00F408E2">
        <w:rPr>
          <w:rFonts w:cs="Times New Roman"/>
        </w:rPr>
        <w:t>perprotéinorachie (&gt; 0.5 g/l)</w:t>
      </w:r>
    </w:p>
    <w:p w14:paraId="294125BD" w14:textId="4AC7069E" w:rsidR="00357294" w:rsidRPr="00F408E2" w:rsidRDefault="001F391E" w:rsidP="004237A4">
      <w:pPr>
        <w:numPr>
          <w:ilvl w:val="1"/>
          <w:numId w:val="4"/>
        </w:numPr>
        <w:rPr>
          <w:rFonts w:cs="Times New Roman"/>
        </w:rPr>
      </w:pPr>
      <w:r w:rsidRPr="00F408E2">
        <w:rPr>
          <w:rFonts w:cs="Times New Roman"/>
        </w:rPr>
        <w:t xml:space="preserve">Sérologie </w:t>
      </w:r>
    </w:p>
    <w:p w14:paraId="0344B4C4" w14:textId="2804FA8B" w:rsidR="001F391E" w:rsidRPr="00F408E2" w:rsidRDefault="001F391E" w:rsidP="004237A4">
      <w:pPr>
        <w:numPr>
          <w:ilvl w:val="2"/>
          <w:numId w:val="4"/>
        </w:numPr>
        <w:rPr>
          <w:rFonts w:cs="Times New Roman"/>
        </w:rPr>
      </w:pPr>
      <w:r w:rsidRPr="00F408E2">
        <w:rPr>
          <w:rFonts w:cs="Times New Roman"/>
        </w:rPr>
        <w:t>VDRL ou  RPR</w:t>
      </w:r>
      <w:r w:rsidR="00EC3244">
        <w:rPr>
          <w:rFonts w:cs="Times New Roman"/>
        </w:rPr>
        <w:t> </w:t>
      </w:r>
      <w:r w:rsidRPr="00F408E2">
        <w:rPr>
          <w:rFonts w:cs="Times New Roman"/>
        </w:rPr>
        <w:t xml:space="preserve">: positive </w:t>
      </w:r>
    </w:p>
    <w:p w14:paraId="1D41537C" w14:textId="12E0E939" w:rsidR="001F391E" w:rsidRPr="00F408E2" w:rsidRDefault="001F391E" w:rsidP="004237A4">
      <w:pPr>
        <w:numPr>
          <w:ilvl w:val="2"/>
          <w:numId w:val="4"/>
        </w:numPr>
        <w:rPr>
          <w:rFonts w:cs="Times New Roman"/>
        </w:rPr>
      </w:pPr>
      <w:r w:rsidRPr="00F408E2">
        <w:rPr>
          <w:rFonts w:cs="Times New Roman"/>
        </w:rPr>
        <w:t>TPHA</w:t>
      </w:r>
      <w:r w:rsidR="00EC3244">
        <w:rPr>
          <w:rFonts w:cs="Times New Roman"/>
        </w:rPr>
        <w:t> </w:t>
      </w:r>
      <w:r w:rsidRPr="00F408E2">
        <w:rPr>
          <w:rFonts w:cs="Times New Roman"/>
        </w:rPr>
        <w:t>: positive</w:t>
      </w:r>
      <w:r w:rsidR="00EB672F" w:rsidRPr="00F408E2">
        <w:rPr>
          <w:rFonts w:cs="Times New Roman"/>
        </w:rPr>
        <w:t xml:space="preserve"> (tréponema pallidum </w:t>
      </w:r>
      <w:r w:rsidR="00F85329" w:rsidRPr="00F408E2">
        <w:rPr>
          <w:rFonts w:cs="Times New Roman"/>
        </w:rPr>
        <w:t>hémagglutinine</w:t>
      </w:r>
      <w:r w:rsidR="00EB672F" w:rsidRPr="00F408E2">
        <w:rPr>
          <w:rFonts w:cs="Times New Roman"/>
        </w:rPr>
        <w:t xml:space="preserve"> </w:t>
      </w:r>
      <w:r w:rsidR="00F85329" w:rsidRPr="00F408E2">
        <w:rPr>
          <w:rFonts w:cs="Times New Roman"/>
        </w:rPr>
        <w:t>anticorps</w:t>
      </w:r>
      <w:r w:rsidR="00EB672F" w:rsidRPr="00F408E2">
        <w:rPr>
          <w:rFonts w:cs="Times New Roman"/>
        </w:rPr>
        <w:t>)</w:t>
      </w:r>
    </w:p>
    <w:p w14:paraId="4AD60920" w14:textId="34A9E45B" w:rsidR="00B81904" w:rsidRPr="00F408E2" w:rsidRDefault="00291AD2" w:rsidP="00291AD2">
      <w:pPr>
        <w:pStyle w:val="Titre2"/>
        <w:rPr>
          <w:rFonts w:cs="Times New Roman"/>
        </w:rPr>
      </w:pPr>
      <w:bookmarkStart w:id="429" w:name="_Toc196656637"/>
      <w:bookmarkStart w:id="430" w:name="_Toc196662444"/>
      <w:r w:rsidRPr="00F408E2">
        <w:rPr>
          <w:rFonts w:cs="Times New Roman"/>
        </w:rPr>
        <w:t>Fromes cliniques</w:t>
      </w:r>
      <w:bookmarkEnd w:id="429"/>
      <w:bookmarkEnd w:id="430"/>
    </w:p>
    <w:p w14:paraId="43C366AD" w14:textId="781293C8" w:rsidR="00291AD2" w:rsidRPr="00F408E2" w:rsidRDefault="00F85329" w:rsidP="00291AD2">
      <w:pPr>
        <w:pStyle w:val="Titre3"/>
        <w:rPr>
          <w:rFonts w:cs="Times New Roman"/>
        </w:rPr>
      </w:pPr>
      <w:bookmarkStart w:id="431" w:name="_Toc196656638"/>
      <w:bookmarkStart w:id="432" w:name="_Toc196662445"/>
      <w:r w:rsidRPr="00F408E2">
        <w:rPr>
          <w:rFonts w:cs="Times New Roman"/>
        </w:rPr>
        <w:t>Forme</w:t>
      </w:r>
      <w:r w:rsidR="00291AD2" w:rsidRPr="00F408E2">
        <w:rPr>
          <w:rFonts w:cs="Times New Roman"/>
        </w:rPr>
        <w:t xml:space="preserve"> selon l</w:t>
      </w:r>
      <w:r>
        <w:rPr>
          <w:rFonts w:cs="Times New Roman"/>
        </w:rPr>
        <w:t>a</w:t>
      </w:r>
      <w:r w:rsidR="00291AD2" w:rsidRPr="00F408E2">
        <w:rPr>
          <w:rFonts w:cs="Times New Roman"/>
        </w:rPr>
        <w:t xml:space="preserve"> </w:t>
      </w:r>
      <w:r w:rsidRPr="00F408E2">
        <w:rPr>
          <w:rFonts w:cs="Times New Roman"/>
        </w:rPr>
        <w:t>symptomatologie</w:t>
      </w:r>
      <w:bookmarkEnd w:id="431"/>
      <w:bookmarkEnd w:id="432"/>
      <w:r w:rsidR="00291AD2" w:rsidRPr="00F408E2">
        <w:rPr>
          <w:rFonts w:cs="Times New Roman"/>
        </w:rPr>
        <w:t xml:space="preserve"> </w:t>
      </w:r>
    </w:p>
    <w:p w14:paraId="2F2664FE" w14:textId="74AC7575" w:rsidR="00291AD2" w:rsidRPr="00F408E2" w:rsidRDefault="00F85329" w:rsidP="00291AD2">
      <w:pPr>
        <w:rPr>
          <w:rFonts w:cs="Times New Roman"/>
        </w:rPr>
      </w:pPr>
      <w:r w:rsidRPr="00F408E2">
        <w:rPr>
          <w:rFonts w:cs="Times New Roman"/>
        </w:rPr>
        <w:t>Début</w:t>
      </w:r>
      <w:r w:rsidR="00291AD2" w:rsidRPr="00F408E2">
        <w:rPr>
          <w:rFonts w:cs="Times New Roman"/>
        </w:rPr>
        <w:t xml:space="preserve"> plus précoce (1- 5 </w:t>
      </w:r>
      <w:r w:rsidRPr="00F408E2">
        <w:rPr>
          <w:rFonts w:cs="Times New Roman"/>
        </w:rPr>
        <w:t>ans)</w:t>
      </w:r>
      <w:r>
        <w:rPr>
          <w:rFonts w:cs="Times New Roman"/>
        </w:rPr>
        <w:t xml:space="preserve"> plus tardives (45 an</w:t>
      </w:r>
      <w:r w:rsidR="00291AD2" w:rsidRPr="00F408E2">
        <w:rPr>
          <w:rFonts w:cs="Times New Roman"/>
        </w:rPr>
        <w:t xml:space="preserve">s par rapport au </w:t>
      </w:r>
      <w:r w:rsidRPr="00F408E2">
        <w:rPr>
          <w:rFonts w:cs="Times New Roman"/>
        </w:rPr>
        <w:t>chancre</w:t>
      </w:r>
      <w:r>
        <w:rPr>
          <w:rFonts w:cs="Times New Roman"/>
        </w:rPr>
        <w:t>)</w:t>
      </w:r>
    </w:p>
    <w:p w14:paraId="22CFD7CC" w14:textId="7455418F" w:rsidR="00291AD2" w:rsidRPr="00F408E2" w:rsidRDefault="00291AD2" w:rsidP="00291AD2">
      <w:pPr>
        <w:rPr>
          <w:rFonts w:cs="Times New Roman"/>
        </w:rPr>
      </w:pPr>
      <w:r w:rsidRPr="00F408E2">
        <w:rPr>
          <w:rFonts w:cs="Times New Roman"/>
        </w:rPr>
        <w:t xml:space="preserve">Forme </w:t>
      </w:r>
      <w:r w:rsidR="00F85329" w:rsidRPr="00F408E2">
        <w:rPr>
          <w:rFonts w:cs="Times New Roman"/>
        </w:rPr>
        <w:t>hyperalgique</w:t>
      </w:r>
      <w:r w:rsidRPr="00F408E2">
        <w:rPr>
          <w:rFonts w:cs="Times New Roman"/>
        </w:rPr>
        <w:t xml:space="preserve"> </w:t>
      </w:r>
    </w:p>
    <w:p w14:paraId="1886532B" w14:textId="0D8805BF" w:rsidR="00291AD2" w:rsidRPr="00F408E2" w:rsidRDefault="00291AD2" w:rsidP="00291AD2">
      <w:pPr>
        <w:pStyle w:val="Titre3"/>
        <w:rPr>
          <w:rFonts w:cs="Times New Roman"/>
        </w:rPr>
      </w:pPr>
      <w:bookmarkStart w:id="433" w:name="_Toc196656639"/>
      <w:bookmarkStart w:id="434" w:name="_Toc196662446"/>
      <w:r w:rsidRPr="00F408E2">
        <w:rPr>
          <w:rFonts w:cs="Times New Roman"/>
        </w:rPr>
        <w:lastRenderedPageBreak/>
        <w:t>Fromes associées</w:t>
      </w:r>
      <w:bookmarkEnd w:id="433"/>
      <w:bookmarkEnd w:id="434"/>
      <w:r w:rsidRPr="00F408E2">
        <w:rPr>
          <w:rFonts w:cs="Times New Roman"/>
        </w:rPr>
        <w:t xml:space="preserve"> </w:t>
      </w:r>
    </w:p>
    <w:p w14:paraId="610210A8" w14:textId="7F3A7252" w:rsidR="00291AD2" w:rsidRPr="00F408E2" w:rsidRDefault="00291AD2" w:rsidP="00291AD2">
      <w:pPr>
        <w:rPr>
          <w:rFonts w:cs="Times New Roman"/>
        </w:rPr>
      </w:pPr>
      <w:r w:rsidRPr="00F408E2">
        <w:rPr>
          <w:rFonts w:cs="Times New Roman"/>
        </w:rPr>
        <w:t xml:space="preserve">Tabès + sd </w:t>
      </w:r>
      <w:r w:rsidR="00F85329" w:rsidRPr="00F408E2">
        <w:rPr>
          <w:rFonts w:cs="Times New Roman"/>
        </w:rPr>
        <w:t>démentiel</w:t>
      </w:r>
      <w:r w:rsidRPr="00F408E2">
        <w:rPr>
          <w:rFonts w:cs="Times New Roman"/>
        </w:rPr>
        <w:t xml:space="preserve"> de </w:t>
      </w:r>
      <w:r w:rsidR="00F85329" w:rsidRPr="00F408E2">
        <w:rPr>
          <w:rFonts w:cs="Times New Roman"/>
        </w:rPr>
        <w:t>types</w:t>
      </w:r>
      <w:r w:rsidRPr="00F408E2">
        <w:rPr>
          <w:rFonts w:cs="Times New Roman"/>
        </w:rPr>
        <w:t xml:space="preserve"> fro</w:t>
      </w:r>
      <w:r w:rsidR="00A842E1" w:rsidRPr="00F408E2">
        <w:rPr>
          <w:rFonts w:cs="Times New Roman"/>
        </w:rPr>
        <w:t>n</w:t>
      </w:r>
      <w:r w:rsidRPr="00F408E2">
        <w:rPr>
          <w:rFonts w:cs="Times New Roman"/>
        </w:rPr>
        <w:t>tale</w:t>
      </w:r>
      <w:r w:rsidR="00A842E1" w:rsidRPr="00F408E2">
        <w:rPr>
          <w:rFonts w:cs="Times New Roman"/>
        </w:rPr>
        <w:t xml:space="preserve"> (reflexe archaïque)</w:t>
      </w:r>
      <w:r w:rsidRPr="00F408E2">
        <w:rPr>
          <w:rFonts w:cs="Times New Roman"/>
        </w:rPr>
        <w:t xml:space="preserve"> avec psychoses « paralysi</w:t>
      </w:r>
      <w:r w:rsidR="00A842E1" w:rsidRPr="00F408E2">
        <w:rPr>
          <w:rFonts w:cs="Times New Roman"/>
        </w:rPr>
        <w:t>e</w:t>
      </w:r>
      <w:r w:rsidRPr="00F408E2">
        <w:rPr>
          <w:rFonts w:cs="Times New Roman"/>
        </w:rPr>
        <w:t xml:space="preserve"> générale »</w:t>
      </w:r>
    </w:p>
    <w:p w14:paraId="175C5097" w14:textId="4D4E88B5" w:rsidR="00DD562B" w:rsidRPr="00F408E2" w:rsidRDefault="00F85329" w:rsidP="00291AD2">
      <w:pPr>
        <w:rPr>
          <w:rFonts w:cs="Times New Roman"/>
        </w:rPr>
      </w:pPr>
      <w:r w:rsidRPr="00F408E2">
        <w:rPr>
          <w:rFonts w:cs="Times New Roman"/>
        </w:rPr>
        <w:t>Tabès</w:t>
      </w:r>
      <w:r w:rsidR="00DD562B" w:rsidRPr="00F408E2">
        <w:rPr>
          <w:rFonts w:cs="Times New Roman"/>
        </w:rPr>
        <w:t xml:space="preserve"> avec neuropathies périphérique</w:t>
      </w:r>
      <w:r w:rsidR="00737E55" w:rsidRPr="00F408E2">
        <w:rPr>
          <w:rFonts w:cs="Times New Roman"/>
        </w:rPr>
        <w:t>s</w:t>
      </w:r>
    </w:p>
    <w:p w14:paraId="27D80EAD" w14:textId="2A9FE942" w:rsidR="00291AD2" w:rsidRPr="00F408E2" w:rsidRDefault="00291AD2" w:rsidP="00291AD2">
      <w:pPr>
        <w:rPr>
          <w:rFonts w:cs="Times New Roman"/>
        </w:rPr>
      </w:pPr>
      <w:r w:rsidRPr="00F408E2">
        <w:rPr>
          <w:rFonts w:cs="Times New Roman"/>
        </w:rPr>
        <w:t>Ta</w:t>
      </w:r>
      <w:r w:rsidR="00A842E1" w:rsidRPr="00F408E2">
        <w:rPr>
          <w:rFonts w:cs="Times New Roman"/>
        </w:rPr>
        <w:t>b</w:t>
      </w:r>
      <w:r w:rsidRPr="00F408E2">
        <w:rPr>
          <w:rFonts w:cs="Times New Roman"/>
        </w:rPr>
        <w:t xml:space="preserve">ès avec </w:t>
      </w:r>
      <w:r w:rsidR="00F85329" w:rsidRPr="00F408E2">
        <w:rPr>
          <w:rFonts w:cs="Times New Roman"/>
        </w:rPr>
        <w:t>neuropathies</w:t>
      </w:r>
      <w:r w:rsidRPr="00F408E2">
        <w:rPr>
          <w:rFonts w:cs="Times New Roman"/>
        </w:rPr>
        <w:t xml:space="preserve"> spastique (myélite d’ERB)</w:t>
      </w:r>
      <w:r w:rsidR="00737E55" w:rsidRPr="00F408E2">
        <w:rPr>
          <w:rFonts w:cs="Times New Roman"/>
        </w:rPr>
        <w:t xml:space="preserve"> (atteinte </w:t>
      </w:r>
      <w:r w:rsidR="00F85329" w:rsidRPr="00F408E2">
        <w:rPr>
          <w:rFonts w:cs="Times New Roman"/>
        </w:rPr>
        <w:t>médullaire</w:t>
      </w:r>
      <w:r w:rsidR="00737E55" w:rsidRPr="00F408E2">
        <w:rPr>
          <w:rFonts w:cs="Times New Roman"/>
        </w:rPr>
        <w:t>)</w:t>
      </w:r>
    </w:p>
    <w:p w14:paraId="44B2678B" w14:textId="6CDC5660" w:rsidR="00291AD2" w:rsidRPr="00F408E2" w:rsidRDefault="00291AD2" w:rsidP="00291AD2">
      <w:pPr>
        <w:rPr>
          <w:rFonts w:cs="Times New Roman"/>
        </w:rPr>
      </w:pPr>
      <w:r w:rsidRPr="00F408E2">
        <w:rPr>
          <w:rFonts w:cs="Times New Roman"/>
        </w:rPr>
        <w:t xml:space="preserve">Tabès + AVC à </w:t>
      </w:r>
      <w:r w:rsidR="00F85329" w:rsidRPr="00F408E2">
        <w:rPr>
          <w:rFonts w:cs="Times New Roman"/>
        </w:rPr>
        <w:t>répétition</w:t>
      </w:r>
      <w:r w:rsidRPr="00F408E2">
        <w:rPr>
          <w:rFonts w:cs="Times New Roman"/>
        </w:rPr>
        <w:t xml:space="preserve"> (méningo-vascularite)</w:t>
      </w:r>
    </w:p>
    <w:p w14:paraId="52BE14A3" w14:textId="4F34E59B" w:rsidR="00E172B9" w:rsidRPr="00F408E2" w:rsidRDefault="00E172B9" w:rsidP="00E172B9">
      <w:pPr>
        <w:pStyle w:val="Titre1"/>
        <w:rPr>
          <w:rFonts w:cs="Times New Roman"/>
        </w:rPr>
      </w:pPr>
      <w:bookmarkStart w:id="435" w:name="_Toc196656640"/>
      <w:bookmarkStart w:id="436" w:name="_Toc196662447"/>
      <w:r w:rsidRPr="00F408E2">
        <w:rPr>
          <w:rFonts w:cs="Times New Roman"/>
        </w:rPr>
        <w:t>Diagnostics</w:t>
      </w:r>
      <w:bookmarkEnd w:id="435"/>
      <w:bookmarkEnd w:id="436"/>
    </w:p>
    <w:p w14:paraId="7B9B529E" w14:textId="4DC3BD72" w:rsidR="00E172B9" w:rsidRPr="00F408E2" w:rsidRDefault="00E172B9" w:rsidP="00E172B9">
      <w:pPr>
        <w:rPr>
          <w:rFonts w:cs="Times New Roman"/>
        </w:rPr>
      </w:pPr>
      <w:r w:rsidRPr="00F408E2">
        <w:rPr>
          <w:rFonts w:cs="Times New Roman"/>
          <w:color w:val="ED7D31" w:themeColor="accent2"/>
        </w:rPr>
        <w:t>Clinique</w:t>
      </w:r>
      <w:r w:rsidR="00EC3244">
        <w:rPr>
          <w:rFonts w:cs="Times New Roman"/>
        </w:rPr>
        <w:t> </w:t>
      </w:r>
      <w:r w:rsidRPr="00F408E2">
        <w:rPr>
          <w:rFonts w:cs="Times New Roman"/>
        </w:rPr>
        <w:t xml:space="preserve">: sd radiculo-cordonale postérieur, AVC  profond à </w:t>
      </w:r>
      <w:r w:rsidR="00F85329">
        <w:rPr>
          <w:rFonts w:cs="Times New Roman"/>
        </w:rPr>
        <w:t>répétition, sd</w:t>
      </w:r>
      <w:r w:rsidRPr="00F408E2">
        <w:rPr>
          <w:rFonts w:cs="Times New Roman"/>
        </w:rPr>
        <w:t xml:space="preserve"> </w:t>
      </w:r>
      <w:r w:rsidR="00F85329" w:rsidRPr="00F408E2">
        <w:rPr>
          <w:rFonts w:cs="Times New Roman"/>
        </w:rPr>
        <w:t>démentielle</w:t>
      </w:r>
      <w:r w:rsidRPr="00F408E2">
        <w:rPr>
          <w:rFonts w:cs="Times New Roman"/>
        </w:rPr>
        <w:t xml:space="preserve"> </w:t>
      </w:r>
      <w:r w:rsidR="00F85329" w:rsidRPr="00F408E2">
        <w:rPr>
          <w:rFonts w:cs="Times New Roman"/>
        </w:rPr>
        <w:t>frontal</w:t>
      </w:r>
      <w:r w:rsidR="00F85329">
        <w:rPr>
          <w:rFonts w:cs="Times New Roman"/>
        </w:rPr>
        <w:t xml:space="preserve"> suj</w:t>
      </w:r>
      <w:r w:rsidRPr="00F408E2">
        <w:rPr>
          <w:rFonts w:cs="Times New Roman"/>
        </w:rPr>
        <w:t xml:space="preserve">et jeun, </w:t>
      </w:r>
      <w:r w:rsidR="00F85329" w:rsidRPr="00F408E2">
        <w:rPr>
          <w:rFonts w:cs="Times New Roman"/>
        </w:rPr>
        <w:t>neuropathie</w:t>
      </w:r>
      <w:r w:rsidRPr="00F408E2">
        <w:rPr>
          <w:rFonts w:cs="Times New Roman"/>
        </w:rPr>
        <w:t xml:space="preserve"> </w:t>
      </w:r>
      <w:r w:rsidR="00F85329" w:rsidRPr="00F408E2">
        <w:rPr>
          <w:rFonts w:cs="Times New Roman"/>
        </w:rPr>
        <w:t>périphérique</w:t>
      </w:r>
      <w:r w:rsidRPr="00F408E2">
        <w:rPr>
          <w:rFonts w:cs="Times New Roman"/>
        </w:rPr>
        <w:t xml:space="preserve">, </w:t>
      </w:r>
      <w:r w:rsidR="00F85329" w:rsidRPr="00F408E2">
        <w:rPr>
          <w:rFonts w:cs="Times New Roman"/>
        </w:rPr>
        <w:t>déformation</w:t>
      </w:r>
      <w:r w:rsidRPr="00F408E2">
        <w:rPr>
          <w:rFonts w:cs="Times New Roman"/>
        </w:rPr>
        <w:t xml:space="preserve"> </w:t>
      </w:r>
      <w:r w:rsidR="00F85329" w:rsidRPr="00F408E2">
        <w:rPr>
          <w:rFonts w:cs="Times New Roman"/>
        </w:rPr>
        <w:t>auriculaire</w:t>
      </w:r>
      <w:r w:rsidRPr="00F408E2">
        <w:rPr>
          <w:rFonts w:cs="Times New Roman"/>
        </w:rPr>
        <w:t xml:space="preserve"> </w:t>
      </w:r>
      <w:r w:rsidR="00F85329" w:rsidRPr="00F408E2">
        <w:rPr>
          <w:rFonts w:cs="Times New Roman"/>
        </w:rPr>
        <w:t>importante</w:t>
      </w:r>
      <w:r w:rsidRPr="00F408E2">
        <w:rPr>
          <w:rFonts w:cs="Times New Roman"/>
        </w:rPr>
        <w:t xml:space="preserve"> </w:t>
      </w:r>
      <w:r w:rsidR="00F85329" w:rsidRPr="00F408E2">
        <w:rPr>
          <w:rFonts w:cs="Times New Roman"/>
        </w:rPr>
        <w:t>mais</w:t>
      </w:r>
      <w:r w:rsidRPr="00F408E2">
        <w:rPr>
          <w:rFonts w:cs="Times New Roman"/>
        </w:rPr>
        <w:t xml:space="preserve"> indolores</w:t>
      </w:r>
    </w:p>
    <w:p w14:paraId="09F0E50A" w14:textId="28F43189" w:rsidR="00E172B9" w:rsidRPr="00F408E2" w:rsidRDefault="00E172B9" w:rsidP="00E172B9">
      <w:pPr>
        <w:rPr>
          <w:rFonts w:cs="Times New Roman"/>
        </w:rPr>
      </w:pPr>
      <w:r w:rsidRPr="00F408E2">
        <w:rPr>
          <w:rFonts w:cs="Times New Roman"/>
          <w:color w:val="ED7D31" w:themeColor="accent2"/>
        </w:rPr>
        <w:t>Biol</w:t>
      </w:r>
      <w:r w:rsidR="008B1A61" w:rsidRPr="00F408E2">
        <w:rPr>
          <w:rFonts w:cs="Times New Roman"/>
          <w:color w:val="ED7D31" w:themeColor="accent2"/>
        </w:rPr>
        <w:t>o</w:t>
      </w:r>
      <w:r w:rsidRPr="00F408E2">
        <w:rPr>
          <w:rFonts w:cs="Times New Roman"/>
          <w:color w:val="ED7D31" w:themeColor="accent2"/>
        </w:rPr>
        <w:t>gie</w:t>
      </w:r>
      <w:r w:rsidR="00EC3244">
        <w:rPr>
          <w:rFonts w:cs="Times New Roman"/>
        </w:rPr>
        <w:t> </w:t>
      </w:r>
      <w:r w:rsidRPr="00F408E2">
        <w:rPr>
          <w:rFonts w:cs="Times New Roman"/>
        </w:rPr>
        <w:t>: séro</w:t>
      </w:r>
      <w:r w:rsidR="008B1A61" w:rsidRPr="00F408E2">
        <w:rPr>
          <w:rFonts w:cs="Times New Roman"/>
        </w:rPr>
        <w:t>lo</w:t>
      </w:r>
      <w:r w:rsidRPr="00F408E2">
        <w:rPr>
          <w:rFonts w:cs="Times New Roman"/>
        </w:rPr>
        <w:t>gie sérique VRDL ou</w:t>
      </w:r>
      <w:r w:rsidR="008B1A61" w:rsidRPr="00F408E2">
        <w:rPr>
          <w:rFonts w:cs="Times New Roman"/>
        </w:rPr>
        <w:t xml:space="preserve"> </w:t>
      </w:r>
      <w:r w:rsidRPr="00F408E2">
        <w:rPr>
          <w:rFonts w:cs="Times New Roman"/>
        </w:rPr>
        <w:t>RPR positives de</w:t>
      </w:r>
      <w:r w:rsidR="00F85329">
        <w:rPr>
          <w:rFonts w:cs="Times New Roman"/>
        </w:rPr>
        <w:t xml:space="preserve"> </w:t>
      </w:r>
      <w:r w:rsidRPr="00F408E2">
        <w:rPr>
          <w:rFonts w:cs="Times New Roman"/>
        </w:rPr>
        <w:t>TPHA positive</w:t>
      </w:r>
      <w:r w:rsidR="00EC3244">
        <w:rPr>
          <w:rFonts w:cs="Times New Roman"/>
        </w:rPr>
        <w:t> </w:t>
      </w:r>
      <w:r w:rsidRPr="00F408E2">
        <w:rPr>
          <w:rFonts w:cs="Times New Roman"/>
        </w:rPr>
        <w:t>: pleiocytosess au LCR ave</w:t>
      </w:r>
      <w:r w:rsidR="008B1A61" w:rsidRPr="00F408E2">
        <w:rPr>
          <w:rFonts w:cs="Times New Roman"/>
        </w:rPr>
        <w:t>c</w:t>
      </w:r>
      <w:r w:rsidRPr="00F408E2">
        <w:rPr>
          <w:rFonts w:cs="Times New Roman"/>
        </w:rPr>
        <w:t xml:space="preserve"> hyperprotéinorachie</w:t>
      </w:r>
      <w:r w:rsidR="008B1A61" w:rsidRPr="00F408E2">
        <w:rPr>
          <w:rFonts w:cs="Times New Roman"/>
        </w:rPr>
        <w:t xml:space="preserve"> </w:t>
      </w:r>
      <w:r w:rsidRPr="00F408E2">
        <w:rPr>
          <w:rFonts w:cs="Times New Roman"/>
        </w:rPr>
        <w:t xml:space="preserve">et VDRL dans LCR </w:t>
      </w:r>
      <w:r w:rsidR="00F85329" w:rsidRPr="00F408E2">
        <w:rPr>
          <w:rFonts w:cs="Times New Roman"/>
        </w:rPr>
        <w:t>positive</w:t>
      </w:r>
      <w:r w:rsidRPr="00F408E2">
        <w:rPr>
          <w:rFonts w:cs="Times New Roman"/>
        </w:rPr>
        <w:t xml:space="preserve"> (</w:t>
      </w:r>
      <w:r w:rsidR="00F85329" w:rsidRPr="00F408E2">
        <w:rPr>
          <w:rFonts w:cs="Times New Roman"/>
        </w:rPr>
        <w:t>inconstant</w:t>
      </w:r>
      <w:r w:rsidRPr="00F408E2">
        <w:rPr>
          <w:rFonts w:cs="Times New Roman"/>
        </w:rPr>
        <w:t>)</w:t>
      </w:r>
    </w:p>
    <w:p w14:paraId="73D6F154" w14:textId="66D1A807" w:rsidR="00E172B9" w:rsidRPr="00F408E2" w:rsidRDefault="00E172B9" w:rsidP="00E172B9">
      <w:pPr>
        <w:rPr>
          <w:rFonts w:cs="Times New Roman"/>
        </w:rPr>
      </w:pPr>
      <w:r w:rsidRPr="00F408E2">
        <w:rPr>
          <w:rFonts w:cs="Times New Roman"/>
          <w:color w:val="ED7D31" w:themeColor="accent2"/>
        </w:rPr>
        <w:t>Imagerie</w:t>
      </w:r>
      <w:r w:rsidR="00EC3244">
        <w:rPr>
          <w:rFonts w:cs="Times New Roman"/>
        </w:rPr>
        <w:t> </w:t>
      </w:r>
      <w:r w:rsidRPr="00F408E2">
        <w:rPr>
          <w:rFonts w:cs="Times New Roman"/>
        </w:rPr>
        <w:t>: inflammation puis atrophie cordon postérieu</w:t>
      </w:r>
      <w:r w:rsidR="00E61379" w:rsidRPr="00F408E2">
        <w:rPr>
          <w:rFonts w:cs="Times New Roman"/>
        </w:rPr>
        <w:t>r</w:t>
      </w:r>
      <w:r w:rsidRPr="00F408E2">
        <w:rPr>
          <w:rFonts w:cs="Times New Roman"/>
        </w:rPr>
        <w:t xml:space="preserve"> de la </w:t>
      </w:r>
      <w:r w:rsidR="00F85329" w:rsidRPr="00F408E2">
        <w:rPr>
          <w:rFonts w:cs="Times New Roman"/>
        </w:rPr>
        <w:t>moelle,</w:t>
      </w:r>
      <w:r w:rsidRPr="00F408E2">
        <w:rPr>
          <w:rFonts w:cs="Times New Roman"/>
        </w:rPr>
        <w:t xml:space="preserve"> lési</w:t>
      </w:r>
      <w:r w:rsidR="00E61379" w:rsidRPr="00F408E2">
        <w:rPr>
          <w:rFonts w:cs="Times New Roman"/>
        </w:rPr>
        <w:t>o</w:t>
      </w:r>
      <w:r w:rsidRPr="00F408E2">
        <w:rPr>
          <w:rFonts w:cs="Times New Roman"/>
        </w:rPr>
        <w:t xml:space="preserve">ns des noyaux </w:t>
      </w:r>
      <w:r w:rsidR="00E61379" w:rsidRPr="00F408E2">
        <w:rPr>
          <w:rFonts w:cs="Times New Roman"/>
        </w:rPr>
        <w:t xml:space="preserve">gris </w:t>
      </w:r>
      <w:r w:rsidR="00F85329" w:rsidRPr="00F408E2">
        <w:rPr>
          <w:rFonts w:cs="Times New Roman"/>
        </w:rPr>
        <w:t>centraux,</w:t>
      </w:r>
      <w:r w:rsidR="00E61379" w:rsidRPr="00F408E2">
        <w:rPr>
          <w:rFonts w:cs="Times New Roman"/>
        </w:rPr>
        <w:t xml:space="preserve"> atrophie cérébrale</w:t>
      </w:r>
    </w:p>
    <w:p w14:paraId="16146C7F" w14:textId="404553FC" w:rsidR="00242B45" w:rsidRPr="00F408E2" w:rsidRDefault="00F85329" w:rsidP="00242B45">
      <w:pPr>
        <w:pStyle w:val="Titre1"/>
        <w:rPr>
          <w:rFonts w:cs="Times New Roman"/>
        </w:rPr>
      </w:pPr>
      <w:bookmarkStart w:id="437" w:name="_Toc196656641"/>
      <w:bookmarkStart w:id="438" w:name="_Toc196662448"/>
      <w:r w:rsidRPr="00F408E2">
        <w:rPr>
          <w:rFonts w:cs="Times New Roman"/>
        </w:rPr>
        <w:t>Principes</w:t>
      </w:r>
      <w:r w:rsidR="00242B45" w:rsidRPr="00F408E2">
        <w:rPr>
          <w:rFonts w:cs="Times New Roman"/>
        </w:rPr>
        <w:t xml:space="preserve"> du traitement</w:t>
      </w:r>
      <w:bookmarkEnd w:id="437"/>
      <w:bookmarkEnd w:id="438"/>
    </w:p>
    <w:p w14:paraId="57110692" w14:textId="1367A5C9" w:rsidR="00242B45" w:rsidRPr="00F408E2" w:rsidRDefault="00F85329" w:rsidP="00242B45">
      <w:pPr>
        <w:rPr>
          <w:rFonts w:cs="Times New Roman"/>
        </w:rPr>
      </w:pPr>
      <w:r w:rsidRPr="00F408E2">
        <w:rPr>
          <w:rFonts w:cs="Times New Roman"/>
        </w:rPr>
        <w:t>Traitement</w:t>
      </w:r>
      <w:r w:rsidR="00242B45" w:rsidRPr="00F408E2">
        <w:rPr>
          <w:rFonts w:cs="Times New Roman"/>
        </w:rPr>
        <w:t xml:space="preserve"> curatif</w:t>
      </w:r>
    </w:p>
    <w:p w14:paraId="601E2058" w14:textId="5BF1B9D9" w:rsidR="00242B45" w:rsidRPr="00F408E2" w:rsidRDefault="00242B45" w:rsidP="004237A4">
      <w:pPr>
        <w:numPr>
          <w:ilvl w:val="1"/>
          <w:numId w:val="4"/>
        </w:numPr>
        <w:rPr>
          <w:rFonts w:cs="Times New Roman"/>
        </w:rPr>
      </w:pPr>
      <w:r w:rsidRPr="00F408E2">
        <w:rPr>
          <w:rFonts w:cs="Times New Roman"/>
        </w:rPr>
        <w:t>PENICILLINEG</w:t>
      </w:r>
    </w:p>
    <w:p w14:paraId="678CD5C5" w14:textId="70D4516A" w:rsidR="00242B45" w:rsidRPr="00F408E2" w:rsidRDefault="00242B45" w:rsidP="004237A4">
      <w:pPr>
        <w:numPr>
          <w:ilvl w:val="2"/>
          <w:numId w:val="4"/>
        </w:numPr>
        <w:rPr>
          <w:rFonts w:cs="Times New Roman"/>
        </w:rPr>
      </w:pPr>
      <w:r w:rsidRPr="00F408E2">
        <w:rPr>
          <w:rFonts w:cs="Times New Roman"/>
        </w:rPr>
        <w:t>Dose de  10 – 15 million /j en perfusion pendant 10 jours</w:t>
      </w:r>
    </w:p>
    <w:p w14:paraId="0242DB6C" w14:textId="30175BCD" w:rsidR="00242B45" w:rsidRPr="00F408E2" w:rsidRDefault="00242B45" w:rsidP="004237A4">
      <w:pPr>
        <w:numPr>
          <w:ilvl w:val="2"/>
          <w:numId w:val="4"/>
        </w:numPr>
        <w:rPr>
          <w:rFonts w:cs="Times New Roman"/>
        </w:rPr>
      </w:pPr>
      <w:r w:rsidRPr="00F408E2">
        <w:rPr>
          <w:rFonts w:cs="Times New Roman"/>
        </w:rPr>
        <w:t xml:space="preserve">En </w:t>
      </w:r>
      <w:r w:rsidR="00F85329" w:rsidRPr="00F408E2">
        <w:rPr>
          <w:rFonts w:cs="Times New Roman"/>
        </w:rPr>
        <w:t>hospitalisation</w:t>
      </w:r>
      <w:r w:rsidRPr="00F408E2">
        <w:rPr>
          <w:rFonts w:cs="Times New Roman"/>
        </w:rPr>
        <w:t xml:space="preserve"> pour surveiller la réaction</w:t>
      </w:r>
      <w:r w:rsidR="00803A94" w:rsidRPr="00F408E2">
        <w:rPr>
          <w:rFonts w:cs="Times New Roman"/>
        </w:rPr>
        <w:t xml:space="preserve"> </w:t>
      </w:r>
      <w:r w:rsidRPr="00F408E2">
        <w:rPr>
          <w:rFonts w:cs="Times New Roman"/>
        </w:rPr>
        <w:t>d’HERX</w:t>
      </w:r>
      <w:r w:rsidR="00803A94" w:rsidRPr="00F408E2">
        <w:rPr>
          <w:rFonts w:cs="Times New Roman"/>
        </w:rPr>
        <w:t>HEIMER</w:t>
      </w:r>
    </w:p>
    <w:p w14:paraId="53B5F788" w14:textId="06A5E4BD" w:rsidR="00803A94" w:rsidRPr="00F408E2" w:rsidRDefault="00803A94" w:rsidP="004237A4">
      <w:pPr>
        <w:numPr>
          <w:ilvl w:val="1"/>
          <w:numId w:val="4"/>
        </w:numPr>
        <w:rPr>
          <w:rFonts w:cs="Times New Roman"/>
        </w:rPr>
      </w:pPr>
      <w:r w:rsidRPr="00F408E2">
        <w:rPr>
          <w:rFonts w:cs="Times New Roman"/>
        </w:rPr>
        <w:t>CERTRIAXONE 2g</w:t>
      </w:r>
      <w:r w:rsidR="00431E90" w:rsidRPr="00F408E2">
        <w:rPr>
          <w:rFonts w:cs="Times New Roman"/>
        </w:rPr>
        <w:t xml:space="preserve"> </w:t>
      </w:r>
      <w:r w:rsidRPr="00F408E2">
        <w:rPr>
          <w:rFonts w:cs="Times New Roman"/>
        </w:rPr>
        <w:t xml:space="preserve">une fois / jours IV pendant 14 </w:t>
      </w:r>
      <w:r w:rsidR="00F85329" w:rsidRPr="00F408E2">
        <w:rPr>
          <w:rFonts w:cs="Times New Roman"/>
        </w:rPr>
        <w:t>jours,</w:t>
      </w:r>
      <w:r w:rsidRPr="00F408E2">
        <w:rPr>
          <w:rFonts w:cs="Times New Roman"/>
        </w:rPr>
        <w:t xml:space="preserve"> si allergie</w:t>
      </w:r>
      <w:r w:rsidR="00431E90" w:rsidRPr="00F408E2">
        <w:rPr>
          <w:rFonts w:cs="Times New Roman"/>
        </w:rPr>
        <w:t xml:space="preserve"> </w:t>
      </w:r>
      <w:r w:rsidR="00F85329" w:rsidRPr="00F408E2">
        <w:rPr>
          <w:rFonts w:cs="Times New Roman"/>
        </w:rPr>
        <w:t>à la</w:t>
      </w:r>
      <w:r w:rsidRPr="00F408E2">
        <w:rPr>
          <w:rFonts w:cs="Times New Roman"/>
        </w:rPr>
        <w:t xml:space="preserve"> pénicilline</w:t>
      </w:r>
      <w:r w:rsidR="00431E90" w:rsidRPr="00F408E2">
        <w:rPr>
          <w:rFonts w:cs="Times New Roman"/>
        </w:rPr>
        <w:t xml:space="preserve"> </w:t>
      </w:r>
    </w:p>
    <w:p w14:paraId="5DDADD97" w14:textId="6AC4F84F" w:rsidR="00431E90" w:rsidRPr="00F408E2" w:rsidRDefault="00431E90" w:rsidP="00431E90">
      <w:pPr>
        <w:rPr>
          <w:rFonts w:cs="Times New Roman"/>
        </w:rPr>
      </w:pPr>
      <w:r w:rsidRPr="00F408E2">
        <w:rPr>
          <w:rFonts w:cs="Times New Roman"/>
        </w:rPr>
        <w:t xml:space="preserve">Traitement symptomatique </w:t>
      </w:r>
      <w:r w:rsidR="00F85329" w:rsidRPr="00F408E2">
        <w:rPr>
          <w:rFonts w:cs="Times New Roman"/>
        </w:rPr>
        <w:t>traitement</w:t>
      </w:r>
      <w:r w:rsidRPr="00F408E2">
        <w:rPr>
          <w:rFonts w:cs="Times New Roman"/>
        </w:rPr>
        <w:t xml:space="preserve"> de douleur </w:t>
      </w:r>
      <w:r w:rsidR="00F85329" w:rsidRPr="00F408E2">
        <w:rPr>
          <w:rFonts w:cs="Times New Roman"/>
        </w:rPr>
        <w:t>neuropathie</w:t>
      </w:r>
      <w:r w:rsidRPr="00F408E2">
        <w:rPr>
          <w:rFonts w:cs="Times New Roman"/>
        </w:rPr>
        <w:t xml:space="preserve"> (antiépileptique, </w:t>
      </w:r>
      <w:r w:rsidR="00F85329" w:rsidRPr="00F408E2">
        <w:rPr>
          <w:rFonts w:cs="Times New Roman"/>
        </w:rPr>
        <w:t>antidépresseur</w:t>
      </w:r>
      <w:r w:rsidRPr="00F408E2">
        <w:rPr>
          <w:rFonts w:cs="Times New Roman"/>
        </w:rPr>
        <w:t xml:space="preserve"> tricyclique ou</w:t>
      </w:r>
      <w:r w:rsidR="00F85329">
        <w:rPr>
          <w:rFonts w:cs="Times New Roman"/>
        </w:rPr>
        <w:t xml:space="preserve"> </w:t>
      </w:r>
      <w:r w:rsidRPr="00F408E2">
        <w:rPr>
          <w:rFonts w:cs="Times New Roman"/>
        </w:rPr>
        <w:t>IRS)</w:t>
      </w:r>
    </w:p>
    <w:p w14:paraId="5BE7D77E" w14:textId="6914388B" w:rsidR="00431E90" w:rsidRPr="00F408E2" w:rsidRDefault="00F85329" w:rsidP="00431E90">
      <w:pPr>
        <w:rPr>
          <w:rFonts w:cs="Times New Roman"/>
        </w:rPr>
      </w:pPr>
      <w:r w:rsidRPr="00F408E2">
        <w:rPr>
          <w:rFonts w:cs="Times New Roman"/>
        </w:rPr>
        <w:t>Kinésithérapie</w:t>
      </w:r>
      <w:r w:rsidR="00431E90" w:rsidRPr="00F408E2">
        <w:rPr>
          <w:rFonts w:cs="Times New Roman"/>
        </w:rPr>
        <w:t xml:space="preserve"> de la marche et de l’équilibre </w:t>
      </w:r>
    </w:p>
    <w:p w14:paraId="45269332" w14:textId="743973E3" w:rsidR="00431E90" w:rsidRPr="00F408E2" w:rsidRDefault="006A12D3" w:rsidP="00431E90">
      <w:pPr>
        <w:rPr>
          <w:rFonts w:cs="Times New Roman"/>
        </w:rPr>
      </w:pPr>
      <w:r w:rsidRPr="00F408E2">
        <w:rPr>
          <w:rFonts w:cs="Times New Roman"/>
        </w:rPr>
        <w:t>T</w:t>
      </w:r>
      <w:r w:rsidR="00F85329">
        <w:rPr>
          <w:rFonts w:cs="Times New Roman"/>
        </w:rPr>
        <w:t>raite</w:t>
      </w:r>
      <w:r w:rsidR="00431E90" w:rsidRPr="00F408E2">
        <w:rPr>
          <w:rFonts w:cs="Times New Roman"/>
        </w:rPr>
        <w:t>m</w:t>
      </w:r>
      <w:r w:rsidR="00F85329">
        <w:rPr>
          <w:rFonts w:cs="Times New Roman"/>
        </w:rPr>
        <w:t>ents</w:t>
      </w:r>
      <w:r w:rsidRPr="00F408E2">
        <w:rPr>
          <w:rFonts w:cs="Times New Roman"/>
        </w:rPr>
        <w:t xml:space="preserve"> des autres les MST</w:t>
      </w:r>
    </w:p>
    <w:p w14:paraId="5D2DEC52" w14:textId="47C47520" w:rsidR="00670EBE" w:rsidRPr="00F85329" w:rsidRDefault="006A12D3" w:rsidP="00F85329">
      <w:pPr>
        <w:rPr>
          <w:rFonts w:cs="Times New Roman"/>
        </w:rPr>
      </w:pPr>
      <w:r w:rsidRPr="00F408E2">
        <w:rPr>
          <w:rFonts w:cs="Times New Roman"/>
        </w:rPr>
        <w:t>Changement de comportement à risque</w:t>
      </w:r>
    </w:p>
    <w:p w14:paraId="7624D916" w14:textId="4664187F" w:rsidR="006A12D3" w:rsidRPr="00F408E2" w:rsidRDefault="00A9524E" w:rsidP="00A9524E">
      <w:pPr>
        <w:pStyle w:val="Titre"/>
        <w:rPr>
          <w:rFonts w:cs="Times New Roman"/>
        </w:rPr>
      </w:pPr>
      <w:r w:rsidRPr="00F408E2">
        <w:rPr>
          <w:rFonts w:cs="Times New Roman"/>
        </w:rPr>
        <w:t>Myasthénie auto-immune</w:t>
      </w:r>
    </w:p>
    <w:p w14:paraId="46309E53" w14:textId="4630EA11" w:rsidR="00A9524E" w:rsidRPr="00F408E2" w:rsidRDefault="00A9524E" w:rsidP="00A9524E">
      <w:pPr>
        <w:rPr>
          <w:rFonts w:cs="Times New Roman"/>
        </w:rPr>
      </w:pPr>
      <w:r w:rsidRPr="00F408E2">
        <w:rPr>
          <w:rFonts w:cs="Times New Roman"/>
        </w:rPr>
        <w:t>Dr RAZFIMAHEFA Julien</w:t>
      </w:r>
    </w:p>
    <w:p w14:paraId="082F906A" w14:textId="6E06D178" w:rsidR="00A9524E" w:rsidRPr="00F408E2" w:rsidRDefault="00A9524E" w:rsidP="00A9524E">
      <w:pPr>
        <w:pStyle w:val="Sous-titre"/>
        <w:rPr>
          <w:rFonts w:ascii="Times New Roman" w:hAnsi="Times New Roman" w:cs="Times New Roman"/>
        </w:rPr>
      </w:pPr>
      <w:r w:rsidRPr="00F408E2">
        <w:rPr>
          <w:rFonts w:ascii="Times New Roman" w:hAnsi="Times New Roman" w:cs="Times New Roman"/>
        </w:rPr>
        <w:t>Objectifs</w:t>
      </w:r>
    </w:p>
    <w:p w14:paraId="4D50180F" w14:textId="6D3DD3DA" w:rsidR="00A9524E" w:rsidRPr="00F408E2" w:rsidRDefault="0034488F" w:rsidP="00A9524E">
      <w:pPr>
        <w:rPr>
          <w:rFonts w:cs="Times New Roman"/>
        </w:rPr>
      </w:pPr>
      <w:r>
        <w:rPr>
          <w:rFonts w:cs="Times New Roman"/>
        </w:rPr>
        <w:t xml:space="preserve">Définir </w:t>
      </w:r>
    </w:p>
    <w:p w14:paraId="65F0088A" w14:textId="6982BF30" w:rsidR="00A9524E" w:rsidRPr="00F408E2" w:rsidRDefault="00A9524E" w:rsidP="00A9524E">
      <w:pPr>
        <w:rPr>
          <w:rFonts w:cs="Times New Roman"/>
        </w:rPr>
      </w:pPr>
      <w:r w:rsidRPr="00F408E2">
        <w:rPr>
          <w:rFonts w:cs="Times New Roman"/>
        </w:rPr>
        <w:t xml:space="preserve">Décrie la </w:t>
      </w:r>
      <w:r w:rsidR="0034488F" w:rsidRPr="00F408E2">
        <w:rPr>
          <w:rFonts w:cs="Times New Roman"/>
        </w:rPr>
        <w:t>physiopathologie</w:t>
      </w:r>
      <w:r w:rsidRPr="00F408E2">
        <w:rPr>
          <w:rFonts w:cs="Times New Roman"/>
        </w:rPr>
        <w:t xml:space="preserve"> </w:t>
      </w:r>
    </w:p>
    <w:p w14:paraId="36A54752" w14:textId="24AFC501" w:rsidR="00A9524E" w:rsidRPr="00F408E2" w:rsidRDefault="00A9524E" w:rsidP="00A9524E">
      <w:pPr>
        <w:rPr>
          <w:rFonts w:cs="Times New Roman"/>
        </w:rPr>
      </w:pPr>
      <w:r w:rsidRPr="00F408E2">
        <w:rPr>
          <w:rFonts w:cs="Times New Roman"/>
        </w:rPr>
        <w:lastRenderedPageBreak/>
        <w:t xml:space="preserve">Décrire </w:t>
      </w:r>
      <w:r w:rsidR="0034488F" w:rsidRPr="00F408E2">
        <w:rPr>
          <w:rFonts w:cs="Times New Roman"/>
        </w:rPr>
        <w:t>les arguments diagnostiques (cliniques et paracliniques</w:t>
      </w:r>
      <w:r w:rsidRPr="00F408E2">
        <w:rPr>
          <w:rFonts w:cs="Times New Roman"/>
        </w:rPr>
        <w:t>) et les c</w:t>
      </w:r>
      <w:r w:rsidR="00EC4453" w:rsidRPr="00F408E2">
        <w:rPr>
          <w:rFonts w:cs="Times New Roman"/>
        </w:rPr>
        <w:t>ritè</w:t>
      </w:r>
      <w:r w:rsidRPr="00F408E2">
        <w:rPr>
          <w:rFonts w:cs="Times New Roman"/>
        </w:rPr>
        <w:t>re</w:t>
      </w:r>
      <w:r w:rsidR="00EC4453" w:rsidRPr="00F408E2">
        <w:rPr>
          <w:rFonts w:cs="Times New Roman"/>
        </w:rPr>
        <w:t>s</w:t>
      </w:r>
      <w:r w:rsidRPr="00F408E2">
        <w:rPr>
          <w:rFonts w:cs="Times New Roman"/>
        </w:rPr>
        <w:t xml:space="preserve"> de </w:t>
      </w:r>
      <w:r w:rsidR="0034488F" w:rsidRPr="00F408E2">
        <w:rPr>
          <w:rFonts w:cs="Times New Roman"/>
        </w:rPr>
        <w:t>classification</w:t>
      </w:r>
      <w:r w:rsidRPr="00F408E2">
        <w:rPr>
          <w:rFonts w:cs="Times New Roman"/>
        </w:rPr>
        <w:t xml:space="preserve"> </w:t>
      </w:r>
    </w:p>
    <w:p w14:paraId="4623CCBF" w14:textId="274F31C9" w:rsidR="00A9524E" w:rsidRPr="00F408E2" w:rsidRDefault="00A9524E" w:rsidP="00A9524E">
      <w:pPr>
        <w:rPr>
          <w:rFonts w:cs="Times New Roman"/>
        </w:rPr>
      </w:pPr>
      <w:r w:rsidRPr="00F408E2">
        <w:rPr>
          <w:rFonts w:cs="Times New Roman"/>
        </w:rPr>
        <w:t>décri</w:t>
      </w:r>
      <w:r w:rsidR="00EC4453" w:rsidRPr="00F408E2">
        <w:rPr>
          <w:rFonts w:cs="Times New Roman"/>
        </w:rPr>
        <w:t>r</w:t>
      </w:r>
      <w:r w:rsidRPr="00F408E2">
        <w:rPr>
          <w:rFonts w:cs="Times New Roman"/>
        </w:rPr>
        <w:t>e les si</w:t>
      </w:r>
      <w:r w:rsidR="00EC4453" w:rsidRPr="00F408E2">
        <w:rPr>
          <w:rFonts w:cs="Times New Roman"/>
        </w:rPr>
        <w:t>gne</w:t>
      </w:r>
      <w:r w:rsidRPr="00F408E2">
        <w:rPr>
          <w:rFonts w:cs="Times New Roman"/>
        </w:rPr>
        <w:t>s de gravité</w:t>
      </w:r>
    </w:p>
    <w:p w14:paraId="43B9D14F" w14:textId="2E8AC3BB" w:rsidR="00A9524E" w:rsidRPr="00F408E2" w:rsidRDefault="0034488F" w:rsidP="00A9524E">
      <w:pPr>
        <w:rPr>
          <w:rFonts w:cs="Times New Roman"/>
        </w:rPr>
      </w:pPr>
      <w:r w:rsidRPr="00F408E2">
        <w:rPr>
          <w:rFonts w:cs="Times New Roman"/>
        </w:rPr>
        <w:t>citer les</w:t>
      </w:r>
      <w:r w:rsidR="00A9524E" w:rsidRPr="00F408E2">
        <w:rPr>
          <w:rFonts w:cs="Times New Roman"/>
        </w:rPr>
        <w:t xml:space="preserve"> </w:t>
      </w:r>
      <w:r w:rsidRPr="00F408E2">
        <w:rPr>
          <w:rFonts w:cs="Times New Roman"/>
        </w:rPr>
        <w:t>principes</w:t>
      </w:r>
      <w:r w:rsidR="00A9524E" w:rsidRPr="00F408E2">
        <w:rPr>
          <w:rFonts w:cs="Times New Roman"/>
        </w:rPr>
        <w:t xml:space="preserve"> du traitement</w:t>
      </w:r>
    </w:p>
    <w:p w14:paraId="25F48270" w14:textId="5A650FCE" w:rsidR="00EC57F1" w:rsidRPr="00F408E2" w:rsidRDefault="0034488F" w:rsidP="00EC57F1">
      <w:pPr>
        <w:pStyle w:val="Sous-titre"/>
        <w:rPr>
          <w:rFonts w:ascii="Times New Roman" w:hAnsi="Times New Roman" w:cs="Times New Roman"/>
        </w:rPr>
      </w:pPr>
      <w:r w:rsidRPr="00F408E2">
        <w:rPr>
          <w:rFonts w:ascii="Times New Roman" w:hAnsi="Times New Roman" w:cs="Times New Roman"/>
        </w:rPr>
        <w:t>Introduction</w:t>
      </w:r>
      <w:r w:rsidR="00EC57F1" w:rsidRPr="00F408E2">
        <w:rPr>
          <w:rFonts w:ascii="Times New Roman" w:hAnsi="Times New Roman" w:cs="Times New Roman"/>
        </w:rPr>
        <w:t xml:space="preserve"> </w:t>
      </w:r>
    </w:p>
    <w:p w14:paraId="460A9497" w14:textId="2190FBEB" w:rsidR="00EC57F1" w:rsidRPr="00F408E2" w:rsidRDefault="0034488F" w:rsidP="00EC57F1">
      <w:pPr>
        <w:rPr>
          <w:rFonts w:cs="Times New Roman"/>
        </w:rPr>
      </w:pPr>
      <w:r w:rsidRPr="00F408E2">
        <w:rPr>
          <w:rFonts w:cs="Times New Roman"/>
        </w:rPr>
        <w:t>définition</w:t>
      </w:r>
    </w:p>
    <w:p w14:paraId="6A394695" w14:textId="1B7AFA09" w:rsidR="00EC57F1" w:rsidRPr="00F408E2" w:rsidRDefault="00EC57F1" w:rsidP="004237A4">
      <w:pPr>
        <w:numPr>
          <w:ilvl w:val="1"/>
          <w:numId w:val="4"/>
        </w:numPr>
        <w:rPr>
          <w:rFonts w:cs="Times New Roman"/>
        </w:rPr>
      </w:pPr>
      <w:r w:rsidRPr="00F408E2">
        <w:rPr>
          <w:rFonts w:cs="Times New Roman"/>
        </w:rPr>
        <w:t>maladie auto-immune caracté</w:t>
      </w:r>
      <w:r w:rsidR="00195D78" w:rsidRPr="00F408E2">
        <w:rPr>
          <w:rFonts w:cs="Times New Roman"/>
        </w:rPr>
        <w:t>r</w:t>
      </w:r>
      <w:r w:rsidRPr="00F408E2">
        <w:rPr>
          <w:rFonts w:cs="Times New Roman"/>
        </w:rPr>
        <w:t>isée par le bl</w:t>
      </w:r>
      <w:r w:rsidR="00195D78" w:rsidRPr="00F408E2">
        <w:rPr>
          <w:rFonts w:cs="Times New Roman"/>
        </w:rPr>
        <w:t>o</w:t>
      </w:r>
      <w:r w:rsidRPr="00F408E2">
        <w:rPr>
          <w:rFonts w:cs="Times New Roman"/>
        </w:rPr>
        <w:t>cage du récepteu</w:t>
      </w:r>
      <w:r w:rsidR="00195D78" w:rsidRPr="00F408E2">
        <w:rPr>
          <w:rFonts w:cs="Times New Roman"/>
        </w:rPr>
        <w:t>r</w:t>
      </w:r>
      <w:r w:rsidRPr="00F408E2">
        <w:rPr>
          <w:rFonts w:cs="Times New Roman"/>
        </w:rPr>
        <w:t xml:space="preserve"> de l’</w:t>
      </w:r>
      <w:r w:rsidR="0034488F" w:rsidRPr="00F408E2">
        <w:rPr>
          <w:rFonts w:cs="Times New Roman"/>
        </w:rPr>
        <w:t>acétylcholine</w:t>
      </w:r>
      <w:r w:rsidRPr="00F408E2">
        <w:rPr>
          <w:rFonts w:cs="Times New Roman"/>
        </w:rPr>
        <w:t xml:space="preserve"> (Rach) </w:t>
      </w:r>
      <w:r w:rsidR="00684357" w:rsidRPr="00F408E2">
        <w:rPr>
          <w:rFonts w:cs="Times New Roman"/>
        </w:rPr>
        <w:t>en post-synaptique de la jonction neuromusculaire par des auto-an</w:t>
      </w:r>
      <w:r w:rsidR="00267D28" w:rsidRPr="00F408E2">
        <w:rPr>
          <w:rFonts w:cs="Times New Roman"/>
        </w:rPr>
        <w:t>ti</w:t>
      </w:r>
      <w:r w:rsidR="00684357" w:rsidRPr="00F408E2">
        <w:rPr>
          <w:rFonts w:cs="Times New Roman"/>
        </w:rPr>
        <w:t>corps</w:t>
      </w:r>
    </w:p>
    <w:p w14:paraId="5E444B6B" w14:textId="5236DD3B" w:rsidR="00837607" w:rsidRPr="00F408E2" w:rsidRDefault="00837607" w:rsidP="00837607">
      <w:pPr>
        <w:rPr>
          <w:rFonts w:cs="Times New Roman"/>
        </w:rPr>
      </w:pPr>
      <w:r w:rsidRPr="00F408E2">
        <w:rPr>
          <w:rFonts w:cs="Times New Roman"/>
        </w:rPr>
        <w:t>intérêts</w:t>
      </w:r>
    </w:p>
    <w:p w14:paraId="1E1BC2D7" w14:textId="03EA79A1" w:rsidR="00837607" w:rsidRPr="00F408E2" w:rsidRDefault="00837607" w:rsidP="004237A4">
      <w:pPr>
        <w:numPr>
          <w:ilvl w:val="1"/>
          <w:numId w:val="4"/>
        </w:numPr>
        <w:rPr>
          <w:rFonts w:cs="Times New Roman"/>
        </w:rPr>
      </w:pPr>
      <w:r w:rsidRPr="00F408E2">
        <w:rPr>
          <w:rFonts w:cs="Times New Roman"/>
        </w:rPr>
        <w:t>maladie grave</w:t>
      </w:r>
    </w:p>
    <w:p w14:paraId="66C24156" w14:textId="5CB442F8" w:rsidR="00837607" w:rsidRPr="00F408E2" w:rsidRDefault="00837607" w:rsidP="004237A4">
      <w:pPr>
        <w:numPr>
          <w:ilvl w:val="1"/>
          <w:numId w:val="4"/>
        </w:numPr>
        <w:rPr>
          <w:rFonts w:cs="Times New Roman"/>
        </w:rPr>
      </w:pPr>
      <w:r w:rsidRPr="00F408E2">
        <w:rPr>
          <w:rFonts w:cs="Times New Roman"/>
        </w:rPr>
        <w:t>gravité</w:t>
      </w:r>
      <w:r w:rsidR="00EC3244">
        <w:rPr>
          <w:rFonts w:cs="Times New Roman"/>
        </w:rPr>
        <w:t> </w:t>
      </w:r>
      <w:r w:rsidRPr="00F408E2">
        <w:rPr>
          <w:rFonts w:cs="Times New Roman"/>
        </w:rPr>
        <w:t xml:space="preserve">: handicap </w:t>
      </w:r>
      <w:r w:rsidR="0034488F" w:rsidRPr="00F408E2">
        <w:rPr>
          <w:rFonts w:cs="Times New Roman"/>
        </w:rPr>
        <w:t>fonctionnelle</w:t>
      </w:r>
      <w:r w:rsidRPr="00F408E2">
        <w:rPr>
          <w:rFonts w:cs="Times New Roman"/>
        </w:rPr>
        <w:t xml:space="preserve"> </w:t>
      </w:r>
      <w:r w:rsidR="0034488F" w:rsidRPr="00F408E2">
        <w:rPr>
          <w:rFonts w:cs="Times New Roman"/>
        </w:rPr>
        <w:t>moteur des</w:t>
      </w:r>
      <w:r w:rsidRPr="00F408E2">
        <w:rPr>
          <w:rFonts w:cs="Times New Roman"/>
        </w:rPr>
        <w:t xml:space="preserve"> </w:t>
      </w:r>
      <w:r w:rsidR="0034488F" w:rsidRPr="00F408E2">
        <w:rPr>
          <w:rFonts w:cs="Times New Roman"/>
        </w:rPr>
        <w:t>membres</w:t>
      </w:r>
      <w:r w:rsidRPr="00F408E2">
        <w:rPr>
          <w:rFonts w:cs="Times New Roman"/>
        </w:rPr>
        <w:t xml:space="preserve"> pouvant </w:t>
      </w:r>
      <w:r w:rsidR="0034488F">
        <w:rPr>
          <w:rFonts w:cs="Times New Roman"/>
        </w:rPr>
        <w:t>entraine</w:t>
      </w:r>
      <w:r w:rsidR="0034488F" w:rsidRPr="00F408E2">
        <w:rPr>
          <w:rFonts w:cs="Times New Roman"/>
        </w:rPr>
        <w:t>r</w:t>
      </w:r>
      <w:r w:rsidRPr="00F408E2">
        <w:rPr>
          <w:rFonts w:cs="Times New Roman"/>
        </w:rPr>
        <w:t xml:space="preserve"> état </w:t>
      </w:r>
      <w:r w:rsidR="0034488F" w:rsidRPr="00F408E2">
        <w:rPr>
          <w:rFonts w:cs="Times New Roman"/>
        </w:rPr>
        <w:t>grabataire</w:t>
      </w:r>
      <w:r w:rsidRPr="00F408E2">
        <w:rPr>
          <w:rFonts w:cs="Times New Roman"/>
        </w:rPr>
        <w:t xml:space="preserve"> et déc</w:t>
      </w:r>
      <w:r w:rsidR="0034488F">
        <w:rPr>
          <w:rFonts w:cs="Times New Roman"/>
        </w:rPr>
        <w:t>è</w:t>
      </w:r>
      <w:r w:rsidRPr="00F408E2">
        <w:rPr>
          <w:rFonts w:cs="Times New Roman"/>
        </w:rPr>
        <w:t xml:space="preserve">s </w:t>
      </w:r>
    </w:p>
    <w:p w14:paraId="465A88AA" w14:textId="05C4A35A" w:rsidR="00837607" w:rsidRPr="00F408E2" w:rsidRDefault="00837607" w:rsidP="004237A4">
      <w:pPr>
        <w:numPr>
          <w:ilvl w:val="1"/>
          <w:numId w:val="4"/>
        </w:numPr>
        <w:rPr>
          <w:rFonts w:cs="Times New Roman"/>
        </w:rPr>
      </w:pPr>
      <w:r w:rsidRPr="00F408E2">
        <w:rPr>
          <w:rFonts w:cs="Times New Roman"/>
        </w:rPr>
        <w:t>urgences</w:t>
      </w:r>
      <w:r w:rsidR="00EC3244">
        <w:rPr>
          <w:rFonts w:cs="Times New Roman"/>
        </w:rPr>
        <w:t> </w:t>
      </w:r>
      <w:r w:rsidRPr="00F408E2">
        <w:rPr>
          <w:rFonts w:cs="Times New Roman"/>
        </w:rPr>
        <w:t>: menaces l</w:t>
      </w:r>
      <w:r w:rsidR="00CC72BB" w:rsidRPr="00F408E2">
        <w:rPr>
          <w:rFonts w:cs="Times New Roman"/>
        </w:rPr>
        <w:t>a vie à court te</w:t>
      </w:r>
      <w:r w:rsidR="0034488F">
        <w:rPr>
          <w:rFonts w:cs="Times New Roman"/>
        </w:rPr>
        <w:t>r</w:t>
      </w:r>
      <w:r w:rsidR="00CC72BB" w:rsidRPr="00F408E2">
        <w:rPr>
          <w:rFonts w:cs="Times New Roman"/>
        </w:rPr>
        <w:t xml:space="preserve">me en cas d’atteinte </w:t>
      </w:r>
      <w:r w:rsidR="008A3E54" w:rsidRPr="00F408E2">
        <w:rPr>
          <w:rFonts w:cs="Times New Roman"/>
        </w:rPr>
        <w:t>respiratoire ou muscle d’innervation bulbaire</w:t>
      </w:r>
    </w:p>
    <w:p w14:paraId="6415667E" w14:textId="79C71C93" w:rsidR="00DF3891" w:rsidRPr="00224B36" w:rsidRDefault="0034488F" w:rsidP="004237A4">
      <w:pPr>
        <w:pStyle w:val="Titre1"/>
        <w:numPr>
          <w:ilvl w:val="0"/>
          <w:numId w:val="32"/>
        </w:numPr>
        <w:rPr>
          <w:rFonts w:cs="Times New Roman"/>
        </w:rPr>
      </w:pPr>
      <w:bookmarkStart w:id="439" w:name="_Toc196656642"/>
      <w:bookmarkStart w:id="440" w:name="_Toc196662449"/>
      <w:r w:rsidRPr="00224B36">
        <w:rPr>
          <w:rFonts w:cs="Times New Roman"/>
        </w:rPr>
        <w:t>Pathogénèse</w:t>
      </w:r>
      <w:bookmarkEnd w:id="439"/>
      <w:bookmarkEnd w:id="440"/>
    </w:p>
    <w:p w14:paraId="1E346316" w14:textId="627D54A7" w:rsidR="00F468CA" w:rsidRPr="00F408E2" w:rsidRDefault="0034488F" w:rsidP="00F468CA">
      <w:pPr>
        <w:pStyle w:val="Titre2"/>
        <w:rPr>
          <w:rFonts w:cs="Times New Roman"/>
        </w:rPr>
      </w:pPr>
      <w:bookmarkStart w:id="441" w:name="_Toc196656643"/>
      <w:bookmarkStart w:id="442" w:name="_Toc196662450"/>
      <w:r w:rsidRPr="00F408E2">
        <w:rPr>
          <w:rFonts w:cs="Times New Roman"/>
        </w:rPr>
        <w:t>Lésions</w:t>
      </w:r>
      <w:r w:rsidR="00F468CA" w:rsidRPr="00F408E2">
        <w:rPr>
          <w:rFonts w:cs="Times New Roman"/>
        </w:rPr>
        <w:t xml:space="preserve"> élémentaires</w:t>
      </w:r>
      <w:bookmarkEnd w:id="441"/>
      <w:bookmarkEnd w:id="442"/>
    </w:p>
    <w:p w14:paraId="0674677E" w14:textId="7B0D2E26" w:rsidR="00F468CA" w:rsidRPr="00F408E2" w:rsidRDefault="00F468CA" w:rsidP="00F468CA">
      <w:pPr>
        <w:rPr>
          <w:rFonts w:cs="Times New Roman"/>
        </w:rPr>
      </w:pPr>
      <w:r w:rsidRPr="00F408E2">
        <w:rPr>
          <w:rFonts w:cs="Times New Roman"/>
        </w:rPr>
        <w:t xml:space="preserve">blocage des </w:t>
      </w:r>
      <w:r w:rsidR="0034488F" w:rsidRPr="00F408E2">
        <w:rPr>
          <w:rFonts w:cs="Times New Roman"/>
        </w:rPr>
        <w:t>récepteur</w:t>
      </w:r>
      <w:r w:rsidR="0034488F">
        <w:rPr>
          <w:rFonts w:cs="Times New Roman"/>
        </w:rPr>
        <w:t>s</w:t>
      </w:r>
      <w:r w:rsidRPr="00F408E2">
        <w:rPr>
          <w:rFonts w:cs="Times New Roman"/>
        </w:rPr>
        <w:t xml:space="preserve"> </w:t>
      </w:r>
      <w:r w:rsidR="0034488F" w:rsidRPr="00F408E2">
        <w:rPr>
          <w:rFonts w:cs="Times New Roman"/>
        </w:rPr>
        <w:t>de l’acétylcholine</w:t>
      </w:r>
      <w:r w:rsidRPr="00F408E2">
        <w:rPr>
          <w:rFonts w:cs="Times New Roman"/>
        </w:rPr>
        <w:t xml:space="preserve"> </w:t>
      </w:r>
    </w:p>
    <w:p w14:paraId="34B8EB32" w14:textId="30885938" w:rsidR="00F468CA" w:rsidRPr="00F408E2" w:rsidRDefault="00F468CA" w:rsidP="00F468CA">
      <w:pPr>
        <w:rPr>
          <w:rFonts w:cs="Times New Roman"/>
        </w:rPr>
      </w:pPr>
      <w:r w:rsidRPr="00F408E2">
        <w:rPr>
          <w:rFonts w:cs="Times New Roman"/>
        </w:rPr>
        <w:t>diminut</w:t>
      </w:r>
      <w:r w:rsidR="007D108A" w:rsidRPr="00F408E2">
        <w:rPr>
          <w:rFonts w:cs="Times New Roman"/>
        </w:rPr>
        <w:t>i</w:t>
      </w:r>
      <w:r w:rsidRPr="00F408E2">
        <w:rPr>
          <w:rFonts w:cs="Times New Roman"/>
        </w:rPr>
        <w:t>o</w:t>
      </w:r>
      <w:r w:rsidR="007D108A" w:rsidRPr="00F408E2">
        <w:rPr>
          <w:rFonts w:cs="Times New Roman"/>
        </w:rPr>
        <w:t xml:space="preserve">n </w:t>
      </w:r>
      <w:r w:rsidRPr="00F408E2">
        <w:rPr>
          <w:rFonts w:cs="Times New Roman"/>
        </w:rPr>
        <w:t>de passage de</w:t>
      </w:r>
      <w:r w:rsidR="007D108A" w:rsidRPr="00F408E2">
        <w:rPr>
          <w:rFonts w:cs="Times New Roman"/>
        </w:rPr>
        <w:t xml:space="preserve"> </w:t>
      </w:r>
      <w:r w:rsidRPr="00F408E2">
        <w:rPr>
          <w:rFonts w:cs="Times New Roman"/>
        </w:rPr>
        <w:t>l’inf</w:t>
      </w:r>
      <w:r w:rsidR="007D108A" w:rsidRPr="00F408E2">
        <w:rPr>
          <w:rFonts w:cs="Times New Roman"/>
        </w:rPr>
        <w:t>l</w:t>
      </w:r>
      <w:r w:rsidRPr="00F408E2">
        <w:rPr>
          <w:rFonts w:cs="Times New Roman"/>
        </w:rPr>
        <w:t>ux à trave</w:t>
      </w:r>
      <w:r w:rsidR="007D108A" w:rsidRPr="00F408E2">
        <w:rPr>
          <w:rFonts w:cs="Times New Roman"/>
        </w:rPr>
        <w:t>r</w:t>
      </w:r>
      <w:r w:rsidRPr="00F408E2">
        <w:rPr>
          <w:rFonts w:cs="Times New Roman"/>
        </w:rPr>
        <w:t>s les synapses</w:t>
      </w:r>
    </w:p>
    <w:p w14:paraId="4D2C3BD4" w14:textId="3F64065F" w:rsidR="00F468CA" w:rsidRPr="00F408E2" w:rsidRDefault="00F468CA" w:rsidP="00F468CA">
      <w:pPr>
        <w:rPr>
          <w:rFonts w:cs="Times New Roman"/>
          <w:color w:val="ED7D31" w:themeColor="accent2"/>
        </w:rPr>
      </w:pPr>
      <w:r w:rsidRPr="00F408E2">
        <w:rPr>
          <w:rFonts w:cs="Times New Roman"/>
          <w:color w:val="ED7D31" w:themeColor="accent2"/>
        </w:rPr>
        <w:t>dimin</w:t>
      </w:r>
      <w:r w:rsidR="007D108A" w:rsidRPr="00F408E2">
        <w:rPr>
          <w:rFonts w:cs="Times New Roman"/>
          <w:color w:val="ED7D31" w:themeColor="accent2"/>
        </w:rPr>
        <w:t>u</w:t>
      </w:r>
      <w:r w:rsidRPr="00F408E2">
        <w:rPr>
          <w:rFonts w:cs="Times New Roman"/>
          <w:color w:val="ED7D31" w:themeColor="accent2"/>
        </w:rPr>
        <w:t>tion voire absence de contractio</w:t>
      </w:r>
      <w:r w:rsidR="00CF7E60" w:rsidRPr="00F408E2">
        <w:rPr>
          <w:rFonts w:cs="Times New Roman"/>
          <w:color w:val="ED7D31" w:themeColor="accent2"/>
        </w:rPr>
        <w:t>n</w:t>
      </w:r>
      <w:r w:rsidRPr="00F408E2">
        <w:rPr>
          <w:rFonts w:cs="Times New Roman"/>
          <w:color w:val="ED7D31" w:themeColor="accent2"/>
        </w:rPr>
        <w:t xml:space="preserve"> musculaire</w:t>
      </w:r>
      <w:r w:rsidRPr="00F408E2">
        <w:rPr>
          <w:rFonts w:cs="Times New Roman"/>
        </w:rPr>
        <w:t xml:space="preserve"> par </w:t>
      </w:r>
      <w:r w:rsidR="0034488F" w:rsidRPr="00F408E2">
        <w:rPr>
          <w:rFonts w:cs="Times New Roman"/>
        </w:rPr>
        <w:t>blocage</w:t>
      </w:r>
      <w:r w:rsidRPr="00F408E2">
        <w:rPr>
          <w:rFonts w:cs="Times New Roman"/>
        </w:rPr>
        <w:t xml:space="preserve"> du potenti</w:t>
      </w:r>
      <w:r w:rsidR="007D108A" w:rsidRPr="00F408E2">
        <w:rPr>
          <w:rFonts w:cs="Times New Roman"/>
        </w:rPr>
        <w:t xml:space="preserve">el de la </w:t>
      </w:r>
      <w:r w:rsidRPr="00F408E2">
        <w:rPr>
          <w:rFonts w:cs="Times New Roman"/>
        </w:rPr>
        <w:t>plaque motrice</w:t>
      </w:r>
      <w:r w:rsidR="00EC3244">
        <w:rPr>
          <w:rFonts w:cs="Times New Roman"/>
        </w:rPr>
        <w:t> </w:t>
      </w:r>
      <w:r w:rsidRPr="00F408E2">
        <w:rPr>
          <w:rFonts w:cs="Times New Roman"/>
        </w:rPr>
        <w:t xml:space="preserve">: </w:t>
      </w:r>
      <w:r w:rsidRPr="00F408E2">
        <w:rPr>
          <w:rFonts w:cs="Times New Roman"/>
          <w:color w:val="ED7D31" w:themeColor="accent2"/>
        </w:rPr>
        <w:t xml:space="preserve">bloc </w:t>
      </w:r>
      <w:r w:rsidR="0034488F" w:rsidRPr="00F408E2">
        <w:rPr>
          <w:rFonts w:cs="Times New Roman"/>
          <w:color w:val="ED7D31" w:themeColor="accent2"/>
        </w:rPr>
        <w:t>neuromusculaire</w:t>
      </w:r>
      <w:r w:rsidRPr="00F408E2">
        <w:rPr>
          <w:rFonts w:cs="Times New Roman"/>
          <w:color w:val="ED7D31" w:themeColor="accent2"/>
        </w:rPr>
        <w:t xml:space="preserve"> poste </w:t>
      </w:r>
      <w:r w:rsidR="00EC3244">
        <w:rPr>
          <w:rFonts w:cs="Times New Roman"/>
          <w:color w:val="ED7D31" w:themeColor="accent2"/>
        </w:rPr>
        <w:t>–</w:t>
      </w:r>
      <w:r w:rsidRPr="00F408E2">
        <w:rPr>
          <w:rFonts w:cs="Times New Roman"/>
          <w:color w:val="ED7D31" w:themeColor="accent2"/>
        </w:rPr>
        <w:t>synaptique</w:t>
      </w:r>
    </w:p>
    <w:p w14:paraId="0BC23B68" w14:textId="60F021CE" w:rsidR="00CF7E60" w:rsidRPr="00F408E2" w:rsidRDefault="0034488F" w:rsidP="00CF7E60">
      <w:pPr>
        <w:pStyle w:val="Titre2"/>
        <w:rPr>
          <w:rFonts w:cs="Times New Roman"/>
        </w:rPr>
      </w:pPr>
      <w:bookmarkStart w:id="443" w:name="_Toc196656644"/>
      <w:bookmarkStart w:id="444" w:name="_Toc196662451"/>
      <w:r w:rsidRPr="00F408E2">
        <w:rPr>
          <w:rFonts w:cs="Times New Roman"/>
        </w:rPr>
        <w:t>Mécanismes</w:t>
      </w:r>
      <w:bookmarkEnd w:id="443"/>
      <w:bookmarkEnd w:id="444"/>
    </w:p>
    <w:p w14:paraId="2237C279" w14:textId="1D48AAD3" w:rsidR="00CF7E60" w:rsidRPr="00F408E2" w:rsidRDefault="0034488F" w:rsidP="00CF7E60">
      <w:pPr>
        <w:rPr>
          <w:rFonts w:cs="Times New Roman"/>
        </w:rPr>
      </w:pPr>
      <w:r w:rsidRPr="00F408E2">
        <w:rPr>
          <w:rFonts w:cs="Times New Roman"/>
        </w:rPr>
        <w:t>production</w:t>
      </w:r>
      <w:r>
        <w:rPr>
          <w:rFonts w:cs="Times New Roman"/>
        </w:rPr>
        <w:t xml:space="preserve"> d’auto</w:t>
      </w:r>
      <w:r w:rsidR="00CF7E60" w:rsidRPr="00F408E2">
        <w:rPr>
          <w:rFonts w:cs="Times New Roman"/>
        </w:rPr>
        <w:t xml:space="preserve">-anticorps par l’organisme </w:t>
      </w:r>
      <w:r w:rsidRPr="00F408E2">
        <w:rPr>
          <w:rFonts w:cs="Times New Roman"/>
        </w:rPr>
        <w:t>dirigés</w:t>
      </w:r>
      <w:r w:rsidR="00CF7E60" w:rsidRPr="00F408E2">
        <w:rPr>
          <w:rFonts w:cs="Times New Roman"/>
        </w:rPr>
        <w:t xml:space="preserve"> contre</w:t>
      </w:r>
      <w:r>
        <w:rPr>
          <w:rFonts w:cs="Times New Roman"/>
        </w:rPr>
        <w:t xml:space="preserve"> </w:t>
      </w:r>
      <w:r w:rsidR="00610414" w:rsidRPr="00F408E2">
        <w:rPr>
          <w:rFonts w:cs="Times New Roman"/>
        </w:rPr>
        <w:t>le récepteur</w:t>
      </w:r>
      <w:r w:rsidR="00CF7E60" w:rsidRPr="00F408E2">
        <w:rPr>
          <w:rFonts w:cs="Times New Roman"/>
        </w:rPr>
        <w:t xml:space="preserve"> </w:t>
      </w:r>
      <w:r w:rsidRPr="00F408E2">
        <w:rPr>
          <w:rFonts w:cs="Times New Roman"/>
        </w:rPr>
        <w:t>de l’acétylcholine</w:t>
      </w:r>
    </w:p>
    <w:p w14:paraId="73CB5022" w14:textId="0B458B92" w:rsidR="00D305F8" w:rsidRPr="00F408E2" w:rsidRDefault="00D305F8" w:rsidP="00CF7E60">
      <w:pPr>
        <w:rPr>
          <w:rFonts w:cs="Times New Roman"/>
        </w:rPr>
      </w:pPr>
      <w:r w:rsidRPr="00F408E2">
        <w:rPr>
          <w:rFonts w:cs="Times New Roman"/>
        </w:rPr>
        <w:t>pathologie du thymus qui</w:t>
      </w:r>
      <w:r w:rsidR="00A741CC" w:rsidRPr="00F408E2">
        <w:rPr>
          <w:rFonts w:cs="Times New Roman"/>
        </w:rPr>
        <w:t xml:space="preserve"> </w:t>
      </w:r>
      <w:r w:rsidR="0034488F" w:rsidRPr="00F408E2">
        <w:rPr>
          <w:rFonts w:cs="Times New Roman"/>
        </w:rPr>
        <w:t>persiste</w:t>
      </w:r>
      <w:r w:rsidRPr="00F408E2">
        <w:rPr>
          <w:rFonts w:cs="Times New Roman"/>
        </w:rPr>
        <w:t xml:space="preserve"> après l’activation des organes lymphoïdes se</w:t>
      </w:r>
      <w:r w:rsidR="00A741CC" w:rsidRPr="00F408E2">
        <w:rPr>
          <w:rFonts w:cs="Times New Roman"/>
        </w:rPr>
        <w:t>co</w:t>
      </w:r>
      <w:r w:rsidRPr="00F408E2">
        <w:rPr>
          <w:rFonts w:cs="Times New Roman"/>
        </w:rPr>
        <w:t>nda</w:t>
      </w:r>
      <w:r w:rsidR="00A741CC" w:rsidRPr="00F408E2">
        <w:rPr>
          <w:rFonts w:cs="Times New Roman"/>
        </w:rPr>
        <w:t>i</w:t>
      </w:r>
      <w:r w:rsidRPr="00F408E2">
        <w:rPr>
          <w:rFonts w:cs="Times New Roman"/>
        </w:rPr>
        <w:t>re de relai</w:t>
      </w:r>
    </w:p>
    <w:p w14:paraId="06A23509" w14:textId="7D10D0BA" w:rsidR="00D305F8" w:rsidRPr="00F408E2" w:rsidRDefault="00D305F8" w:rsidP="004237A4">
      <w:pPr>
        <w:numPr>
          <w:ilvl w:val="1"/>
          <w:numId w:val="4"/>
        </w:numPr>
        <w:rPr>
          <w:rFonts w:cs="Times New Roman"/>
        </w:rPr>
      </w:pPr>
      <w:r w:rsidRPr="00F408E2">
        <w:rPr>
          <w:rFonts w:cs="Times New Roman"/>
        </w:rPr>
        <w:t>hyperplasie thymique</w:t>
      </w:r>
    </w:p>
    <w:p w14:paraId="55D830FD" w14:textId="606F1D7E" w:rsidR="00D305F8" w:rsidRPr="00F408E2" w:rsidRDefault="00D305F8" w:rsidP="004237A4">
      <w:pPr>
        <w:numPr>
          <w:ilvl w:val="1"/>
          <w:numId w:val="4"/>
        </w:numPr>
        <w:rPr>
          <w:rFonts w:cs="Times New Roman"/>
        </w:rPr>
      </w:pPr>
      <w:r w:rsidRPr="00F408E2">
        <w:rPr>
          <w:rFonts w:cs="Times New Roman"/>
        </w:rPr>
        <w:t>t</w:t>
      </w:r>
      <w:r w:rsidR="009F441C" w:rsidRPr="00F408E2">
        <w:rPr>
          <w:rFonts w:cs="Times New Roman"/>
        </w:rPr>
        <w:t>h</w:t>
      </w:r>
      <w:r w:rsidRPr="00F408E2">
        <w:rPr>
          <w:rFonts w:cs="Times New Roman"/>
        </w:rPr>
        <w:t>y</w:t>
      </w:r>
      <w:r w:rsidR="009F441C" w:rsidRPr="00F408E2">
        <w:rPr>
          <w:rFonts w:cs="Times New Roman"/>
        </w:rPr>
        <w:t>mo</w:t>
      </w:r>
      <w:r w:rsidRPr="00F408E2">
        <w:rPr>
          <w:rFonts w:cs="Times New Roman"/>
        </w:rPr>
        <w:t>me (bénin ou</w:t>
      </w:r>
      <w:r w:rsidR="009F441C" w:rsidRPr="00F408E2">
        <w:rPr>
          <w:rFonts w:cs="Times New Roman"/>
        </w:rPr>
        <w:t xml:space="preserve"> </w:t>
      </w:r>
      <w:r w:rsidRPr="00F408E2">
        <w:rPr>
          <w:rFonts w:cs="Times New Roman"/>
        </w:rPr>
        <w:t>malin</w:t>
      </w:r>
      <w:r w:rsidR="009F441C" w:rsidRPr="00F408E2">
        <w:rPr>
          <w:rFonts w:cs="Times New Roman"/>
        </w:rPr>
        <w:t xml:space="preserve"> </w:t>
      </w:r>
      <w:r w:rsidRPr="00F408E2">
        <w:rPr>
          <w:rFonts w:cs="Times New Roman"/>
        </w:rPr>
        <w:t>selon</w:t>
      </w:r>
      <w:r w:rsidR="009F441C" w:rsidRPr="00F408E2">
        <w:rPr>
          <w:rFonts w:cs="Times New Roman"/>
        </w:rPr>
        <w:t xml:space="preserve"> </w:t>
      </w:r>
      <w:r w:rsidR="0034488F" w:rsidRPr="00F408E2">
        <w:rPr>
          <w:rFonts w:cs="Times New Roman"/>
        </w:rPr>
        <w:t>classification</w:t>
      </w:r>
      <w:r w:rsidRPr="00F408E2">
        <w:rPr>
          <w:rFonts w:cs="Times New Roman"/>
        </w:rPr>
        <w:t xml:space="preserve"> OMS)</w:t>
      </w:r>
    </w:p>
    <w:p w14:paraId="66F6720A" w14:textId="1BD72B29" w:rsidR="000649DE" w:rsidRPr="00F408E2" w:rsidRDefault="0034488F" w:rsidP="000649DE">
      <w:pPr>
        <w:pStyle w:val="Titre1"/>
        <w:rPr>
          <w:rFonts w:cs="Times New Roman"/>
        </w:rPr>
      </w:pPr>
      <w:bookmarkStart w:id="445" w:name="_Toc196656645"/>
      <w:bookmarkStart w:id="446" w:name="_Toc196662452"/>
      <w:r w:rsidRPr="00F408E2">
        <w:rPr>
          <w:rFonts w:cs="Times New Roman"/>
        </w:rPr>
        <w:t>Symptomatologie</w:t>
      </w:r>
      <w:bookmarkEnd w:id="445"/>
      <w:bookmarkEnd w:id="446"/>
    </w:p>
    <w:p w14:paraId="039D7868" w14:textId="011D86E5" w:rsidR="000649DE" w:rsidRPr="00F408E2" w:rsidRDefault="0034488F" w:rsidP="00995F5E">
      <w:pPr>
        <w:pStyle w:val="Titre2"/>
        <w:rPr>
          <w:rFonts w:cs="Times New Roman"/>
        </w:rPr>
      </w:pPr>
      <w:bookmarkStart w:id="447" w:name="_Toc196656646"/>
      <w:bookmarkStart w:id="448" w:name="_Toc196662453"/>
      <w:r w:rsidRPr="00F408E2">
        <w:rPr>
          <w:rFonts w:cs="Times New Roman"/>
        </w:rPr>
        <w:t>Type</w:t>
      </w:r>
      <w:r w:rsidR="00995F5E" w:rsidRPr="00F408E2">
        <w:rPr>
          <w:rFonts w:cs="Times New Roman"/>
        </w:rPr>
        <w:t xml:space="preserve"> de description</w:t>
      </w:r>
      <w:bookmarkEnd w:id="447"/>
      <w:bookmarkEnd w:id="448"/>
    </w:p>
    <w:p w14:paraId="136ECAB3" w14:textId="029D3E6D" w:rsidR="00995F5E" w:rsidRPr="00F408E2" w:rsidRDefault="00995F5E" w:rsidP="00995F5E">
      <w:pPr>
        <w:rPr>
          <w:rFonts w:cs="Times New Roman"/>
        </w:rPr>
      </w:pPr>
      <w:r w:rsidRPr="00F408E2">
        <w:rPr>
          <w:rFonts w:cs="Times New Roman"/>
        </w:rPr>
        <w:t>myasthénie oculaire en voie généralisation</w:t>
      </w:r>
    </w:p>
    <w:p w14:paraId="6D864CE4" w14:textId="12AA682C" w:rsidR="004D5AD0" w:rsidRPr="00F408E2" w:rsidRDefault="004D5AD0" w:rsidP="00995F5E">
      <w:pPr>
        <w:rPr>
          <w:rFonts w:cs="Times New Roman"/>
        </w:rPr>
      </w:pPr>
      <w:r w:rsidRPr="00F408E2">
        <w:rPr>
          <w:rFonts w:cs="Times New Roman"/>
        </w:rPr>
        <w:lastRenderedPageBreak/>
        <w:t>circonstance de découverte</w:t>
      </w:r>
      <w:r w:rsidR="00EC3244">
        <w:rPr>
          <w:rFonts w:cs="Times New Roman"/>
        </w:rPr>
        <w:t> </w:t>
      </w:r>
      <w:r w:rsidRPr="00F408E2">
        <w:rPr>
          <w:rFonts w:cs="Times New Roman"/>
        </w:rPr>
        <w:t xml:space="preserve">: </w:t>
      </w:r>
    </w:p>
    <w:p w14:paraId="5A0073AD" w14:textId="59F39501" w:rsidR="004D5AD0" w:rsidRPr="00F408E2" w:rsidRDefault="004D5AD0" w:rsidP="004237A4">
      <w:pPr>
        <w:numPr>
          <w:ilvl w:val="1"/>
          <w:numId w:val="4"/>
        </w:numPr>
        <w:rPr>
          <w:rFonts w:cs="Times New Roman"/>
        </w:rPr>
      </w:pPr>
      <w:r w:rsidRPr="00F408E2">
        <w:rPr>
          <w:rFonts w:cs="Times New Roman"/>
        </w:rPr>
        <w:t xml:space="preserve">adulte autour de 50 ans </w:t>
      </w:r>
    </w:p>
    <w:p w14:paraId="7E33CC5E" w14:textId="3DAD4ED5" w:rsidR="004D5AD0" w:rsidRPr="00F408E2" w:rsidRDefault="004D5AD0" w:rsidP="004237A4">
      <w:pPr>
        <w:numPr>
          <w:ilvl w:val="1"/>
          <w:numId w:val="4"/>
        </w:numPr>
        <w:rPr>
          <w:rFonts w:cs="Times New Roman"/>
        </w:rPr>
      </w:pPr>
      <w:r w:rsidRPr="00F408E2">
        <w:rPr>
          <w:rFonts w:cs="Times New Roman"/>
        </w:rPr>
        <w:t>souvent femme</w:t>
      </w:r>
    </w:p>
    <w:p w14:paraId="324E35CD" w14:textId="6C380F3C" w:rsidR="004D5AD0" w:rsidRPr="00F408E2" w:rsidRDefault="004D5AD0" w:rsidP="004237A4">
      <w:pPr>
        <w:numPr>
          <w:ilvl w:val="1"/>
          <w:numId w:val="4"/>
        </w:numPr>
        <w:rPr>
          <w:rFonts w:cs="Times New Roman"/>
        </w:rPr>
      </w:pPr>
      <w:r w:rsidRPr="00F408E2">
        <w:rPr>
          <w:rFonts w:cs="Times New Roman"/>
        </w:rPr>
        <w:t>notion de prise de médicam</w:t>
      </w:r>
      <w:r w:rsidR="00CC2C9A" w:rsidRPr="00F408E2">
        <w:rPr>
          <w:rFonts w:cs="Times New Roman"/>
        </w:rPr>
        <w:t>e</w:t>
      </w:r>
      <w:r w:rsidRPr="00F408E2">
        <w:rPr>
          <w:rFonts w:cs="Times New Roman"/>
        </w:rPr>
        <w:t>nts pour un sd infectieux ou autres</w:t>
      </w:r>
    </w:p>
    <w:tbl>
      <w:tblPr>
        <w:tblStyle w:val="Grilledutableau"/>
        <w:tblW w:w="0" w:type="auto"/>
        <w:tblLook w:val="04A0" w:firstRow="1" w:lastRow="0" w:firstColumn="1" w:lastColumn="0" w:noHBand="0" w:noVBand="1"/>
      </w:tblPr>
      <w:tblGrid>
        <w:gridCol w:w="2226"/>
        <w:gridCol w:w="2226"/>
        <w:gridCol w:w="2227"/>
      </w:tblGrid>
      <w:tr w:rsidR="00BF4568" w:rsidRPr="00F408E2" w14:paraId="34712DE2" w14:textId="77777777" w:rsidTr="00BF4568">
        <w:tc>
          <w:tcPr>
            <w:tcW w:w="2226" w:type="dxa"/>
          </w:tcPr>
          <w:p w14:paraId="4AF3C5FC" w14:textId="064DCF5D" w:rsidR="00BF4568" w:rsidRPr="00F408E2" w:rsidRDefault="00BF4568" w:rsidP="00E75C31">
            <w:pPr>
              <w:numPr>
                <w:ilvl w:val="0"/>
                <w:numId w:val="0"/>
              </w:numPr>
              <w:jc w:val="center"/>
              <w:rPr>
                <w:rFonts w:cs="Times New Roman"/>
                <w:b/>
                <w:bCs/>
              </w:rPr>
            </w:pPr>
            <w:r w:rsidRPr="00F408E2">
              <w:rPr>
                <w:rFonts w:cs="Times New Roman"/>
                <w:b/>
                <w:bCs/>
              </w:rPr>
              <w:t xml:space="preserve">Symptômes </w:t>
            </w:r>
            <w:r w:rsidR="0034488F" w:rsidRPr="00F408E2">
              <w:rPr>
                <w:rFonts w:cs="Times New Roman"/>
                <w:b/>
                <w:bCs/>
              </w:rPr>
              <w:t>révélateurs</w:t>
            </w:r>
          </w:p>
        </w:tc>
        <w:tc>
          <w:tcPr>
            <w:tcW w:w="2226" w:type="dxa"/>
          </w:tcPr>
          <w:p w14:paraId="04FF2759" w14:textId="0041A607" w:rsidR="00BF4568" w:rsidRPr="00F408E2" w:rsidRDefault="00BF4568" w:rsidP="00E75C31">
            <w:pPr>
              <w:numPr>
                <w:ilvl w:val="0"/>
                <w:numId w:val="0"/>
              </w:numPr>
              <w:jc w:val="center"/>
              <w:rPr>
                <w:rFonts w:cs="Times New Roman"/>
                <w:b/>
                <w:bCs/>
              </w:rPr>
            </w:pPr>
            <w:r w:rsidRPr="00F408E2">
              <w:rPr>
                <w:rFonts w:cs="Times New Roman"/>
                <w:b/>
                <w:bCs/>
              </w:rPr>
              <w:t>Symptômes accompagnateurs</w:t>
            </w:r>
          </w:p>
        </w:tc>
        <w:tc>
          <w:tcPr>
            <w:tcW w:w="2227" w:type="dxa"/>
          </w:tcPr>
          <w:p w14:paraId="218D9CF7" w14:textId="33BA4DCD" w:rsidR="00BF4568" w:rsidRPr="00F408E2" w:rsidRDefault="00BF4568" w:rsidP="00E75C31">
            <w:pPr>
              <w:numPr>
                <w:ilvl w:val="0"/>
                <w:numId w:val="0"/>
              </w:numPr>
              <w:jc w:val="center"/>
              <w:rPr>
                <w:rFonts w:cs="Times New Roman"/>
                <w:b/>
                <w:bCs/>
              </w:rPr>
            </w:pPr>
            <w:r w:rsidRPr="00F408E2">
              <w:rPr>
                <w:rFonts w:cs="Times New Roman"/>
                <w:b/>
                <w:bCs/>
              </w:rPr>
              <w:t>Valeu</w:t>
            </w:r>
            <w:r w:rsidR="00A03FE2" w:rsidRPr="00F408E2">
              <w:rPr>
                <w:rFonts w:cs="Times New Roman"/>
                <w:b/>
                <w:bCs/>
              </w:rPr>
              <w:t>r</w:t>
            </w:r>
            <w:r w:rsidRPr="00F408E2">
              <w:rPr>
                <w:rFonts w:cs="Times New Roman"/>
                <w:b/>
                <w:bCs/>
              </w:rPr>
              <w:t xml:space="preserve"> </w:t>
            </w:r>
            <w:r w:rsidR="0034488F" w:rsidRPr="00F408E2">
              <w:rPr>
                <w:rFonts w:cs="Times New Roman"/>
                <w:b/>
                <w:bCs/>
              </w:rPr>
              <w:t>sémiologique</w:t>
            </w:r>
          </w:p>
          <w:p w14:paraId="4B9529CB" w14:textId="1895E44D" w:rsidR="00BF4568" w:rsidRPr="00F408E2" w:rsidRDefault="00BF4568" w:rsidP="00E75C31">
            <w:pPr>
              <w:numPr>
                <w:ilvl w:val="0"/>
                <w:numId w:val="0"/>
              </w:numPr>
              <w:jc w:val="center"/>
              <w:rPr>
                <w:rFonts w:cs="Times New Roman"/>
                <w:b/>
                <w:bCs/>
              </w:rPr>
            </w:pPr>
          </w:p>
        </w:tc>
      </w:tr>
      <w:tr w:rsidR="00BF4568" w:rsidRPr="00F408E2" w14:paraId="4A425144" w14:textId="77777777" w:rsidTr="00BF4568">
        <w:tc>
          <w:tcPr>
            <w:tcW w:w="2226" w:type="dxa"/>
          </w:tcPr>
          <w:p w14:paraId="4DCA9DD6" w14:textId="5F884880" w:rsidR="00BF4568" w:rsidRPr="00F408E2" w:rsidRDefault="0034488F" w:rsidP="001A4922">
            <w:pPr>
              <w:numPr>
                <w:ilvl w:val="0"/>
                <w:numId w:val="0"/>
              </w:numPr>
              <w:rPr>
                <w:rFonts w:cs="Times New Roman"/>
              </w:rPr>
            </w:pPr>
            <w:r w:rsidRPr="00F408E2">
              <w:rPr>
                <w:rFonts w:cs="Times New Roman"/>
              </w:rPr>
              <w:t>Diplopie</w:t>
            </w:r>
            <w:r w:rsidR="00BF4568" w:rsidRPr="00F408E2">
              <w:rPr>
                <w:rFonts w:cs="Times New Roman"/>
              </w:rPr>
              <w:t xml:space="preserve"> </w:t>
            </w:r>
            <w:r w:rsidRPr="00F408E2">
              <w:rPr>
                <w:rFonts w:cs="Times New Roman"/>
              </w:rPr>
              <w:t>binoculaire</w:t>
            </w:r>
            <w:r w:rsidR="00EC3244">
              <w:rPr>
                <w:rFonts w:cs="Times New Roman"/>
              </w:rPr>
              <w:t> </w:t>
            </w:r>
            <w:r w:rsidR="00BF4568" w:rsidRPr="00F408E2">
              <w:rPr>
                <w:rFonts w:cs="Times New Roman"/>
              </w:rPr>
              <w:t xml:space="preserve">: vision double </w:t>
            </w:r>
          </w:p>
          <w:p w14:paraId="3BCE32ED" w14:textId="77777777" w:rsidR="005910C1" w:rsidRPr="00F408E2" w:rsidRDefault="005910C1" w:rsidP="001A4922">
            <w:pPr>
              <w:numPr>
                <w:ilvl w:val="0"/>
                <w:numId w:val="0"/>
              </w:numPr>
              <w:rPr>
                <w:rFonts w:cs="Times New Roman"/>
              </w:rPr>
            </w:pPr>
            <w:r w:rsidRPr="00F408E2">
              <w:rPr>
                <w:rFonts w:cs="Times New Roman"/>
              </w:rPr>
              <w:t xml:space="preserve">Ptosis paupière </w:t>
            </w:r>
          </w:p>
          <w:p w14:paraId="27687379" w14:textId="77777777" w:rsidR="005910C1" w:rsidRPr="00F408E2" w:rsidRDefault="005910C1" w:rsidP="001A4922">
            <w:pPr>
              <w:numPr>
                <w:ilvl w:val="0"/>
                <w:numId w:val="0"/>
              </w:numPr>
              <w:rPr>
                <w:rFonts w:cs="Times New Roman"/>
              </w:rPr>
            </w:pPr>
          </w:p>
          <w:p w14:paraId="74FA0879" w14:textId="7A26F50D" w:rsidR="005910C1" w:rsidRPr="00F408E2" w:rsidRDefault="005910C1" w:rsidP="001A4922">
            <w:pPr>
              <w:numPr>
                <w:ilvl w:val="0"/>
                <w:numId w:val="0"/>
              </w:numPr>
              <w:rPr>
                <w:rFonts w:cs="Times New Roman"/>
              </w:rPr>
            </w:pPr>
            <w:r w:rsidRPr="00F408E2">
              <w:rPr>
                <w:rFonts w:cs="Times New Roman"/>
              </w:rPr>
              <w:t xml:space="preserve">Aggravés par </w:t>
            </w:r>
            <w:r w:rsidR="0034488F" w:rsidRPr="00F408E2">
              <w:rPr>
                <w:rFonts w:cs="Times New Roman"/>
              </w:rPr>
              <w:t>fatigue,</w:t>
            </w:r>
            <w:r w:rsidRPr="00F408E2">
              <w:rPr>
                <w:rFonts w:cs="Times New Roman"/>
              </w:rPr>
              <w:t xml:space="preserve"> </w:t>
            </w:r>
            <w:r w:rsidR="0034488F" w:rsidRPr="00F408E2">
              <w:rPr>
                <w:rFonts w:cs="Times New Roman"/>
              </w:rPr>
              <w:t>lumière,</w:t>
            </w:r>
            <w:r w:rsidRPr="00F408E2">
              <w:rPr>
                <w:rFonts w:cs="Times New Roman"/>
              </w:rPr>
              <w:t xml:space="preserve"> effo</w:t>
            </w:r>
            <w:r w:rsidR="00E75C31" w:rsidRPr="00F408E2">
              <w:rPr>
                <w:rFonts w:cs="Times New Roman"/>
              </w:rPr>
              <w:t>r</w:t>
            </w:r>
            <w:r w:rsidRPr="00F408E2">
              <w:rPr>
                <w:rFonts w:cs="Times New Roman"/>
              </w:rPr>
              <w:t>t visuel</w:t>
            </w:r>
          </w:p>
        </w:tc>
        <w:tc>
          <w:tcPr>
            <w:tcW w:w="2226" w:type="dxa"/>
          </w:tcPr>
          <w:p w14:paraId="4A958005" w14:textId="53CC45A2" w:rsidR="00BF4568" w:rsidRPr="00F408E2" w:rsidRDefault="005910C1" w:rsidP="001A4922">
            <w:pPr>
              <w:numPr>
                <w:ilvl w:val="0"/>
                <w:numId w:val="0"/>
              </w:numPr>
              <w:rPr>
                <w:rFonts w:cs="Times New Roman"/>
              </w:rPr>
            </w:pPr>
            <w:r w:rsidRPr="00F408E2">
              <w:rPr>
                <w:rFonts w:cs="Times New Roman"/>
              </w:rPr>
              <w:t>Dysphon</w:t>
            </w:r>
            <w:r w:rsidR="00A03FE2" w:rsidRPr="00F408E2">
              <w:rPr>
                <w:rFonts w:cs="Times New Roman"/>
              </w:rPr>
              <w:t>i</w:t>
            </w:r>
            <w:r w:rsidRPr="00F408E2">
              <w:rPr>
                <w:rFonts w:cs="Times New Roman"/>
              </w:rPr>
              <w:t>e</w:t>
            </w:r>
          </w:p>
          <w:p w14:paraId="0BAAE2AD" w14:textId="2542A42D" w:rsidR="005910C1" w:rsidRPr="00F408E2" w:rsidRDefault="005910C1" w:rsidP="001A4922">
            <w:pPr>
              <w:numPr>
                <w:ilvl w:val="0"/>
                <w:numId w:val="0"/>
              </w:numPr>
              <w:rPr>
                <w:rFonts w:cs="Times New Roman"/>
              </w:rPr>
            </w:pPr>
            <w:r w:rsidRPr="00F408E2">
              <w:rPr>
                <w:rFonts w:cs="Times New Roman"/>
              </w:rPr>
              <w:t>Dysphagie</w:t>
            </w:r>
          </w:p>
          <w:p w14:paraId="427155C7" w14:textId="5E983FB3" w:rsidR="005910C1" w:rsidRPr="00F408E2" w:rsidRDefault="00E6683D" w:rsidP="001A4922">
            <w:pPr>
              <w:numPr>
                <w:ilvl w:val="0"/>
                <w:numId w:val="0"/>
              </w:numPr>
              <w:rPr>
                <w:rFonts w:cs="Times New Roman"/>
              </w:rPr>
            </w:pPr>
            <w:r w:rsidRPr="00F408E2">
              <w:rPr>
                <w:rFonts w:cs="Times New Roman"/>
              </w:rPr>
              <w:t>Trouble de la mas</w:t>
            </w:r>
            <w:r w:rsidR="00A03FE2" w:rsidRPr="00F408E2">
              <w:rPr>
                <w:rFonts w:cs="Times New Roman"/>
              </w:rPr>
              <w:t>t</w:t>
            </w:r>
            <w:r w:rsidRPr="00F408E2">
              <w:rPr>
                <w:rFonts w:cs="Times New Roman"/>
              </w:rPr>
              <w:t xml:space="preserve">ication </w:t>
            </w:r>
          </w:p>
          <w:p w14:paraId="3723EDD6" w14:textId="6FB847C3" w:rsidR="00E6683D" w:rsidRPr="00F408E2" w:rsidRDefault="00E6683D" w:rsidP="001A4922">
            <w:pPr>
              <w:numPr>
                <w:ilvl w:val="0"/>
                <w:numId w:val="0"/>
              </w:numPr>
              <w:rPr>
                <w:rFonts w:cs="Times New Roman"/>
              </w:rPr>
            </w:pPr>
            <w:r w:rsidRPr="00F408E2">
              <w:rPr>
                <w:rFonts w:cs="Times New Roman"/>
              </w:rPr>
              <w:t>Fatigabilité des</w:t>
            </w:r>
            <w:r w:rsidR="00450AF8" w:rsidRPr="00F408E2">
              <w:rPr>
                <w:rFonts w:cs="Times New Roman"/>
              </w:rPr>
              <w:t xml:space="preserve"> </w:t>
            </w:r>
            <w:r w:rsidRPr="00F408E2">
              <w:rPr>
                <w:rFonts w:cs="Times New Roman"/>
              </w:rPr>
              <w:t xml:space="preserve">muscles </w:t>
            </w:r>
            <w:r w:rsidR="0034488F" w:rsidRPr="00F408E2">
              <w:rPr>
                <w:rFonts w:cs="Times New Roman"/>
              </w:rPr>
              <w:t>proximaux</w:t>
            </w:r>
            <w:r w:rsidRPr="00F408E2">
              <w:rPr>
                <w:rFonts w:cs="Times New Roman"/>
              </w:rPr>
              <w:t xml:space="preserve"> des mem</w:t>
            </w:r>
            <w:r w:rsidR="00E75C31" w:rsidRPr="00F408E2">
              <w:rPr>
                <w:rFonts w:cs="Times New Roman"/>
              </w:rPr>
              <w:t>b</w:t>
            </w:r>
            <w:r w:rsidRPr="00F408E2">
              <w:rPr>
                <w:rFonts w:cs="Times New Roman"/>
              </w:rPr>
              <w:t>re</w:t>
            </w:r>
            <w:r w:rsidR="00E75C31" w:rsidRPr="00F408E2">
              <w:rPr>
                <w:rFonts w:cs="Times New Roman"/>
              </w:rPr>
              <w:t>s</w:t>
            </w:r>
            <w:r w:rsidRPr="00F408E2">
              <w:rPr>
                <w:rFonts w:cs="Times New Roman"/>
              </w:rPr>
              <w:t xml:space="preserve"> (ceintures)</w:t>
            </w:r>
          </w:p>
        </w:tc>
        <w:tc>
          <w:tcPr>
            <w:tcW w:w="2227" w:type="dxa"/>
          </w:tcPr>
          <w:p w14:paraId="78680986" w14:textId="0F45FD92" w:rsidR="00BF4568" w:rsidRPr="00F408E2" w:rsidRDefault="00E6683D" w:rsidP="001A4922">
            <w:pPr>
              <w:numPr>
                <w:ilvl w:val="0"/>
                <w:numId w:val="0"/>
              </w:numPr>
              <w:rPr>
                <w:rFonts w:cs="Times New Roman"/>
              </w:rPr>
            </w:pPr>
            <w:r w:rsidRPr="00F408E2">
              <w:rPr>
                <w:rFonts w:cs="Times New Roman"/>
              </w:rPr>
              <w:t xml:space="preserve">Fatigabilité </w:t>
            </w:r>
            <w:r w:rsidR="0034488F" w:rsidRPr="00F408E2">
              <w:rPr>
                <w:rFonts w:cs="Times New Roman"/>
              </w:rPr>
              <w:t>musculaire</w:t>
            </w:r>
            <w:r w:rsidRPr="00F408E2">
              <w:rPr>
                <w:rFonts w:cs="Times New Roman"/>
              </w:rPr>
              <w:t xml:space="preserve"> </w:t>
            </w:r>
            <w:r w:rsidR="0034488F" w:rsidRPr="00F408E2">
              <w:rPr>
                <w:rFonts w:cs="Times New Roman"/>
              </w:rPr>
              <w:t>intermittente</w:t>
            </w:r>
            <w:r w:rsidR="0092004B" w:rsidRPr="00F408E2">
              <w:rPr>
                <w:rFonts w:cs="Times New Roman"/>
              </w:rPr>
              <w:t xml:space="preserve"> et fluctuante, aggravé à l’effort et améliorée au repos, horaire</w:t>
            </w:r>
            <w:r w:rsidR="00EC3244">
              <w:rPr>
                <w:rFonts w:cs="Times New Roman"/>
              </w:rPr>
              <w:t> </w:t>
            </w:r>
            <w:r w:rsidR="0092004B" w:rsidRPr="00F408E2">
              <w:rPr>
                <w:rFonts w:cs="Times New Roman"/>
              </w:rPr>
              <w:t>: deuxième moit</w:t>
            </w:r>
            <w:r w:rsidR="00450AF8" w:rsidRPr="00F408E2">
              <w:rPr>
                <w:rFonts w:cs="Times New Roman"/>
              </w:rPr>
              <w:t>i</w:t>
            </w:r>
            <w:r w:rsidR="0092004B" w:rsidRPr="00F408E2">
              <w:rPr>
                <w:rFonts w:cs="Times New Roman"/>
              </w:rPr>
              <w:t>é de la journée</w:t>
            </w:r>
          </w:p>
        </w:tc>
      </w:tr>
    </w:tbl>
    <w:p w14:paraId="3EB14462" w14:textId="77777777" w:rsidR="001A4922" w:rsidRPr="00F408E2" w:rsidRDefault="001A4922" w:rsidP="001A4922">
      <w:pPr>
        <w:numPr>
          <w:ilvl w:val="0"/>
          <w:numId w:val="0"/>
        </w:numPr>
        <w:rPr>
          <w:rFonts w:cs="Times New Roman"/>
        </w:rPr>
      </w:pPr>
    </w:p>
    <w:p w14:paraId="52047934" w14:textId="08DA5ACC" w:rsidR="0030790A" w:rsidRPr="00F408E2" w:rsidRDefault="0082181B" w:rsidP="0082181B">
      <w:pPr>
        <w:pStyle w:val="Sous-titre"/>
        <w:rPr>
          <w:rFonts w:ascii="Times New Roman" w:hAnsi="Times New Roman" w:cs="Times New Roman"/>
        </w:rPr>
      </w:pPr>
      <w:r w:rsidRPr="00F408E2">
        <w:rPr>
          <w:rFonts w:ascii="Times New Roman" w:hAnsi="Times New Roman" w:cs="Times New Roman"/>
        </w:rPr>
        <w:t>Signes</w:t>
      </w:r>
      <w:r w:rsidR="00EC3244">
        <w:rPr>
          <w:rFonts w:ascii="Times New Roman" w:hAnsi="Times New Roman" w:cs="Times New Roman"/>
        </w:rPr>
        <w:t> </w:t>
      </w:r>
      <w:r w:rsidRPr="00F408E2">
        <w:rPr>
          <w:rFonts w:ascii="Times New Roman" w:hAnsi="Times New Roman" w:cs="Times New Roman"/>
        </w:rPr>
        <w:t>: diplopie non systématisable</w:t>
      </w:r>
    </w:p>
    <w:tbl>
      <w:tblPr>
        <w:tblStyle w:val="Grilledutableau"/>
        <w:tblW w:w="0" w:type="auto"/>
        <w:tblLook w:val="04A0" w:firstRow="1" w:lastRow="0" w:firstColumn="1" w:lastColumn="0" w:noHBand="0" w:noVBand="1"/>
      </w:tblPr>
      <w:tblGrid>
        <w:gridCol w:w="2226"/>
        <w:gridCol w:w="2226"/>
        <w:gridCol w:w="2227"/>
      </w:tblGrid>
      <w:tr w:rsidR="0082181B" w:rsidRPr="00F408E2" w14:paraId="3C68EA64" w14:textId="77777777" w:rsidTr="0082181B">
        <w:tc>
          <w:tcPr>
            <w:tcW w:w="2226" w:type="dxa"/>
          </w:tcPr>
          <w:p w14:paraId="6194108F" w14:textId="1D74C342" w:rsidR="0082181B" w:rsidRPr="00F408E2" w:rsidRDefault="0082181B" w:rsidP="006F5BEF">
            <w:pPr>
              <w:numPr>
                <w:ilvl w:val="0"/>
                <w:numId w:val="0"/>
              </w:numPr>
              <w:jc w:val="center"/>
              <w:rPr>
                <w:rFonts w:cs="Times New Roman"/>
                <w:b/>
                <w:bCs/>
              </w:rPr>
            </w:pPr>
            <w:r w:rsidRPr="00F408E2">
              <w:rPr>
                <w:rFonts w:cs="Times New Roman"/>
                <w:b/>
                <w:bCs/>
              </w:rPr>
              <w:t>Technique d’</w:t>
            </w:r>
            <w:r w:rsidR="0034488F" w:rsidRPr="00F408E2">
              <w:rPr>
                <w:rFonts w:cs="Times New Roman"/>
                <w:b/>
                <w:bCs/>
              </w:rPr>
              <w:t>examen</w:t>
            </w:r>
          </w:p>
        </w:tc>
        <w:tc>
          <w:tcPr>
            <w:tcW w:w="2226" w:type="dxa"/>
          </w:tcPr>
          <w:p w14:paraId="084C26ED" w14:textId="2819EB77" w:rsidR="0082181B" w:rsidRPr="00F408E2" w:rsidRDefault="0082181B" w:rsidP="006F5BEF">
            <w:pPr>
              <w:numPr>
                <w:ilvl w:val="0"/>
                <w:numId w:val="0"/>
              </w:numPr>
              <w:jc w:val="center"/>
              <w:rPr>
                <w:rFonts w:cs="Times New Roman"/>
                <w:b/>
                <w:bCs/>
              </w:rPr>
            </w:pPr>
            <w:r w:rsidRPr="00F408E2">
              <w:rPr>
                <w:rFonts w:cs="Times New Roman"/>
                <w:b/>
                <w:bCs/>
              </w:rPr>
              <w:t>Résultats</w:t>
            </w:r>
          </w:p>
        </w:tc>
        <w:tc>
          <w:tcPr>
            <w:tcW w:w="2227" w:type="dxa"/>
          </w:tcPr>
          <w:p w14:paraId="6C7E17EE" w14:textId="1080BD13" w:rsidR="0082181B" w:rsidRPr="00F408E2" w:rsidRDefault="0034488F" w:rsidP="006F5BEF">
            <w:pPr>
              <w:numPr>
                <w:ilvl w:val="0"/>
                <w:numId w:val="0"/>
              </w:numPr>
              <w:jc w:val="center"/>
              <w:rPr>
                <w:rFonts w:cs="Times New Roman"/>
                <w:b/>
                <w:bCs/>
              </w:rPr>
            </w:pPr>
            <w:r w:rsidRPr="00F408E2">
              <w:rPr>
                <w:rFonts w:cs="Times New Roman"/>
                <w:b/>
                <w:bCs/>
              </w:rPr>
              <w:t>Signification</w:t>
            </w:r>
            <w:r w:rsidR="0082181B" w:rsidRPr="00F408E2">
              <w:rPr>
                <w:rFonts w:cs="Times New Roman"/>
                <w:b/>
                <w:bCs/>
              </w:rPr>
              <w:t xml:space="preserve"> ou </w:t>
            </w:r>
            <w:r w:rsidRPr="00F408E2">
              <w:rPr>
                <w:rFonts w:cs="Times New Roman"/>
                <w:b/>
                <w:bCs/>
              </w:rPr>
              <w:t>valeur</w:t>
            </w:r>
            <w:r w:rsidR="0082181B" w:rsidRPr="00F408E2">
              <w:rPr>
                <w:rFonts w:cs="Times New Roman"/>
                <w:b/>
                <w:bCs/>
              </w:rPr>
              <w:t xml:space="preserve"> </w:t>
            </w:r>
            <w:r w:rsidRPr="00F408E2">
              <w:rPr>
                <w:rFonts w:cs="Times New Roman"/>
                <w:b/>
                <w:bCs/>
              </w:rPr>
              <w:t>sémiologique</w:t>
            </w:r>
          </w:p>
        </w:tc>
      </w:tr>
      <w:tr w:rsidR="0082181B" w:rsidRPr="00F408E2" w14:paraId="44336A60" w14:textId="77777777" w:rsidTr="0082181B">
        <w:tc>
          <w:tcPr>
            <w:tcW w:w="2226" w:type="dxa"/>
          </w:tcPr>
          <w:p w14:paraId="50CF4F47" w14:textId="32CBFF3E" w:rsidR="0082181B" w:rsidRPr="00F408E2" w:rsidRDefault="0082181B" w:rsidP="0082181B">
            <w:pPr>
              <w:numPr>
                <w:ilvl w:val="0"/>
                <w:numId w:val="0"/>
              </w:numPr>
              <w:rPr>
                <w:rFonts w:cs="Times New Roman"/>
              </w:rPr>
            </w:pPr>
            <w:r w:rsidRPr="00F408E2">
              <w:rPr>
                <w:rFonts w:cs="Times New Roman"/>
              </w:rPr>
              <w:t>Examen de l’</w:t>
            </w:r>
            <w:r w:rsidR="0034488F" w:rsidRPr="00F408E2">
              <w:rPr>
                <w:rFonts w:cs="Times New Roman"/>
              </w:rPr>
              <w:t>oculomotricité</w:t>
            </w:r>
            <w:r w:rsidRPr="00F408E2">
              <w:rPr>
                <w:rFonts w:cs="Times New Roman"/>
              </w:rPr>
              <w:t xml:space="preserve"> </w:t>
            </w:r>
            <w:r w:rsidR="0097298B" w:rsidRPr="00F408E2">
              <w:rPr>
                <w:rFonts w:cs="Times New Roman"/>
              </w:rPr>
              <w:t>e</w:t>
            </w:r>
            <w:r w:rsidRPr="00F408E2">
              <w:rPr>
                <w:rFonts w:cs="Times New Roman"/>
              </w:rPr>
              <w:t xml:space="preserve">xtrinsèque </w:t>
            </w:r>
          </w:p>
          <w:p w14:paraId="353F30A0" w14:textId="77777777" w:rsidR="0097298B" w:rsidRPr="00F408E2" w:rsidRDefault="0097298B" w:rsidP="0082181B">
            <w:pPr>
              <w:numPr>
                <w:ilvl w:val="0"/>
                <w:numId w:val="0"/>
              </w:numPr>
              <w:rPr>
                <w:rFonts w:cs="Times New Roman"/>
              </w:rPr>
            </w:pPr>
          </w:p>
          <w:p w14:paraId="1FF4CB95" w14:textId="451475D9" w:rsidR="0082181B" w:rsidRPr="00F408E2" w:rsidRDefault="0034488F" w:rsidP="0082181B">
            <w:pPr>
              <w:numPr>
                <w:ilvl w:val="0"/>
                <w:numId w:val="0"/>
              </w:numPr>
              <w:rPr>
                <w:rFonts w:cs="Times New Roman"/>
              </w:rPr>
            </w:pPr>
            <w:r w:rsidRPr="00F408E2">
              <w:rPr>
                <w:rFonts w:cs="Times New Roman"/>
              </w:rPr>
              <w:t>examen</w:t>
            </w:r>
            <w:r w:rsidR="0082181B" w:rsidRPr="00F408E2">
              <w:rPr>
                <w:rFonts w:cs="Times New Roman"/>
              </w:rPr>
              <w:t xml:space="preserve"> </w:t>
            </w:r>
            <w:r w:rsidR="001442BA" w:rsidRPr="00F408E2">
              <w:rPr>
                <w:rFonts w:cs="Times New Roman"/>
              </w:rPr>
              <w:t xml:space="preserve">oculomotricité intrinsèque </w:t>
            </w:r>
          </w:p>
        </w:tc>
        <w:tc>
          <w:tcPr>
            <w:tcW w:w="2226" w:type="dxa"/>
          </w:tcPr>
          <w:p w14:paraId="56339827" w14:textId="777EA716" w:rsidR="0082181B" w:rsidRPr="00F408E2" w:rsidRDefault="001442BA" w:rsidP="0082181B">
            <w:pPr>
              <w:numPr>
                <w:ilvl w:val="0"/>
                <w:numId w:val="0"/>
              </w:numPr>
              <w:rPr>
                <w:rFonts w:cs="Times New Roman"/>
              </w:rPr>
            </w:pPr>
            <w:r w:rsidRPr="00F408E2">
              <w:rPr>
                <w:rFonts w:cs="Times New Roman"/>
              </w:rPr>
              <w:t>Absence de s</w:t>
            </w:r>
            <w:r w:rsidR="00ED36E3" w:rsidRPr="00F408E2">
              <w:rPr>
                <w:rFonts w:cs="Times New Roman"/>
              </w:rPr>
              <w:t>y</w:t>
            </w:r>
            <w:r w:rsidRPr="00F408E2">
              <w:rPr>
                <w:rFonts w:cs="Times New Roman"/>
              </w:rPr>
              <w:t>stéma</w:t>
            </w:r>
            <w:r w:rsidR="0097298B" w:rsidRPr="00F408E2">
              <w:rPr>
                <w:rFonts w:cs="Times New Roman"/>
              </w:rPr>
              <w:t>t</w:t>
            </w:r>
            <w:r w:rsidRPr="00F408E2">
              <w:rPr>
                <w:rFonts w:cs="Times New Roman"/>
              </w:rPr>
              <w:t>isation</w:t>
            </w:r>
            <w:r w:rsidR="00ED36E3" w:rsidRPr="00F408E2">
              <w:rPr>
                <w:rFonts w:cs="Times New Roman"/>
              </w:rPr>
              <w:t xml:space="preserve"> </w:t>
            </w:r>
            <w:r w:rsidRPr="00F408E2">
              <w:rPr>
                <w:rFonts w:cs="Times New Roman"/>
              </w:rPr>
              <w:t xml:space="preserve">de nerfs oculomoteurs </w:t>
            </w:r>
          </w:p>
          <w:p w14:paraId="351EFED3" w14:textId="77777777" w:rsidR="0097298B" w:rsidRPr="00F408E2" w:rsidRDefault="0097298B" w:rsidP="0082181B">
            <w:pPr>
              <w:numPr>
                <w:ilvl w:val="0"/>
                <w:numId w:val="0"/>
              </w:numPr>
              <w:rPr>
                <w:rFonts w:cs="Times New Roman"/>
              </w:rPr>
            </w:pPr>
          </w:p>
          <w:p w14:paraId="0D32D106" w14:textId="2B466CB7" w:rsidR="001442BA" w:rsidRPr="00F408E2" w:rsidRDefault="001442BA" w:rsidP="0082181B">
            <w:pPr>
              <w:numPr>
                <w:ilvl w:val="0"/>
                <w:numId w:val="0"/>
              </w:numPr>
              <w:rPr>
                <w:rFonts w:cs="Times New Roman"/>
              </w:rPr>
            </w:pPr>
            <w:r w:rsidRPr="00F408E2">
              <w:rPr>
                <w:rFonts w:cs="Times New Roman"/>
              </w:rPr>
              <w:t>Refle</w:t>
            </w:r>
            <w:r w:rsidR="0097298B" w:rsidRPr="00F408E2">
              <w:rPr>
                <w:rFonts w:cs="Times New Roman"/>
              </w:rPr>
              <w:t>x</w:t>
            </w:r>
            <w:r w:rsidRPr="00F408E2">
              <w:rPr>
                <w:rFonts w:cs="Times New Roman"/>
              </w:rPr>
              <w:t xml:space="preserve">e pupillaire normale </w:t>
            </w:r>
          </w:p>
        </w:tc>
        <w:tc>
          <w:tcPr>
            <w:tcW w:w="2227" w:type="dxa"/>
          </w:tcPr>
          <w:p w14:paraId="71898800" w14:textId="72253277" w:rsidR="0082181B" w:rsidRPr="00F408E2" w:rsidRDefault="001442BA" w:rsidP="0082181B">
            <w:pPr>
              <w:numPr>
                <w:ilvl w:val="0"/>
                <w:numId w:val="0"/>
              </w:numPr>
              <w:rPr>
                <w:rFonts w:cs="Times New Roman"/>
              </w:rPr>
            </w:pPr>
            <w:r w:rsidRPr="00F408E2">
              <w:rPr>
                <w:rFonts w:cs="Times New Roman"/>
              </w:rPr>
              <w:t>Atteinte qui</w:t>
            </w:r>
            <w:r w:rsidR="00ED36E3" w:rsidRPr="00F408E2">
              <w:rPr>
                <w:rFonts w:cs="Times New Roman"/>
              </w:rPr>
              <w:t xml:space="preserve"> </w:t>
            </w:r>
            <w:r w:rsidRPr="00F408E2">
              <w:rPr>
                <w:rFonts w:cs="Times New Roman"/>
              </w:rPr>
              <w:t>renvo</w:t>
            </w:r>
            <w:r w:rsidR="00ED36E3" w:rsidRPr="00F408E2">
              <w:rPr>
                <w:rFonts w:cs="Times New Roman"/>
              </w:rPr>
              <w:t>i</w:t>
            </w:r>
            <w:r w:rsidRPr="00F408E2">
              <w:rPr>
                <w:rFonts w:cs="Times New Roman"/>
              </w:rPr>
              <w:t>e au muscle ou jonc</w:t>
            </w:r>
            <w:r w:rsidR="00ED36E3" w:rsidRPr="00F408E2">
              <w:rPr>
                <w:rFonts w:cs="Times New Roman"/>
              </w:rPr>
              <w:t>t</w:t>
            </w:r>
            <w:r w:rsidRPr="00F408E2">
              <w:rPr>
                <w:rFonts w:cs="Times New Roman"/>
              </w:rPr>
              <w:t>ion neur</w:t>
            </w:r>
            <w:r w:rsidR="00ED36E3" w:rsidRPr="00F408E2">
              <w:rPr>
                <w:rFonts w:cs="Times New Roman"/>
              </w:rPr>
              <w:t>o</w:t>
            </w:r>
            <w:r w:rsidRPr="00F408E2">
              <w:rPr>
                <w:rFonts w:cs="Times New Roman"/>
              </w:rPr>
              <w:t>mu</w:t>
            </w:r>
            <w:r w:rsidR="00ED36E3" w:rsidRPr="00F408E2">
              <w:rPr>
                <w:rFonts w:cs="Times New Roman"/>
              </w:rPr>
              <w:t>scu</w:t>
            </w:r>
            <w:r w:rsidRPr="00F408E2">
              <w:rPr>
                <w:rFonts w:cs="Times New Roman"/>
              </w:rPr>
              <w:t>laire</w:t>
            </w:r>
            <w:r w:rsidR="006F5BEF" w:rsidRPr="00F408E2">
              <w:rPr>
                <w:rFonts w:cs="Times New Roman"/>
              </w:rPr>
              <w:t xml:space="preserve"> </w:t>
            </w:r>
          </w:p>
        </w:tc>
      </w:tr>
    </w:tbl>
    <w:p w14:paraId="5162B8FA" w14:textId="77777777" w:rsidR="0082181B" w:rsidRPr="00F408E2" w:rsidRDefault="0082181B" w:rsidP="0082181B">
      <w:pPr>
        <w:numPr>
          <w:ilvl w:val="0"/>
          <w:numId w:val="0"/>
        </w:numPr>
        <w:rPr>
          <w:rFonts w:cs="Times New Roman"/>
        </w:rPr>
      </w:pPr>
    </w:p>
    <w:p w14:paraId="0C665579" w14:textId="336C4DA2" w:rsidR="00701518" w:rsidRDefault="004C6BFB" w:rsidP="004C6BFB">
      <w:pPr>
        <w:pStyle w:val="Sous-titre"/>
        <w:rPr>
          <w:rFonts w:ascii="Times New Roman" w:hAnsi="Times New Roman" w:cs="Times New Roman"/>
        </w:rPr>
      </w:pPr>
      <w:r w:rsidRPr="00F408E2">
        <w:rPr>
          <w:rFonts w:ascii="Times New Roman" w:hAnsi="Times New Roman" w:cs="Times New Roman"/>
        </w:rPr>
        <w:t>Signes</w:t>
      </w:r>
      <w:r w:rsidR="00EC3244">
        <w:rPr>
          <w:rFonts w:ascii="Times New Roman" w:hAnsi="Times New Roman" w:cs="Times New Roman"/>
        </w:rPr>
        <w:t> </w:t>
      </w:r>
      <w:r w:rsidRPr="00F408E2">
        <w:rPr>
          <w:rFonts w:ascii="Times New Roman" w:hAnsi="Times New Roman" w:cs="Times New Roman"/>
        </w:rPr>
        <w:t xml:space="preserve">: fatigabilité </w:t>
      </w:r>
      <w:r w:rsidR="0034488F" w:rsidRPr="00F408E2">
        <w:rPr>
          <w:rFonts w:ascii="Times New Roman" w:hAnsi="Times New Roman" w:cs="Times New Roman"/>
        </w:rPr>
        <w:t>reproductible</w:t>
      </w:r>
      <w:r w:rsidRPr="00F408E2">
        <w:rPr>
          <w:rFonts w:ascii="Times New Roman" w:hAnsi="Times New Roman" w:cs="Times New Roman"/>
        </w:rPr>
        <w:t xml:space="preserve"> par des tests</w:t>
      </w:r>
    </w:p>
    <w:p w14:paraId="6DDDB6FD" w14:textId="77777777" w:rsidR="0034488F" w:rsidRDefault="0034488F" w:rsidP="0034488F">
      <w:pPr>
        <w:numPr>
          <w:ilvl w:val="0"/>
          <w:numId w:val="0"/>
        </w:numPr>
      </w:pPr>
    </w:p>
    <w:p w14:paraId="6DC1ED49" w14:textId="77777777" w:rsidR="0034488F" w:rsidRDefault="0034488F" w:rsidP="0034488F">
      <w:pPr>
        <w:numPr>
          <w:ilvl w:val="0"/>
          <w:numId w:val="0"/>
        </w:numPr>
      </w:pPr>
    </w:p>
    <w:p w14:paraId="43B90095" w14:textId="77777777" w:rsidR="0034488F" w:rsidRPr="0034488F" w:rsidRDefault="0034488F" w:rsidP="0034488F">
      <w:pPr>
        <w:numPr>
          <w:ilvl w:val="0"/>
          <w:numId w:val="0"/>
        </w:numPr>
      </w:pPr>
    </w:p>
    <w:tbl>
      <w:tblPr>
        <w:tblStyle w:val="Grilledutableau"/>
        <w:tblW w:w="0" w:type="auto"/>
        <w:tblLook w:val="04A0" w:firstRow="1" w:lastRow="0" w:firstColumn="1" w:lastColumn="0" w:noHBand="0" w:noVBand="1"/>
      </w:tblPr>
      <w:tblGrid>
        <w:gridCol w:w="3114"/>
        <w:gridCol w:w="3118"/>
      </w:tblGrid>
      <w:tr w:rsidR="004C6BFB" w:rsidRPr="00F408E2" w14:paraId="0BB12D7B" w14:textId="77777777" w:rsidTr="0034488F">
        <w:tc>
          <w:tcPr>
            <w:tcW w:w="3114" w:type="dxa"/>
          </w:tcPr>
          <w:p w14:paraId="1C48ABF0" w14:textId="2F09BB54" w:rsidR="004C6BFB" w:rsidRPr="00F408E2" w:rsidRDefault="00CB5AE1" w:rsidP="009E0659">
            <w:pPr>
              <w:numPr>
                <w:ilvl w:val="0"/>
                <w:numId w:val="0"/>
              </w:numPr>
              <w:jc w:val="center"/>
              <w:rPr>
                <w:rFonts w:cs="Times New Roman"/>
                <w:b/>
                <w:bCs/>
              </w:rPr>
            </w:pPr>
            <w:r w:rsidRPr="00F408E2">
              <w:rPr>
                <w:rFonts w:cs="Times New Roman"/>
                <w:b/>
                <w:bCs/>
              </w:rPr>
              <w:t>Technique d’examen</w:t>
            </w:r>
          </w:p>
        </w:tc>
        <w:tc>
          <w:tcPr>
            <w:tcW w:w="3118" w:type="dxa"/>
          </w:tcPr>
          <w:p w14:paraId="2AF8CF0F" w14:textId="601A90CF" w:rsidR="00CB5AE1" w:rsidRPr="00F408E2" w:rsidRDefault="00CB5AE1" w:rsidP="009E0659">
            <w:pPr>
              <w:numPr>
                <w:ilvl w:val="0"/>
                <w:numId w:val="0"/>
              </w:numPr>
              <w:jc w:val="center"/>
              <w:rPr>
                <w:rFonts w:cs="Times New Roman"/>
                <w:b/>
                <w:bCs/>
              </w:rPr>
            </w:pPr>
            <w:r w:rsidRPr="00F408E2">
              <w:rPr>
                <w:rFonts w:cs="Times New Roman"/>
                <w:b/>
                <w:bCs/>
              </w:rPr>
              <w:t>Résultats</w:t>
            </w:r>
          </w:p>
        </w:tc>
      </w:tr>
      <w:tr w:rsidR="004C6BFB" w:rsidRPr="00F408E2" w14:paraId="5D20E4F7" w14:textId="77777777" w:rsidTr="0034488F">
        <w:tc>
          <w:tcPr>
            <w:tcW w:w="3114" w:type="dxa"/>
          </w:tcPr>
          <w:p w14:paraId="52B5AEB0" w14:textId="3E969764" w:rsidR="004C6BFB" w:rsidRPr="00F408E2" w:rsidRDefault="00CB5AE1" w:rsidP="004C6BFB">
            <w:pPr>
              <w:numPr>
                <w:ilvl w:val="0"/>
                <w:numId w:val="0"/>
              </w:numPr>
              <w:rPr>
                <w:rFonts w:cs="Times New Roman"/>
              </w:rPr>
            </w:pPr>
            <w:r w:rsidRPr="00F408E2">
              <w:rPr>
                <w:rFonts w:cs="Times New Roman"/>
              </w:rPr>
              <w:t>Teste</w:t>
            </w:r>
            <w:r w:rsidR="00F05C21" w:rsidRPr="00F408E2">
              <w:rPr>
                <w:rFonts w:cs="Times New Roman"/>
              </w:rPr>
              <w:t xml:space="preserve"> </w:t>
            </w:r>
            <w:r w:rsidRPr="00F408E2">
              <w:rPr>
                <w:rFonts w:cs="Times New Roman"/>
              </w:rPr>
              <w:t>de répé</w:t>
            </w:r>
            <w:r w:rsidR="0086279E" w:rsidRPr="00F408E2">
              <w:rPr>
                <w:rFonts w:cs="Times New Roman"/>
              </w:rPr>
              <w:t>ti</w:t>
            </w:r>
            <w:r w:rsidRPr="00F408E2">
              <w:rPr>
                <w:rFonts w:cs="Times New Roman"/>
              </w:rPr>
              <w:t xml:space="preserve">tion </w:t>
            </w:r>
            <w:r w:rsidR="0034488F" w:rsidRPr="00F408E2">
              <w:rPr>
                <w:rFonts w:cs="Times New Roman"/>
              </w:rPr>
              <w:t>des mouvements</w:t>
            </w:r>
            <w:r w:rsidR="00EC3244">
              <w:rPr>
                <w:rFonts w:cs="Times New Roman"/>
              </w:rPr>
              <w:t> </w:t>
            </w:r>
            <w:r w:rsidRPr="00F408E2">
              <w:rPr>
                <w:rFonts w:cs="Times New Roman"/>
              </w:rPr>
              <w:t>:</w:t>
            </w:r>
            <w:r w:rsidR="0086279E" w:rsidRPr="00F408E2">
              <w:rPr>
                <w:rFonts w:cs="Times New Roman"/>
              </w:rPr>
              <w:t xml:space="preserve"> </w:t>
            </w:r>
            <w:r w:rsidR="00F05C21" w:rsidRPr="00F408E2">
              <w:rPr>
                <w:rFonts w:cs="Times New Roman"/>
              </w:rPr>
              <w:t>abduction</w:t>
            </w:r>
            <w:r w:rsidRPr="00F408E2">
              <w:rPr>
                <w:rFonts w:cs="Times New Roman"/>
              </w:rPr>
              <w:t xml:space="preserve"> des </w:t>
            </w:r>
            <w:r w:rsidR="0034488F" w:rsidRPr="00F408E2">
              <w:rPr>
                <w:rFonts w:cs="Times New Roman"/>
              </w:rPr>
              <w:t>bras,</w:t>
            </w:r>
            <w:r w:rsidRPr="00F408E2">
              <w:rPr>
                <w:rFonts w:cs="Times New Roman"/>
              </w:rPr>
              <w:t xml:space="preserve"> </w:t>
            </w:r>
            <w:r w:rsidR="0034488F" w:rsidRPr="00F408E2">
              <w:rPr>
                <w:rFonts w:cs="Times New Roman"/>
              </w:rPr>
              <w:t>accroupissement</w:t>
            </w:r>
            <w:r w:rsidRPr="00F408E2">
              <w:rPr>
                <w:rFonts w:cs="Times New Roman"/>
              </w:rPr>
              <w:t>, occlusion</w:t>
            </w:r>
            <w:r w:rsidR="0034488F">
              <w:rPr>
                <w:rFonts w:cs="Times New Roman"/>
              </w:rPr>
              <w:t xml:space="preserve"> </w:t>
            </w:r>
            <w:r w:rsidR="0034488F" w:rsidRPr="00F408E2">
              <w:rPr>
                <w:rFonts w:cs="Times New Roman"/>
              </w:rPr>
              <w:t>de la paupière</w:t>
            </w:r>
          </w:p>
          <w:p w14:paraId="32A6CBE5" w14:textId="77777777" w:rsidR="00A823B3" w:rsidRPr="00F408E2" w:rsidRDefault="00A823B3" w:rsidP="004C6BFB">
            <w:pPr>
              <w:numPr>
                <w:ilvl w:val="0"/>
                <w:numId w:val="0"/>
              </w:numPr>
              <w:rPr>
                <w:rFonts w:cs="Times New Roman"/>
              </w:rPr>
            </w:pPr>
          </w:p>
          <w:p w14:paraId="272A8A85" w14:textId="11F3418E" w:rsidR="00972816" w:rsidRPr="00F408E2" w:rsidRDefault="00972816" w:rsidP="004C6BFB">
            <w:pPr>
              <w:numPr>
                <w:ilvl w:val="0"/>
                <w:numId w:val="0"/>
              </w:numPr>
              <w:rPr>
                <w:rFonts w:cs="Times New Roman"/>
              </w:rPr>
            </w:pPr>
            <w:r w:rsidRPr="00F408E2">
              <w:rPr>
                <w:rFonts w:cs="Times New Roman"/>
                <w:b/>
                <w:bCs/>
              </w:rPr>
              <w:t>Test de Marie Walker</w:t>
            </w:r>
            <w:r w:rsidR="00EC3244">
              <w:rPr>
                <w:rFonts w:cs="Times New Roman"/>
              </w:rPr>
              <w:t> </w:t>
            </w:r>
            <w:r w:rsidRPr="00F408E2">
              <w:rPr>
                <w:rFonts w:cs="Times New Roman"/>
              </w:rPr>
              <w:t xml:space="preserve">: </w:t>
            </w:r>
            <w:r w:rsidR="0034488F" w:rsidRPr="00F408E2">
              <w:rPr>
                <w:rFonts w:cs="Times New Roman"/>
              </w:rPr>
              <w:t>tensiomètre</w:t>
            </w:r>
            <w:r w:rsidRPr="00F408E2">
              <w:rPr>
                <w:rFonts w:cs="Times New Roman"/>
              </w:rPr>
              <w:t xml:space="preserve"> gonflées </w:t>
            </w:r>
            <w:r w:rsidR="0034488F" w:rsidRPr="00F408E2">
              <w:rPr>
                <w:rFonts w:cs="Times New Roman"/>
              </w:rPr>
              <w:t>au-dessus</w:t>
            </w:r>
            <w:r w:rsidR="0034488F">
              <w:rPr>
                <w:rFonts w:cs="Times New Roman"/>
              </w:rPr>
              <w:t xml:space="preserve"> de la TAS</w:t>
            </w:r>
            <w:r w:rsidRPr="00F408E2">
              <w:rPr>
                <w:rFonts w:cs="Times New Roman"/>
              </w:rPr>
              <w:t xml:space="preserve">, </w:t>
            </w:r>
            <w:r w:rsidRPr="0034488F">
              <w:rPr>
                <w:rFonts w:cs="Times New Roman"/>
                <w:highlight w:val="yellow"/>
              </w:rPr>
              <w:t>png</w:t>
            </w:r>
            <w:r w:rsidRPr="00F408E2">
              <w:rPr>
                <w:rFonts w:cs="Times New Roman"/>
              </w:rPr>
              <w:t xml:space="preserve"> serré répété, dégon</w:t>
            </w:r>
            <w:r w:rsidR="0027321B" w:rsidRPr="00F408E2">
              <w:rPr>
                <w:rFonts w:cs="Times New Roman"/>
              </w:rPr>
              <w:t>flage du brassard</w:t>
            </w:r>
          </w:p>
        </w:tc>
        <w:tc>
          <w:tcPr>
            <w:tcW w:w="3118" w:type="dxa"/>
          </w:tcPr>
          <w:p w14:paraId="0187B9C5" w14:textId="43C6255E" w:rsidR="004C6BFB" w:rsidRPr="00F408E2" w:rsidRDefault="0027321B" w:rsidP="004C6BFB">
            <w:pPr>
              <w:numPr>
                <w:ilvl w:val="0"/>
                <w:numId w:val="0"/>
              </w:numPr>
              <w:rPr>
                <w:rFonts w:cs="Times New Roman"/>
              </w:rPr>
            </w:pPr>
            <w:r w:rsidRPr="00F408E2">
              <w:rPr>
                <w:rFonts w:cs="Times New Roman"/>
              </w:rPr>
              <w:t>Apparition ou</w:t>
            </w:r>
            <w:r w:rsidR="0034488F">
              <w:rPr>
                <w:rFonts w:cs="Times New Roman"/>
              </w:rPr>
              <w:t xml:space="preserve"> </w:t>
            </w:r>
            <w:r w:rsidRPr="00F408E2">
              <w:rPr>
                <w:rFonts w:cs="Times New Roman"/>
              </w:rPr>
              <w:t>aggravation de la fatigabilité du</w:t>
            </w:r>
            <w:r w:rsidR="0034488F">
              <w:rPr>
                <w:rFonts w:cs="Times New Roman"/>
              </w:rPr>
              <w:t xml:space="preserve"> </w:t>
            </w:r>
            <w:r w:rsidRPr="00F408E2">
              <w:rPr>
                <w:rFonts w:cs="Times New Roman"/>
              </w:rPr>
              <w:t xml:space="preserve">membre ou </w:t>
            </w:r>
            <w:r w:rsidR="0034488F" w:rsidRPr="00F408E2">
              <w:rPr>
                <w:rFonts w:cs="Times New Roman"/>
              </w:rPr>
              <w:t>chute</w:t>
            </w:r>
            <w:r w:rsidRPr="00F408E2">
              <w:rPr>
                <w:rFonts w:cs="Times New Roman"/>
              </w:rPr>
              <w:t xml:space="preserve"> de paupière / diplopie</w:t>
            </w:r>
          </w:p>
          <w:p w14:paraId="2D174120" w14:textId="77777777" w:rsidR="0027321B" w:rsidRPr="00F408E2" w:rsidRDefault="0027321B" w:rsidP="004C6BFB">
            <w:pPr>
              <w:numPr>
                <w:ilvl w:val="0"/>
                <w:numId w:val="0"/>
              </w:numPr>
              <w:rPr>
                <w:rFonts w:cs="Times New Roman"/>
              </w:rPr>
            </w:pPr>
          </w:p>
          <w:p w14:paraId="2610EB0E" w14:textId="69791575" w:rsidR="0027321B" w:rsidRPr="00F408E2" w:rsidRDefault="00D81224" w:rsidP="004C6BFB">
            <w:pPr>
              <w:numPr>
                <w:ilvl w:val="0"/>
                <w:numId w:val="0"/>
              </w:numPr>
              <w:rPr>
                <w:rFonts w:cs="Times New Roman"/>
              </w:rPr>
            </w:pPr>
            <w:r w:rsidRPr="00F408E2">
              <w:rPr>
                <w:rFonts w:cs="Times New Roman"/>
              </w:rPr>
              <w:t>Apparition ou aggravation de ptosis palpébral</w:t>
            </w:r>
          </w:p>
        </w:tc>
      </w:tr>
    </w:tbl>
    <w:p w14:paraId="5F7B7D14" w14:textId="77777777" w:rsidR="004C6BFB" w:rsidRPr="00F408E2" w:rsidRDefault="004C6BFB" w:rsidP="004C6BFB">
      <w:pPr>
        <w:numPr>
          <w:ilvl w:val="0"/>
          <w:numId w:val="0"/>
        </w:numPr>
        <w:rPr>
          <w:rFonts w:cs="Times New Roman"/>
        </w:rPr>
      </w:pPr>
    </w:p>
    <w:p w14:paraId="69035A32" w14:textId="2E29008F" w:rsidR="00993CA2" w:rsidRPr="00F408E2" w:rsidRDefault="00993CA2" w:rsidP="00993CA2">
      <w:pPr>
        <w:pStyle w:val="Sous-titre"/>
        <w:rPr>
          <w:rFonts w:ascii="Times New Roman" w:hAnsi="Times New Roman" w:cs="Times New Roman"/>
        </w:rPr>
      </w:pPr>
      <w:r w:rsidRPr="00F408E2">
        <w:rPr>
          <w:rFonts w:ascii="Times New Roman" w:hAnsi="Times New Roman" w:cs="Times New Roman"/>
        </w:rPr>
        <w:lastRenderedPageBreak/>
        <w:t>Signes</w:t>
      </w:r>
      <w:r w:rsidR="00EC3244">
        <w:rPr>
          <w:rFonts w:ascii="Times New Roman" w:hAnsi="Times New Roman" w:cs="Times New Roman"/>
        </w:rPr>
        <w:t> </w:t>
      </w:r>
      <w:r w:rsidRPr="00F408E2">
        <w:rPr>
          <w:rFonts w:ascii="Times New Roman" w:hAnsi="Times New Roman" w:cs="Times New Roman"/>
        </w:rPr>
        <w:t>: fatigabilité réversible pra des tests</w:t>
      </w:r>
    </w:p>
    <w:p w14:paraId="49D75757" w14:textId="0B915927" w:rsidR="00993CA2" w:rsidRPr="00F408E2" w:rsidRDefault="00A263E8" w:rsidP="00993CA2">
      <w:pPr>
        <w:rPr>
          <w:rFonts w:cs="Times New Roman"/>
        </w:rPr>
      </w:pPr>
      <w:r w:rsidRPr="00F408E2">
        <w:rPr>
          <w:rFonts w:cs="Times New Roman"/>
          <w:b/>
          <w:bCs/>
        </w:rPr>
        <w:t>test de glaçon</w:t>
      </w:r>
      <w:r w:rsidR="00EC3244">
        <w:rPr>
          <w:rFonts w:cs="Times New Roman"/>
          <w:b/>
          <w:bCs/>
        </w:rPr>
        <w:t> </w:t>
      </w:r>
      <w:r w:rsidRPr="00F408E2">
        <w:rPr>
          <w:rFonts w:cs="Times New Roman"/>
        </w:rPr>
        <w:t xml:space="preserve">: </w:t>
      </w:r>
      <w:r w:rsidR="0034488F" w:rsidRPr="00F408E2">
        <w:rPr>
          <w:rFonts w:cs="Times New Roman"/>
        </w:rPr>
        <w:t>glaçon</w:t>
      </w:r>
      <w:r w:rsidRPr="00F408E2">
        <w:rPr>
          <w:rFonts w:cs="Times New Roman"/>
        </w:rPr>
        <w:t xml:space="preserve"> posée sur Amélioratio</w:t>
      </w:r>
      <w:r w:rsidR="0034488F">
        <w:rPr>
          <w:rFonts w:cs="Times New Roman"/>
        </w:rPr>
        <w:t xml:space="preserve">n </w:t>
      </w:r>
      <w:r w:rsidRPr="00F408E2">
        <w:rPr>
          <w:rFonts w:cs="Times New Roman"/>
        </w:rPr>
        <w:t>du</w:t>
      </w:r>
      <w:r w:rsidR="0034488F">
        <w:rPr>
          <w:rFonts w:cs="Times New Roman"/>
        </w:rPr>
        <w:t xml:space="preserve"> </w:t>
      </w:r>
      <w:r w:rsidRPr="00F408E2">
        <w:rPr>
          <w:rFonts w:cs="Times New Roman"/>
        </w:rPr>
        <w:t>ptosis la paupière ptosée</w:t>
      </w:r>
    </w:p>
    <w:p w14:paraId="586C544B" w14:textId="7AE7FC2A" w:rsidR="00A263E8" w:rsidRPr="00F408E2" w:rsidRDefault="00A263E8" w:rsidP="00993CA2">
      <w:pPr>
        <w:rPr>
          <w:rFonts w:cs="Times New Roman"/>
        </w:rPr>
      </w:pPr>
      <w:r w:rsidRPr="00F408E2">
        <w:rPr>
          <w:rFonts w:cs="Times New Roman"/>
          <w:b/>
          <w:bCs/>
        </w:rPr>
        <w:t xml:space="preserve">test </w:t>
      </w:r>
      <w:r w:rsidR="0034488F" w:rsidRPr="00F408E2">
        <w:rPr>
          <w:rFonts w:cs="Times New Roman"/>
          <w:b/>
          <w:bCs/>
        </w:rPr>
        <w:t>pharmacologique</w:t>
      </w:r>
      <w:r w:rsidRPr="00F408E2">
        <w:rPr>
          <w:rFonts w:cs="Times New Roman"/>
          <w:b/>
          <w:bCs/>
        </w:rPr>
        <w:t xml:space="preserve"> anticholinéstérasique</w:t>
      </w:r>
      <w:r w:rsidR="00EC3244">
        <w:rPr>
          <w:rFonts w:cs="Times New Roman"/>
          <w:b/>
          <w:bCs/>
        </w:rPr>
        <w:t> </w:t>
      </w:r>
      <w:r w:rsidRPr="00F408E2">
        <w:rPr>
          <w:rFonts w:cs="Times New Roman"/>
        </w:rPr>
        <w:t xml:space="preserve">: </w:t>
      </w:r>
    </w:p>
    <w:p w14:paraId="173AAD0C" w14:textId="14721F34" w:rsidR="00A263E8" w:rsidRPr="00F408E2" w:rsidRDefault="00A263E8" w:rsidP="004237A4">
      <w:pPr>
        <w:numPr>
          <w:ilvl w:val="1"/>
          <w:numId w:val="4"/>
        </w:numPr>
        <w:rPr>
          <w:rFonts w:cs="Times New Roman"/>
        </w:rPr>
      </w:pPr>
      <w:r w:rsidRPr="00F408E2">
        <w:rPr>
          <w:rFonts w:cs="Times New Roman"/>
        </w:rPr>
        <w:t>néos</w:t>
      </w:r>
      <w:r w:rsidR="00507168" w:rsidRPr="00F408E2">
        <w:rPr>
          <w:rFonts w:cs="Times New Roman"/>
        </w:rPr>
        <w:t>tigmine (Prostigmine*) 1 mg ou</w:t>
      </w:r>
      <w:r w:rsidR="0034488F">
        <w:rPr>
          <w:rFonts w:cs="Times New Roman"/>
        </w:rPr>
        <w:t xml:space="preserve"> </w:t>
      </w:r>
      <w:r w:rsidR="00507168" w:rsidRPr="00F408E2">
        <w:rPr>
          <w:rFonts w:cs="Times New Roman"/>
        </w:rPr>
        <w:t>Edrophonium (Revesol</w:t>
      </w:r>
      <w:r w:rsidR="0082039C" w:rsidRPr="00F408E2">
        <w:rPr>
          <w:rFonts w:cs="Times New Roman"/>
        </w:rPr>
        <w:t xml:space="preserve">* ou Tensilon*) en IVL  </w:t>
      </w:r>
      <w:r w:rsidR="0034488F" w:rsidRPr="00F408E2">
        <w:rPr>
          <w:rFonts w:cs="Times New Roman"/>
        </w:rPr>
        <w:t>précédé</w:t>
      </w:r>
      <w:r w:rsidR="0082039C" w:rsidRPr="00F408E2">
        <w:rPr>
          <w:rFonts w:cs="Times New Roman"/>
        </w:rPr>
        <w:t xml:space="preserve"> d’</w:t>
      </w:r>
      <w:r w:rsidR="0034488F" w:rsidRPr="00F408E2">
        <w:rPr>
          <w:rFonts w:cs="Times New Roman"/>
        </w:rPr>
        <w:t>infection</w:t>
      </w:r>
      <w:r w:rsidR="0082039C" w:rsidRPr="00F408E2">
        <w:rPr>
          <w:rFonts w:cs="Times New Roman"/>
        </w:rPr>
        <w:t xml:space="preserve"> </w:t>
      </w:r>
      <w:r w:rsidR="0034488F" w:rsidRPr="00F408E2">
        <w:rPr>
          <w:rFonts w:cs="Times New Roman"/>
        </w:rPr>
        <w:t>d’atropine</w:t>
      </w:r>
      <w:r w:rsidR="0034488F">
        <w:rPr>
          <w:rFonts w:cs="Times New Roman"/>
        </w:rPr>
        <w:t xml:space="preserve"> 0.25 mg</w:t>
      </w:r>
      <w:r w:rsidR="0082039C" w:rsidRPr="00F408E2">
        <w:rPr>
          <w:rFonts w:cs="Times New Roman"/>
        </w:rPr>
        <w:t xml:space="preserve">, sous cutanée </w:t>
      </w:r>
      <w:r w:rsidR="00111AF8" w:rsidRPr="00F408E2">
        <w:rPr>
          <w:rFonts w:cs="Times New Roman"/>
        </w:rPr>
        <w:t xml:space="preserve"> pour palier à l’effet muscarinique</w:t>
      </w:r>
    </w:p>
    <w:p w14:paraId="79BAF38A" w14:textId="0CE10FA1" w:rsidR="00111AF8" w:rsidRPr="00F408E2" w:rsidRDefault="00111AF8" w:rsidP="004237A4">
      <w:pPr>
        <w:numPr>
          <w:ilvl w:val="1"/>
          <w:numId w:val="4"/>
        </w:numPr>
        <w:rPr>
          <w:rFonts w:cs="Times New Roman"/>
        </w:rPr>
      </w:pPr>
      <w:r w:rsidRPr="00F408E2">
        <w:rPr>
          <w:rFonts w:cs="Times New Roman"/>
        </w:rPr>
        <w:t>résultats</w:t>
      </w:r>
      <w:r w:rsidR="00EC3244">
        <w:rPr>
          <w:rFonts w:cs="Times New Roman"/>
        </w:rPr>
        <w:t> </w:t>
      </w:r>
      <w:r w:rsidRPr="00F408E2">
        <w:rPr>
          <w:rFonts w:cs="Times New Roman"/>
        </w:rPr>
        <w:t>: amélioratio</w:t>
      </w:r>
      <w:r w:rsidR="00F306F7" w:rsidRPr="00F408E2">
        <w:rPr>
          <w:rFonts w:cs="Times New Roman"/>
        </w:rPr>
        <w:t>n</w:t>
      </w:r>
      <w:r w:rsidRPr="00F408E2">
        <w:rPr>
          <w:rFonts w:cs="Times New Roman"/>
        </w:rPr>
        <w:t xml:space="preserve"> franche d’un signe d’object</w:t>
      </w:r>
      <w:r w:rsidR="007D6B41" w:rsidRPr="00F408E2">
        <w:rPr>
          <w:rFonts w:cs="Times New Roman"/>
        </w:rPr>
        <w:t>if</w:t>
      </w:r>
      <w:r w:rsidRPr="00F408E2">
        <w:rPr>
          <w:rFonts w:cs="Times New Roman"/>
        </w:rPr>
        <w:t xml:space="preserve"> (ex</w:t>
      </w:r>
      <w:r w:rsidR="00EC3244">
        <w:rPr>
          <w:rFonts w:cs="Times New Roman"/>
        </w:rPr>
        <w:t> </w:t>
      </w:r>
      <w:r w:rsidRPr="00F408E2">
        <w:rPr>
          <w:rFonts w:cs="Times New Roman"/>
        </w:rPr>
        <w:t xml:space="preserve">: ptosis ou déficit </w:t>
      </w:r>
      <w:r w:rsidR="0034488F" w:rsidRPr="00F408E2">
        <w:rPr>
          <w:rFonts w:cs="Times New Roman"/>
        </w:rPr>
        <w:t>moteur</w:t>
      </w:r>
      <w:r w:rsidRPr="00F408E2">
        <w:rPr>
          <w:rFonts w:cs="Times New Roman"/>
        </w:rPr>
        <w:t xml:space="preserve"> des mem</w:t>
      </w:r>
      <w:r w:rsidR="006373E6" w:rsidRPr="00F408E2">
        <w:rPr>
          <w:rFonts w:cs="Times New Roman"/>
        </w:rPr>
        <w:t>b</w:t>
      </w:r>
      <w:r w:rsidRPr="00F408E2">
        <w:rPr>
          <w:rFonts w:cs="Times New Roman"/>
        </w:rPr>
        <w:t>re</w:t>
      </w:r>
      <w:r w:rsidR="0034488F">
        <w:rPr>
          <w:rFonts w:cs="Times New Roman"/>
        </w:rPr>
        <w:t>s</w:t>
      </w:r>
      <w:r w:rsidRPr="00F408E2">
        <w:rPr>
          <w:rFonts w:cs="Times New Roman"/>
        </w:rPr>
        <w:t xml:space="preserve">) dans les 15 </w:t>
      </w:r>
      <w:r w:rsidR="006373E6" w:rsidRPr="00F408E2">
        <w:rPr>
          <w:rFonts w:cs="Times New Roman"/>
        </w:rPr>
        <w:t>min</w:t>
      </w:r>
      <w:r w:rsidRPr="00F408E2">
        <w:rPr>
          <w:rFonts w:cs="Times New Roman"/>
        </w:rPr>
        <w:t>utes</w:t>
      </w:r>
    </w:p>
    <w:p w14:paraId="3C844DB0" w14:textId="6D7B90C6" w:rsidR="0086279E" w:rsidRPr="00F408E2" w:rsidRDefault="0034488F" w:rsidP="0086279E">
      <w:pPr>
        <w:pStyle w:val="Sous-titre"/>
        <w:rPr>
          <w:rFonts w:ascii="Times New Roman" w:hAnsi="Times New Roman" w:cs="Times New Roman"/>
        </w:rPr>
      </w:pPr>
      <w:r w:rsidRPr="00F408E2">
        <w:rPr>
          <w:rFonts w:ascii="Times New Roman" w:hAnsi="Times New Roman" w:cs="Times New Roman"/>
        </w:rPr>
        <w:t>Examen</w:t>
      </w:r>
      <w:r w:rsidR="0086279E" w:rsidRPr="00F408E2">
        <w:rPr>
          <w:rFonts w:ascii="Times New Roman" w:hAnsi="Times New Roman" w:cs="Times New Roman"/>
        </w:rPr>
        <w:t xml:space="preserve"> paraclinique</w:t>
      </w:r>
    </w:p>
    <w:p w14:paraId="37BFC61B" w14:textId="05BDAE66" w:rsidR="0086279E" w:rsidRPr="00F408E2" w:rsidRDefault="0034488F" w:rsidP="0086279E">
      <w:pPr>
        <w:rPr>
          <w:rFonts w:cs="Times New Roman"/>
        </w:rPr>
      </w:pPr>
      <w:r w:rsidRPr="00F408E2">
        <w:rPr>
          <w:rFonts w:cs="Times New Roman"/>
        </w:rPr>
        <w:t>biologie</w:t>
      </w:r>
    </w:p>
    <w:p w14:paraId="6E63155B" w14:textId="0894778A" w:rsidR="0086279E" w:rsidRPr="00F408E2" w:rsidRDefault="0086279E" w:rsidP="004237A4">
      <w:pPr>
        <w:numPr>
          <w:ilvl w:val="1"/>
          <w:numId w:val="4"/>
        </w:numPr>
        <w:rPr>
          <w:rFonts w:cs="Times New Roman"/>
        </w:rPr>
      </w:pPr>
      <w:r w:rsidRPr="00F408E2">
        <w:rPr>
          <w:rFonts w:cs="Times New Roman"/>
        </w:rPr>
        <w:t>rechercher d’anticorps anti R</w:t>
      </w:r>
      <w:r w:rsidR="00EC3244" w:rsidRPr="00F408E2">
        <w:rPr>
          <w:rFonts w:cs="Times New Roman"/>
        </w:rPr>
        <w:t>a</w:t>
      </w:r>
      <w:r w:rsidRPr="00F408E2">
        <w:rPr>
          <w:rFonts w:cs="Times New Roman"/>
        </w:rPr>
        <w:t>ch</w:t>
      </w:r>
      <w:r w:rsidR="00EC3244">
        <w:rPr>
          <w:rFonts w:cs="Times New Roman"/>
        </w:rPr>
        <w:t> </w:t>
      </w:r>
      <w:r w:rsidRPr="00F408E2">
        <w:rPr>
          <w:rFonts w:cs="Times New Roman"/>
        </w:rPr>
        <w:t>: (+) dans 85</w:t>
      </w:r>
      <w:r w:rsidR="00D90D62" w:rsidRPr="00F408E2">
        <w:rPr>
          <w:rFonts w:cs="Times New Roman"/>
        </w:rPr>
        <w:t xml:space="preserve"> </w:t>
      </w:r>
      <w:r w:rsidR="00EC3244">
        <w:rPr>
          <w:rFonts w:cs="Times New Roman"/>
        </w:rPr>
        <w:t>–</w:t>
      </w:r>
      <w:r w:rsidRPr="00F408E2">
        <w:rPr>
          <w:rFonts w:cs="Times New Roman"/>
        </w:rPr>
        <w:t xml:space="preserve"> 90 % </w:t>
      </w:r>
      <w:r w:rsidR="00F82CBE" w:rsidRPr="00F408E2">
        <w:rPr>
          <w:rFonts w:cs="Times New Roman"/>
        </w:rPr>
        <w:t>des cas en myasthénie généralisées,</w:t>
      </w:r>
      <w:r w:rsidR="00D90D62" w:rsidRPr="00F408E2">
        <w:rPr>
          <w:rFonts w:cs="Times New Roman"/>
        </w:rPr>
        <w:t xml:space="preserve"> </w:t>
      </w:r>
      <w:r w:rsidR="00F82CBE" w:rsidRPr="00F408E2">
        <w:rPr>
          <w:rFonts w:cs="Times New Roman"/>
        </w:rPr>
        <w:t xml:space="preserve">dans 50% dans les forme oculaire </w:t>
      </w:r>
    </w:p>
    <w:p w14:paraId="4F0FA737" w14:textId="0CD775AF" w:rsidR="00F82CBE" w:rsidRPr="00F408E2" w:rsidRDefault="00F82CBE" w:rsidP="004237A4">
      <w:pPr>
        <w:numPr>
          <w:ilvl w:val="1"/>
          <w:numId w:val="4"/>
        </w:numPr>
        <w:rPr>
          <w:rFonts w:cs="Times New Roman"/>
        </w:rPr>
      </w:pPr>
      <w:r w:rsidRPr="00F408E2">
        <w:rPr>
          <w:rFonts w:cs="Times New Roman"/>
        </w:rPr>
        <w:t xml:space="preserve">autre </w:t>
      </w:r>
      <w:r w:rsidR="0034488F" w:rsidRPr="00F408E2">
        <w:rPr>
          <w:rFonts w:cs="Times New Roman"/>
        </w:rPr>
        <w:t>anticorps</w:t>
      </w:r>
      <w:r w:rsidRPr="00F408E2">
        <w:rPr>
          <w:rFonts w:cs="Times New Roman"/>
        </w:rPr>
        <w:t xml:space="preserve"> si antiRAch (-)</w:t>
      </w:r>
      <w:r w:rsidR="00EC3244">
        <w:rPr>
          <w:rFonts w:cs="Times New Roman"/>
        </w:rPr>
        <w:t> </w:t>
      </w:r>
      <w:r w:rsidRPr="00F408E2">
        <w:rPr>
          <w:rFonts w:cs="Times New Roman"/>
        </w:rPr>
        <w:t>: an</w:t>
      </w:r>
      <w:r w:rsidR="00B83613" w:rsidRPr="00F408E2">
        <w:rPr>
          <w:rFonts w:cs="Times New Roman"/>
        </w:rPr>
        <w:t xml:space="preserve">ti-Musk </w:t>
      </w:r>
    </w:p>
    <w:p w14:paraId="0C972014" w14:textId="6816D657" w:rsidR="00B83613" w:rsidRPr="00F408E2" w:rsidRDefault="00B83613" w:rsidP="00B83613">
      <w:pPr>
        <w:rPr>
          <w:rFonts w:cs="Times New Roman"/>
        </w:rPr>
      </w:pPr>
      <w:r w:rsidRPr="00F408E2">
        <w:rPr>
          <w:rFonts w:cs="Times New Roman"/>
        </w:rPr>
        <w:t>EMG (</w:t>
      </w:r>
      <w:r w:rsidR="0034488F" w:rsidRPr="00F408E2">
        <w:rPr>
          <w:rFonts w:cs="Times New Roman"/>
        </w:rPr>
        <w:t>électromyogramme</w:t>
      </w:r>
      <w:r w:rsidRPr="00F408E2">
        <w:rPr>
          <w:rFonts w:cs="Times New Roman"/>
        </w:rPr>
        <w:t>)</w:t>
      </w:r>
    </w:p>
    <w:p w14:paraId="4E1A7037" w14:textId="4DF1DE97" w:rsidR="00B83613" w:rsidRPr="00F408E2" w:rsidRDefault="00B83613" w:rsidP="004237A4">
      <w:pPr>
        <w:numPr>
          <w:ilvl w:val="1"/>
          <w:numId w:val="4"/>
        </w:numPr>
        <w:rPr>
          <w:rFonts w:cs="Times New Roman"/>
        </w:rPr>
      </w:pPr>
      <w:r w:rsidRPr="00F408E2">
        <w:rPr>
          <w:rFonts w:cs="Times New Roman"/>
        </w:rPr>
        <w:t>Stimula</w:t>
      </w:r>
      <w:r w:rsidR="0054750A" w:rsidRPr="00F408E2">
        <w:rPr>
          <w:rFonts w:cs="Times New Roman"/>
        </w:rPr>
        <w:t>tion</w:t>
      </w:r>
      <w:r w:rsidRPr="00F408E2">
        <w:rPr>
          <w:rFonts w:cs="Times New Roman"/>
        </w:rPr>
        <w:t xml:space="preserve"> </w:t>
      </w:r>
      <w:r w:rsidR="0034488F" w:rsidRPr="00F408E2">
        <w:rPr>
          <w:rFonts w:cs="Times New Roman"/>
        </w:rPr>
        <w:t>supra maximale</w:t>
      </w:r>
      <w:r w:rsidRPr="00F408E2">
        <w:rPr>
          <w:rFonts w:cs="Times New Roman"/>
        </w:rPr>
        <w:t xml:space="preserve"> unique d’un nerf </w:t>
      </w:r>
      <w:r w:rsidRPr="00F408E2">
        <w:rPr>
          <w:rFonts w:cs="Times New Roman"/>
        </w:rPr>
        <w:sym w:font="Wingdings" w:char="F0E8"/>
      </w:r>
      <w:r w:rsidRPr="00F408E2">
        <w:rPr>
          <w:rFonts w:cs="Times New Roman"/>
        </w:rPr>
        <w:t xml:space="preserve"> réponse musculai</w:t>
      </w:r>
      <w:r w:rsidR="0054750A" w:rsidRPr="00F408E2">
        <w:rPr>
          <w:rFonts w:cs="Times New Roman"/>
        </w:rPr>
        <w:t>re</w:t>
      </w:r>
      <w:r w:rsidRPr="00F408E2">
        <w:rPr>
          <w:rFonts w:cs="Times New Roman"/>
        </w:rPr>
        <w:t xml:space="preserve"> no</w:t>
      </w:r>
      <w:r w:rsidR="0054750A" w:rsidRPr="00F408E2">
        <w:rPr>
          <w:rFonts w:cs="Times New Roman"/>
        </w:rPr>
        <w:t>r</w:t>
      </w:r>
      <w:r w:rsidRPr="00F408E2">
        <w:rPr>
          <w:rFonts w:cs="Times New Roman"/>
        </w:rPr>
        <w:t>mal</w:t>
      </w:r>
      <w:r w:rsidR="0054750A" w:rsidRPr="00F408E2">
        <w:rPr>
          <w:rFonts w:cs="Times New Roman"/>
        </w:rPr>
        <w:t>e</w:t>
      </w:r>
    </w:p>
    <w:p w14:paraId="4C114B0A" w14:textId="7A56A1E8" w:rsidR="006D1D64" w:rsidRPr="00F408E2" w:rsidRDefault="00E856EF" w:rsidP="004237A4">
      <w:pPr>
        <w:numPr>
          <w:ilvl w:val="1"/>
          <w:numId w:val="4"/>
        </w:numPr>
        <w:rPr>
          <w:rFonts w:cs="Times New Roman"/>
        </w:rPr>
      </w:pPr>
      <w:r w:rsidRPr="00F408E2">
        <w:rPr>
          <w:rFonts w:cs="Times New Roman"/>
        </w:rPr>
        <w:t>Stimulation répétée à une fréqu</w:t>
      </w:r>
      <w:r w:rsidR="00D102CC" w:rsidRPr="00F408E2">
        <w:rPr>
          <w:rFonts w:cs="Times New Roman"/>
        </w:rPr>
        <w:t>e</w:t>
      </w:r>
      <w:r w:rsidRPr="00F408E2">
        <w:rPr>
          <w:rFonts w:cs="Times New Roman"/>
        </w:rPr>
        <w:t>nce basse (3</w:t>
      </w:r>
      <w:r w:rsidR="00A14184" w:rsidRPr="00F408E2">
        <w:rPr>
          <w:rFonts w:cs="Times New Roman"/>
        </w:rPr>
        <w:t xml:space="preserve">cycle /seconde) </w:t>
      </w:r>
      <w:r w:rsidR="00A14184" w:rsidRPr="00F408E2">
        <w:rPr>
          <w:rFonts w:cs="Times New Roman"/>
        </w:rPr>
        <w:sym w:font="Wingdings" w:char="F0E8"/>
      </w:r>
      <w:r w:rsidR="00A14184" w:rsidRPr="00F408E2">
        <w:rPr>
          <w:rFonts w:cs="Times New Roman"/>
        </w:rPr>
        <w:t xml:space="preserve"> diminution de plus de 10% de l’amplitude des </w:t>
      </w:r>
      <w:r w:rsidR="0034488F" w:rsidRPr="00F408E2">
        <w:rPr>
          <w:rFonts w:cs="Times New Roman"/>
        </w:rPr>
        <w:t>potentiels</w:t>
      </w:r>
      <w:r w:rsidR="00A14184" w:rsidRPr="00F408E2">
        <w:rPr>
          <w:rFonts w:cs="Times New Roman"/>
        </w:rPr>
        <w:t xml:space="preserve"> </w:t>
      </w:r>
      <w:r w:rsidR="0034488F" w:rsidRPr="00F408E2">
        <w:rPr>
          <w:rFonts w:cs="Times New Roman"/>
        </w:rPr>
        <w:t>évoqués</w:t>
      </w:r>
      <w:r w:rsidR="00A14184" w:rsidRPr="00F408E2">
        <w:rPr>
          <w:rFonts w:cs="Times New Roman"/>
        </w:rPr>
        <w:t xml:space="preserve"> musculaires entre 1</w:t>
      </w:r>
      <w:r w:rsidR="00A14184" w:rsidRPr="00F408E2">
        <w:rPr>
          <w:rFonts w:cs="Times New Roman"/>
          <w:vertAlign w:val="superscript"/>
        </w:rPr>
        <w:t>re</w:t>
      </w:r>
      <w:r w:rsidR="00A14184" w:rsidRPr="00F408E2">
        <w:rPr>
          <w:rFonts w:cs="Times New Roman"/>
        </w:rPr>
        <w:t xml:space="preserve"> et 5</w:t>
      </w:r>
      <w:r w:rsidR="00A14184" w:rsidRPr="00F408E2">
        <w:rPr>
          <w:rFonts w:cs="Times New Roman"/>
          <w:vertAlign w:val="superscript"/>
        </w:rPr>
        <w:t>ème</w:t>
      </w:r>
      <w:r w:rsidR="00A14184" w:rsidRPr="00F408E2">
        <w:rPr>
          <w:rFonts w:cs="Times New Roman"/>
        </w:rPr>
        <w:t xml:space="preserve"> potentiel = DE</w:t>
      </w:r>
      <w:r w:rsidR="000701D9" w:rsidRPr="00F408E2">
        <w:rPr>
          <w:rFonts w:cs="Times New Roman"/>
        </w:rPr>
        <w:t>CREMENT</w:t>
      </w:r>
    </w:p>
    <w:p w14:paraId="75D78FEE" w14:textId="3FCBBC04" w:rsidR="0085667C" w:rsidRPr="00F408E2" w:rsidRDefault="003E1356" w:rsidP="003E1356">
      <w:pPr>
        <w:pStyle w:val="Titre2"/>
        <w:rPr>
          <w:rFonts w:cs="Times New Roman"/>
        </w:rPr>
      </w:pPr>
      <w:bookmarkStart w:id="449" w:name="_Toc196656647"/>
      <w:bookmarkStart w:id="450" w:name="_Toc196662454"/>
      <w:r w:rsidRPr="00F408E2">
        <w:rPr>
          <w:rFonts w:cs="Times New Roman"/>
        </w:rPr>
        <w:t>Frome cliniques</w:t>
      </w:r>
      <w:bookmarkEnd w:id="449"/>
      <w:bookmarkEnd w:id="450"/>
    </w:p>
    <w:p w14:paraId="34310203" w14:textId="2FB9283C" w:rsidR="003E1356" w:rsidRPr="00F408E2" w:rsidRDefault="003E1356" w:rsidP="003E1356">
      <w:pPr>
        <w:pStyle w:val="Titre3"/>
        <w:rPr>
          <w:rFonts w:cs="Times New Roman"/>
        </w:rPr>
      </w:pPr>
      <w:bookmarkStart w:id="451" w:name="_Toc196656648"/>
      <w:bookmarkStart w:id="452" w:name="_Toc196662455"/>
      <w:r w:rsidRPr="00F408E2">
        <w:rPr>
          <w:rFonts w:cs="Times New Roman"/>
        </w:rPr>
        <w:t>Frome clinique et classification</w:t>
      </w:r>
      <w:r w:rsidR="00EC3244">
        <w:rPr>
          <w:rFonts w:cs="Times New Roman"/>
        </w:rPr>
        <w:t> </w:t>
      </w:r>
      <w:r w:rsidRPr="00F408E2">
        <w:rPr>
          <w:rFonts w:cs="Times New Roman"/>
        </w:rPr>
        <w:t>:</w:t>
      </w:r>
      <w:bookmarkEnd w:id="451"/>
      <w:bookmarkEnd w:id="452"/>
    </w:p>
    <w:tbl>
      <w:tblPr>
        <w:tblStyle w:val="Grilledutableau"/>
        <w:tblW w:w="6898" w:type="dxa"/>
        <w:tblLook w:val="04A0" w:firstRow="1" w:lastRow="0" w:firstColumn="1" w:lastColumn="0" w:noHBand="0" w:noVBand="1"/>
      </w:tblPr>
      <w:tblGrid>
        <w:gridCol w:w="3449"/>
        <w:gridCol w:w="3449"/>
      </w:tblGrid>
      <w:tr w:rsidR="004802BA" w:rsidRPr="00F408E2" w14:paraId="6A4E18C9" w14:textId="77777777" w:rsidTr="004802BA">
        <w:trPr>
          <w:trHeight w:val="278"/>
        </w:trPr>
        <w:tc>
          <w:tcPr>
            <w:tcW w:w="3449" w:type="dxa"/>
          </w:tcPr>
          <w:p w14:paraId="370F7CC9" w14:textId="028182A9" w:rsidR="004802BA" w:rsidRPr="00F408E2" w:rsidRDefault="004802BA" w:rsidP="00CD3459">
            <w:pPr>
              <w:numPr>
                <w:ilvl w:val="0"/>
                <w:numId w:val="0"/>
              </w:numPr>
              <w:jc w:val="center"/>
              <w:rPr>
                <w:rFonts w:cs="Times New Roman"/>
                <w:b/>
                <w:bCs/>
              </w:rPr>
            </w:pPr>
            <w:r w:rsidRPr="00F408E2">
              <w:rPr>
                <w:rFonts w:cs="Times New Roman"/>
                <w:b/>
                <w:bCs/>
              </w:rPr>
              <w:t>Forme topologique</w:t>
            </w:r>
          </w:p>
        </w:tc>
        <w:tc>
          <w:tcPr>
            <w:tcW w:w="3449" w:type="dxa"/>
          </w:tcPr>
          <w:p w14:paraId="6832F4F9" w14:textId="34B520E5" w:rsidR="00322C7F" w:rsidRPr="00F408E2" w:rsidRDefault="0034488F" w:rsidP="00CD3459">
            <w:pPr>
              <w:numPr>
                <w:ilvl w:val="0"/>
                <w:numId w:val="0"/>
              </w:numPr>
              <w:jc w:val="center"/>
              <w:rPr>
                <w:rFonts w:cs="Times New Roman"/>
                <w:b/>
                <w:bCs/>
              </w:rPr>
            </w:pPr>
            <w:r w:rsidRPr="00F408E2">
              <w:rPr>
                <w:rFonts w:cs="Times New Roman"/>
                <w:b/>
                <w:bCs/>
              </w:rPr>
              <w:t>Classification</w:t>
            </w:r>
            <w:r w:rsidR="004802BA" w:rsidRPr="00F408E2">
              <w:rPr>
                <w:rFonts w:cs="Times New Roman"/>
                <w:b/>
                <w:bCs/>
              </w:rPr>
              <w:t xml:space="preserve"> Osserman</w:t>
            </w:r>
            <w:r w:rsidR="00322C7F" w:rsidRPr="00F408E2">
              <w:rPr>
                <w:rFonts w:cs="Times New Roman"/>
                <w:b/>
                <w:bCs/>
              </w:rPr>
              <w:t>n</w:t>
            </w:r>
          </w:p>
        </w:tc>
      </w:tr>
      <w:tr w:rsidR="004802BA" w:rsidRPr="00F408E2" w14:paraId="35DE20FC" w14:textId="77777777" w:rsidTr="004802BA">
        <w:trPr>
          <w:trHeight w:val="278"/>
        </w:trPr>
        <w:tc>
          <w:tcPr>
            <w:tcW w:w="3449" w:type="dxa"/>
          </w:tcPr>
          <w:p w14:paraId="5119C8E9" w14:textId="2FED0429" w:rsidR="004802BA" w:rsidRPr="00F408E2" w:rsidRDefault="00322C7F" w:rsidP="003E1356">
            <w:pPr>
              <w:numPr>
                <w:ilvl w:val="0"/>
                <w:numId w:val="0"/>
              </w:numPr>
              <w:rPr>
                <w:rFonts w:cs="Times New Roman"/>
              </w:rPr>
            </w:pPr>
            <w:r w:rsidRPr="00F408E2">
              <w:rPr>
                <w:rFonts w:cs="Times New Roman"/>
              </w:rPr>
              <w:t>Forme localisée oculaire</w:t>
            </w:r>
            <w:r w:rsidR="00EC3244">
              <w:rPr>
                <w:rFonts w:cs="Times New Roman"/>
              </w:rPr>
              <w:t> </w:t>
            </w:r>
            <w:r w:rsidRPr="00F408E2">
              <w:rPr>
                <w:rFonts w:cs="Times New Roman"/>
              </w:rPr>
              <w:t xml:space="preserve">: </w:t>
            </w:r>
            <w:r w:rsidR="0034488F" w:rsidRPr="00F408E2">
              <w:rPr>
                <w:rFonts w:cs="Times New Roman"/>
              </w:rPr>
              <w:t>diplopie,</w:t>
            </w:r>
            <w:r w:rsidRPr="00F408E2">
              <w:rPr>
                <w:rFonts w:cs="Times New Roman"/>
              </w:rPr>
              <w:t xml:space="preserve"> ptosis</w:t>
            </w:r>
          </w:p>
        </w:tc>
        <w:tc>
          <w:tcPr>
            <w:tcW w:w="3449" w:type="dxa"/>
          </w:tcPr>
          <w:p w14:paraId="653D7014" w14:textId="58B04BEC" w:rsidR="004802BA" w:rsidRPr="00F408E2" w:rsidRDefault="00322C7F" w:rsidP="003E1356">
            <w:pPr>
              <w:numPr>
                <w:ilvl w:val="0"/>
                <w:numId w:val="0"/>
              </w:numPr>
              <w:rPr>
                <w:rFonts w:cs="Times New Roman"/>
              </w:rPr>
            </w:pPr>
            <w:r w:rsidRPr="00F408E2">
              <w:rPr>
                <w:rFonts w:cs="Times New Roman"/>
              </w:rPr>
              <w:t>Stade I</w:t>
            </w:r>
            <w:r w:rsidR="00EC3244">
              <w:rPr>
                <w:rFonts w:cs="Times New Roman"/>
              </w:rPr>
              <w:t> </w:t>
            </w:r>
            <w:r w:rsidRPr="00F408E2">
              <w:rPr>
                <w:rFonts w:cs="Times New Roman"/>
              </w:rPr>
              <w:t>: myasthénie localisée</w:t>
            </w:r>
          </w:p>
        </w:tc>
      </w:tr>
      <w:tr w:rsidR="004802BA" w:rsidRPr="00F408E2" w14:paraId="1F5CB10B" w14:textId="77777777" w:rsidTr="004802BA">
        <w:trPr>
          <w:trHeight w:val="278"/>
        </w:trPr>
        <w:tc>
          <w:tcPr>
            <w:tcW w:w="3449" w:type="dxa"/>
          </w:tcPr>
          <w:p w14:paraId="25A443C2" w14:textId="24AA9164" w:rsidR="004802BA" w:rsidRPr="00F408E2" w:rsidRDefault="00322C7F" w:rsidP="003E1356">
            <w:pPr>
              <w:numPr>
                <w:ilvl w:val="0"/>
                <w:numId w:val="0"/>
              </w:numPr>
              <w:rPr>
                <w:rFonts w:cs="Times New Roman"/>
              </w:rPr>
            </w:pPr>
            <w:r w:rsidRPr="00F408E2">
              <w:rPr>
                <w:rFonts w:cs="Times New Roman"/>
              </w:rPr>
              <w:t xml:space="preserve">Forme généralisé avec fatigabilité isolée </w:t>
            </w:r>
            <w:r w:rsidR="00FF56EA" w:rsidRPr="00F408E2">
              <w:rPr>
                <w:rFonts w:cs="Times New Roman"/>
              </w:rPr>
              <w:t>des membres</w:t>
            </w:r>
            <w:r w:rsidRPr="00F408E2">
              <w:rPr>
                <w:rFonts w:cs="Times New Roman"/>
              </w:rPr>
              <w:t xml:space="preserve"> </w:t>
            </w:r>
          </w:p>
        </w:tc>
        <w:tc>
          <w:tcPr>
            <w:tcW w:w="3449" w:type="dxa"/>
          </w:tcPr>
          <w:p w14:paraId="29C8311C" w14:textId="61C040E7" w:rsidR="004802BA" w:rsidRPr="00F408E2" w:rsidRDefault="00322C7F" w:rsidP="003E1356">
            <w:pPr>
              <w:numPr>
                <w:ilvl w:val="0"/>
                <w:numId w:val="0"/>
              </w:numPr>
              <w:rPr>
                <w:rFonts w:cs="Times New Roman"/>
              </w:rPr>
            </w:pPr>
            <w:r w:rsidRPr="00F408E2">
              <w:rPr>
                <w:rFonts w:cs="Times New Roman"/>
              </w:rPr>
              <w:t>Stde IIA</w:t>
            </w:r>
            <w:r w:rsidR="00EC3244">
              <w:rPr>
                <w:rFonts w:cs="Times New Roman"/>
              </w:rPr>
              <w:t> </w:t>
            </w:r>
            <w:r w:rsidRPr="00F408E2">
              <w:rPr>
                <w:rFonts w:cs="Times New Roman"/>
              </w:rPr>
              <w:t xml:space="preserve">: </w:t>
            </w:r>
            <w:r w:rsidR="00ED5B57" w:rsidRPr="00F408E2">
              <w:rPr>
                <w:rFonts w:cs="Times New Roman"/>
              </w:rPr>
              <w:t>myasthénie gé</w:t>
            </w:r>
            <w:r w:rsidR="00254E6E" w:rsidRPr="00F408E2">
              <w:rPr>
                <w:rFonts w:cs="Times New Roman"/>
              </w:rPr>
              <w:t>né</w:t>
            </w:r>
            <w:r w:rsidR="00ED5B57" w:rsidRPr="00F408E2">
              <w:rPr>
                <w:rFonts w:cs="Times New Roman"/>
              </w:rPr>
              <w:t xml:space="preserve">ralisée minime sans </w:t>
            </w:r>
            <w:r w:rsidR="00FF56EA" w:rsidRPr="00F408E2">
              <w:rPr>
                <w:rFonts w:cs="Times New Roman"/>
              </w:rPr>
              <w:t>signes</w:t>
            </w:r>
            <w:r w:rsidR="00ED5B57" w:rsidRPr="00F408E2">
              <w:rPr>
                <w:rFonts w:cs="Times New Roman"/>
              </w:rPr>
              <w:t xml:space="preserve"> bulbaires </w:t>
            </w:r>
          </w:p>
        </w:tc>
      </w:tr>
      <w:tr w:rsidR="00322C7F" w:rsidRPr="00F408E2" w14:paraId="78518987" w14:textId="77777777" w:rsidTr="004802BA">
        <w:trPr>
          <w:trHeight w:val="278"/>
        </w:trPr>
        <w:tc>
          <w:tcPr>
            <w:tcW w:w="3449" w:type="dxa"/>
          </w:tcPr>
          <w:p w14:paraId="6DB82D56" w14:textId="7B62E07F" w:rsidR="00322C7F" w:rsidRPr="00F408E2" w:rsidRDefault="00322C7F" w:rsidP="003E1356">
            <w:pPr>
              <w:numPr>
                <w:ilvl w:val="0"/>
                <w:numId w:val="0"/>
              </w:numPr>
              <w:rPr>
                <w:rFonts w:cs="Times New Roman"/>
              </w:rPr>
            </w:pPr>
            <w:r w:rsidRPr="00F408E2">
              <w:rPr>
                <w:rFonts w:cs="Times New Roman"/>
              </w:rPr>
              <w:t xml:space="preserve">Forme </w:t>
            </w:r>
            <w:r w:rsidR="00ED5B57" w:rsidRPr="00F408E2">
              <w:rPr>
                <w:rFonts w:cs="Times New Roman"/>
              </w:rPr>
              <w:t>généralisés</w:t>
            </w:r>
            <w:r w:rsidR="005C7283" w:rsidRPr="00F408E2">
              <w:rPr>
                <w:rFonts w:cs="Times New Roman"/>
              </w:rPr>
              <w:t xml:space="preserve"> avec</w:t>
            </w:r>
            <w:r w:rsidR="00ED5B57" w:rsidRPr="00F408E2">
              <w:rPr>
                <w:rFonts w:cs="Times New Roman"/>
              </w:rPr>
              <w:t xml:space="preserve"> </w:t>
            </w:r>
            <w:r w:rsidR="00FF56EA" w:rsidRPr="00F408E2">
              <w:rPr>
                <w:rFonts w:cs="Times New Roman"/>
              </w:rPr>
              <w:t>dysphonie</w:t>
            </w:r>
            <w:r w:rsidR="0056420E" w:rsidRPr="00F408E2">
              <w:rPr>
                <w:rFonts w:cs="Times New Roman"/>
              </w:rPr>
              <w:t xml:space="preserve"> ou dysphasie sans fausse </w:t>
            </w:r>
            <w:r w:rsidR="00FF56EA" w:rsidRPr="00F408E2">
              <w:rPr>
                <w:rFonts w:cs="Times New Roman"/>
              </w:rPr>
              <w:t>route,</w:t>
            </w:r>
            <w:r w:rsidR="0056420E" w:rsidRPr="00F408E2">
              <w:rPr>
                <w:rFonts w:cs="Times New Roman"/>
              </w:rPr>
              <w:t xml:space="preserve"> isolée ou avec fatigabilité des membre</w:t>
            </w:r>
            <w:r w:rsidR="00834927" w:rsidRPr="00F408E2">
              <w:rPr>
                <w:rFonts w:cs="Times New Roman"/>
              </w:rPr>
              <w:t>s</w:t>
            </w:r>
          </w:p>
        </w:tc>
        <w:tc>
          <w:tcPr>
            <w:tcW w:w="3449" w:type="dxa"/>
          </w:tcPr>
          <w:p w14:paraId="4DB01CE6" w14:textId="772A54CD" w:rsidR="00322C7F" w:rsidRPr="00F408E2" w:rsidRDefault="0056420E" w:rsidP="003E1356">
            <w:pPr>
              <w:numPr>
                <w:ilvl w:val="0"/>
                <w:numId w:val="0"/>
              </w:numPr>
              <w:rPr>
                <w:rFonts w:cs="Times New Roman"/>
              </w:rPr>
            </w:pPr>
            <w:r w:rsidRPr="00F408E2">
              <w:rPr>
                <w:rFonts w:cs="Times New Roman"/>
              </w:rPr>
              <w:t>Stade IIB</w:t>
            </w:r>
            <w:r w:rsidR="00EC3244">
              <w:rPr>
                <w:rFonts w:cs="Times New Roman"/>
              </w:rPr>
              <w:t> </w:t>
            </w:r>
            <w:r w:rsidRPr="00F408E2">
              <w:rPr>
                <w:rFonts w:cs="Times New Roman"/>
              </w:rPr>
              <w:t xml:space="preserve">: </w:t>
            </w:r>
            <w:r w:rsidR="00834927" w:rsidRPr="00F408E2">
              <w:rPr>
                <w:rFonts w:cs="Times New Roman"/>
              </w:rPr>
              <w:t>myasthénie généralisée modérée avec signe bulbaire</w:t>
            </w:r>
          </w:p>
        </w:tc>
      </w:tr>
      <w:tr w:rsidR="000F6EBC" w:rsidRPr="00F408E2" w14:paraId="618DB5F4" w14:textId="77777777" w:rsidTr="004802BA">
        <w:trPr>
          <w:trHeight w:val="278"/>
        </w:trPr>
        <w:tc>
          <w:tcPr>
            <w:tcW w:w="3449" w:type="dxa"/>
          </w:tcPr>
          <w:p w14:paraId="27DBA090" w14:textId="0E670FFA" w:rsidR="000F6EBC" w:rsidRPr="00F408E2" w:rsidRDefault="000F6EBC" w:rsidP="003E1356">
            <w:pPr>
              <w:numPr>
                <w:ilvl w:val="0"/>
                <w:numId w:val="0"/>
              </w:numPr>
              <w:rPr>
                <w:rFonts w:cs="Times New Roman"/>
              </w:rPr>
            </w:pPr>
            <w:r w:rsidRPr="00F408E2">
              <w:rPr>
                <w:rFonts w:cs="Times New Roman"/>
              </w:rPr>
              <w:t>Forme généralisée avec rouble respiratoire</w:t>
            </w:r>
            <w:r w:rsidR="005C7283" w:rsidRPr="00F408E2">
              <w:rPr>
                <w:rFonts w:cs="Times New Roman"/>
              </w:rPr>
              <w:t xml:space="preserve"> et dysphonie, dysphagie, avec fausse route,</w:t>
            </w:r>
            <w:r w:rsidR="003F501F" w:rsidRPr="00F408E2">
              <w:rPr>
                <w:rFonts w:cs="Times New Roman"/>
              </w:rPr>
              <w:t xml:space="preserve"> </w:t>
            </w:r>
            <w:r w:rsidR="005C7283" w:rsidRPr="00F408E2">
              <w:rPr>
                <w:rFonts w:cs="Times New Roman"/>
              </w:rPr>
              <w:t>fatigabilité des membres</w:t>
            </w:r>
          </w:p>
        </w:tc>
        <w:tc>
          <w:tcPr>
            <w:tcW w:w="3449" w:type="dxa"/>
          </w:tcPr>
          <w:p w14:paraId="2FAB8157" w14:textId="701D72AF" w:rsidR="000F6EBC" w:rsidRPr="00F408E2" w:rsidRDefault="003F501F" w:rsidP="003E1356">
            <w:pPr>
              <w:numPr>
                <w:ilvl w:val="0"/>
                <w:numId w:val="0"/>
              </w:numPr>
              <w:rPr>
                <w:rFonts w:cs="Times New Roman"/>
              </w:rPr>
            </w:pPr>
            <w:r w:rsidRPr="00F408E2">
              <w:rPr>
                <w:rFonts w:cs="Times New Roman"/>
              </w:rPr>
              <w:t>Stade III</w:t>
            </w:r>
            <w:r w:rsidR="00EC3244">
              <w:rPr>
                <w:rFonts w:cs="Times New Roman"/>
              </w:rPr>
              <w:t> </w:t>
            </w:r>
            <w:r w:rsidRPr="00F408E2">
              <w:rPr>
                <w:rFonts w:cs="Times New Roman"/>
              </w:rPr>
              <w:t>: myasthénie généralisée sévère</w:t>
            </w:r>
            <w:r w:rsidR="009D5BA3" w:rsidRPr="00F408E2">
              <w:rPr>
                <w:rFonts w:cs="Times New Roman"/>
              </w:rPr>
              <w:t xml:space="preserve"> dont le début est aiguë avec trouble respiratoire</w:t>
            </w:r>
          </w:p>
        </w:tc>
      </w:tr>
      <w:tr w:rsidR="009D5BA3" w:rsidRPr="00F408E2" w14:paraId="7E0D0510" w14:textId="77777777" w:rsidTr="004802BA">
        <w:trPr>
          <w:trHeight w:val="278"/>
        </w:trPr>
        <w:tc>
          <w:tcPr>
            <w:tcW w:w="3449" w:type="dxa"/>
          </w:tcPr>
          <w:p w14:paraId="16772DDD" w14:textId="7D7C3E98" w:rsidR="009D5BA3" w:rsidRPr="00F408E2" w:rsidRDefault="0068525D" w:rsidP="003E1356">
            <w:pPr>
              <w:numPr>
                <w:ilvl w:val="0"/>
                <w:numId w:val="0"/>
              </w:numPr>
              <w:rPr>
                <w:rFonts w:cs="Times New Roman"/>
              </w:rPr>
            </w:pPr>
            <w:r w:rsidRPr="00F408E2">
              <w:rPr>
                <w:rFonts w:cs="Times New Roman"/>
              </w:rPr>
              <w:t xml:space="preserve">La crise myasthénique avec détresse respiratoire rapide, grave </w:t>
            </w:r>
          </w:p>
        </w:tc>
        <w:tc>
          <w:tcPr>
            <w:tcW w:w="3449" w:type="dxa"/>
          </w:tcPr>
          <w:p w14:paraId="7527419C" w14:textId="1A1DDE04" w:rsidR="009D5BA3" w:rsidRPr="00F408E2" w:rsidRDefault="0068525D" w:rsidP="003E1356">
            <w:pPr>
              <w:numPr>
                <w:ilvl w:val="0"/>
                <w:numId w:val="0"/>
              </w:numPr>
              <w:rPr>
                <w:rFonts w:cs="Times New Roman"/>
              </w:rPr>
            </w:pPr>
            <w:r w:rsidRPr="00F408E2">
              <w:rPr>
                <w:rFonts w:cs="Times New Roman"/>
              </w:rPr>
              <w:t xml:space="preserve">Stade </w:t>
            </w:r>
            <w:r w:rsidR="00444ED5" w:rsidRPr="00F408E2">
              <w:rPr>
                <w:rFonts w:cs="Times New Roman"/>
              </w:rPr>
              <w:t>IV</w:t>
            </w:r>
            <w:r w:rsidR="00EC3244">
              <w:rPr>
                <w:rFonts w:cs="Times New Roman"/>
              </w:rPr>
              <w:t> </w:t>
            </w:r>
            <w:r w:rsidR="00444ED5" w:rsidRPr="00F408E2">
              <w:rPr>
                <w:rFonts w:cs="Times New Roman"/>
              </w:rPr>
              <w:t>: atteinte év</w:t>
            </w:r>
            <w:r w:rsidR="00FF56EA">
              <w:rPr>
                <w:rFonts w:cs="Times New Roman"/>
              </w:rPr>
              <w:t>o</w:t>
            </w:r>
            <w:r w:rsidR="00444ED5" w:rsidRPr="00F408E2">
              <w:rPr>
                <w:rFonts w:cs="Times New Roman"/>
              </w:rPr>
              <w:t>luée grave potentiellement mortelle</w:t>
            </w:r>
          </w:p>
        </w:tc>
      </w:tr>
    </w:tbl>
    <w:p w14:paraId="791F8503" w14:textId="77777777" w:rsidR="003E1356" w:rsidRPr="00F408E2" w:rsidRDefault="003E1356" w:rsidP="003E1356">
      <w:pPr>
        <w:numPr>
          <w:ilvl w:val="0"/>
          <w:numId w:val="0"/>
        </w:numPr>
        <w:rPr>
          <w:rFonts w:cs="Times New Roman"/>
        </w:rPr>
      </w:pPr>
    </w:p>
    <w:p w14:paraId="7EF1B301" w14:textId="58081E0D" w:rsidR="00862C8D" w:rsidRPr="00F408E2" w:rsidRDefault="00862C8D" w:rsidP="00862C8D">
      <w:pPr>
        <w:pStyle w:val="Titre3"/>
        <w:rPr>
          <w:rFonts w:cs="Times New Roman"/>
        </w:rPr>
      </w:pPr>
      <w:bookmarkStart w:id="453" w:name="_Toc196656649"/>
      <w:bookmarkStart w:id="454" w:name="_Toc196662456"/>
      <w:r w:rsidRPr="00F408E2">
        <w:rPr>
          <w:rFonts w:cs="Times New Roman"/>
        </w:rPr>
        <w:lastRenderedPageBreak/>
        <w:t>Forme associée</w:t>
      </w:r>
      <w:bookmarkEnd w:id="453"/>
      <w:bookmarkEnd w:id="454"/>
    </w:p>
    <w:p w14:paraId="2083CDA9" w14:textId="41B06EA3" w:rsidR="00862C8D" w:rsidRPr="00F408E2" w:rsidRDefault="00736722" w:rsidP="00736722">
      <w:pPr>
        <w:rPr>
          <w:rFonts w:cs="Times New Roman"/>
        </w:rPr>
      </w:pPr>
      <w:r w:rsidRPr="00F408E2">
        <w:rPr>
          <w:rFonts w:cs="Times New Roman"/>
        </w:rPr>
        <w:t xml:space="preserve">La myasthénie peuvent s’associé d’autre maladie </w:t>
      </w:r>
      <w:r w:rsidR="00FF56EA" w:rsidRPr="00F408E2">
        <w:rPr>
          <w:rFonts w:cs="Times New Roman"/>
        </w:rPr>
        <w:t>auto-immune</w:t>
      </w:r>
    </w:p>
    <w:p w14:paraId="491570E0" w14:textId="109BE498" w:rsidR="00736722" w:rsidRPr="00F408E2" w:rsidRDefault="00736722" w:rsidP="004237A4">
      <w:pPr>
        <w:numPr>
          <w:ilvl w:val="1"/>
          <w:numId w:val="4"/>
        </w:numPr>
        <w:rPr>
          <w:rFonts w:cs="Times New Roman"/>
        </w:rPr>
      </w:pPr>
      <w:r w:rsidRPr="00F408E2">
        <w:rPr>
          <w:rFonts w:cs="Times New Roman"/>
        </w:rPr>
        <w:t>Anémie de Biermer</w:t>
      </w:r>
      <w:r w:rsidR="00EC3244">
        <w:rPr>
          <w:rFonts w:cs="Times New Roman"/>
        </w:rPr>
        <w:t> </w:t>
      </w:r>
      <w:r w:rsidR="00BD5E83" w:rsidRPr="00F408E2">
        <w:rPr>
          <w:rFonts w:cs="Times New Roman"/>
        </w:rPr>
        <w:t xml:space="preserve">: auto </w:t>
      </w:r>
      <w:r w:rsidR="00EC3244">
        <w:rPr>
          <w:rFonts w:cs="Times New Roman"/>
        </w:rPr>
        <w:t>–</w:t>
      </w:r>
      <w:r w:rsidR="00BD5E83" w:rsidRPr="00F408E2">
        <w:rPr>
          <w:rFonts w:cs="Times New Roman"/>
        </w:rPr>
        <w:t>anticorps anti vit B12</w:t>
      </w:r>
    </w:p>
    <w:p w14:paraId="193288D6" w14:textId="15C2CF1F" w:rsidR="00BD5E83" w:rsidRPr="00F408E2" w:rsidRDefault="00BD5E83" w:rsidP="004237A4">
      <w:pPr>
        <w:numPr>
          <w:ilvl w:val="1"/>
          <w:numId w:val="4"/>
        </w:numPr>
        <w:rPr>
          <w:rFonts w:cs="Times New Roman"/>
        </w:rPr>
      </w:pPr>
      <w:r w:rsidRPr="00F408E2">
        <w:rPr>
          <w:rFonts w:cs="Times New Roman"/>
        </w:rPr>
        <w:t>La polyarthrite rhumatoïde</w:t>
      </w:r>
    </w:p>
    <w:p w14:paraId="5FB7A786" w14:textId="719DD40B" w:rsidR="00BD5E83" w:rsidRPr="00F408E2" w:rsidRDefault="00BD5E83" w:rsidP="004237A4">
      <w:pPr>
        <w:numPr>
          <w:ilvl w:val="1"/>
          <w:numId w:val="4"/>
        </w:numPr>
        <w:rPr>
          <w:rFonts w:cs="Times New Roman"/>
        </w:rPr>
      </w:pPr>
      <w:r w:rsidRPr="00F408E2">
        <w:rPr>
          <w:rFonts w:cs="Times New Roman"/>
        </w:rPr>
        <w:t>Lupus érythémateux systémique</w:t>
      </w:r>
    </w:p>
    <w:p w14:paraId="7ED6E22C" w14:textId="1DC15628" w:rsidR="00BD5E83" w:rsidRPr="00F408E2" w:rsidRDefault="00BD5E83" w:rsidP="004237A4">
      <w:pPr>
        <w:numPr>
          <w:ilvl w:val="1"/>
          <w:numId w:val="4"/>
        </w:numPr>
        <w:rPr>
          <w:rFonts w:cs="Times New Roman"/>
        </w:rPr>
      </w:pPr>
      <w:r w:rsidRPr="00F408E2">
        <w:rPr>
          <w:rFonts w:cs="Times New Roman"/>
        </w:rPr>
        <w:t>Sarcoïdose</w:t>
      </w:r>
    </w:p>
    <w:p w14:paraId="11034318" w14:textId="29E175CD" w:rsidR="00BD5E83" w:rsidRPr="00F408E2" w:rsidRDefault="00BD5E83" w:rsidP="004237A4">
      <w:pPr>
        <w:numPr>
          <w:ilvl w:val="1"/>
          <w:numId w:val="4"/>
        </w:numPr>
        <w:rPr>
          <w:rFonts w:cs="Times New Roman"/>
        </w:rPr>
      </w:pPr>
      <w:r w:rsidRPr="00F408E2">
        <w:rPr>
          <w:rFonts w:cs="Times New Roman"/>
        </w:rPr>
        <w:t xml:space="preserve">La </w:t>
      </w:r>
      <w:r w:rsidR="00FF56EA" w:rsidRPr="00F408E2">
        <w:rPr>
          <w:rFonts w:cs="Times New Roman"/>
        </w:rPr>
        <w:t>poly myosite</w:t>
      </w:r>
      <w:r w:rsidRPr="00F408E2">
        <w:rPr>
          <w:rFonts w:cs="Times New Roman"/>
        </w:rPr>
        <w:t xml:space="preserve"> </w:t>
      </w:r>
    </w:p>
    <w:p w14:paraId="3874E73B" w14:textId="7FFBDDE5" w:rsidR="00BD5E83" w:rsidRPr="00F408E2" w:rsidRDefault="00BD5E83" w:rsidP="004237A4">
      <w:pPr>
        <w:numPr>
          <w:ilvl w:val="1"/>
          <w:numId w:val="4"/>
        </w:numPr>
        <w:rPr>
          <w:rFonts w:cs="Times New Roman"/>
        </w:rPr>
      </w:pPr>
      <w:r w:rsidRPr="00F408E2">
        <w:rPr>
          <w:rFonts w:cs="Times New Roman"/>
        </w:rPr>
        <w:t>Sd sec</w:t>
      </w:r>
    </w:p>
    <w:p w14:paraId="54FC5243" w14:textId="1063A83B" w:rsidR="00BD5E83" w:rsidRPr="00F408E2" w:rsidRDefault="00FF56EA" w:rsidP="004237A4">
      <w:pPr>
        <w:numPr>
          <w:ilvl w:val="1"/>
          <w:numId w:val="4"/>
        </w:numPr>
        <w:rPr>
          <w:rFonts w:cs="Times New Roman"/>
        </w:rPr>
      </w:pPr>
      <w:r w:rsidRPr="00F408E2">
        <w:rPr>
          <w:rFonts w:cs="Times New Roman"/>
        </w:rPr>
        <w:t>Rectocolite</w:t>
      </w:r>
      <w:r w:rsidR="006F0BD8" w:rsidRPr="00F408E2">
        <w:rPr>
          <w:rFonts w:cs="Times New Roman"/>
        </w:rPr>
        <w:t xml:space="preserve"> ulcéro-hémorragique (LCUH)</w:t>
      </w:r>
    </w:p>
    <w:p w14:paraId="3F571A44" w14:textId="56CD87BA" w:rsidR="006F0BD8" w:rsidRPr="00F408E2" w:rsidRDefault="006F0BD8" w:rsidP="004237A4">
      <w:pPr>
        <w:numPr>
          <w:ilvl w:val="1"/>
          <w:numId w:val="4"/>
        </w:numPr>
        <w:rPr>
          <w:rFonts w:cs="Times New Roman"/>
        </w:rPr>
      </w:pPr>
      <w:r w:rsidRPr="00F408E2">
        <w:rPr>
          <w:rFonts w:cs="Times New Roman"/>
        </w:rPr>
        <w:t xml:space="preserve">La thyroïdite </w:t>
      </w:r>
    </w:p>
    <w:p w14:paraId="23112EAE" w14:textId="4F6DBAD6" w:rsidR="006F0BD8" w:rsidRPr="00F408E2" w:rsidRDefault="00FF56EA" w:rsidP="004237A4">
      <w:pPr>
        <w:numPr>
          <w:ilvl w:val="1"/>
          <w:numId w:val="4"/>
        </w:numPr>
        <w:rPr>
          <w:rFonts w:cs="Times New Roman"/>
        </w:rPr>
      </w:pPr>
      <w:r w:rsidRPr="00F408E2">
        <w:rPr>
          <w:rFonts w:cs="Times New Roman"/>
        </w:rPr>
        <w:t>Le</w:t>
      </w:r>
      <w:r w:rsidR="006F0BD8" w:rsidRPr="00F408E2">
        <w:rPr>
          <w:rFonts w:cs="Times New Roman"/>
        </w:rPr>
        <w:t xml:space="preserve"> purpura thrombopénique </w:t>
      </w:r>
      <w:r w:rsidRPr="00F408E2">
        <w:rPr>
          <w:rFonts w:cs="Times New Roman"/>
        </w:rPr>
        <w:t>idiopathique</w:t>
      </w:r>
      <w:r w:rsidR="006F0BD8" w:rsidRPr="00F408E2">
        <w:rPr>
          <w:rFonts w:cs="Times New Roman"/>
        </w:rPr>
        <w:t xml:space="preserve"> </w:t>
      </w:r>
    </w:p>
    <w:p w14:paraId="497E67A6" w14:textId="647A3672" w:rsidR="00F450F9" w:rsidRPr="00F408E2" w:rsidRDefault="00F450F9" w:rsidP="004237A4">
      <w:pPr>
        <w:numPr>
          <w:ilvl w:val="1"/>
          <w:numId w:val="4"/>
        </w:numPr>
        <w:rPr>
          <w:rFonts w:cs="Times New Roman"/>
        </w:rPr>
      </w:pPr>
      <w:r w:rsidRPr="00F408E2">
        <w:rPr>
          <w:rFonts w:cs="Times New Roman"/>
        </w:rPr>
        <w:t xml:space="preserve">Anémie </w:t>
      </w:r>
      <w:r w:rsidR="00FF56EA" w:rsidRPr="00F408E2">
        <w:rPr>
          <w:rFonts w:cs="Times New Roman"/>
        </w:rPr>
        <w:t>hémolytique</w:t>
      </w:r>
      <w:r w:rsidRPr="00F408E2">
        <w:rPr>
          <w:rFonts w:cs="Times New Roman"/>
        </w:rPr>
        <w:t xml:space="preserve"> auto-immune</w:t>
      </w:r>
    </w:p>
    <w:p w14:paraId="7E3C19F0" w14:textId="4D2A1DAA" w:rsidR="00F450F9" w:rsidRPr="00F408E2" w:rsidRDefault="00F450F9" w:rsidP="00F450F9">
      <w:pPr>
        <w:pStyle w:val="Titre3"/>
        <w:rPr>
          <w:rFonts w:cs="Times New Roman"/>
        </w:rPr>
      </w:pPr>
      <w:bookmarkStart w:id="455" w:name="_Toc196656650"/>
      <w:bookmarkStart w:id="456" w:name="_Toc196662457"/>
      <w:r w:rsidRPr="00F408E2">
        <w:rPr>
          <w:rFonts w:cs="Times New Roman"/>
        </w:rPr>
        <w:t>Forme selon le terrain</w:t>
      </w:r>
      <w:bookmarkEnd w:id="455"/>
      <w:bookmarkEnd w:id="456"/>
    </w:p>
    <w:p w14:paraId="78E44ADD" w14:textId="0934C143" w:rsidR="00F450F9" w:rsidRPr="00F408E2" w:rsidRDefault="003954C2" w:rsidP="00F450F9">
      <w:pPr>
        <w:rPr>
          <w:rFonts w:cs="Times New Roman"/>
        </w:rPr>
      </w:pPr>
      <w:r w:rsidRPr="00F408E2">
        <w:rPr>
          <w:rFonts w:cs="Times New Roman"/>
        </w:rPr>
        <w:t xml:space="preserve">La myasthénie néonatale (différent de myasthénie congénitale) </w:t>
      </w:r>
      <w:r w:rsidRPr="00F408E2">
        <w:rPr>
          <w:rFonts w:cs="Times New Roman"/>
        </w:rPr>
        <w:sym w:font="Wingdings" w:char="F0E8"/>
      </w:r>
      <w:r w:rsidRPr="00F408E2">
        <w:rPr>
          <w:rFonts w:cs="Times New Roman"/>
        </w:rPr>
        <w:t xml:space="preserve"> en rapport avec </w:t>
      </w:r>
      <w:r w:rsidR="008474F1" w:rsidRPr="00F408E2">
        <w:rPr>
          <w:rFonts w:cs="Times New Roman"/>
        </w:rPr>
        <w:t xml:space="preserve">anticorps maternelle environ 10 – 15%  des enfants dont la mère myasthénie </w:t>
      </w:r>
    </w:p>
    <w:p w14:paraId="7CDE672F" w14:textId="19CB4624" w:rsidR="008474F1" w:rsidRPr="00F408E2" w:rsidRDefault="008474F1" w:rsidP="004237A4">
      <w:pPr>
        <w:numPr>
          <w:ilvl w:val="1"/>
          <w:numId w:val="4"/>
        </w:numPr>
        <w:rPr>
          <w:rFonts w:cs="Times New Roman"/>
        </w:rPr>
      </w:pPr>
      <w:r w:rsidRPr="00F408E2">
        <w:rPr>
          <w:rFonts w:cs="Times New Roman"/>
        </w:rPr>
        <w:t>Apparit</w:t>
      </w:r>
      <w:r w:rsidR="0064777E" w:rsidRPr="00F408E2">
        <w:rPr>
          <w:rFonts w:cs="Times New Roman"/>
        </w:rPr>
        <w:t>i</w:t>
      </w:r>
      <w:r w:rsidRPr="00F408E2">
        <w:rPr>
          <w:rFonts w:cs="Times New Roman"/>
        </w:rPr>
        <w:t>on de myasthéni</w:t>
      </w:r>
      <w:r w:rsidR="00A60C60" w:rsidRPr="00F408E2">
        <w:rPr>
          <w:rFonts w:cs="Times New Roman"/>
        </w:rPr>
        <w:t>e</w:t>
      </w:r>
      <w:r w:rsidRPr="00F408E2">
        <w:rPr>
          <w:rFonts w:cs="Times New Roman"/>
        </w:rPr>
        <w:t xml:space="preserve"> transitoire de 15 – 24 </w:t>
      </w:r>
      <w:r w:rsidR="00FF56EA" w:rsidRPr="00F408E2">
        <w:rPr>
          <w:rFonts w:cs="Times New Roman"/>
        </w:rPr>
        <w:t>semaines</w:t>
      </w:r>
    </w:p>
    <w:p w14:paraId="72C15425" w14:textId="3207B3A8" w:rsidR="008474F1" w:rsidRPr="00F408E2" w:rsidRDefault="008474F1" w:rsidP="004237A4">
      <w:pPr>
        <w:numPr>
          <w:ilvl w:val="1"/>
          <w:numId w:val="4"/>
        </w:numPr>
        <w:rPr>
          <w:rFonts w:cs="Times New Roman"/>
        </w:rPr>
      </w:pPr>
      <w:r w:rsidRPr="00F408E2">
        <w:rPr>
          <w:rFonts w:cs="Times New Roman"/>
        </w:rPr>
        <w:t>Sous forme d’</w:t>
      </w:r>
      <w:r w:rsidR="00FF56EA" w:rsidRPr="00F408E2">
        <w:rPr>
          <w:rFonts w:cs="Times New Roman"/>
        </w:rPr>
        <w:t>hypotonie</w:t>
      </w:r>
      <w:r w:rsidRPr="00F408E2">
        <w:rPr>
          <w:rFonts w:cs="Times New Roman"/>
        </w:rPr>
        <w:t xml:space="preserve">, de la </w:t>
      </w:r>
      <w:r w:rsidR="00325258" w:rsidRPr="00F408E2">
        <w:rPr>
          <w:rFonts w:cs="Times New Roman"/>
        </w:rPr>
        <w:t>trouble des succion</w:t>
      </w:r>
      <w:r w:rsidR="00A60C60" w:rsidRPr="00F408E2">
        <w:rPr>
          <w:rFonts w:cs="Times New Roman"/>
        </w:rPr>
        <w:t>s</w:t>
      </w:r>
      <w:r w:rsidR="00325258" w:rsidRPr="00F408E2">
        <w:rPr>
          <w:rFonts w:cs="Times New Roman"/>
        </w:rPr>
        <w:t xml:space="preserve">, trouble de de déglutition, trouble respiratoire </w:t>
      </w:r>
    </w:p>
    <w:p w14:paraId="41E334AE" w14:textId="7898F791" w:rsidR="00325258" w:rsidRPr="00F408E2" w:rsidRDefault="00325258" w:rsidP="004237A4">
      <w:pPr>
        <w:numPr>
          <w:ilvl w:val="1"/>
          <w:numId w:val="4"/>
        </w:numPr>
        <w:rPr>
          <w:rFonts w:cs="Times New Roman"/>
        </w:rPr>
      </w:pPr>
      <w:r w:rsidRPr="00F408E2">
        <w:rPr>
          <w:rFonts w:cs="Times New Roman"/>
        </w:rPr>
        <w:t xml:space="preserve">On </w:t>
      </w:r>
      <w:r w:rsidR="00FF56EA" w:rsidRPr="00F408E2">
        <w:rPr>
          <w:rFonts w:cs="Times New Roman"/>
        </w:rPr>
        <w:t>réalise</w:t>
      </w:r>
      <w:r w:rsidRPr="00F408E2">
        <w:rPr>
          <w:rFonts w:cs="Times New Roman"/>
        </w:rPr>
        <w:t xml:space="preserve"> le teste de réversibilité</w:t>
      </w:r>
      <w:r w:rsidR="00EC3244">
        <w:rPr>
          <w:rFonts w:cs="Times New Roman"/>
        </w:rPr>
        <w:t> </w:t>
      </w:r>
      <w:r w:rsidRPr="00F408E2">
        <w:rPr>
          <w:rFonts w:cs="Times New Roman"/>
        </w:rPr>
        <w:t>: répond au anticholinestrasique</w:t>
      </w:r>
    </w:p>
    <w:p w14:paraId="45DA2C2E" w14:textId="65C915DB" w:rsidR="00325258" w:rsidRPr="00F408E2" w:rsidRDefault="00325258" w:rsidP="00325258">
      <w:pPr>
        <w:rPr>
          <w:rFonts w:cs="Times New Roman"/>
        </w:rPr>
      </w:pPr>
      <w:r w:rsidRPr="00F408E2">
        <w:rPr>
          <w:rFonts w:cs="Times New Roman"/>
        </w:rPr>
        <w:t xml:space="preserve">La forme chez le sujet plus de 60 ans </w:t>
      </w:r>
    </w:p>
    <w:p w14:paraId="4ECD9BD3" w14:textId="7A8DAB24" w:rsidR="007C7DD5" w:rsidRPr="00F408E2" w:rsidRDefault="00325258" w:rsidP="004237A4">
      <w:pPr>
        <w:numPr>
          <w:ilvl w:val="1"/>
          <w:numId w:val="4"/>
        </w:numPr>
        <w:rPr>
          <w:rFonts w:cs="Times New Roman"/>
        </w:rPr>
      </w:pPr>
      <w:r w:rsidRPr="00F408E2">
        <w:rPr>
          <w:rFonts w:cs="Times New Roman"/>
        </w:rPr>
        <w:t>Souvent de sexe masculin</w:t>
      </w:r>
    </w:p>
    <w:p w14:paraId="37D70637" w14:textId="0BBFF0E0" w:rsidR="007C7DD5" w:rsidRPr="00F408E2" w:rsidRDefault="00904BD6" w:rsidP="007C7DD5">
      <w:pPr>
        <w:pStyle w:val="Titre1"/>
        <w:rPr>
          <w:rFonts w:cs="Times New Roman"/>
        </w:rPr>
      </w:pPr>
      <w:bookmarkStart w:id="457" w:name="_Toc196656651"/>
      <w:bookmarkStart w:id="458" w:name="_Toc196662458"/>
      <w:r w:rsidRPr="00F408E2">
        <w:rPr>
          <w:rFonts w:cs="Times New Roman"/>
        </w:rPr>
        <w:t>D</w:t>
      </w:r>
      <w:r w:rsidR="007C7DD5" w:rsidRPr="00F408E2">
        <w:rPr>
          <w:rFonts w:cs="Times New Roman"/>
        </w:rPr>
        <w:t>iagnostic</w:t>
      </w:r>
      <w:bookmarkEnd w:id="457"/>
      <w:bookmarkEnd w:id="458"/>
    </w:p>
    <w:p w14:paraId="0DDFD788" w14:textId="5656A81C" w:rsidR="007C7DD5" w:rsidRPr="00F408E2" w:rsidRDefault="00904BD6" w:rsidP="00786BD9">
      <w:pPr>
        <w:pStyle w:val="Titre2"/>
        <w:rPr>
          <w:rFonts w:cs="Times New Roman"/>
        </w:rPr>
      </w:pPr>
      <w:bookmarkStart w:id="459" w:name="_Toc196656652"/>
      <w:bookmarkStart w:id="460" w:name="_Toc196662459"/>
      <w:r w:rsidRPr="00F408E2">
        <w:rPr>
          <w:rFonts w:cs="Times New Roman"/>
        </w:rPr>
        <w:t>D</w:t>
      </w:r>
      <w:r w:rsidR="004C21F7" w:rsidRPr="00F408E2">
        <w:rPr>
          <w:rFonts w:cs="Times New Roman"/>
        </w:rPr>
        <w:t xml:space="preserve">iagnostic </w:t>
      </w:r>
      <w:r w:rsidR="00786BD9" w:rsidRPr="00F408E2">
        <w:rPr>
          <w:rFonts w:cs="Times New Roman"/>
        </w:rPr>
        <w:t>positif</w:t>
      </w:r>
      <w:bookmarkEnd w:id="459"/>
      <w:bookmarkEnd w:id="460"/>
    </w:p>
    <w:p w14:paraId="2BF8958A" w14:textId="03FD0003" w:rsidR="0065356A" w:rsidRPr="00F408E2" w:rsidRDefault="00786BD9" w:rsidP="00A36162">
      <w:pPr>
        <w:rPr>
          <w:rFonts w:cs="Times New Roman"/>
        </w:rPr>
      </w:pPr>
      <w:r w:rsidRPr="00F408E2">
        <w:rPr>
          <w:rFonts w:cs="Times New Roman"/>
        </w:rPr>
        <w:t>clinique</w:t>
      </w:r>
      <w:r w:rsidR="00EC3244">
        <w:rPr>
          <w:rFonts w:cs="Times New Roman"/>
        </w:rPr>
        <w:t> </w:t>
      </w:r>
      <w:r w:rsidRPr="00F408E2">
        <w:rPr>
          <w:rFonts w:cs="Times New Roman"/>
        </w:rPr>
        <w:t xml:space="preserve">: fatigabilité musculaire liée à </w:t>
      </w:r>
      <w:r w:rsidR="00FF56EA" w:rsidRPr="00F408E2">
        <w:rPr>
          <w:rFonts w:cs="Times New Roman"/>
        </w:rPr>
        <w:t>l’effort,</w:t>
      </w:r>
      <w:r w:rsidRPr="00F408E2">
        <w:rPr>
          <w:rFonts w:cs="Times New Roman"/>
        </w:rPr>
        <w:t xml:space="preserve"> </w:t>
      </w:r>
      <w:r w:rsidR="00FF56EA" w:rsidRPr="00F408E2">
        <w:rPr>
          <w:rFonts w:cs="Times New Roman"/>
        </w:rPr>
        <w:t>fluctuantes,</w:t>
      </w:r>
      <w:r w:rsidRPr="00F408E2">
        <w:rPr>
          <w:rFonts w:cs="Times New Roman"/>
        </w:rPr>
        <w:t xml:space="preserve"> </w:t>
      </w:r>
      <w:r w:rsidR="00014432" w:rsidRPr="00F408E2">
        <w:rPr>
          <w:rFonts w:cs="Times New Roman"/>
        </w:rPr>
        <w:t>reproductible</w:t>
      </w:r>
      <w:r w:rsidRPr="00F408E2">
        <w:rPr>
          <w:rFonts w:cs="Times New Roman"/>
        </w:rPr>
        <w:t xml:space="preserve"> par la r</w:t>
      </w:r>
      <w:r w:rsidR="00014432" w:rsidRPr="00F408E2">
        <w:rPr>
          <w:rFonts w:cs="Times New Roman"/>
        </w:rPr>
        <w:t>é</w:t>
      </w:r>
      <w:r w:rsidRPr="00F408E2">
        <w:rPr>
          <w:rFonts w:cs="Times New Roman"/>
        </w:rPr>
        <w:t>pé</w:t>
      </w:r>
      <w:r w:rsidR="00A36162" w:rsidRPr="00F408E2">
        <w:rPr>
          <w:rFonts w:cs="Times New Roman"/>
        </w:rPr>
        <w:t>ti</w:t>
      </w:r>
      <w:r w:rsidRPr="00F408E2">
        <w:rPr>
          <w:rFonts w:cs="Times New Roman"/>
        </w:rPr>
        <w:t>tion de mou</w:t>
      </w:r>
      <w:r w:rsidR="00615135" w:rsidRPr="00F408E2">
        <w:rPr>
          <w:rFonts w:cs="Times New Roman"/>
        </w:rPr>
        <w:t>vements (test de Marie Walker)</w:t>
      </w:r>
    </w:p>
    <w:p w14:paraId="43165726" w14:textId="666C48B4" w:rsidR="00786BD9" w:rsidRPr="00F408E2" w:rsidRDefault="00786BD9" w:rsidP="00786BD9">
      <w:pPr>
        <w:rPr>
          <w:rFonts w:cs="Times New Roman"/>
        </w:rPr>
      </w:pPr>
      <w:r w:rsidRPr="00F408E2">
        <w:rPr>
          <w:rFonts w:cs="Times New Roman"/>
        </w:rPr>
        <w:t xml:space="preserve">test </w:t>
      </w:r>
      <w:r w:rsidR="00014432" w:rsidRPr="00F408E2">
        <w:rPr>
          <w:rFonts w:cs="Times New Roman"/>
        </w:rPr>
        <w:t>pharmacologique</w:t>
      </w:r>
      <w:r w:rsidRPr="00F408E2">
        <w:rPr>
          <w:rFonts w:cs="Times New Roman"/>
        </w:rPr>
        <w:t xml:space="preserve"> aux an</w:t>
      </w:r>
      <w:r w:rsidR="00E31818" w:rsidRPr="00F408E2">
        <w:rPr>
          <w:rFonts w:cs="Times New Roman"/>
        </w:rPr>
        <w:t xml:space="preserve">ticholinesthérasiques efficace </w:t>
      </w:r>
    </w:p>
    <w:p w14:paraId="35E81F5A" w14:textId="4CC7FF22" w:rsidR="00E31818" w:rsidRPr="00F408E2" w:rsidRDefault="00E31818" w:rsidP="00786BD9">
      <w:pPr>
        <w:rPr>
          <w:rFonts w:cs="Times New Roman"/>
        </w:rPr>
      </w:pPr>
      <w:r w:rsidRPr="00F408E2">
        <w:rPr>
          <w:rFonts w:cs="Times New Roman"/>
        </w:rPr>
        <w:t>EMG</w:t>
      </w:r>
      <w:r w:rsidR="00EC3244">
        <w:rPr>
          <w:rFonts w:cs="Times New Roman"/>
        </w:rPr>
        <w:t> </w:t>
      </w:r>
      <w:r w:rsidRPr="00F408E2">
        <w:rPr>
          <w:rFonts w:cs="Times New Roman"/>
        </w:rPr>
        <w:t xml:space="preserve">: bloc neuromusculaire </w:t>
      </w:r>
      <w:r w:rsidR="00FD35D3" w:rsidRPr="00F408E2">
        <w:rPr>
          <w:rFonts w:cs="Times New Roman"/>
        </w:rPr>
        <w:t>sous forme de décrément</w:t>
      </w:r>
    </w:p>
    <w:p w14:paraId="2EC00BBF" w14:textId="43DD29DC" w:rsidR="00FD35D3" w:rsidRPr="00F408E2" w:rsidRDefault="00FD35D3" w:rsidP="00786BD9">
      <w:pPr>
        <w:rPr>
          <w:rFonts w:cs="Times New Roman"/>
        </w:rPr>
      </w:pPr>
      <w:r w:rsidRPr="00F408E2">
        <w:rPr>
          <w:rFonts w:cs="Times New Roman"/>
        </w:rPr>
        <w:t>Anticorps anti</w:t>
      </w:r>
      <w:r w:rsidR="008822DC" w:rsidRPr="00F408E2">
        <w:rPr>
          <w:rFonts w:cs="Times New Roman"/>
        </w:rPr>
        <w:t>-récepteurs</w:t>
      </w:r>
      <w:r w:rsidRPr="00F408E2">
        <w:rPr>
          <w:rFonts w:cs="Times New Roman"/>
        </w:rPr>
        <w:t xml:space="preserve"> de l’Acétylcholine (+)</w:t>
      </w:r>
    </w:p>
    <w:p w14:paraId="7DA2BF5E" w14:textId="2EEC3155" w:rsidR="00A36162" w:rsidRPr="00F408E2" w:rsidRDefault="00412655" w:rsidP="00412655">
      <w:pPr>
        <w:pStyle w:val="Titre2"/>
        <w:rPr>
          <w:rFonts w:cs="Times New Roman"/>
        </w:rPr>
      </w:pPr>
      <w:bookmarkStart w:id="461" w:name="_Toc196656653"/>
      <w:bookmarkStart w:id="462" w:name="_Toc196662460"/>
      <w:r w:rsidRPr="00F408E2">
        <w:rPr>
          <w:rFonts w:cs="Times New Roman"/>
        </w:rPr>
        <w:t>Diagnostic de gravité</w:t>
      </w:r>
      <w:bookmarkEnd w:id="461"/>
      <w:bookmarkEnd w:id="462"/>
    </w:p>
    <w:p w14:paraId="03A85A6E" w14:textId="4B98ACEE" w:rsidR="00412655" w:rsidRPr="00F408E2" w:rsidRDefault="008C28F5" w:rsidP="00412655">
      <w:pPr>
        <w:rPr>
          <w:rFonts w:cs="Times New Roman"/>
        </w:rPr>
      </w:pPr>
      <w:r w:rsidRPr="00F408E2">
        <w:rPr>
          <w:rFonts w:cs="Times New Roman"/>
        </w:rPr>
        <w:t>Atteinte</w:t>
      </w:r>
      <w:r w:rsidR="00412655" w:rsidRPr="00F408E2">
        <w:rPr>
          <w:rFonts w:cs="Times New Roman"/>
        </w:rPr>
        <w:t xml:space="preserve"> des </w:t>
      </w:r>
      <w:r w:rsidRPr="00F408E2">
        <w:rPr>
          <w:rFonts w:cs="Times New Roman"/>
        </w:rPr>
        <w:t>muscles</w:t>
      </w:r>
      <w:r w:rsidR="00412655" w:rsidRPr="00F408E2">
        <w:rPr>
          <w:rFonts w:cs="Times New Roman"/>
        </w:rPr>
        <w:t xml:space="preserve"> bulbaires et </w:t>
      </w:r>
      <w:r w:rsidRPr="00F408E2">
        <w:rPr>
          <w:rFonts w:cs="Times New Roman"/>
        </w:rPr>
        <w:t>respiratoires</w:t>
      </w:r>
      <w:r w:rsidR="00EC3244">
        <w:rPr>
          <w:rFonts w:cs="Times New Roman"/>
        </w:rPr>
        <w:t> </w:t>
      </w:r>
      <w:r w:rsidR="00412655" w:rsidRPr="00F408E2">
        <w:rPr>
          <w:rFonts w:cs="Times New Roman"/>
        </w:rPr>
        <w:t>: scores myasthénique, comp</w:t>
      </w:r>
      <w:r w:rsidR="00C0646B" w:rsidRPr="00F408E2">
        <w:rPr>
          <w:rFonts w:cs="Times New Roman"/>
        </w:rPr>
        <w:t>te-apnée</w:t>
      </w:r>
      <w:r w:rsidRPr="00F408E2">
        <w:rPr>
          <w:rFonts w:cs="Times New Roman"/>
        </w:rPr>
        <w:t xml:space="preserve"> (inspira</w:t>
      </w:r>
      <w:r w:rsidR="00D81D02" w:rsidRPr="00F408E2">
        <w:rPr>
          <w:rFonts w:cs="Times New Roman"/>
        </w:rPr>
        <w:t>t</w:t>
      </w:r>
      <w:r w:rsidRPr="00F408E2">
        <w:rPr>
          <w:rFonts w:cs="Times New Roman"/>
        </w:rPr>
        <w:t>ion profonde et compter jus</w:t>
      </w:r>
      <w:r w:rsidR="00AD7706" w:rsidRPr="00F408E2">
        <w:rPr>
          <w:rFonts w:cs="Times New Roman"/>
        </w:rPr>
        <w:t>qu’à ce que le patient commen</w:t>
      </w:r>
      <w:r w:rsidR="002D7A66" w:rsidRPr="00F408E2">
        <w:rPr>
          <w:rFonts w:cs="Times New Roman"/>
        </w:rPr>
        <w:t xml:space="preserve">cer à respirer à nouveau (capacité de </w:t>
      </w:r>
      <w:r w:rsidR="00D81D02" w:rsidRPr="00F408E2">
        <w:rPr>
          <w:rFonts w:cs="Times New Roman"/>
        </w:rPr>
        <w:t>réserve</w:t>
      </w:r>
      <w:r w:rsidR="00D15508" w:rsidRPr="00F408E2">
        <w:rPr>
          <w:rFonts w:cs="Times New Roman"/>
        </w:rPr>
        <w:t xml:space="preserve"> respiratoire</w:t>
      </w:r>
      <w:r w:rsidR="002D7A66" w:rsidRPr="00F408E2">
        <w:rPr>
          <w:rFonts w:cs="Times New Roman"/>
        </w:rPr>
        <w:t>))</w:t>
      </w:r>
      <w:r w:rsidR="00C0646B" w:rsidRPr="00F408E2">
        <w:rPr>
          <w:rFonts w:cs="Times New Roman"/>
        </w:rPr>
        <w:t>, DEP</w:t>
      </w:r>
      <w:r w:rsidR="002D7A66" w:rsidRPr="00F408E2">
        <w:rPr>
          <w:rFonts w:cs="Times New Roman"/>
        </w:rPr>
        <w:t xml:space="preserve"> </w:t>
      </w:r>
      <w:r w:rsidR="002D7A66" w:rsidRPr="00F408E2">
        <w:rPr>
          <w:rFonts w:cs="Times New Roman"/>
        </w:rPr>
        <w:lastRenderedPageBreak/>
        <w:t>(débit expiratoire de pointe) (</w:t>
      </w:r>
      <w:r w:rsidR="00072AA9" w:rsidRPr="00F408E2">
        <w:rPr>
          <w:rFonts w:cs="Times New Roman"/>
        </w:rPr>
        <w:t>souffler un appar</w:t>
      </w:r>
      <w:r w:rsidR="00D81D02" w:rsidRPr="00F408E2">
        <w:rPr>
          <w:rFonts w:cs="Times New Roman"/>
        </w:rPr>
        <w:t>ei</w:t>
      </w:r>
      <w:r w:rsidR="00072AA9" w:rsidRPr="00F408E2">
        <w:rPr>
          <w:rFonts w:cs="Times New Roman"/>
        </w:rPr>
        <w:t>l avec un curseur qui va indiquer le débit respiratoire)</w:t>
      </w:r>
    </w:p>
    <w:p w14:paraId="62D0B5D3" w14:textId="76F30E31" w:rsidR="00C0646B" w:rsidRPr="00F408E2" w:rsidRDefault="00C0646B" w:rsidP="00412655">
      <w:pPr>
        <w:rPr>
          <w:rFonts w:cs="Times New Roman"/>
        </w:rPr>
      </w:pPr>
      <w:r w:rsidRPr="00F408E2">
        <w:rPr>
          <w:rFonts w:cs="Times New Roman"/>
        </w:rPr>
        <w:t xml:space="preserve">EFR et Gaz du sang </w:t>
      </w:r>
    </w:p>
    <w:p w14:paraId="3E95EF25" w14:textId="321E3607" w:rsidR="00C0646B" w:rsidRPr="00F408E2" w:rsidRDefault="00D81D02" w:rsidP="00412655">
      <w:pPr>
        <w:rPr>
          <w:rFonts w:cs="Times New Roman"/>
        </w:rPr>
      </w:pPr>
      <w:r w:rsidRPr="00F408E2">
        <w:rPr>
          <w:rFonts w:cs="Times New Roman"/>
        </w:rPr>
        <w:t>Classification</w:t>
      </w:r>
      <w:r w:rsidR="00C0646B" w:rsidRPr="00F408E2">
        <w:rPr>
          <w:rFonts w:cs="Times New Roman"/>
        </w:rPr>
        <w:t xml:space="preserve"> d’OSSERMAN</w:t>
      </w:r>
    </w:p>
    <w:p w14:paraId="0891867B" w14:textId="1C251412" w:rsidR="00FA1C0F" w:rsidRPr="00F408E2" w:rsidRDefault="00FA1C0F" w:rsidP="00FA1C0F">
      <w:pPr>
        <w:pStyle w:val="Titre1"/>
        <w:rPr>
          <w:rFonts w:cs="Times New Roman"/>
        </w:rPr>
      </w:pPr>
      <w:bookmarkStart w:id="463" w:name="_Toc196656654"/>
      <w:bookmarkStart w:id="464" w:name="_Toc196662461"/>
      <w:r w:rsidRPr="00F408E2">
        <w:rPr>
          <w:rFonts w:cs="Times New Roman"/>
        </w:rPr>
        <w:t>Etiologie</w:t>
      </w:r>
      <w:bookmarkEnd w:id="463"/>
      <w:bookmarkEnd w:id="464"/>
    </w:p>
    <w:p w14:paraId="2267368D" w14:textId="70E664C4" w:rsidR="00FA1C0F" w:rsidRPr="00F408E2" w:rsidRDefault="00FA1C0F" w:rsidP="00FA1C0F">
      <w:pPr>
        <w:rPr>
          <w:rFonts w:cs="Times New Roman"/>
        </w:rPr>
      </w:pPr>
      <w:r w:rsidRPr="00F408E2">
        <w:rPr>
          <w:rFonts w:cs="Times New Roman"/>
        </w:rPr>
        <w:t>Reliquat ou hy</w:t>
      </w:r>
      <w:r w:rsidR="00BD0581" w:rsidRPr="00F408E2">
        <w:rPr>
          <w:rFonts w:cs="Times New Roman"/>
        </w:rPr>
        <w:t xml:space="preserve">perplasie </w:t>
      </w:r>
      <w:r w:rsidR="00B201D8" w:rsidRPr="00F408E2">
        <w:rPr>
          <w:rFonts w:cs="Times New Roman"/>
        </w:rPr>
        <w:t>thymique</w:t>
      </w:r>
      <w:r w:rsidR="00BD0581" w:rsidRPr="00F408E2">
        <w:rPr>
          <w:rFonts w:cs="Times New Roman"/>
        </w:rPr>
        <w:t xml:space="preserve"> ou thymome (classification de </w:t>
      </w:r>
      <w:r w:rsidR="00B201D8" w:rsidRPr="00F408E2">
        <w:rPr>
          <w:rFonts w:cs="Times New Roman"/>
        </w:rPr>
        <w:t>malignité</w:t>
      </w:r>
      <w:r w:rsidR="00BD0581" w:rsidRPr="00F408E2">
        <w:rPr>
          <w:rFonts w:cs="Times New Roman"/>
        </w:rPr>
        <w:t xml:space="preserve"> ABC de l’OMS)</w:t>
      </w:r>
    </w:p>
    <w:p w14:paraId="0DC04B30" w14:textId="155679B5" w:rsidR="00BD0581" w:rsidRPr="00F408E2" w:rsidRDefault="00BD0581" w:rsidP="00FA1C0F">
      <w:pPr>
        <w:rPr>
          <w:rFonts w:cs="Times New Roman"/>
        </w:rPr>
      </w:pPr>
      <w:r w:rsidRPr="00F408E2">
        <w:rPr>
          <w:rFonts w:cs="Times New Roman"/>
        </w:rPr>
        <w:t>Scanner thoracique explore la loge thymique</w:t>
      </w:r>
      <w:r w:rsidR="00EC3244">
        <w:rPr>
          <w:rFonts w:cs="Times New Roman"/>
        </w:rPr>
        <w:t> </w:t>
      </w:r>
      <w:r w:rsidRPr="00F408E2">
        <w:rPr>
          <w:rFonts w:cs="Times New Roman"/>
        </w:rPr>
        <w:t>: rec</w:t>
      </w:r>
      <w:r w:rsidR="00B201D8" w:rsidRPr="00F408E2">
        <w:rPr>
          <w:rFonts w:cs="Times New Roman"/>
        </w:rPr>
        <w:t>he</w:t>
      </w:r>
      <w:r w:rsidRPr="00F408E2">
        <w:rPr>
          <w:rFonts w:cs="Times New Roman"/>
        </w:rPr>
        <w:t>r</w:t>
      </w:r>
      <w:r w:rsidR="00B201D8" w:rsidRPr="00F408E2">
        <w:rPr>
          <w:rFonts w:cs="Times New Roman"/>
        </w:rPr>
        <w:t>c</w:t>
      </w:r>
      <w:r w:rsidRPr="00F408E2">
        <w:rPr>
          <w:rFonts w:cs="Times New Roman"/>
        </w:rPr>
        <w:t>he de masse thymique</w:t>
      </w:r>
      <w:r w:rsidR="00380BC3" w:rsidRPr="00F408E2">
        <w:rPr>
          <w:rFonts w:cs="Times New Roman"/>
        </w:rPr>
        <w:t xml:space="preserve"> (ablation)</w:t>
      </w:r>
    </w:p>
    <w:p w14:paraId="04EE8422" w14:textId="5DC224BE" w:rsidR="00380BC3" w:rsidRPr="00F408E2" w:rsidRDefault="00380BC3" w:rsidP="00380BC3">
      <w:pPr>
        <w:pStyle w:val="Titre1"/>
        <w:rPr>
          <w:rFonts w:cs="Times New Roman"/>
        </w:rPr>
      </w:pPr>
      <w:bookmarkStart w:id="465" w:name="_Toc196656655"/>
      <w:bookmarkStart w:id="466" w:name="_Toc196662462"/>
      <w:r w:rsidRPr="00F408E2">
        <w:rPr>
          <w:rFonts w:cs="Times New Roman"/>
        </w:rPr>
        <w:t>Principe du traitement</w:t>
      </w:r>
      <w:bookmarkEnd w:id="465"/>
      <w:bookmarkEnd w:id="466"/>
      <w:r w:rsidRPr="00F408E2">
        <w:rPr>
          <w:rFonts w:cs="Times New Roman"/>
        </w:rPr>
        <w:t xml:space="preserve"> </w:t>
      </w:r>
    </w:p>
    <w:p w14:paraId="6DB48C09" w14:textId="43441825" w:rsidR="00380BC3" w:rsidRPr="00F408E2" w:rsidRDefault="00380BC3" w:rsidP="00380BC3">
      <w:pPr>
        <w:rPr>
          <w:rFonts w:cs="Times New Roman"/>
        </w:rPr>
      </w:pPr>
      <w:r w:rsidRPr="00F408E2">
        <w:rPr>
          <w:rFonts w:cs="Times New Roman"/>
        </w:rPr>
        <w:t>Obje</w:t>
      </w:r>
      <w:r w:rsidR="003B12BD" w:rsidRPr="00F408E2">
        <w:rPr>
          <w:rFonts w:cs="Times New Roman"/>
        </w:rPr>
        <w:t>c</w:t>
      </w:r>
      <w:r w:rsidRPr="00F408E2">
        <w:rPr>
          <w:rFonts w:cs="Times New Roman"/>
        </w:rPr>
        <w:t>tifs de prise en charge</w:t>
      </w:r>
      <w:r w:rsidR="00EC3244">
        <w:rPr>
          <w:rFonts w:cs="Times New Roman"/>
        </w:rPr>
        <w:t> </w:t>
      </w:r>
      <w:r w:rsidRPr="00F408E2">
        <w:rPr>
          <w:rFonts w:cs="Times New Roman"/>
        </w:rPr>
        <w:t xml:space="preserve">: stabiliser  et éviter les </w:t>
      </w:r>
      <w:r w:rsidR="002773AF" w:rsidRPr="00F408E2">
        <w:rPr>
          <w:rFonts w:cs="Times New Roman"/>
        </w:rPr>
        <w:t>complication</w:t>
      </w:r>
      <w:r w:rsidRPr="00F408E2">
        <w:rPr>
          <w:rFonts w:cs="Times New Roman"/>
        </w:rPr>
        <w:t>s</w:t>
      </w:r>
    </w:p>
    <w:p w14:paraId="6153C765" w14:textId="2B6BB3E3" w:rsidR="00380BC3" w:rsidRPr="00F408E2" w:rsidRDefault="00FF56EA" w:rsidP="00380BC3">
      <w:pPr>
        <w:rPr>
          <w:rFonts w:cs="Times New Roman"/>
        </w:rPr>
      </w:pPr>
      <w:r w:rsidRPr="00F408E2">
        <w:rPr>
          <w:rFonts w:cs="Times New Roman"/>
        </w:rPr>
        <w:t>Quel que</w:t>
      </w:r>
      <w:r w:rsidR="00380BC3" w:rsidRPr="00F408E2">
        <w:rPr>
          <w:rFonts w:cs="Times New Roman"/>
        </w:rPr>
        <w:t xml:space="preserve"> soit le stade</w:t>
      </w:r>
      <w:r w:rsidR="00EC3244">
        <w:rPr>
          <w:rFonts w:cs="Times New Roman"/>
        </w:rPr>
        <w:t> </w:t>
      </w:r>
      <w:r w:rsidR="00380BC3" w:rsidRPr="00F408E2">
        <w:rPr>
          <w:rFonts w:cs="Times New Roman"/>
        </w:rPr>
        <w:t xml:space="preserve">: </w:t>
      </w:r>
      <w:r w:rsidR="003B12BD" w:rsidRPr="00F408E2">
        <w:rPr>
          <w:rFonts w:cs="Times New Roman"/>
        </w:rPr>
        <w:t>traitement</w:t>
      </w:r>
      <w:r w:rsidR="00380BC3" w:rsidRPr="00F408E2">
        <w:rPr>
          <w:rFonts w:cs="Times New Roman"/>
        </w:rPr>
        <w:t xml:space="preserve"> symptomatique pur Antichonésterasique Py</w:t>
      </w:r>
      <w:r w:rsidR="003B12BD" w:rsidRPr="00F408E2">
        <w:rPr>
          <w:rFonts w:cs="Times New Roman"/>
        </w:rPr>
        <w:t>r</w:t>
      </w:r>
      <w:r w:rsidR="00DC7939" w:rsidRPr="00F408E2">
        <w:rPr>
          <w:rFonts w:cs="Times New Roman"/>
        </w:rPr>
        <w:t>idostigmine (Mestinon*), Ambemonium (Mytélase). Dose à augmenter progressivement</w:t>
      </w:r>
      <w:r w:rsidR="002773AF" w:rsidRPr="00F408E2">
        <w:rPr>
          <w:rFonts w:cs="Times New Roman"/>
        </w:rPr>
        <w:t xml:space="preserve"> (</w:t>
      </w:r>
      <w:r w:rsidRPr="00F408E2">
        <w:rPr>
          <w:rFonts w:cs="Times New Roman"/>
        </w:rPr>
        <w:t>évaluation</w:t>
      </w:r>
      <w:r w:rsidR="002773AF" w:rsidRPr="00F408E2">
        <w:rPr>
          <w:rFonts w:cs="Times New Roman"/>
        </w:rPr>
        <w:t xml:space="preserve"> de la tolérance du patient car </w:t>
      </w:r>
      <w:r w:rsidRPr="00F408E2">
        <w:rPr>
          <w:rFonts w:cs="Times New Roman"/>
        </w:rPr>
        <w:t>les médicaments</w:t>
      </w:r>
      <w:r w:rsidR="002773AF" w:rsidRPr="00F408E2">
        <w:rPr>
          <w:rFonts w:cs="Times New Roman"/>
        </w:rPr>
        <w:t xml:space="preserve"> ont des effets </w:t>
      </w:r>
      <w:r w:rsidR="008E5FEF" w:rsidRPr="00F408E2">
        <w:rPr>
          <w:rFonts w:cs="Times New Roman"/>
        </w:rPr>
        <w:t>secondaire</w:t>
      </w:r>
      <w:r w:rsidR="002773AF" w:rsidRPr="00F408E2">
        <w:rPr>
          <w:rFonts w:cs="Times New Roman"/>
        </w:rPr>
        <w:t>)</w:t>
      </w:r>
    </w:p>
    <w:p w14:paraId="31BCDB7C" w14:textId="174E1892" w:rsidR="002773AF" w:rsidRPr="00F408E2" w:rsidRDefault="00DB48C1" w:rsidP="00380BC3">
      <w:pPr>
        <w:rPr>
          <w:rFonts w:cs="Times New Roman"/>
        </w:rPr>
      </w:pPr>
      <w:r w:rsidRPr="00F408E2">
        <w:rPr>
          <w:rFonts w:cs="Times New Roman"/>
          <w:color w:val="ED7D31" w:themeColor="accent2"/>
        </w:rPr>
        <w:t>Traitement</w:t>
      </w:r>
      <w:r w:rsidR="0085382C" w:rsidRPr="00F408E2">
        <w:rPr>
          <w:rFonts w:cs="Times New Roman"/>
          <w:color w:val="ED7D31" w:themeColor="accent2"/>
        </w:rPr>
        <w:t xml:space="preserve"> de fond </w:t>
      </w:r>
      <w:r w:rsidRPr="00F408E2">
        <w:rPr>
          <w:rFonts w:cs="Times New Roman"/>
          <w:color w:val="ED7D31" w:themeColor="accent2"/>
        </w:rPr>
        <w:t>médical</w:t>
      </w:r>
      <w:r w:rsidR="0085382C" w:rsidRPr="00F408E2">
        <w:rPr>
          <w:rFonts w:cs="Times New Roman"/>
        </w:rPr>
        <w:t xml:space="preserve"> si on ma</w:t>
      </w:r>
      <w:r w:rsidRPr="00F408E2">
        <w:rPr>
          <w:rFonts w:cs="Times New Roman"/>
        </w:rPr>
        <w:t>i</w:t>
      </w:r>
      <w:r w:rsidR="0085382C" w:rsidRPr="00F408E2">
        <w:rPr>
          <w:rFonts w:cs="Times New Roman"/>
        </w:rPr>
        <w:t xml:space="preserve">trisé par le </w:t>
      </w:r>
      <w:r w:rsidRPr="00F408E2">
        <w:rPr>
          <w:rFonts w:cs="Times New Roman"/>
        </w:rPr>
        <w:t>traitement</w:t>
      </w:r>
      <w:r w:rsidR="0085382C" w:rsidRPr="00F408E2">
        <w:rPr>
          <w:rFonts w:cs="Times New Roman"/>
        </w:rPr>
        <w:t xml:space="preserve"> symptomatique et pour préparer la thyméc</w:t>
      </w:r>
      <w:r w:rsidR="00FF56EA">
        <w:rPr>
          <w:rFonts w:cs="Times New Roman"/>
        </w:rPr>
        <w:t>t</w:t>
      </w:r>
      <w:r w:rsidR="0085382C" w:rsidRPr="00F408E2">
        <w:rPr>
          <w:rFonts w:cs="Times New Roman"/>
        </w:rPr>
        <w:t>omie</w:t>
      </w:r>
      <w:r w:rsidR="00EC3244">
        <w:rPr>
          <w:rFonts w:cs="Times New Roman"/>
        </w:rPr>
        <w:t> </w:t>
      </w:r>
      <w:r w:rsidR="0085382C" w:rsidRPr="00F408E2">
        <w:rPr>
          <w:rFonts w:cs="Times New Roman"/>
        </w:rPr>
        <w:t xml:space="preserve">: </w:t>
      </w:r>
      <w:r w:rsidR="00565BF1" w:rsidRPr="00F408E2">
        <w:rPr>
          <w:rFonts w:cs="Times New Roman"/>
          <w:color w:val="ED7D31" w:themeColor="accent2"/>
        </w:rPr>
        <w:t>Corticothérapie</w:t>
      </w:r>
      <w:r w:rsidR="0085382C" w:rsidRPr="00F408E2">
        <w:rPr>
          <w:rFonts w:cs="Times New Roman"/>
        </w:rPr>
        <w:t xml:space="preserve"> et / ou immunosuppresseur (azathiprine, chlorambucil, cyclophosphamide)</w:t>
      </w:r>
    </w:p>
    <w:p w14:paraId="64F96C60" w14:textId="782F2D67" w:rsidR="0085382C" w:rsidRPr="00F408E2" w:rsidRDefault="0085382C" w:rsidP="00380BC3">
      <w:pPr>
        <w:rPr>
          <w:rFonts w:cs="Times New Roman"/>
        </w:rPr>
      </w:pPr>
      <w:r w:rsidRPr="00F408E2">
        <w:rPr>
          <w:rFonts w:cs="Times New Roman"/>
        </w:rPr>
        <w:t>Immun</w:t>
      </w:r>
      <w:r w:rsidR="003E2F0B" w:rsidRPr="00F408E2">
        <w:rPr>
          <w:rFonts w:cs="Times New Roman"/>
        </w:rPr>
        <w:t>o</w:t>
      </w:r>
      <w:r w:rsidRPr="00F408E2">
        <w:rPr>
          <w:rFonts w:cs="Times New Roman"/>
        </w:rPr>
        <w:t xml:space="preserve">globulines intraveineuse et ou  </w:t>
      </w:r>
      <w:r w:rsidR="003E2F0B" w:rsidRPr="00F408E2">
        <w:rPr>
          <w:rFonts w:cs="Times New Roman"/>
        </w:rPr>
        <w:t>échange</w:t>
      </w:r>
      <w:r w:rsidRPr="00F408E2">
        <w:rPr>
          <w:rFonts w:cs="Times New Roman"/>
        </w:rPr>
        <w:t xml:space="preserve"> </w:t>
      </w:r>
      <w:r w:rsidR="003E2F0B" w:rsidRPr="00F408E2">
        <w:rPr>
          <w:rFonts w:cs="Times New Roman"/>
        </w:rPr>
        <w:t>plasmatique</w:t>
      </w:r>
      <w:r w:rsidR="00EC3244">
        <w:rPr>
          <w:rFonts w:cs="Times New Roman"/>
        </w:rPr>
        <w:t> </w:t>
      </w:r>
      <w:r w:rsidRPr="00F408E2">
        <w:rPr>
          <w:rFonts w:cs="Times New Roman"/>
        </w:rPr>
        <w:t>: si poussée ou</w:t>
      </w:r>
      <w:r w:rsidR="003E2F0B" w:rsidRPr="00F408E2">
        <w:rPr>
          <w:rFonts w:cs="Times New Roman"/>
        </w:rPr>
        <w:t xml:space="preserve"> </w:t>
      </w:r>
      <w:r w:rsidRPr="00F408E2">
        <w:rPr>
          <w:rFonts w:cs="Times New Roman"/>
        </w:rPr>
        <w:t>crise myasthé</w:t>
      </w:r>
      <w:r w:rsidR="003E2F0B" w:rsidRPr="00F408E2">
        <w:rPr>
          <w:rFonts w:cs="Times New Roman"/>
        </w:rPr>
        <w:t>n</w:t>
      </w:r>
      <w:r w:rsidRPr="00F408E2">
        <w:rPr>
          <w:rFonts w:cs="Times New Roman"/>
        </w:rPr>
        <w:t>iq</w:t>
      </w:r>
      <w:r w:rsidR="003E2F0B" w:rsidRPr="00F408E2">
        <w:rPr>
          <w:rFonts w:cs="Times New Roman"/>
        </w:rPr>
        <w:t>u</w:t>
      </w:r>
      <w:r w:rsidRPr="00F408E2">
        <w:rPr>
          <w:rFonts w:cs="Times New Roman"/>
        </w:rPr>
        <w:t xml:space="preserve">e ou </w:t>
      </w:r>
      <w:r w:rsidR="003E2F0B" w:rsidRPr="00F408E2">
        <w:rPr>
          <w:rFonts w:cs="Times New Roman"/>
        </w:rPr>
        <w:t>préparation</w:t>
      </w:r>
      <w:r w:rsidRPr="00F408E2">
        <w:rPr>
          <w:rFonts w:cs="Times New Roman"/>
        </w:rPr>
        <w:t xml:space="preserve"> </w:t>
      </w:r>
      <w:r w:rsidR="003E2F0B" w:rsidRPr="00F408E2">
        <w:rPr>
          <w:rFonts w:cs="Times New Roman"/>
        </w:rPr>
        <w:t>chirurgie</w:t>
      </w:r>
    </w:p>
    <w:p w14:paraId="546ACCAA" w14:textId="6ECC493C" w:rsidR="0085382C" w:rsidRPr="00F408E2" w:rsidRDefault="0085382C" w:rsidP="00380BC3">
      <w:pPr>
        <w:rPr>
          <w:rFonts w:cs="Times New Roman"/>
        </w:rPr>
      </w:pPr>
      <w:r w:rsidRPr="00F408E2">
        <w:rPr>
          <w:rFonts w:cs="Times New Roman"/>
        </w:rPr>
        <w:t>Si singes de gravité</w:t>
      </w:r>
      <w:r w:rsidR="00EC3244">
        <w:rPr>
          <w:rFonts w:cs="Times New Roman"/>
        </w:rPr>
        <w:t> </w:t>
      </w:r>
      <w:r w:rsidRPr="00F408E2">
        <w:rPr>
          <w:rFonts w:cs="Times New Roman"/>
        </w:rPr>
        <w:t xml:space="preserve">: </w:t>
      </w:r>
      <w:r w:rsidR="003E2F0B" w:rsidRPr="00F408E2">
        <w:rPr>
          <w:rFonts w:cs="Times New Roman"/>
        </w:rPr>
        <w:t>réanimation</w:t>
      </w:r>
      <w:r w:rsidRPr="00F408E2">
        <w:rPr>
          <w:rFonts w:cs="Times New Roman"/>
        </w:rPr>
        <w:t xml:space="preserve"> médicale </w:t>
      </w:r>
    </w:p>
    <w:p w14:paraId="4A7951EE" w14:textId="7D840342" w:rsidR="0085382C" w:rsidRPr="00F408E2" w:rsidRDefault="0085382C" w:rsidP="00380BC3">
      <w:pPr>
        <w:rPr>
          <w:rFonts w:cs="Times New Roman"/>
        </w:rPr>
      </w:pPr>
      <w:r w:rsidRPr="00F408E2">
        <w:rPr>
          <w:rFonts w:cs="Times New Roman"/>
        </w:rPr>
        <w:t>Thymoméctomie</w:t>
      </w:r>
      <w:r w:rsidR="00EC3244">
        <w:rPr>
          <w:rFonts w:cs="Times New Roman"/>
        </w:rPr>
        <w:t> </w:t>
      </w:r>
      <w:r w:rsidRPr="00F408E2">
        <w:rPr>
          <w:rFonts w:cs="Times New Roman"/>
        </w:rPr>
        <w:t>: si masse thymique</w:t>
      </w:r>
    </w:p>
    <w:p w14:paraId="6DD13AF1" w14:textId="74F21A74" w:rsidR="001D40EF" w:rsidRPr="00F408E2" w:rsidRDefault="00745668" w:rsidP="00380BC3">
      <w:pPr>
        <w:rPr>
          <w:rFonts w:cs="Times New Roman"/>
        </w:rPr>
      </w:pPr>
      <w:r w:rsidRPr="00F408E2">
        <w:rPr>
          <w:rFonts w:cs="Times New Roman"/>
        </w:rPr>
        <w:t>Eviction</w:t>
      </w:r>
      <w:r w:rsidR="001D40EF" w:rsidRPr="00F408E2">
        <w:rPr>
          <w:rFonts w:cs="Times New Roman"/>
        </w:rPr>
        <w:t xml:space="preserve"> de </w:t>
      </w:r>
      <w:r w:rsidR="00224B36" w:rsidRPr="00F408E2">
        <w:rPr>
          <w:rFonts w:cs="Times New Roman"/>
        </w:rPr>
        <w:t>tout médicament</w:t>
      </w:r>
      <w:r w:rsidR="00AD452C" w:rsidRPr="00F408E2">
        <w:rPr>
          <w:rFonts w:cs="Times New Roman"/>
        </w:rPr>
        <w:t xml:space="preserve"> </w:t>
      </w:r>
      <w:r w:rsidR="001D40EF" w:rsidRPr="00F408E2">
        <w:rPr>
          <w:rFonts w:cs="Times New Roman"/>
        </w:rPr>
        <w:t xml:space="preserve">altérant </w:t>
      </w:r>
      <w:r w:rsidR="00224B36" w:rsidRPr="00F408E2">
        <w:rPr>
          <w:rFonts w:cs="Times New Roman"/>
        </w:rPr>
        <w:t>la</w:t>
      </w:r>
      <w:r w:rsidR="001D40EF" w:rsidRPr="00F408E2">
        <w:rPr>
          <w:rFonts w:cs="Times New Roman"/>
        </w:rPr>
        <w:t xml:space="preserve"> transmission </w:t>
      </w:r>
      <w:r w:rsidR="00683225" w:rsidRPr="00F408E2">
        <w:rPr>
          <w:rFonts w:cs="Times New Roman"/>
        </w:rPr>
        <w:t>neuromusculaire</w:t>
      </w:r>
      <w:r w:rsidR="001D40EF" w:rsidRPr="00F408E2">
        <w:rPr>
          <w:rFonts w:cs="Times New Roman"/>
        </w:rPr>
        <w:t xml:space="preserve"> </w:t>
      </w:r>
    </w:p>
    <w:p w14:paraId="53844CF7" w14:textId="16901741" w:rsidR="001D40EF" w:rsidRPr="00F408E2" w:rsidRDefault="00683225" w:rsidP="004237A4">
      <w:pPr>
        <w:numPr>
          <w:ilvl w:val="1"/>
          <w:numId w:val="4"/>
        </w:numPr>
        <w:rPr>
          <w:rFonts w:cs="Times New Roman"/>
        </w:rPr>
      </w:pPr>
      <w:r w:rsidRPr="00F408E2">
        <w:rPr>
          <w:rFonts w:cs="Times New Roman"/>
        </w:rPr>
        <w:t>Présynaptique</w:t>
      </w:r>
      <w:r w:rsidR="00EC3244">
        <w:rPr>
          <w:rFonts w:cs="Times New Roman"/>
        </w:rPr>
        <w:t> </w:t>
      </w:r>
      <w:r w:rsidR="001D40EF" w:rsidRPr="00F408E2">
        <w:rPr>
          <w:rFonts w:cs="Times New Roman"/>
        </w:rPr>
        <w:t xml:space="preserve">: </w:t>
      </w:r>
      <w:r w:rsidR="00FF56EA" w:rsidRPr="00F408E2">
        <w:rPr>
          <w:rFonts w:cs="Times New Roman"/>
        </w:rPr>
        <w:t>corticoïde,</w:t>
      </w:r>
      <w:r w:rsidR="001D40EF" w:rsidRPr="00F408E2">
        <w:rPr>
          <w:rFonts w:cs="Times New Roman"/>
        </w:rPr>
        <w:t xml:space="preserve"> benzo</w:t>
      </w:r>
      <w:r w:rsidR="00F72C12" w:rsidRPr="00F408E2">
        <w:rPr>
          <w:rFonts w:cs="Times New Roman"/>
        </w:rPr>
        <w:t xml:space="preserve">diazepine </w:t>
      </w:r>
    </w:p>
    <w:p w14:paraId="72024E30" w14:textId="087EFB81" w:rsidR="00F72C12" w:rsidRPr="00F408E2" w:rsidRDefault="00F72C12" w:rsidP="004237A4">
      <w:pPr>
        <w:numPr>
          <w:ilvl w:val="1"/>
          <w:numId w:val="4"/>
        </w:numPr>
        <w:rPr>
          <w:rFonts w:cs="Times New Roman"/>
        </w:rPr>
      </w:pPr>
      <w:r w:rsidRPr="00F408E2">
        <w:rPr>
          <w:rFonts w:cs="Times New Roman"/>
        </w:rPr>
        <w:t>Post-synaptique</w:t>
      </w:r>
      <w:r w:rsidR="00EC3244">
        <w:rPr>
          <w:rFonts w:cs="Times New Roman"/>
        </w:rPr>
        <w:t> </w:t>
      </w:r>
      <w:r w:rsidRPr="00F408E2">
        <w:rPr>
          <w:rFonts w:cs="Times New Roman"/>
        </w:rPr>
        <w:t xml:space="preserve">: </w:t>
      </w:r>
      <w:r w:rsidR="00FF56EA" w:rsidRPr="00F408E2">
        <w:rPr>
          <w:rFonts w:cs="Times New Roman"/>
        </w:rPr>
        <w:t>tétracyclines,</w:t>
      </w:r>
      <w:r w:rsidRPr="00F408E2">
        <w:rPr>
          <w:rFonts w:cs="Times New Roman"/>
        </w:rPr>
        <w:t xml:space="preserve"> </w:t>
      </w:r>
      <w:r w:rsidR="00FF56EA" w:rsidRPr="00F408E2">
        <w:rPr>
          <w:rFonts w:cs="Times New Roman"/>
        </w:rPr>
        <w:t>phénothiazine</w:t>
      </w:r>
      <w:r w:rsidRPr="00F408E2">
        <w:rPr>
          <w:rFonts w:cs="Times New Roman"/>
        </w:rPr>
        <w:t>,</w:t>
      </w:r>
      <w:r w:rsidR="00AD452C" w:rsidRPr="00F408E2">
        <w:rPr>
          <w:rFonts w:cs="Times New Roman"/>
        </w:rPr>
        <w:t xml:space="preserve"> morphines</w:t>
      </w:r>
      <w:r w:rsidRPr="00F408E2">
        <w:rPr>
          <w:rFonts w:cs="Times New Roman"/>
        </w:rPr>
        <w:t>,</w:t>
      </w:r>
      <w:r w:rsidR="00AD452C" w:rsidRPr="00F408E2">
        <w:rPr>
          <w:rFonts w:cs="Times New Roman"/>
        </w:rPr>
        <w:t xml:space="preserve"> </w:t>
      </w:r>
      <w:r w:rsidRPr="00F408E2">
        <w:rPr>
          <w:rFonts w:cs="Times New Roman"/>
        </w:rPr>
        <w:t xml:space="preserve">trimétaphane, trimétaon, Curarisants </w:t>
      </w:r>
    </w:p>
    <w:p w14:paraId="099EE2BA" w14:textId="683F2725" w:rsidR="00F72C12" w:rsidRPr="00F408E2" w:rsidRDefault="00F72C12" w:rsidP="004237A4">
      <w:pPr>
        <w:numPr>
          <w:ilvl w:val="1"/>
          <w:numId w:val="4"/>
        </w:numPr>
        <w:rPr>
          <w:rFonts w:cs="Times New Roman"/>
        </w:rPr>
      </w:pPr>
      <w:r w:rsidRPr="00F408E2">
        <w:rPr>
          <w:rFonts w:cs="Times New Roman"/>
        </w:rPr>
        <w:t xml:space="preserve">Effet </w:t>
      </w:r>
      <w:r w:rsidR="00C37701" w:rsidRPr="00F408E2">
        <w:rPr>
          <w:rFonts w:cs="Times New Roman"/>
        </w:rPr>
        <w:t>pré</w:t>
      </w:r>
      <w:r w:rsidRPr="00F408E2">
        <w:rPr>
          <w:rFonts w:cs="Times New Roman"/>
        </w:rPr>
        <w:t xml:space="preserve"> et </w:t>
      </w:r>
      <w:r w:rsidR="00205886" w:rsidRPr="00F408E2">
        <w:rPr>
          <w:rFonts w:cs="Times New Roman"/>
        </w:rPr>
        <w:t>post-synaptique</w:t>
      </w:r>
      <w:r w:rsidR="00EC3244">
        <w:rPr>
          <w:rFonts w:cs="Times New Roman"/>
        </w:rPr>
        <w:t> </w:t>
      </w:r>
      <w:r w:rsidRPr="00F408E2">
        <w:rPr>
          <w:rFonts w:cs="Times New Roman"/>
        </w:rPr>
        <w:t xml:space="preserve">: hydantoïnes, polymyxine et dérivés, </w:t>
      </w:r>
      <w:r w:rsidR="00C37701" w:rsidRPr="00F408E2">
        <w:rPr>
          <w:rFonts w:cs="Times New Roman"/>
        </w:rPr>
        <w:t>aminosides</w:t>
      </w:r>
      <w:r w:rsidRPr="00F408E2">
        <w:rPr>
          <w:rFonts w:cs="Times New Roman"/>
        </w:rPr>
        <w:t xml:space="preserve">, </w:t>
      </w:r>
      <w:r w:rsidR="00C37701" w:rsidRPr="00F408E2">
        <w:rPr>
          <w:rFonts w:cs="Times New Roman"/>
        </w:rPr>
        <w:t>l</w:t>
      </w:r>
      <w:r w:rsidRPr="00F408E2">
        <w:rPr>
          <w:rFonts w:cs="Times New Roman"/>
        </w:rPr>
        <w:t xml:space="preserve">incomycines, </w:t>
      </w:r>
      <w:r w:rsidR="005365FD" w:rsidRPr="00F408E2">
        <w:rPr>
          <w:rFonts w:cs="Times New Roman"/>
        </w:rPr>
        <w:t>lidocaïne</w:t>
      </w:r>
      <w:r w:rsidRPr="00F408E2">
        <w:rPr>
          <w:rFonts w:cs="Times New Roman"/>
        </w:rPr>
        <w:t xml:space="preserve">, </w:t>
      </w:r>
      <w:r w:rsidR="005365FD" w:rsidRPr="00F408E2">
        <w:rPr>
          <w:rFonts w:cs="Times New Roman"/>
        </w:rPr>
        <w:t>procaïnamide, quinidine</w:t>
      </w:r>
      <w:r w:rsidRPr="00F408E2">
        <w:rPr>
          <w:rFonts w:cs="Times New Roman"/>
        </w:rPr>
        <w:t xml:space="preserve">, </w:t>
      </w:r>
      <w:r w:rsidR="00205886" w:rsidRPr="00F408E2">
        <w:rPr>
          <w:rFonts w:cs="Times New Roman"/>
        </w:rPr>
        <w:t>bêtabloquant</w:t>
      </w:r>
      <w:r w:rsidRPr="00F408E2">
        <w:rPr>
          <w:rFonts w:cs="Times New Roman"/>
        </w:rPr>
        <w:t xml:space="preserve">, </w:t>
      </w:r>
      <w:r w:rsidR="00205886" w:rsidRPr="00F408E2">
        <w:rPr>
          <w:rFonts w:cs="Times New Roman"/>
        </w:rPr>
        <w:t>lithium,</w:t>
      </w:r>
      <w:r w:rsidRPr="00F408E2">
        <w:rPr>
          <w:rFonts w:cs="Times New Roman"/>
        </w:rPr>
        <w:t xml:space="preserve"> </w:t>
      </w:r>
      <w:r w:rsidR="002E64B4" w:rsidRPr="00F408E2">
        <w:rPr>
          <w:rFonts w:cs="Times New Roman"/>
        </w:rPr>
        <w:t>chloroquine,</w:t>
      </w:r>
      <w:r w:rsidRPr="00F408E2">
        <w:rPr>
          <w:rFonts w:cs="Times New Roman"/>
        </w:rPr>
        <w:t xml:space="preserve"> </w:t>
      </w:r>
      <w:r w:rsidR="005365FD" w:rsidRPr="00F408E2">
        <w:rPr>
          <w:rFonts w:cs="Times New Roman"/>
        </w:rPr>
        <w:t>lactate</w:t>
      </w:r>
      <w:r w:rsidRPr="00F408E2">
        <w:rPr>
          <w:rFonts w:cs="Times New Roman"/>
        </w:rPr>
        <w:t xml:space="preserve"> de </w:t>
      </w:r>
      <w:r w:rsidR="00205886" w:rsidRPr="00F408E2">
        <w:rPr>
          <w:rFonts w:cs="Times New Roman"/>
        </w:rPr>
        <w:t>sodium,</w:t>
      </w:r>
      <w:r w:rsidRPr="00F408E2">
        <w:rPr>
          <w:rFonts w:cs="Times New Roman"/>
        </w:rPr>
        <w:t xml:space="preserve"> an</w:t>
      </w:r>
      <w:r w:rsidR="002E64B4" w:rsidRPr="00F408E2">
        <w:rPr>
          <w:rFonts w:cs="Times New Roman"/>
        </w:rPr>
        <w:t xml:space="preserve">tagonistes </w:t>
      </w:r>
      <w:r w:rsidR="00205886" w:rsidRPr="00F408E2">
        <w:rPr>
          <w:rFonts w:cs="Times New Roman"/>
        </w:rPr>
        <w:t>calcique</w:t>
      </w:r>
      <w:r w:rsidR="002E64B4" w:rsidRPr="00F408E2">
        <w:rPr>
          <w:rFonts w:cs="Times New Roman"/>
        </w:rPr>
        <w:t>, carnitine</w:t>
      </w:r>
      <w:r w:rsidR="003A0BC7" w:rsidRPr="00F408E2">
        <w:rPr>
          <w:rFonts w:cs="Times New Roman"/>
        </w:rPr>
        <w:t xml:space="preserve"> (les médicaments qui se </w:t>
      </w:r>
      <w:r w:rsidR="00205886" w:rsidRPr="00F408E2">
        <w:rPr>
          <w:rFonts w:cs="Times New Roman"/>
        </w:rPr>
        <w:t>terminent</w:t>
      </w:r>
      <w:r w:rsidR="003A0BC7" w:rsidRPr="00F408E2">
        <w:rPr>
          <w:rFonts w:cs="Times New Roman"/>
        </w:rPr>
        <w:t xml:space="preserve"> par </w:t>
      </w:r>
      <w:r w:rsidR="006303BA" w:rsidRPr="00F408E2">
        <w:rPr>
          <w:rFonts w:cs="Times New Roman"/>
        </w:rPr>
        <w:t>« </w:t>
      </w:r>
      <w:r w:rsidR="003A0BC7" w:rsidRPr="00F408E2">
        <w:rPr>
          <w:rFonts w:cs="Times New Roman"/>
        </w:rPr>
        <w:t>cine</w:t>
      </w:r>
      <w:r w:rsidR="006303BA" w:rsidRPr="00F408E2">
        <w:rPr>
          <w:rFonts w:cs="Times New Roman"/>
        </w:rPr>
        <w:t> »)</w:t>
      </w:r>
    </w:p>
    <w:p w14:paraId="11C72365" w14:textId="2F2A7574" w:rsidR="00A36162" w:rsidRPr="00F408E2" w:rsidRDefault="00A36162">
      <w:pPr>
        <w:numPr>
          <w:ilvl w:val="0"/>
          <w:numId w:val="0"/>
        </w:numPr>
        <w:spacing w:after="200"/>
        <w:rPr>
          <w:rFonts w:cs="Times New Roman"/>
        </w:rPr>
      </w:pPr>
      <w:r w:rsidRPr="00F408E2">
        <w:rPr>
          <w:rFonts w:cs="Times New Roman"/>
        </w:rPr>
        <w:br w:type="page"/>
      </w:r>
    </w:p>
    <w:p w14:paraId="0AE89FE9" w14:textId="77777777" w:rsidR="0065356A" w:rsidRPr="00F408E2" w:rsidRDefault="0065356A">
      <w:pPr>
        <w:numPr>
          <w:ilvl w:val="0"/>
          <w:numId w:val="0"/>
        </w:numPr>
        <w:spacing w:after="200"/>
        <w:rPr>
          <w:rFonts w:cs="Times New Roman"/>
        </w:rPr>
      </w:pPr>
    </w:p>
    <w:p w14:paraId="0C64D1B8" w14:textId="59CE122D" w:rsidR="003C4EA7" w:rsidRPr="00F408E2" w:rsidRDefault="00224B36" w:rsidP="00FF11ED">
      <w:pPr>
        <w:pStyle w:val="Titre1"/>
        <w:rPr>
          <w:rFonts w:cs="Times New Roman"/>
        </w:rPr>
      </w:pPr>
      <w:bookmarkStart w:id="467" w:name="_Toc196656656"/>
      <w:bookmarkStart w:id="468" w:name="_Toc196662463"/>
      <w:r>
        <w:rPr>
          <w:rFonts w:cs="Times New Roman"/>
        </w:rPr>
        <w:t>Démar</w:t>
      </w:r>
      <w:r w:rsidRPr="00F408E2">
        <w:rPr>
          <w:rFonts w:cs="Times New Roman"/>
        </w:rPr>
        <w:t>che</w:t>
      </w:r>
      <w:r w:rsidR="00DD628F" w:rsidRPr="00F408E2">
        <w:rPr>
          <w:rFonts w:cs="Times New Roman"/>
        </w:rPr>
        <w:t xml:space="preserve"> diagnostique (douleur faciale</w:t>
      </w:r>
      <w:r w:rsidR="00205886">
        <w:rPr>
          <w:rFonts w:cs="Times New Roman"/>
        </w:rPr>
        <w:t>)</w:t>
      </w:r>
      <w:bookmarkEnd w:id="467"/>
      <w:bookmarkEnd w:id="468"/>
    </w:p>
    <w:p w14:paraId="4884689B" w14:textId="06EDD938" w:rsidR="003C4EA7" w:rsidRPr="00F408E2" w:rsidRDefault="003C4EA7" w:rsidP="003C4EA7">
      <w:pPr>
        <w:pStyle w:val="Titre1"/>
        <w:rPr>
          <w:rFonts w:cs="Times New Roman"/>
        </w:rPr>
      </w:pPr>
      <w:bookmarkStart w:id="469" w:name="_Toc196656657"/>
      <w:bookmarkStart w:id="470" w:name="_Toc196662464"/>
      <w:r w:rsidRPr="00F408E2">
        <w:rPr>
          <w:rFonts w:cs="Times New Roman"/>
        </w:rPr>
        <w:t>Diagnostic</w:t>
      </w:r>
      <w:r w:rsidR="00224B36">
        <w:rPr>
          <w:rFonts w:cs="Times New Roman"/>
        </w:rPr>
        <w:t xml:space="preserve"> </w:t>
      </w:r>
      <w:r w:rsidRPr="00F408E2">
        <w:rPr>
          <w:rFonts w:cs="Times New Roman"/>
        </w:rPr>
        <w:t>de gravité</w:t>
      </w:r>
      <w:bookmarkEnd w:id="469"/>
      <w:bookmarkEnd w:id="470"/>
      <w:r w:rsidRPr="00F408E2">
        <w:rPr>
          <w:rFonts w:cs="Times New Roman"/>
        </w:rPr>
        <w:t xml:space="preserve"> </w:t>
      </w:r>
    </w:p>
    <w:tbl>
      <w:tblPr>
        <w:tblStyle w:val="Grilledutableau"/>
        <w:tblW w:w="0" w:type="auto"/>
        <w:tblLook w:val="04A0" w:firstRow="1" w:lastRow="0" w:firstColumn="1" w:lastColumn="0" w:noHBand="0" w:noVBand="1"/>
      </w:tblPr>
      <w:tblGrid>
        <w:gridCol w:w="1324"/>
        <w:gridCol w:w="1300"/>
        <w:gridCol w:w="1372"/>
        <w:gridCol w:w="1334"/>
        <w:gridCol w:w="1349"/>
      </w:tblGrid>
      <w:tr w:rsidR="000B2098" w:rsidRPr="00F408E2" w14:paraId="14DBD2E4" w14:textId="52FB1AAC" w:rsidTr="00553CF1">
        <w:tc>
          <w:tcPr>
            <w:tcW w:w="1336" w:type="dxa"/>
          </w:tcPr>
          <w:p w14:paraId="1F7E2ABD" w14:textId="67926347" w:rsidR="00553CF1" w:rsidRPr="00F408E2" w:rsidRDefault="00553CF1" w:rsidP="00F4160B">
            <w:pPr>
              <w:numPr>
                <w:ilvl w:val="0"/>
                <w:numId w:val="0"/>
              </w:numPr>
              <w:jc w:val="center"/>
              <w:rPr>
                <w:rFonts w:cs="Times New Roman"/>
                <w:b/>
                <w:bCs/>
              </w:rPr>
            </w:pPr>
            <w:r w:rsidRPr="00F408E2">
              <w:rPr>
                <w:rFonts w:cs="Times New Roman"/>
                <w:b/>
                <w:bCs/>
              </w:rPr>
              <w:t>Selon étiologie</w:t>
            </w:r>
          </w:p>
        </w:tc>
        <w:tc>
          <w:tcPr>
            <w:tcW w:w="1335" w:type="dxa"/>
          </w:tcPr>
          <w:p w14:paraId="463A67FB" w14:textId="34D802EF" w:rsidR="00553CF1" w:rsidRPr="00F408E2" w:rsidRDefault="00553CF1" w:rsidP="001538F8">
            <w:pPr>
              <w:numPr>
                <w:ilvl w:val="0"/>
                <w:numId w:val="0"/>
              </w:numPr>
              <w:jc w:val="center"/>
              <w:rPr>
                <w:rFonts w:cs="Times New Roman"/>
                <w:b/>
                <w:bCs/>
              </w:rPr>
            </w:pPr>
            <w:r w:rsidRPr="00F408E2">
              <w:rPr>
                <w:rFonts w:cs="Times New Roman"/>
                <w:b/>
                <w:bCs/>
              </w:rPr>
              <w:t>Terrain</w:t>
            </w:r>
          </w:p>
        </w:tc>
        <w:tc>
          <w:tcPr>
            <w:tcW w:w="1336" w:type="dxa"/>
          </w:tcPr>
          <w:p w14:paraId="49B3E16C" w14:textId="357AE9BA" w:rsidR="00553CF1" w:rsidRPr="00F408E2" w:rsidRDefault="00553CF1" w:rsidP="001538F8">
            <w:pPr>
              <w:numPr>
                <w:ilvl w:val="0"/>
                <w:numId w:val="0"/>
              </w:numPr>
              <w:jc w:val="center"/>
              <w:rPr>
                <w:rFonts w:cs="Times New Roman"/>
                <w:b/>
                <w:bCs/>
              </w:rPr>
            </w:pPr>
            <w:r w:rsidRPr="00F408E2">
              <w:rPr>
                <w:rFonts w:cs="Times New Roman"/>
                <w:b/>
                <w:bCs/>
              </w:rPr>
              <w:t>Sympt</w:t>
            </w:r>
            <w:r w:rsidR="000B2098" w:rsidRPr="00F408E2">
              <w:rPr>
                <w:rFonts w:cs="Times New Roman"/>
                <w:b/>
                <w:bCs/>
              </w:rPr>
              <w:t>ô</w:t>
            </w:r>
            <w:r w:rsidRPr="00F408E2">
              <w:rPr>
                <w:rFonts w:cs="Times New Roman"/>
                <w:b/>
                <w:bCs/>
              </w:rPr>
              <w:t>mes</w:t>
            </w:r>
          </w:p>
        </w:tc>
        <w:tc>
          <w:tcPr>
            <w:tcW w:w="1336" w:type="dxa"/>
          </w:tcPr>
          <w:p w14:paraId="551652B1" w14:textId="31C396B4" w:rsidR="00553CF1" w:rsidRPr="00F408E2" w:rsidRDefault="00553CF1" w:rsidP="001538F8">
            <w:pPr>
              <w:numPr>
                <w:ilvl w:val="0"/>
                <w:numId w:val="0"/>
              </w:numPr>
              <w:jc w:val="center"/>
              <w:rPr>
                <w:rFonts w:cs="Times New Roman"/>
                <w:b/>
                <w:bCs/>
              </w:rPr>
            </w:pPr>
            <w:r w:rsidRPr="00F408E2">
              <w:rPr>
                <w:rFonts w:cs="Times New Roman"/>
                <w:b/>
                <w:bCs/>
              </w:rPr>
              <w:t>Clinique</w:t>
            </w:r>
          </w:p>
        </w:tc>
        <w:tc>
          <w:tcPr>
            <w:tcW w:w="1336" w:type="dxa"/>
          </w:tcPr>
          <w:p w14:paraId="063B13D3" w14:textId="2470740F" w:rsidR="00553CF1" w:rsidRPr="00F408E2" w:rsidRDefault="00553CF1" w:rsidP="001538F8">
            <w:pPr>
              <w:numPr>
                <w:ilvl w:val="0"/>
                <w:numId w:val="0"/>
              </w:numPr>
              <w:jc w:val="center"/>
              <w:rPr>
                <w:rFonts w:cs="Times New Roman"/>
                <w:b/>
                <w:bCs/>
              </w:rPr>
            </w:pPr>
            <w:r w:rsidRPr="00F408E2">
              <w:rPr>
                <w:rFonts w:cs="Times New Roman"/>
                <w:b/>
                <w:bCs/>
              </w:rPr>
              <w:t>Paraclinique</w:t>
            </w:r>
          </w:p>
        </w:tc>
      </w:tr>
      <w:tr w:rsidR="000B2098" w:rsidRPr="00F408E2" w14:paraId="15C28550" w14:textId="2374493D" w:rsidTr="00553CF1">
        <w:tc>
          <w:tcPr>
            <w:tcW w:w="1336" w:type="dxa"/>
          </w:tcPr>
          <w:p w14:paraId="50362275" w14:textId="24FCA13E" w:rsidR="00553CF1" w:rsidRPr="00F408E2" w:rsidRDefault="00553CF1" w:rsidP="00F4160B">
            <w:pPr>
              <w:numPr>
                <w:ilvl w:val="0"/>
                <w:numId w:val="0"/>
              </w:numPr>
              <w:jc w:val="center"/>
              <w:rPr>
                <w:rFonts w:cs="Times New Roman"/>
                <w:b/>
                <w:bCs/>
              </w:rPr>
            </w:pPr>
            <w:r w:rsidRPr="00F408E2">
              <w:rPr>
                <w:rFonts w:cs="Times New Roman"/>
                <w:b/>
                <w:bCs/>
              </w:rPr>
              <w:t>Dissection artère carotide interne</w:t>
            </w:r>
          </w:p>
        </w:tc>
        <w:tc>
          <w:tcPr>
            <w:tcW w:w="1335" w:type="dxa"/>
          </w:tcPr>
          <w:p w14:paraId="47D4D418" w14:textId="52F71E11" w:rsidR="00553CF1" w:rsidRPr="00F408E2" w:rsidRDefault="00553CF1" w:rsidP="00553CF1">
            <w:pPr>
              <w:numPr>
                <w:ilvl w:val="0"/>
                <w:numId w:val="0"/>
              </w:numPr>
              <w:rPr>
                <w:rFonts w:cs="Times New Roman"/>
              </w:rPr>
            </w:pPr>
            <w:r w:rsidRPr="00F408E2">
              <w:rPr>
                <w:rFonts w:cs="Times New Roman"/>
              </w:rPr>
              <w:t>Sujet j</w:t>
            </w:r>
            <w:r w:rsidR="000B2098" w:rsidRPr="00F408E2">
              <w:rPr>
                <w:rFonts w:cs="Times New Roman"/>
              </w:rPr>
              <w:t>eu</w:t>
            </w:r>
            <w:r w:rsidRPr="00F408E2">
              <w:rPr>
                <w:rFonts w:cs="Times New Roman"/>
              </w:rPr>
              <w:t xml:space="preserve">ne </w:t>
            </w:r>
          </w:p>
        </w:tc>
        <w:tc>
          <w:tcPr>
            <w:tcW w:w="1336" w:type="dxa"/>
          </w:tcPr>
          <w:p w14:paraId="7349A5F2" w14:textId="408EF006" w:rsidR="00553CF1" w:rsidRPr="00F408E2" w:rsidRDefault="00553CF1" w:rsidP="00553CF1">
            <w:pPr>
              <w:numPr>
                <w:ilvl w:val="0"/>
                <w:numId w:val="0"/>
              </w:numPr>
              <w:rPr>
                <w:rFonts w:cs="Times New Roman"/>
              </w:rPr>
            </w:pPr>
            <w:r w:rsidRPr="00F408E2">
              <w:rPr>
                <w:rFonts w:cs="Times New Roman"/>
              </w:rPr>
              <w:t>Douleur latérale nuque, hémicrâne, hé</w:t>
            </w:r>
            <w:r w:rsidR="000B2098" w:rsidRPr="00F408E2">
              <w:rPr>
                <w:rFonts w:cs="Times New Roman"/>
              </w:rPr>
              <w:t>m</w:t>
            </w:r>
            <w:r w:rsidRPr="00F408E2">
              <w:rPr>
                <w:rFonts w:cs="Times New Roman"/>
              </w:rPr>
              <w:t xml:space="preserve">iface </w:t>
            </w:r>
            <w:r w:rsidR="00EC3244">
              <w:rPr>
                <w:rFonts w:cs="Times New Roman"/>
              </w:rPr>
              <w:t>–</w:t>
            </w:r>
            <w:r w:rsidRPr="00F408E2">
              <w:rPr>
                <w:rFonts w:cs="Times New Roman"/>
              </w:rPr>
              <w:t>rétro-orbitaire</w:t>
            </w:r>
          </w:p>
          <w:p w14:paraId="4859CC99" w14:textId="77777777" w:rsidR="00553CF1" w:rsidRPr="00F408E2" w:rsidRDefault="00553CF1" w:rsidP="00553CF1">
            <w:pPr>
              <w:numPr>
                <w:ilvl w:val="0"/>
                <w:numId w:val="0"/>
              </w:numPr>
              <w:rPr>
                <w:rFonts w:cs="Times New Roman"/>
              </w:rPr>
            </w:pPr>
          </w:p>
          <w:p w14:paraId="4AD984A5" w14:textId="449699BB" w:rsidR="00553CF1" w:rsidRPr="00F408E2" w:rsidRDefault="00553CF1" w:rsidP="00553CF1">
            <w:pPr>
              <w:numPr>
                <w:ilvl w:val="0"/>
                <w:numId w:val="0"/>
              </w:numPr>
              <w:rPr>
                <w:rFonts w:cs="Times New Roman"/>
              </w:rPr>
            </w:pPr>
            <w:r w:rsidRPr="00F408E2">
              <w:rPr>
                <w:rFonts w:cs="Times New Roman"/>
              </w:rPr>
              <w:t>Apparitio</w:t>
            </w:r>
            <w:r w:rsidR="001538F8" w:rsidRPr="00F408E2">
              <w:rPr>
                <w:rFonts w:cs="Times New Roman"/>
              </w:rPr>
              <w:t>n</w:t>
            </w:r>
            <w:r w:rsidRPr="00F408E2">
              <w:rPr>
                <w:rFonts w:cs="Times New Roman"/>
              </w:rPr>
              <w:t xml:space="preserve"> brutal</w:t>
            </w:r>
            <w:r w:rsidR="000B2098" w:rsidRPr="00F408E2">
              <w:rPr>
                <w:rFonts w:cs="Times New Roman"/>
              </w:rPr>
              <w:t>e</w:t>
            </w:r>
            <w:r w:rsidRPr="00F408E2">
              <w:rPr>
                <w:rFonts w:cs="Times New Roman"/>
              </w:rPr>
              <w:t xml:space="preserve"> et amélioration au cours du temps</w:t>
            </w:r>
          </w:p>
        </w:tc>
        <w:tc>
          <w:tcPr>
            <w:tcW w:w="1336" w:type="dxa"/>
          </w:tcPr>
          <w:p w14:paraId="385E2DAB" w14:textId="77777777" w:rsidR="00553CF1" w:rsidRPr="00F408E2" w:rsidRDefault="00553CF1" w:rsidP="00553CF1">
            <w:pPr>
              <w:numPr>
                <w:ilvl w:val="0"/>
                <w:numId w:val="0"/>
              </w:numPr>
              <w:rPr>
                <w:rFonts w:cs="Times New Roman"/>
              </w:rPr>
            </w:pPr>
            <w:r w:rsidRPr="00F408E2">
              <w:rPr>
                <w:rFonts w:cs="Times New Roman"/>
              </w:rPr>
              <w:t>Signe Claude Bernard Horner (CBH)</w:t>
            </w:r>
            <w:r w:rsidR="00133141" w:rsidRPr="00F408E2">
              <w:rPr>
                <w:rFonts w:cs="Times New Roman"/>
              </w:rPr>
              <w:t xml:space="preserve"> ipsilatéral </w:t>
            </w:r>
          </w:p>
          <w:p w14:paraId="472B0222" w14:textId="77777777" w:rsidR="00133141" w:rsidRPr="00F408E2" w:rsidRDefault="00133141" w:rsidP="00553CF1">
            <w:pPr>
              <w:numPr>
                <w:ilvl w:val="0"/>
                <w:numId w:val="0"/>
              </w:numPr>
              <w:rPr>
                <w:rFonts w:cs="Times New Roman"/>
              </w:rPr>
            </w:pPr>
          </w:p>
          <w:p w14:paraId="4AC9E2B1" w14:textId="499DCF0E" w:rsidR="00133141" w:rsidRPr="00F408E2" w:rsidRDefault="00133141" w:rsidP="00553CF1">
            <w:pPr>
              <w:numPr>
                <w:ilvl w:val="0"/>
                <w:numId w:val="0"/>
              </w:numPr>
              <w:rPr>
                <w:rFonts w:cs="Times New Roman"/>
              </w:rPr>
            </w:pPr>
            <w:r w:rsidRPr="00F408E2">
              <w:rPr>
                <w:rFonts w:cs="Times New Roman"/>
              </w:rPr>
              <w:t>Défici</w:t>
            </w:r>
            <w:r w:rsidR="001538F8" w:rsidRPr="00F408E2">
              <w:rPr>
                <w:rFonts w:cs="Times New Roman"/>
              </w:rPr>
              <w:t>t</w:t>
            </w:r>
            <w:r w:rsidRPr="00F408E2">
              <w:rPr>
                <w:rFonts w:cs="Times New Roman"/>
              </w:rPr>
              <w:t xml:space="preserve"> neurologique controlatéral (si AVC constitué)</w:t>
            </w:r>
          </w:p>
        </w:tc>
        <w:tc>
          <w:tcPr>
            <w:tcW w:w="1336" w:type="dxa"/>
          </w:tcPr>
          <w:p w14:paraId="3F2A7CDB" w14:textId="4058A89A" w:rsidR="00553CF1" w:rsidRPr="00F408E2" w:rsidRDefault="00224B36" w:rsidP="00553CF1">
            <w:pPr>
              <w:numPr>
                <w:ilvl w:val="0"/>
                <w:numId w:val="0"/>
              </w:numPr>
              <w:rPr>
                <w:rFonts w:cs="Times New Roman"/>
              </w:rPr>
            </w:pPr>
            <w:r>
              <w:rPr>
                <w:rFonts w:cs="Times New Roman"/>
              </w:rPr>
              <w:t>An</w:t>
            </w:r>
            <w:r w:rsidR="00133141" w:rsidRPr="00F408E2">
              <w:rPr>
                <w:rFonts w:cs="Times New Roman"/>
              </w:rPr>
              <w:t>gio IRM ou EDTSA</w:t>
            </w:r>
            <w:r w:rsidR="00EC3244">
              <w:rPr>
                <w:rFonts w:cs="Times New Roman"/>
              </w:rPr>
              <w:t> </w:t>
            </w:r>
            <w:r w:rsidR="00133141" w:rsidRPr="00F408E2">
              <w:rPr>
                <w:rFonts w:cs="Times New Roman"/>
              </w:rPr>
              <w:t>: sténose induite par hématome</w:t>
            </w:r>
          </w:p>
        </w:tc>
      </w:tr>
      <w:tr w:rsidR="000B2098" w:rsidRPr="00F408E2" w14:paraId="6B0ADDCD" w14:textId="5C04B346" w:rsidTr="00553CF1">
        <w:tc>
          <w:tcPr>
            <w:tcW w:w="1336" w:type="dxa"/>
          </w:tcPr>
          <w:p w14:paraId="6280F998" w14:textId="57CEF3FB" w:rsidR="00553CF1" w:rsidRPr="00F408E2" w:rsidRDefault="001538F8" w:rsidP="00F4160B">
            <w:pPr>
              <w:numPr>
                <w:ilvl w:val="0"/>
                <w:numId w:val="0"/>
              </w:numPr>
              <w:jc w:val="center"/>
              <w:rPr>
                <w:rFonts w:cs="Times New Roman"/>
                <w:b/>
                <w:bCs/>
              </w:rPr>
            </w:pPr>
            <w:r w:rsidRPr="00F408E2">
              <w:rPr>
                <w:rFonts w:cs="Times New Roman"/>
                <w:b/>
                <w:bCs/>
              </w:rPr>
              <w:t xml:space="preserve">Thrombose veineuse sinues </w:t>
            </w:r>
            <w:r w:rsidR="00205886" w:rsidRPr="00F408E2">
              <w:rPr>
                <w:rFonts w:cs="Times New Roman"/>
                <w:b/>
                <w:bCs/>
              </w:rPr>
              <w:t>caverneux</w:t>
            </w:r>
            <w:r w:rsidRPr="00F408E2">
              <w:rPr>
                <w:rFonts w:cs="Times New Roman"/>
                <w:b/>
                <w:bCs/>
              </w:rPr>
              <w:t xml:space="preserve"> d’o</w:t>
            </w:r>
            <w:r w:rsidR="00205886">
              <w:rPr>
                <w:rFonts w:cs="Times New Roman"/>
                <w:b/>
                <w:bCs/>
              </w:rPr>
              <w:t>ri</w:t>
            </w:r>
            <w:r w:rsidRPr="00F408E2">
              <w:rPr>
                <w:rFonts w:cs="Times New Roman"/>
                <w:b/>
                <w:bCs/>
              </w:rPr>
              <w:t>gine infectieuse</w:t>
            </w:r>
          </w:p>
        </w:tc>
        <w:tc>
          <w:tcPr>
            <w:tcW w:w="1335" w:type="dxa"/>
          </w:tcPr>
          <w:p w14:paraId="08F42A84" w14:textId="2739D9E6" w:rsidR="00553CF1" w:rsidRPr="00F408E2" w:rsidRDefault="001538F8" w:rsidP="00553CF1">
            <w:pPr>
              <w:numPr>
                <w:ilvl w:val="0"/>
                <w:numId w:val="0"/>
              </w:numPr>
              <w:rPr>
                <w:rFonts w:cs="Times New Roman"/>
              </w:rPr>
            </w:pPr>
            <w:r w:rsidRPr="00F408E2">
              <w:rPr>
                <w:rFonts w:cs="Times New Roman"/>
              </w:rPr>
              <w:t>Sujet</w:t>
            </w:r>
            <w:r w:rsidR="00806163" w:rsidRPr="00F408E2">
              <w:rPr>
                <w:rFonts w:cs="Times New Roman"/>
              </w:rPr>
              <w:t xml:space="preserve"> </w:t>
            </w:r>
            <w:r w:rsidRPr="00F408E2">
              <w:rPr>
                <w:rFonts w:cs="Times New Roman"/>
              </w:rPr>
              <w:t xml:space="preserve">jeune </w:t>
            </w:r>
          </w:p>
        </w:tc>
        <w:tc>
          <w:tcPr>
            <w:tcW w:w="1336" w:type="dxa"/>
          </w:tcPr>
          <w:p w14:paraId="170EE35B" w14:textId="6E4B07F3" w:rsidR="00553CF1" w:rsidRPr="00F408E2" w:rsidRDefault="001538F8" w:rsidP="00553CF1">
            <w:pPr>
              <w:numPr>
                <w:ilvl w:val="0"/>
                <w:numId w:val="0"/>
              </w:numPr>
              <w:rPr>
                <w:rFonts w:cs="Times New Roman"/>
              </w:rPr>
            </w:pPr>
            <w:r w:rsidRPr="00F408E2">
              <w:rPr>
                <w:rFonts w:cs="Times New Roman"/>
              </w:rPr>
              <w:t>Douleur int</w:t>
            </w:r>
            <w:r w:rsidR="00806163" w:rsidRPr="00F408E2">
              <w:rPr>
                <w:rFonts w:cs="Times New Roman"/>
              </w:rPr>
              <w:t>e</w:t>
            </w:r>
            <w:r w:rsidR="00205886">
              <w:rPr>
                <w:rFonts w:cs="Times New Roman"/>
              </w:rPr>
              <w:t>nse rétro</w:t>
            </w:r>
            <w:r w:rsidRPr="00F408E2">
              <w:rPr>
                <w:rFonts w:cs="Times New Roman"/>
              </w:rPr>
              <w:t xml:space="preserve"> </w:t>
            </w:r>
            <w:r w:rsidR="00205886" w:rsidRPr="00F408E2">
              <w:rPr>
                <w:rFonts w:cs="Times New Roman"/>
              </w:rPr>
              <w:t>orbitaire</w:t>
            </w:r>
            <w:r w:rsidRPr="00F408E2">
              <w:rPr>
                <w:rFonts w:cs="Times New Roman"/>
              </w:rPr>
              <w:t xml:space="preserve"> </w:t>
            </w:r>
          </w:p>
          <w:p w14:paraId="54055830" w14:textId="77777777" w:rsidR="001538F8" w:rsidRPr="00F408E2" w:rsidRDefault="001538F8" w:rsidP="00553CF1">
            <w:pPr>
              <w:numPr>
                <w:ilvl w:val="0"/>
                <w:numId w:val="0"/>
              </w:numPr>
              <w:rPr>
                <w:rFonts w:cs="Times New Roman"/>
              </w:rPr>
            </w:pPr>
          </w:p>
          <w:p w14:paraId="1A0FCBD1" w14:textId="46721B92" w:rsidR="001538F8" w:rsidRPr="00F408E2" w:rsidRDefault="001538F8" w:rsidP="00553CF1">
            <w:pPr>
              <w:numPr>
                <w:ilvl w:val="0"/>
                <w:numId w:val="0"/>
              </w:numPr>
              <w:rPr>
                <w:rFonts w:cs="Times New Roman"/>
              </w:rPr>
            </w:pPr>
            <w:r w:rsidRPr="00F408E2">
              <w:rPr>
                <w:rFonts w:cs="Times New Roman"/>
              </w:rPr>
              <w:t>D’aggravati</w:t>
            </w:r>
            <w:r w:rsidR="00806163" w:rsidRPr="00F408E2">
              <w:rPr>
                <w:rFonts w:cs="Times New Roman"/>
              </w:rPr>
              <w:t>o</w:t>
            </w:r>
            <w:r w:rsidRPr="00F408E2">
              <w:rPr>
                <w:rFonts w:cs="Times New Roman"/>
              </w:rPr>
              <w:t xml:space="preserve">n </w:t>
            </w:r>
            <w:r w:rsidR="00205886" w:rsidRPr="00F408E2">
              <w:rPr>
                <w:rFonts w:cs="Times New Roman"/>
              </w:rPr>
              <w:t>progressive</w:t>
            </w:r>
            <w:r w:rsidRPr="00F408E2">
              <w:rPr>
                <w:rFonts w:cs="Times New Roman"/>
              </w:rPr>
              <w:t xml:space="preserve"> en quelques jours </w:t>
            </w:r>
          </w:p>
        </w:tc>
        <w:tc>
          <w:tcPr>
            <w:tcW w:w="1336" w:type="dxa"/>
          </w:tcPr>
          <w:p w14:paraId="26B6CCEB" w14:textId="43FE499E" w:rsidR="00553CF1" w:rsidRPr="00F408E2" w:rsidRDefault="001538F8" w:rsidP="00553CF1">
            <w:pPr>
              <w:numPr>
                <w:ilvl w:val="0"/>
                <w:numId w:val="0"/>
              </w:numPr>
              <w:rPr>
                <w:rFonts w:cs="Times New Roman"/>
              </w:rPr>
            </w:pPr>
            <w:r w:rsidRPr="00F408E2">
              <w:rPr>
                <w:rFonts w:cs="Times New Roman"/>
              </w:rPr>
              <w:t>Fièvre él</w:t>
            </w:r>
            <w:r w:rsidR="00806163" w:rsidRPr="00F408E2">
              <w:rPr>
                <w:rFonts w:cs="Times New Roman"/>
              </w:rPr>
              <w:t>e</w:t>
            </w:r>
            <w:r w:rsidRPr="00F408E2">
              <w:rPr>
                <w:rFonts w:cs="Times New Roman"/>
              </w:rPr>
              <w:t xml:space="preserve">vée, œdème </w:t>
            </w:r>
            <w:r w:rsidR="006351DA" w:rsidRPr="00F408E2">
              <w:rPr>
                <w:rFonts w:cs="Times New Roman"/>
              </w:rPr>
              <w:t xml:space="preserve">palpébrale </w:t>
            </w:r>
          </w:p>
          <w:p w14:paraId="00049CF5" w14:textId="77777777" w:rsidR="006351DA" w:rsidRPr="00F408E2" w:rsidRDefault="006351DA" w:rsidP="00553CF1">
            <w:pPr>
              <w:numPr>
                <w:ilvl w:val="0"/>
                <w:numId w:val="0"/>
              </w:numPr>
              <w:rPr>
                <w:rFonts w:cs="Times New Roman"/>
              </w:rPr>
            </w:pPr>
            <w:r w:rsidRPr="00F408E2">
              <w:rPr>
                <w:rFonts w:cs="Times New Roman"/>
              </w:rPr>
              <w:t xml:space="preserve">Exophtalmie douloureuse </w:t>
            </w:r>
          </w:p>
          <w:p w14:paraId="3546EE5E" w14:textId="259E95F7" w:rsidR="006351DA" w:rsidRPr="00F408E2" w:rsidRDefault="006351DA" w:rsidP="00553CF1">
            <w:pPr>
              <w:numPr>
                <w:ilvl w:val="0"/>
                <w:numId w:val="0"/>
              </w:numPr>
              <w:rPr>
                <w:rFonts w:cs="Times New Roman"/>
              </w:rPr>
            </w:pPr>
            <w:r w:rsidRPr="00F408E2">
              <w:rPr>
                <w:rFonts w:cs="Times New Roman"/>
              </w:rPr>
              <w:t xml:space="preserve">Atteinte </w:t>
            </w:r>
            <w:r w:rsidR="00205886" w:rsidRPr="00F408E2">
              <w:rPr>
                <w:rFonts w:cs="Times New Roman"/>
              </w:rPr>
              <w:t>oculomoteurs</w:t>
            </w:r>
            <w:r w:rsidRPr="00F408E2">
              <w:rPr>
                <w:rFonts w:cs="Times New Roman"/>
              </w:rPr>
              <w:t xml:space="preserve"> </w:t>
            </w:r>
          </w:p>
        </w:tc>
        <w:tc>
          <w:tcPr>
            <w:tcW w:w="1336" w:type="dxa"/>
          </w:tcPr>
          <w:p w14:paraId="63DA51B5" w14:textId="77777777" w:rsidR="00553CF1" w:rsidRPr="00F408E2" w:rsidRDefault="006351DA" w:rsidP="00553CF1">
            <w:pPr>
              <w:numPr>
                <w:ilvl w:val="0"/>
                <w:numId w:val="0"/>
              </w:numPr>
              <w:rPr>
                <w:rFonts w:cs="Times New Roman"/>
              </w:rPr>
            </w:pPr>
            <w:r w:rsidRPr="00F408E2">
              <w:rPr>
                <w:rFonts w:cs="Times New Roman"/>
              </w:rPr>
              <w:t xml:space="preserve">Sd infectieux biologique </w:t>
            </w:r>
          </w:p>
          <w:p w14:paraId="6C4E35F2" w14:textId="77777777" w:rsidR="006351DA" w:rsidRPr="00F408E2" w:rsidRDefault="006351DA" w:rsidP="00553CF1">
            <w:pPr>
              <w:numPr>
                <w:ilvl w:val="0"/>
                <w:numId w:val="0"/>
              </w:numPr>
              <w:rPr>
                <w:rFonts w:cs="Times New Roman"/>
              </w:rPr>
            </w:pPr>
          </w:p>
          <w:p w14:paraId="3B5E7CD7" w14:textId="1D71988C" w:rsidR="006351DA" w:rsidRPr="00F408E2" w:rsidRDefault="006351DA" w:rsidP="00553CF1">
            <w:pPr>
              <w:numPr>
                <w:ilvl w:val="0"/>
                <w:numId w:val="0"/>
              </w:numPr>
              <w:rPr>
                <w:rFonts w:cs="Times New Roman"/>
              </w:rPr>
            </w:pPr>
            <w:r w:rsidRPr="00F408E2">
              <w:rPr>
                <w:rFonts w:cs="Times New Roman"/>
              </w:rPr>
              <w:t xml:space="preserve">IRM cérébrale </w:t>
            </w:r>
            <w:r w:rsidR="00205886">
              <w:rPr>
                <w:rFonts w:cs="Times New Roman"/>
              </w:rPr>
              <w:t>t</w:t>
            </w:r>
            <w:r w:rsidRPr="00F408E2">
              <w:rPr>
                <w:rFonts w:cs="Times New Roman"/>
              </w:rPr>
              <w:t>emps veineux</w:t>
            </w:r>
            <w:r w:rsidR="00EC3244">
              <w:rPr>
                <w:rFonts w:cs="Times New Roman"/>
              </w:rPr>
              <w:t> </w:t>
            </w:r>
            <w:r w:rsidRPr="00F408E2">
              <w:rPr>
                <w:rFonts w:cs="Times New Roman"/>
              </w:rPr>
              <w:t>: thrombus sinus caverneux, empyème cérébrale, sinusite sphénoïdale</w:t>
            </w:r>
          </w:p>
        </w:tc>
      </w:tr>
      <w:tr w:rsidR="000B2098" w:rsidRPr="00F408E2" w14:paraId="11E0DBA7" w14:textId="77777777" w:rsidTr="00553CF1">
        <w:tc>
          <w:tcPr>
            <w:tcW w:w="1336" w:type="dxa"/>
          </w:tcPr>
          <w:p w14:paraId="496C0081" w14:textId="37EF968C" w:rsidR="000B2098" w:rsidRPr="00F408E2" w:rsidRDefault="000B2098" w:rsidP="00F4160B">
            <w:pPr>
              <w:numPr>
                <w:ilvl w:val="0"/>
                <w:numId w:val="0"/>
              </w:numPr>
              <w:jc w:val="center"/>
              <w:rPr>
                <w:rFonts w:cs="Times New Roman"/>
                <w:b/>
                <w:bCs/>
              </w:rPr>
            </w:pPr>
            <w:r w:rsidRPr="00F408E2">
              <w:rPr>
                <w:rFonts w:cs="Times New Roman"/>
                <w:b/>
                <w:bCs/>
              </w:rPr>
              <w:t xml:space="preserve">Artérite </w:t>
            </w:r>
            <w:r w:rsidR="00205886" w:rsidRPr="00F408E2">
              <w:rPr>
                <w:rFonts w:cs="Times New Roman"/>
                <w:b/>
                <w:bCs/>
              </w:rPr>
              <w:t>temporale</w:t>
            </w:r>
            <w:r w:rsidRPr="00F408E2">
              <w:rPr>
                <w:rFonts w:cs="Times New Roman"/>
                <w:b/>
                <w:bCs/>
              </w:rPr>
              <w:t xml:space="preserve"> de Horton</w:t>
            </w:r>
          </w:p>
        </w:tc>
        <w:tc>
          <w:tcPr>
            <w:tcW w:w="1335" w:type="dxa"/>
          </w:tcPr>
          <w:p w14:paraId="4F5C2EB4" w14:textId="69BC82B7" w:rsidR="000B2098" w:rsidRPr="00F408E2" w:rsidRDefault="000B2098" w:rsidP="00553CF1">
            <w:pPr>
              <w:numPr>
                <w:ilvl w:val="0"/>
                <w:numId w:val="0"/>
              </w:numPr>
              <w:rPr>
                <w:rFonts w:cs="Times New Roman"/>
              </w:rPr>
            </w:pPr>
            <w:r w:rsidRPr="00F408E2">
              <w:rPr>
                <w:rFonts w:cs="Times New Roman"/>
              </w:rPr>
              <w:t xml:space="preserve">Femme âgée </w:t>
            </w:r>
          </w:p>
        </w:tc>
        <w:tc>
          <w:tcPr>
            <w:tcW w:w="1336" w:type="dxa"/>
          </w:tcPr>
          <w:p w14:paraId="1C162D7B" w14:textId="77777777" w:rsidR="000B2098" w:rsidRPr="00F408E2" w:rsidRDefault="000B2098" w:rsidP="00553CF1">
            <w:pPr>
              <w:numPr>
                <w:ilvl w:val="0"/>
                <w:numId w:val="0"/>
              </w:numPr>
              <w:rPr>
                <w:rFonts w:cs="Times New Roman"/>
              </w:rPr>
            </w:pPr>
            <w:r w:rsidRPr="00F408E2">
              <w:rPr>
                <w:rFonts w:cs="Times New Roman"/>
              </w:rPr>
              <w:t xml:space="preserve">Douleur temporale </w:t>
            </w:r>
          </w:p>
          <w:p w14:paraId="428EECFA" w14:textId="502DB15E" w:rsidR="000B2098" w:rsidRPr="00F408E2" w:rsidRDefault="000B2098" w:rsidP="00553CF1">
            <w:pPr>
              <w:numPr>
                <w:ilvl w:val="0"/>
                <w:numId w:val="0"/>
              </w:numPr>
              <w:rPr>
                <w:rFonts w:cs="Times New Roman"/>
              </w:rPr>
            </w:pPr>
            <w:r w:rsidRPr="00F408E2">
              <w:rPr>
                <w:rFonts w:cs="Times New Roman"/>
              </w:rPr>
              <w:t>Douleu</w:t>
            </w:r>
            <w:r w:rsidR="00454B0B" w:rsidRPr="00F408E2">
              <w:rPr>
                <w:rFonts w:cs="Times New Roman"/>
              </w:rPr>
              <w:t>r</w:t>
            </w:r>
            <w:r w:rsidRPr="00F408E2">
              <w:rPr>
                <w:rFonts w:cs="Times New Roman"/>
              </w:rPr>
              <w:t xml:space="preserve"> mandibulaire à mas</w:t>
            </w:r>
            <w:r w:rsidR="00454B0B" w:rsidRPr="00F408E2">
              <w:rPr>
                <w:rFonts w:cs="Times New Roman"/>
              </w:rPr>
              <w:t>ti</w:t>
            </w:r>
            <w:r w:rsidRPr="00F408E2">
              <w:rPr>
                <w:rFonts w:cs="Times New Roman"/>
              </w:rPr>
              <w:t xml:space="preserve">cation </w:t>
            </w:r>
          </w:p>
          <w:p w14:paraId="1E788111" w14:textId="2889DBA1" w:rsidR="000B2098" w:rsidRPr="00F408E2" w:rsidRDefault="000B2098" w:rsidP="00553CF1">
            <w:pPr>
              <w:numPr>
                <w:ilvl w:val="0"/>
                <w:numId w:val="0"/>
              </w:numPr>
              <w:rPr>
                <w:rFonts w:cs="Times New Roman"/>
              </w:rPr>
            </w:pPr>
            <w:r w:rsidRPr="00F408E2">
              <w:rPr>
                <w:rFonts w:cs="Times New Roman"/>
              </w:rPr>
              <w:t>Trou</w:t>
            </w:r>
            <w:r w:rsidR="00454B0B" w:rsidRPr="00F408E2">
              <w:rPr>
                <w:rFonts w:cs="Times New Roman"/>
              </w:rPr>
              <w:t>b</w:t>
            </w:r>
            <w:r w:rsidRPr="00F408E2">
              <w:rPr>
                <w:rFonts w:cs="Times New Roman"/>
              </w:rPr>
              <w:t xml:space="preserve">le </w:t>
            </w:r>
            <w:r w:rsidR="00205886" w:rsidRPr="00F408E2">
              <w:rPr>
                <w:rFonts w:cs="Times New Roman"/>
              </w:rPr>
              <w:t>visuel</w:t>
            </w:r>
          </w:p>
        </w:tc>
        <w:tc>
          <w:tcPr>
            <w:tcW w:w="1336" w:type="dxa"/>
          </w:tcPr>
          <w:p w14:paraId="1619D694" w14:textId="1C1E7AA7" w:rsidR="000B2098" w:rsidRPr="00F408E2" w:rsidRDefault="000B2098" w:rsidP="00553CF1">
            <w:pPr>
              <w:numPr>
                <w:ilvl w:val="0"/>
                <w:numId w:val="0"/>
              </w:numPr>
              <w:rPr>
                <w:rFonts w:cs="Times New Roman"/>
              </w:rPr>
            </w:pPr>
            <w:r w:rsidRPr="00F408E2">
              <w:rPr>
                <w:rFonts w:cs="Times New Roman"/>
              </w:rPr>
              <w:t xml:space="preserve">Artère </w:t>
            </w:r>
            <w:r w:rsidR="00205886" w:rsidRPr="00F408E2">
              <w:rPr>
                <w:rFonts w:cs="Times New Roman"/>
              </w:rPr>
              <w:t>temporale</w:t>
            </w:r>
            <w:r w:rsidRPr="00F408E2">
              <w:rPr>
                <w:rFonts w:cs="Times New Roman"/>
              </w:rPr>
              <w:t xml:space="preserve"> sensible </w:t>
            </w:r>
          </w:p>
          <w:p w14:paraId="0FFC1C35" w14:textId="2CDFE94A" w:rsidR="000B2098" w:rsidRPr="00F408E2" w:rsidRDefault="000B2098" w:rsidP="00553CF1">
            <w:pPr>
              <w:numPr>
                <w:ilvl w:val="0"/>
                <w:numId w:val="0"/>
              </w:numPr>
              <w:rPr>
                <w:rFonts w:cs="Times New Roman"/>
              </w:rPr>
            </w:pPr>
            <w:r w:rsidRPr="00F408E2">
              <w:rPr>
                <w:rFonts w:cs="Times New Roman"/>
              </w:rPr>
              <w:t xml:space="preserve">Pas de pouls </w:t>
            </w:r>
            <w:r w:rsidR="00205886" w:rsidRPr="00F408E2">
              <w:rPr>
                <w:rFonts w:cs="Times New Roman"/>
              </w:rPr>
              <w:t>temporal</w:t>
            </w:r>
          </w:p>
        </w:tc>
        <w:tc>
          <w:tcPr>
            <w:tcW w:w="1336" w:type="dxa"/>
          </w:tcPr>
          <w:p w14:paraId="46BCD1E0" w14:textId="5D7D75C7" w:rsidR="000B2098" w:rsidRPr="00F408E2" w:rsidRDefault="000B2098" w:rsidP="00553CF1">
            <w:pPr>
              <w:numPr>
                <w:ilvl w:val="0"/>
                <w:numId w:val="0"/>
              </w:numPr>
              <w:rPr>
                <w:rFonts w:cs="Times New Roman"/>
              </w:rPr>
            </w:pPr>
            <w:r w:rsidRPr="00F408E2">
              <w:rPr>
                <w:rFonts w:cs="Times New Roman"/>
              </w:rPr>
              <w:t>Biopsie arèree temporale</w:t>
            </w:r>
            <w:r w:rsidR="00EC3244">
              <w:rPr>
                <w:rFonts w:cs="Times New Roman"/>
              </w:rPr>
              <w:t> </w:t>
            </w:r>
            <w:r w:rsidRPr="00F408E2">
              <w:rPr>
                <w:rFonts w:cs="Times New Roman"/>
              </w:rPr>
              <w:t xml:space="preserve">: </w:t>
            </w:r>
            <w:r w:rsidR="00205886" w:rsidRPr="00F408E2">
              <w:rPr>
                <w:rFonts w:cs="Times New Roman"/>
              </w:rPr>
              <w:t>inflammation,</w:t>
            </w:r>
            <w:r w:rsidRPr="00F408E2">
              <w:rPr>
                <w:rFonts w:cs="Times New Roman"/>
              </w:rPr>
              <w:t xml:space="preserve"> </w:t>
            </w:r>
            <w:r w:rsidR="00205886" w:rsidRPr="00F408E2">
              <w:rPr>
                <w:rFonts w:cs="Times New Roman"/>
              </w:rPr>
              <w:t>cellule</w:t>
            </w:r>
            <w:r w:rsidRPr="00F408E2">
              <w:rPr>
                <w:rFonts w:cs="Times New Roman"/>
              </w:rPr>
              <w:t xml:space="preserve"> géante </w:t>
            </w:r>
          </w:p>
          <w:p w14:paraId="55D2C51D" w14:textId="6898CAB7" w:rsidR="000B2098" w:rsidRPr="00F408E2" w:rsidRDefault="000B2098" w:rsidP="00553CF1">
            <w:pPr>
              <w:numPr>
                <w:ilvl w:val="0"/>
                <w:numId w:val="0"/>
              </w:numPr>
              <w:rPr>
                <w:rFonts w:cs="Times New Roman"/>
              </w:rPr>
            </w:pPr>
            <w:r w:rsidRPr="00F408E2">
              <w:rPr>
                <w:rFonts w:cs="Times New Roman"/>
              </w:rPr>
              <w:t xml:space="preserve">Sd inflammatoire biologique </w:t>
            </w:r>
          </w:p>
        </w:tc>
      </w:tr>
      <w:tr w:rsidR="000B2098" w:rsidRPr="00F408E2" w14:paraId="364653EE" w14:textId="77777777" w:rsidTr="00553CF1">
        <w:tc>
          <w:tcPr>
            <w:tcW w:w="1336" w:type="dxa"/>
          </w:tcPr>
          <w:p w14:paraId="1FD98B7F" w14:textId="637F4EF4" w:rsidR="000B2098" w:rsidRPr="00F408E2" w:rsidRDefault="000B2098" w:rsidP="00F4160B">
            <w:pPr>
              <w:numPr>
                <w:ilvl w:val="0"/>
                <w:numId w:val="0"/>
              </w:numPr>
              <w:jc w:val="center"/>
              <w:rPr>
                <w:rFonts w:cs="Times New Roman"/>
                <w:b/>
                <w:bCs/>
              </w:rPr>
            </w:pPr>
            <w:r w:rsidRPr="00F408E2">
              <w:rPr>
                <w:rFonts w:cs="Times New Roman"/>
                <w:b/>
                <w:bCs/>
              </w:rPr>
              <w:lastRenderedPageBreak/>
              <w:t>Tumeur face et cavité buccale</w:t>
            </w:r>
          </w:p>
        </w:tc>
        <w:tc>
          <w:tcPr>
            <w:tcW w:w="1335" w:type="dxa"/>
          </w:tcPr>
          <w:p w14:paraId="77C95608" w14:textId="445769DE" w:rsidR="000B2098" w:rsidRPr="00F408E2" w:rsidRDefault="000B2098" w:rsidP="00553CF1">
            <w:pPr>
              <w:numPr>
                <w:ilvl w:val="0"/>
                <w:numId w:val="0"/>
              </w:numPr>
              <w:rPr>
                <w:rFonts w:cs="Times New Roman"/>
              </w:rPr>
            </w:pPr>
            <w:r w:rsidRPr="00F408E2">
              <w:rPr>
                <w:rFonts w:cs="Times New Roman"/>
              </w:rPr>
              <w:t xml:space="preserve">Sujet âgé </w:t>
            </w:r>
          </w:p>
        </w:tc>
        <w:tc>
          <w:tcPr>
            <w:tcW w:w="1336" w:type="dxa"/>
          </w:tcPr>
          <w:p w14:paraId="01F67B61" w14:textId="2108BC44" w:rsidR="000B2098" w:rsidRPr="00F408E2" w:rsidRDefault="00AB3908" w:rsidP="00553CF1">
            <w:pPr>
              <w:numPr>
                <w:ilvl w:val="0"/>
                <w:numId w:val="0"/>
              </w:numPr>
              <w:rPr>
                <w:rFonts w:cs="Times New Roman"/>
              </w:rPr>
            </w:pPr>
            <w:r w:rsidRPr="00F408E2">
              <w:rPr>
                <w:rFonts w:cs="Times New Roman"/>
              </w:rPr>
              <w:t xml:space="preserve">DF </w:t>
            </w:r>
            <w:r w:rsidR="00F4160B" w:rsidRPr="00F408E2">
              <w:rPr>
                <w:rFonts w:cs="Times New Roman"/>
              </w:rPr>
              <w:t>d’</w:t>
            </w:r>
            <w:r w:rsidR="00205886" w:rsidRPr="00F408E2">
              <w:rPr>
                <w:rFonts w:cs="Times New Roman"/>
              </w:rPr>
              <w:t>aggravation</w:t>
            </w:r>
            <w:r w:rsidR="00F4160B" w:rsidRPr="00F408E2">
              <w:rPr>
                <w:rFonts w:cs="Times New Roman"/>
              </w:rPr>
              <w:t xml:space="preserve"> progressive sur qu</w:t>
            </w:r>
            <w:r w:rsidR="00323B73" w:rsidRPr="00F408E2">
              <w:rPr>
                <w:rFonts w:cs="Times New Roman"/>
              </w:rPr>
              <w:t>e</w:t>
            </w:r>
            <w:r w:rsidR="00F4160B" w:rsidRPr="00F408E2">
              <w:rPr>
                <w:rFonts w:cs="Times New Roman"/>
              </w:rPr>
              <w:t>lque</w:t>
            </w:r>
            <w:r w:rsidR="00323B73" w:rsidRPr="00F408E2">
              <w:rPr>
                <w:rFonts w:cs="Times New Roman"/>
              </w:rPr>
              <w:t>s</w:t>
            </w:r>
            <w:r w:rsidR="00F4160B" w:rsidRPr="00F408E2">
              <w:rPr>
                <w:rFonts w:cs="Times New Roman"/>
              </w:rPr>
              <w:t xml:space="preserve"> mois</w:t>
            </w:r>
          </w:p>
        </w:tc>
        <w:tc>
          <w:tcPr>
            <w:tcW w:w="1336" w:type="dxa"/>
          </w:tcPr>
          <w:p w14:paraId="67E7DF20" w14:textId="2ED39F88" w:rsidR="000B2098" w:rsidRPr="00F408E2" w:rsidRDefault="00F4160B" w:rsidP="00553CF1">
            <w:pPr>
              <w:numPr>
                <w:ilvl w:val="0"/>
                <w:numId w:val="0"/>
              </w:numPr>
              <w:rPr>
                <w:rFonts w:cs="Times New Roman"/>
              </w:rPr>
            </w:pPr>
            <w:r w:rsidRPr="00F408E2">
              <w:rPr>
                <w:rFonts w:cs="Times New Roman"/>
              </w:rPr>
              <w:t>voussures</w:t>
            </w:r>
            <w:r w:rsidR="00AB3908" w:rsidRPr="00F408E2">
              <w:rPr>
                <w:rFonts w:cs="Times New Roman"/>
              </w:rPr>
              <w:t xml:space="preserve"> ou déformatio</w:t>
            </w:r>
            <w:r w:rsidR="00454B0B" w:rsidRPr="00F408E2">
              <w:rPr>
                <w:rFonts w:cs="Times New Roman"/>
              </w:rPr>
              <w:t>n</w:t>
            </w:r>
            <w:r w:rsidR="00AB3908" w:rsidRPr="00F408E2">
              <w:rPr>
                <w:rFonts w:cs="Times New Roman"/>
              </w:rPr>
              <w:t xml:space="preserve"> visage</w:t>
            </w:r>
          </w:p>
        </w:tc>
        <w:tc>
          <w:tcPr>
            <w:tcW w:w="1336" w:type="dxa"/>
          </w:tcPr>
          <w:p w14:paraId="4567B2E2" w14:textId="079BF123" w:rsidR="000B2098" w:rsidRPr="00F408E2" w:rsidRDefault="00AB3908" w:rsidP="00553CF1">
            <w:pPr>
              <w:numPr>
                <w:ilvl w:val="0"/>
                <w:numId w:val="0"/>
              </w:numPr>
              <w:rPr>
                <w:rFonts w:cs="Times New Roman"/>
              </w:rPr>
            </w:pPr>
            <w:r w:rsidRPr="00F408E2">
              <w:rPr>
                <w:rFonts w:cs="Times New Roman"/>
              </w:rPr>
              <w:t>Imagerie, biopsie</w:t>
            </w:r>
          </w:p>
        </w:tc>
      </w:tr>
    </w:tbl>
    <w:p w14:paraId="3A5A0D77" w14:textId="1E3B757C" w:rsidR="003C4EA7" w:rsidRPr="00F408E2" w:rsidRDefault="00EC3244" w:rsidP="00553CF1">
      <w:pPr>
        <w:numPr>
          <w:ilvl w:val="0"/>
          <w:numId w:val="0"/>
        </w:numPr>
        <w:rPr>
          <w:rFonts w:cs="Times New Roman"/>
        </w:rPr>
      </w:pPr>
      <w:r>
        <w:rPr>
          <w:rFonts w:cs="Times New Roman"/>
        </w:rPr>
        <w:t>D</w:t>
      </w:r>
    </w:p>
    <w:p w14:paraId="73D1E562" w14:textId="496E64CB" w:rsidR="00CD2D40" w:rsidRPr="00F408E2" w:rsidRDefault="00CD2D40" w:rsidP="00CD2D40">
      <w:pPr>
        <w:pStyle w:val="Titre1"/>
        <w:rPr>
          <w:rFonts w:cs="Times New Roman"/>
        </w:rPr>
      </w:pPr>
      <w:bookmarkStart w:id="471" w:name="_Toc196656658"/>
      <w:bookmarkStart w:id="472" w:name="_Toc196662465"/>
      <w:r w:rsidRPr="00F408E2">
        <w:rPr>
          <w:rFonts w:cs="Times New Roman"/>
        </w:rPr>
        <w:t>Classification étiologique</w:t>
      </w:r>
      <w:bookmarkEnd w:id="471"/>
      <w:bookmarkEnd w:id="472"/>
    </w:p>
    <w:p w14:paraId="276F1A20" w14:textId="4A3DFCC8" w:rsidR="00CD2D40" w:rsidRPr="00F408E2" w:rsidRDefault="00CD2D40" w:rsidP="00CD2D40">
      <w:pPr>
        <w:pStyle w:val="Titre2"/>
        <w:rPr>
          <w:rFonts w:cs="Times New Roman"/>
        </w:rPr>
      </w:pPr>
      <w:bookmarkStart w:id="473" w:name="_Toc196656659"/>
      <w:bookmarkStart w:id="474" w:name="_Toc196662466"/>
      <w:r w:rsidRPr="00F408E2">
        <w:rPr>
          <w:rFonts w:cs="Times New Roman"/>
        </w:rPr>
        <w:t>Douleur facial en neurologie</w:t>
      </w:r>
      <w:bookmarkEnd w:id="473"/>
      <w:bookmarkEnd w:id="474"/>
      <w:r w:rsidRPr="00F408E2">
        <w:rPr>
          <w:rFonts w:cs="Times New Roman"/>
        </w:rPr>
        <w:t xml:space="preserve"> </w:t>
      </w:r>
    </w:p>
    <w:p w14:paraId="654C2E6C" w14:textId="6E69A7BE" w:rsidR="00CD2D40" w:rsidRPr="00F408E2" w:rsidRDefault="00CD2D40" w:rsidP="00CD2D40">
      <w:pPr>
        <w:rPr>
          <w:rFonts w:cs="Times New Roman"/>
        </w:rPr>
      </w:pPr>
      <w:r w:rsidRPr="00F408E2">
        <w:rPr>
          <w:rFonts w:cs="Times New Roman"/>
        </w:rPr>
        <w:t>Névralgie du Trijumeau idiopathique et sec</w:t>
      </w:r>
      <w:r w:rsidR="00C306EE" w:rsidRPr="00F408E2">
        <w:rPr>
          <w:rFonts w:cs="Times New Roman"/>
        </w:rPr>
        <w:t>o</w:t>
      </w:r>
      <w:r w:rsidRPr="00F408E2">
        <w:rPr>
          <w:rFonts w:cs="Times New Roman"/>
        </w:rPr>
        <w:t>n</w:t>
      </w:r>
      <w:r w:rsidR="00C306EE" w:rsidRPr="00F408E2">
        <w:rPr>
          <w:rFonts w:cs="Times New Roman"/>
        </w:rPr>
        <w:t>d</w:t>
      </w:r>
      <w:r w:rsidRPr="00F408E2">
        <w:rPr>
          <w:rFonts w:cs="Times New Roman"/>
        </w:rPr>
        <w:t>a</w:t>
      </w:r>
      <w:r w:rsidR="00C306EE" w:rsidRPr="00F408E2">
        <w:rPr>
          <w:rFonts w:cs="Times New Roman"/>
        </w:rPr>
        <w:t>i</w:t>
      </w:r>
      <w:r w:rsidRPr="00F408E2">
        <w:rPr>
          <w:rFonts w:cs="Times New Roman"/>
        </w:rPr>
        <w:t xml:space="preserve">re </w:t>
      </w:r>
    </w:p>
    <w:p w14:paraId="484E14C1" w14:textId="7BC6344A" w:rsidR="00CD2D40" w:rsidRPr="00F408E2" w:rsidRDefault="00CD2D40" w:rsidP="00CD2D40">
      <w:pPr>
        <w:rPr>
          <w:rFonts w:cs="Times New Roman"/>
        </w:rPr>
      </w:pPr>
      <w:r w:rsidRPr="00F408E2">
        <w:rPr>
          <w:rFonts w:cs="Times New Roman"/>
        </w:rPr>
        <w:t xml:space="preserve">Algie vasculaire de la face (AVF) primaire et secondaire </w:t>
      </w:r>
    </w:p>
    <w:p w14:paraId="666656C2" w14:textId="607FFDB8" w:rsidR="00CD2D40" w:rsidRPr="00F408E2" w:rsidRDefault="00CD2D40" w:rsidP="00CD2D40">
      <w:pPr>
        <w:rPr>
          <w:rFonts w:cs="Times New Roman"/>
        </w:rPr>
      </w:pPr>
      <w:r w:rsidRPr="00F408E2">
        <w:rPr>
          <w:rFonts w:cs="Times New Roman"/>
        </w:rPr>
        <w:t>Migra</w:t>
      </w:r>
      <w:r w:rsidR="00323B73" w:rsidRPr="00F408E2">
        <w:rPr>
          <w:rFonts w:cs="Times New Roman"/>
        </w:rPr>
        <w:t>i</w:t>
      </w:r>
      <w:r w:rsidRPr="00F408E2">
        <w:rPr>
          <w:rFonts w:cs="Times New Roman"/>
        </w:rPr>
        <w:t>ne orofacilal</w:t>
      </w:r>
      <w:r w:rsidR="00323B73" w:rsidRPr="00F408E2">
        <w:rPr>
          <w:rFonts w:cs="Times New Roman"/>
        </w:rPr>
        <w:t>e</w:t>
      </w:r>
    </w:p>
    <w:p w14:paraId="2C504B18" w14:textId="02C816D7" w:rsidR="00CD2D40" w:rsidRPr="00F408E2" w:rsidRDefault="00CD2D40" w:rsidP="00CD2D40">
      <w:pPr>
        <w:rPr>
          <w:rFonts w:cs="Times New Roman"/>
        </w:rPr>
      </w:pPr>
      <w:r w:rsidRPr="00F408E2">
        <w:rPr>
          <w:rFonts w:cs="Times New Roman"/>
        </w:rPr>
        <w:t>Dissection car</w:t>
      </w:r>
      <w:r w:rsidR="00323B73" w:rsidRPr="00F408E2">
        <w:rPr>
          <w:rFonts w:cs="Times New Roman"/>
        </w:rPr>
        <w:t>o</w:t>
      </w:r>
      <w:r w:rsidRPr="00F408E2">
        <w:rPr>
          <w:rFonts w:cs="Times New Roman"/>
        </w:rPr>
        <w:t xml:space="preserve">tidienne </w:t>
      </w:r>
    </w:p>
    <w:p w14:paraId="76E461A9" w14:textId="02AFBAAD" w:rsidR="00CD2D40" w:rsidRPr="00F408E2" w:rsidRDefault="00CD2D40" w:rsidP="00CD2D40">
      <w:pPr>
        <w:rPr>
          <w:rFonts w:cs="Times New Roman"/>
        </w:rPr>
      </w:pPr>
      <w:r w:rsidRPr="00F408E2">
        <w:rPr>
          <w:rFonts w:cs="Times New Roman"/>
        </w:rPr>
        <w:t xml:space="preserve">Thromboses veineuse sinus </w:t>
      </w:r>
      <w:r w:rsidR="00205886" w:rsidRPr="00F408E2">
        <w:rPr>
          <w:rFonts w:cs="Times New Roman"/>
        </w:rPr>
        <w:t>caverneux</w:t>
      </w:r>
    </w:p>
    <w:p w14:paraId="45C42FE1" w14:textId="3D2C8D9A" w:rsidR="002203CD" w:rsidRPr="00F408E2" w:rsidRDefault="002203CD" w:rsidP="002203CD">
      <w:pPr>
        <w:pStyle w:val="Titre3"/>
        <w:rPr>
          <w:rFonts w:cs="Times New Roman"/>
        </w:rPr>
      </w:pPr>
      <w:bookmarkStart w:id="475" w:name="_Toc196656660"/>
      <w:bookmarkStart w:id="476" w:name="_Toc196662467"/>
      <w:r w:rsidRPr="00F408E2">
        <w:rPr>
          <w:rFonts w:cs="Times New Roman"/>
        </w:rPr>
        <w:t xml:space="preserve">Douleur faciale paroxystique </w:t>
      </w:r>
      <w:r w:rsidRPr="00F408E2">
        <w:rPr>
          <w:rFonts w:cs="Times New Roman"/>
          <w:color w:val="ED7D31" w:themeColor="accent2"/>
        </w:rPr>
        <w:t>avec intervalle libre</w:t>
      </w:r>
      <w:bookmarkEnd w:id="475"/>
      <w:bookmarkEnd w:id="476"/>
      <w:r w:rsidRPr="00F408E2">
        <w:rPr>
          <w:rFonts w:cs="Times New Roman"/>
          <w:color w:val="ED7D31" w:themeColor="accent2"/>
        </w:rPr>
        <w:t xml:space="preserve"> </w:t>
      </w:r>
    </w:p>
    <w:p w14:paraId="693DB86D" w14:textId="5CC219AD" w:rsidR="002203CD" w:rsidRPr="00F408E2" w:rsidRDefault="002203CD" w:rsidP="002203CD">
      <w:pPr>
        <w:rPr>
          <w:rFonts w:cs="Times New Roman"/>
        </w:rPr>
      </w:pPr>
      <w:r w:rsidRPr="00F408E2">
        <w:rPr>
          <w:rFonts w:cs="Times New Roman"/>
          <w:color w:val="ED7D31" w:themeColor="accent2"/>
        </w:rPr>
        <w:t>Brutale</w:t>
      </w:r>
      <w:r w:rsidRPr="00F408E2">
        <w:rPr>
          <w:rFonts w:cs="Times New Roman"/>
        </w:rPr>
        <w:t xml:space="preserve"> et régressive à chaque fois, </w:t>
      </w:r>
      <w:r w:rsidRPr="00F408E2">
        <w:rPr>
          <w:rFonts w:cs="Times New Roman"/>
          <w:color w:val="ED7D31" w:themeColor="accent2"/>
        </w:rPr>
        <w:t>examen norma</w:t>
      </w:r>
      <w:r w:rsidR="009634E8" w:rsidRPr="00F408E2">
        <w:rPr>
          <w:rFonts w:cs="Times New Roman"/>
          <w:color w:val="ED7D31" w:themeColor="accent2"/>
        </w:rPr>
        <w:t>l</w:t>
      </w:r>
    </w:p>
    <w:p w14:paraId="7E5BC209" w14:textId="0F73E4AF" w:rsidR="002203CD" w:rsidRPr="00F408E2" w:rsidRDefault="002203CD" w:rsidP="004237A4">
      <w:pPr>
        <w:numPr>
          <w:ilvl w:val="1"/>
          <w:numId w:val="4"/>
        </w:numPr>
        <w:rPr>
          <w:rFonts w:cs="Times New Roman"/>
        </w:rPr>
      </w:pPr>
      <w:r w:rsidRPr="00F408E2">
        <w:rPr>
          <w:rFonts w:cs="Times New Roman"/>
        </w:rPr>
        <w:t>Névralgie trijume</w:t>
      </w:r>
      <w:r w:rsidR="009634E8" w:rsidRPr="00F408E2">
        <w:rPr>
          <w:rFonts w:cs="Times New Roman"/>
        </w:rPr>
        <w:t>au</w:t>
      </w:r>
      <w:r w:rsidRPr="00F408E2">
        <w:rPr>
          <w:rFonts w:cs="Times New Roman"/>
        </w:rPr>
        <w:t xml:space="preserve"> (NT) </w:t>
      </w:r>
      <w:r w:rsidR="002D7F45" w:rsidRPr="00F408E2">
        <w:rPr>
          <w:rFonts w:cs="Times New Roman"/>
        </w:rPr>
        <w:t>idiopathique</w:t>
      </w:r>
    </w:p>
    <w:p w14:paraId="0B908E76" w14:textId="2375A3FA" w:rsidR="002D7F45" w:rsidRPr="00F408E2" w:rsidRDefault="002D7F45" w:rsidP="004237A4">
      <w:pPr>
        <w:numPr>
          <w:ilvl w:val="1"/>
          <w:numId w:val="4"/>
        </w:numPr>
        <w:rPr>
          <w:rFonts w:cs="Times New Roman"/>
        </w:rPr>
      </w:pPr>
      <w:r w:rsidRPr="00F408E2">
        <w:rPr>
          <w:rFonts w:cs="Times New Roman"/>
        </w:rPr>
        <w:t>Algie vasculaire de la face (AVF) primaire</w:t>
      </w:r>
    </w:p>
    <w:p w14:paraId="3D6C64D5" w14:textId="5F0762ED" w:rsidR="002D7F45" w:rsidRPr="00F408E2" w:rsidRDefault="002D7F45" w:rsidP="002D7F45">
      <w:pPr>
        <w:rPr>
          <w:rFonts w:cs="Times New Roman"/>
        </w:rPr>
      </w:pPr>
      <w:r w:rsidRPr="00F408E2">
        <w:rPr>
          <w:rFonts w:cs="Times New Roman"/>
          <w:color w:val="ED7D31" w:themeColor="accent2"/>
        </w:rPr>
        <w:t>Progressive</w:t>
      </w:r>
      <w:r w:rsidRPr="00F408E2">
        <w:rPr>
          <w:rFonts w:cs="Times New Roman"/>
        </w:rPr>
        <w:t xml:space="preserve"> et</w:t>
      </w:r>
      <w:r w:rsidR="003A38B3" w:rsidRPr="00F408E2">
        <w:rPr>
          <w:rFonts w:cs="Times New Roman"/>
        </w:rPr>
        <w:t xml:space="preserve"> </w:t>
      </w:r>
      <w:r w:rsidRPr="00F408E2">
        <w:rPr>
          <w:rFonts w:cs="Times New Roman"/>
        </w:rPr>
        <w:t xml:space="preserve">régressive à chaque fois, </w:t>
      </w:r>
      <w:r w:rsidRPr="00F408E2">
        <w:rPr>
          <w:rFonts w:cs="Times New Roman"/>
          <w:color w:val="ED7D31" w:themeColor="accent2"/>
        </w:rPr>
        <w:t xml:space="preserve">examen normal </w:t>
      </w:r>
    </w:p>
    <w:p w14:paraId="1A9E2ADD" w14:textId="3CCA191B" w:rsidR="002D7F45" w:rsidRPr="00F408E2" w:rsidRDefault="002D7F45" w:rsidP="004237A4">
      <w:pPr>
        <w:numPr>
          <w:ilvl w:val="1"/>
          <w:numId w:val="4"/>
        </w:numPr>
        <w:rPr>
          <w:rFonts w:cs="Times New Roman"/>
        </w:rPr>
      </w:pPr>
      <w:r w:rsidRPr="00F408E2">
        <w:rPr>
          <w:rFonts w:cs="Times New Roman"/>
        </w:rPr>
        <w:t>Migraine orofaciale</w:t>
      </w:r>
    </w:p>
    <w:p w14:paraId="17D5F880" w14:textId="11A0BD04" w:rsidR="004C3602" w:rsidRPr="00F408E2" w:rsidRDefault="004C3602" w:rsidP="004C3602">
      <w:pPr>
        <w:pStyle w:val="Titre3"/>
        <w:rPr>
          <w:rFonts w:cs="Times New Roman"/>
        </w:rPr>
      </w:pPr>
      <w:bookmarkStart w:id="477" w:name="_Toc196656661"/>
      <w:bookmarkStart w:id="478" w:name="_Toc196662468"/>
      <w:r w:rsidRPr="00F408E2">
        <w:rPr>
          <w:rFonts w:cs="Times New Roman"/>
        </w:rPr>
        <w:t>Douleur faciale continue sans intervalle libre</w:t>
      </w:r>
      <w:bookmarkEnd w:id="477"/>
      <w:bookmarkEnd w:id="478"/>
      <w:r w:rsidRPr="00F408E2">
        <w:rPr>
          <w:rFonts w:cs="Times New Roman"/>
        </w:rPr>
        <w:t xml:space="preserve"> </w:t>
      </w:r>
    </w:p>
    <w:p w14:paraId="717175F2" w14:textId="2A3C02E8" w:rsidR="004C3602" w:rsidRPr="00F408E2" w:rsidRDefault="004C3602" w:rsidP="004C3602">
      <w:pPr>
        <w:rPr>
          <w:rFonts w:cs="Times New Roman"/>
          <w:color w:val="ED7D31" w:themeColor="accent2"/>
        </w:rPr>
      </w:pPr>
      <w:r w:rsidRPr="00F408E2">
        <w:rPr>
          <w:rFonts w:cs="Times New Roman"/>
          <w:color w:val="ED7D31" w:themeColor="accent2"/>
        </w:rPr>
        <w:t>Brutale et examen anormal</w:t>
      </w:r>
    </w:p>
    <w:p w14:paraId="6ABB70D0" w14:textId="50550109" w:rsidR="004C3602" w:rsidRPr="00F408E2" w:rsidRDefault="004C3602" w:rsidP="004237A4">
      <w:pPr>
        <w:numPr>
          <w:ilvl w:val="1"/>
          <w:numId w:val="4"/>
        </w:numPr>
        <w:rPr>
          <w:rFonts w:cs="Times New Roman"/>
        </w:rPr>
      </w:pPr>
      <w:r w:rsidRPr="00F408E2">
        <w:rPr>
          <w:rFonts w:cs="Times New Roman"/>
        </w:rPr>
        <w:t xml:space="preserve">Régressive à chaque fois (paroxysmes), fond douloureux : NT </w:t>
      </w:r>
      <w:r w:rsidR="00205886" w:rsidRPr="00F408E2">
        <w:rPr>
          <w:rFonts w:cs="Times New Roman"/>
        </w:rPr>
        <w:t>secondaire,</w:t>
      </w:r>
      <w:r w:rsidRPr="00F408E2">
        <w:rPr>
          <w:rFonts w:cs="Times New Roman"/>
        </w:rPr>
        <w:t xml:space="preserve"> VF secondaire</w:t>
      </w:r>
    </w:p>
    <w:p w14:paraId="762BD02A" w14:textId="47C3799A" w:rsidR="004C3602" w:rsidRPr="00F408E2" w:rsidRDefault="004C3602" w:rsidP="004237A4">
      <w:pPr>
        <w:numPr>
          <w:ilvl w:val="1"/>
          <w:numId w:val="4"/>
        </w:numPr>
        <w:rPr>
          <w:rFonts w:cs="Times New Roman"/>
        </w:rPr>
      </w:pPr>
      <w:r w:rsidRPr="00F408E2">
        <w:rPr>
          <w:rFonts w:cs="Times New Roman"/>
        </w:rPr>
        <w:t>Régressive : dissection carotidienne</w:t>
      </w:r>
    </w:p>
    <w:p w14:paraId="3E4BB2A3" w14:textId="45ECCD61" w:rsidR="004C3602" w:rsidRPr="00F408E2" w:rsidRDefault="004C3602" w:rsidP="004C3602">
      <w:pPr>
        <w:rPr>
          <w:rFonts w:cs="Times New Roman"/>
        </w:rPr>
      </w:pPr>
      <w:r w:rsidRPr="00F408E2">
        <w:rPr>
          <w:rFonts w:cs="Times New Roman"/>
          <w:color w:val="ED7D31" w:themeColor="accent2"/>
        </w:rPr>
        <w:t xml:space="preserve">D’aggravation </w:t>
      </w:r>
      <w:r w:rsidR="00205886" w:rsidRPr="00F408E2">
        <w:rPr>
          <w:rFonts w:cs="Times New Roman"/>
          <w:color w:val="ED7D31" w:themeColor="accent2"/>
        </w:rPr>
        <w:t>progressive</w:t>
      </w:r>
      <w:r w:rsidRPr="00F408E2">
        <w:rPr>
          <w:rFonts w:cs="Times New Roman"/>
        </w:rPr>
        <w:t> : thrombose veineuses sin</w:t>
      </w:r>
      <w:r w:rsidR="00BD3476" w:rsidRPr="00F408E2">
        <w:rPr>
          <w:rFonts w:cs="Times New Roman"/>
        </w:rPr>
        <w:t>u</w:t>
      </w:r>
      <w:r w:rsidRPr="00F408E2">
        <w:rPr>
          <w:rFonts w:cs="Times New Roman"/>
        </w:rPr>
        <w:t>s caverneux</w:t>
      </w:r>
    </w:p>
    <w:p w14:paraId="385D6CC2" w14:textId="6D38E547" w:rsidR="00BD3476" w:rsidRPr="00F408E2" w:rsidRDefault="00BD3476" w:rsidP="00BD3476">
      <w:pPr>
        <w:pStyle w:val="Titre2"/>
        <w:rPr>
          <w:rFonts w:cs="Times New Roman"/>
        </w:rPr>
      </w:pPr>
      <w:bookmarkStart w:id="479" w:name="_Toc196656662"/>
      <w:bookmarkStart w:id="480" w:name="_Toc196662469"/>
      <w:r w:rsidRPr="00F408E2">
        <w:rPr>
          <w:rFonts w:cs="Times New Roman"/>
        </w:rPr>
        <w:t>Douleur faciale dans autres spécialités</w:t>
      </w:r>
      <w:bookmarkEnd w:id="479"/>
      <w:bookmarkEnd w:id="480"/>
    </w:p>
    <w:p w14:paraId="111FDEC0" w14:textId="30628F4E" w:rsidR="00BD3476" w:rsidRPr="00F408E2" w:rsidRDefault="00BD3476" w:rsidP="00BD3476">
      <w:pPr>
        <w:rPr>
          <w:rFonts w:cs="Times New Roman"/>
        </w:rPr>
      </w:pPr>
      <w:r w:rsidRPr="00F408E2">
        <w:rPr>
          <w:rFonts w:cs="Times New Roman"/>
        </w:rPr>
        <w:t>Douleur faci</w:t>
      </w:r>
      <w:r w:rsidR="00245FB1" w:rsidRPr="00F408E2">
        <w:rPr>
          <w:rFonts w:cs="Times New Roman"/>
        </w:rPr>
        <w:t>ale</w:t>
      </w:r>
      <w:r w:rsidRPr="00F408E2">
        <w:rPr>
          <w:rFonts w:cs="Times New Roman"/>
        </w:rPr>
        <w:t xml:space="preserve"> d’origine ORL : sinusites, tume</w:t>
      </w:r>
      <w:r w:rsidR="00245FB1" w:rsidRPr="00F408E2">
        <w:rPr>
          <w:rFonts w:cs="Times New Roman"/>
        </w:rPr>
        <w:t>urs</w:t>
      </w:r>
      <w:r w:rsidRPr="00F408E2">
        <w:rPr>
          <w:rFonts w:cs="Times New Roman"/>
        </w:rPr>
        <w:t xml:space="preserve"> </w:t>
      </w:r>
      <w:r w:rsidR="00205886" w:rsidRPr="00F408E2">
        <w:rPr>
          <w:rFonts w:cs="Times New Roman"/>
        </w:rPr>
        <w:t>ORL,</w:t>
      </w:r>
      <w:r w:rsidRPr="00F408E2">
        <w:rPr>
          <w:rFonts w:cs="Times New Roman"/>
        </w:rPr>
        <w:t xml:space="preserve"> otite aigu</w:t>
      </w:r>
      <w:r w:rsidR="00245FB1" w:rsidRPr="00F408E2">
        <w:rPr>
          <w:rFonts w:cs="Times New Roman"/>
        </w:rPr>
        <w:t>ë</w:t>
      </w:r>
    </w:p>
    <w:p w14:paraId="481F16B6" w14:textId="0513AB34" w:rsidR="00BD3476" w:rsidRPr="00F408E2" w:rsidRDefault="00BD3476" w:rsidP="00BD3476">
      <w:pPr>
        <w:rPr>
          <w:rFonts w:cs="Times New Roman"/>
        </w:rPr>
      </w:pPr>
      <w:r w:rsidRPr="00F408E2">
        <w:rPr>
          <w:rFonts w:cs="Times New Roman"/>
        </w:rPr>
        <w:t>Douleur faciale ophtalmologique : glaucome aigu</w:t>
      </w:r>
      <w:r w:rsidR="00245FB1" w:rsidRPr="00F408E2">
        <w:rPr>
          <w:rFonts w:cs="Times New Roman"/>
        </w:rPr>
        <w:t>ë</w:t>
      </w:r>
      <w:r w:rsidRPr="00F408E2">
        <w:rPr>
          <w:rFonts w:cs="Times New Roman"/>
        </w:rPr>
        <w:t xml:space="preserve"> par fe</w:t>
      </w:r>
      <w:r w:rsidR="00245FB1" w:rsidRPr="00F408E2">
        <w:rPr>
          <w:rFonts w:cs="Times New Roman"/>
        </w:rPr>
        <w:t>r</w:t>
      </w:r>
      <w:r w:rsidRPr="00F408E2">
        <w:rPr>
          <w:rFonts w:cs="Times New Roman"/>
        </w:rPr>
        <w:t xml:space="preserve">meture </w:t>
      </w:r>
      <w:r w:rsidR="00205886" w:rsidRPr="00F408E2">
        <w:rPr>
          <w:rFonts w:cs="Times New Roman"/>
        </w:rPr>
        <w:t>angle,</w:t>
      </w:r>
      <w:r w:rsidRPr="00F408E2">
        <w:rPr>
          <w:rFonts w:cs="Times New Roman"/>
        </w:rPr>
        <w:t xml:space="preserve"> kérato-conjoctivite</w:t>
      </w:r>
    </w:p>
    <w:p w14:paraId="47B25ACC" w14:textId="110846CF" w:rsidR="00BD3476" w:rsidRPr="00F408E2" w:rsidRDefault="00BD3476" w:rsidP="00BD3476">
      <w:pPr>
        <w:rPr>
          <w:rFonts w:cs="Times New Roman"/>
        </w:rPr>
      </w:pPr>
      <w:r w:rsidRPr="00F408E2">
        <w:rPr>
          <w:rFonts w:cs="Times New Roman"/>
        </w:rPr>
        <w:t>Douleur faciale</w:t>
      </w:r>
      <w:r w:rsidR="00F370F2" w:rsidRPr="00F408E2">
        <w:rPr>
          <w:rFonts w:cs="Times New Roman"/>
        </w:rPr>
        <w:t xml:space="preserve"> bucco-dentaire : </w:t>
      </w:r>
      <w:r w:rsidR="00205886" w:rsidRPr="00F408E2">
        <w:rPr>
          <w:rFonts w:cs="Times New Roman"/>
        </w:rPr>
        <w:t>pulpites,</w:t>
      </w:r>
      <w:r w:rsidR="00F370F2" w:rsidRPr="00F408E2">
        <w:rPr>
          <w:rFonts w:cs="Times New Roman"/>
        </w:rPr>
        <w:t xml:space="preserve"> cellulites</w:t>
      </w:r>
    </w:p>
    <w:p w14:paraId="2DA0F705" w14:textId="6B6BE008" w:rsidR="00F370F2" w:rsidRPr="00F408E2" w:rsidRDefault="00F370F2" w:rsidP="00BD3476">
      <w:pPr>
        <w:rPr>
          <w:rFonts w:cs="Times New Roman"/>
        </w:rPr>
      </w:pPr>
      <w:r w:rsidRPr="00F408E2">
        <w:rPr>
          <w:rFonts w:cs="Times New Roman"/>
        </w:rPr>
        <w:t>Sd douloureux de l’articulation temporo-mandibulaire</w:t>
      </w:r>
    </w:p>
    <w:p w14:paraId="16972022" w14:textId="10EA2233" w:rsidR="00284A5D" w:rsidRPr="00F408E2" w:rsidRDefault="00284A5D" w:rsidP="00284A5D">
      <w:pPr>
        <w:pStyle w:val="Titre2"/>
        <w:rPr>
          <w:rFonts w:cs="Times New Roman"/>
        </w:rPr>
      </w:pPr>
      <w:bookmarkStart w:id="481" w:name="_Toc196656663"/>
      <w:bookmarkStart w:id="482" w:name="_Toc196662470"/>
      <w:r w:rsidRPr="00F408E2">
        <w:rPr>
          <w:rFonts w:cs="Times New Roman"/>
        </w:rPr>
        <w:lastRenderedPageBreak/>
        <w:t>D’autres douleurs latérales</w:t>
      </w:r>
      <w:bookmarkEnd w:id="481"/>
      <w:bookmarkEnd w:id="482"/>
      <w:r w:rsidRPr="00F408E2">
        <w:rPr>
          <w:rFonts w:cs="Times New Roman"/>
        </w:rPr>
        <w:t xml:space="preserve"> </w:t>
      </w:r>
    </w:p>
    <w:p w14:paraId="779D9FF6" w14:textId="7AF93EEE" w:rsidR="00284A5D" w:rsidRPr="00F408E2" w:rsidRDefault="00284A5D" w:rsidP="00284A5D">
      <w:pPr>
        <w:rPr>
          <w:rFonts w:cs="Times New Roman"/>
        </w:rPr>
      </w:pPr>
      <w:r w:rsidRPr="00F408E2">
        <w:rPr>
          <w:rFonts w:cs="Times New Roman"/>
        </w:rPr>
        <w:t>Douleu</w:t>
      </w:r>
      <w:r w:rsidR="00F02CF0" w:rsidRPr="00F408E2">
        <w:rPr>
          <w:rFonts w:cs="Times New Roman"/>
        </w:rPr>
        <w:t>r</w:t>
      </w:r>
      <w:r w:rsidRPr="00F408E2">
        <w:rPr>
          <w:rFonts w:cs="Times New Roman"/>
        </w:rPr>
        <w:t xml:space="preserve"> du nerf d’Arnold, occipito-</w:t>
      </w:r>
      <w:r w:rsidR="00205886" w:rsidRPr="00F408E2">
        <w:rPr>
          <w:rFonts w:cs="Times New Roman"/>
        </w:rPr>
        <w:t>pariétale,</w:t>
      </w:r>
      <w:r w:rsidRPr="00F408E2">
        <w:rPr>
          <w:rFonts w:cs="Times New Roman"/>
        </w:rPr>
        <w:t xml:space="preserve"> unilatér</w:t>
      </w:r>
      <w:r w:rsidR="00F02CF0" w:rsidRPr="00F408E2">
        <w:rPr>
          <w:rFonts w:cs="Times New Roman"/>
        </w:rPr>
        <w:t>a</w:t>
      </w:r>
      <w:r w:rsidRPr="00F408E2">
        <w:rPr>
          <w:rFonts w:cs="Times New Roman"/>
        </w:rPr>
        <w:t xml:space="preserve">le, déclenchées par </w:t>
      </w:r>
      <w:r w:rsidR="00205886" w:rsidRPr="00F408E2">
        <w:rPr>
          <w:rFonts w:cs="Times New Roman"/>
        </w:rPr>
        <w:t>la</w:t>
      </w:r>
      <w:r w:rsidRPr="00F408E2">
        <w:rPr>
          <w:rFonts w:cs="Times New Roman"/>
        </w:rPr>
        <w:t xml:space="preserve"> pressio</w:t>
      </w:r>
      <w:r w:rsidR="002019F1" w:rsidRPr="00F408E2">
        <w:rPr>
          <w:rFonts w:cs="Times New Roman"/>
        </w:rPr>
        <w:t>n</w:t>
      </w:r>
      <w:r w:rsidRPr="00F408E2">
        <w:rPr>
          <w:rFonts w:cs="Times New Roman"/>
        </w:rPr>
        <w:t xml:space="preserve"> à l’émergence du nerf d’Arnold</w:t>
      </w:r>
    </w:p>
    <w:p w14:paraId="32D7C7DE" w14:textId="38186ADF" w:rsidR="00284A5D" w:rsidRPr="00F408E2" w:rsidRDefault="00284A5D" w:rsidP="00284A5D">
      <w:pPr>
        <w:rPr>
          <w:rFonts w:cs="Times New Roman"/>
        </w:rPr>
      </w:pPr>
      <w:r w:rsidRPr="00F408E2">
        <w:rPr>
          <w:rFonts w:cs="Times New Roman"/>
        </w:rPr>
        <w:t>Doul</w:t>
      </w:r>
      <w:r w:rsidR="002019F1" w:rsidRPr="00F408E2">
        <w:rPr>
          <w:rFonts w:cs="Times New Roman"/>
        </w:rPr>
        <w:t>eur</w:t>
      </w:r>
      <w:r w:rsidRPr="00F408E2">
        <w:rPr>
          <w:rFonts w:cs="Times New Roman"/>
        </w:rPr>
        <w:t xml:space="preserve"> temp</w:t>
      </w:r>
      <w:r w:rsidR="002019F1" w:rsidRPr="00F408E2">
        <w:rPr>
          <w:rFonts w:cs="Times New Roman"/>
        </w:rPr>
        <w:t>o</w:t>
      </w:r>
      <w:r w:rsidRPr="00F408E2">
        <w:rPr>
          <w:rFonts w:cs="Times New Roman"/>
        </w:rPr>
        <w:t>rale de l’a</w:t>
      </w:r>
      <w:r w:rsidR="002019F1" w:rsidRPr="00F408E2">
        <w:rPr>
          <w:rFonts w:cs="Times New Roman"/>
        </w:rPr>
        <w:t>r</w:t>
      </w:r>
      <w:r w:rsidRPr="00F408E2">
        <w:rPr>
          <w:rFonts w:cs="Times New Roman"/>
        </w:rPr>
        <w:t>térite ging</w:t>
      </w:r>
      <w:r w:rsidR="002019F1" w:rsidRPr="00F408E2">
        <w:rPr>
          <w:rFonts w:cs="Times New Roman"/>
        </w:rPr>
        <w:t>a</w:t>
      </w:r>
      <w:r w:rsidRPr="00F408E2">
        <w:rPr>
          <w:rFonts w:cs="Times New Roman"/>
        </w:rPr>
        <w:t>nto-cellulaire de Horton</w:t>
      </w:r>
    </w:p>
    <w:p w14:paraId="7FAAEE59" w14:textId="3732E91D" w:rsidR="00F02CF0" w:rsidRPr="00F408E2" w:rsidRDefault="00F02CF0" w:rsidP="00F02CF0">
      <w:pPr>
        <w:pStyle w:val="Titre1"/>
        <w:rPr>
          <w:rFonts w:cs="Times New Roman"/>
        </w:rPr>
      </w:pPr>
      <w:bookmarkStart w:id="483" w:name="_Toc196656664"/>
      <w:bookmarkStart w:id="484" w:name="_Toc196662471"/>
      <w:r w:rsidRPr="00F408E2">
        <w:rPr>
          <w:rFonts w:cs="Times New Roman"/>
        </w:rPr>
        <w:t>Quelques douleur facial à savoir</w:t>
      </w:r>
      <w:bookmarkEnd w:id="483"/>
      <w:bookmarkEnd w:id="484"/>
    </w:p>
    <w:tbl>
      <w:tblPr>
        <w:tblStyle w:val="Grilledutableau"/>
        <w:tblW w:w="0" w:type="auto"/>
        <w:tblLook w:val="04A0" w:firstRow="1" w:lastRow="0" w:firstColumn="1" w:lastColumn="0" w:noHBand="0" w:noVBand="1"/>
      </w:tblPr>
      <w:tblGrid>
        <w:gridCol w:w="1313"/>
        <w:gridCol w:w="1160"/>
        <w:gridCol w:w="1522"/>
        <w:gridCol w:w="1301"/>
        <w:gridCol w:w="1383"/>
      </w:tblGrid>
      <w:tr w:rsidR="00D2050A" w:rsidRPr="00F408E2" w14:paraId="0D6F5CE6" w14:textId="379BE43D" w:rsidTr="002423C1">
        <w:tc>
          <w:tcPr>
            <w:tcW w:w="1336" w:type="dxa"/>
          </w:tcPr>
          <w:p w14:paraId="3749EE4A" w14:textId="75DA2658" w:rsidR="002423C1" w:rsidRPr="00F408E2" w:rsidRDefault="002423C1" w:rsidP="00D2050A">
            <w:pPr>
              <w:numPr>
                <w:ilvl w:val="0"/>
                <w:numId w:val="0"/>
              </w:numPr>
              <w:jc w:val="center"/>
              <w:rPr>
                <w:rFonts w:cs="Times New Roman"/>
                <w:b/>
                <w:bCs/>
              </w:rPr>
            </w:pPr>
          </w:p>
        </w:tc>
        <w:tc>
          <w:tcPr>
            <w:tcW w:w="1335" w:type="dxa"/>
          </w:tcPr>
          <w:p w14:paraId="2A476AFF" w14:textId="6ED14BC3" w:rsidR="002423C1" w:rsidRPr="00F408E2" w:rsidRDefault="0093550C" w:rsidP="00D2050A">
            <w:pPr>
              <w:numPr>
                <w:ilvl w:val="0"/>
                <w:numId w:val="0"/>
              </w:numPr>
              <w:jc w:val="center"/>
              <w:rPr>
                <w:rFonts w:cs="Times New Roman"/>
                <w:b/>
                <w:bCs/>
              </w:rPr>
            </w:pPr>
            <w:r w:rsidRPr="00F408E2">
              <w:rPr>
                <w:rFonts w:cs="Times New Roman"/>
                <w:b/>
                <w:bCs/>
              </w:rPr>
              <w:t>T</w:t>
            </w:r>
            <w:r w:rsidR="002423C1" w:rsidRPr="00F408E2">
              <w:rPr>
                <w:rFonts w:cs="Times New Roman"/>
                <w:b/>
                <w:bCs/>
              </w:rPr>
              <w:t>erra</w:t>
            </w:r>
            <w:r w:rsidRPr="00F408E2">
              <w:rPr>
                <w:rFonts w:cs="Times New Roman"/>
                <w:b/>
                <w:bCs/>
              </w:rPr>
              <w:t>in</w:t>
            </w:r>
          </w:p>
        </w:tc>
        <w:tc>
          <w:tcPr>
            <w:tcW w:w="1336" w:type="dxa"/>
          </w:tcPr>
          <w:p w14:paraId="10E07183" w14:textId="7BBDFC34" w:rsidR="002423C1" w:rsidRPr="00F408E2" w:rsidRDefault="0093550C" w:rsidP="00D2050A">
            <w:pPr>
              <w:numPr>
                <w:ilvl w:val="0"/>
                <w:numId w:val="0"/>
              </w:numPr>
              <w:jc w:val="center"/>
              <w:rPr>
                <w:rFonts w:cs="Times New Roman"/>
                <w:b/>
                <w:bCs/>
              </w:rPr>
            </w:pPr>
            <w:r w:rsidRPr="00F408E2">
              <w:rPr>
                <w:rFonts w:cs="Times New Roman"/>
                <w:b/>
                <w:bCs/>
              </w:rPr>
              <w:t>Symptômes</w:t>
            </w:r>
          </w:p>
        </w:tc>
        <w:tc>
          <w:tcPr>
            <w:tcW w:w="1336" w:type="dxa"/>
          </w:tcPr>
          <w:p w14:paraId="1B2B3447" w14:textId="42813FCA" w:rsidR="002423C1" w:rsidRPr="00F408E2" w:rsidRDefault="0093550C" w:rsidP="00D2050A">
            <w:pPr>
              <w:numPr>
                <w:ilvl w:val="0"/>
                <w:numId w:val="0"/>
              </w:numPr>
              <w:jc w:val="center"/>
              <w:rPr>
                <w:rFonts w:cs="Times New Roman"/>
                <w:b/>
                <w:bCs/>
              </w:rPr>
            </w:pPr>
            <w:r w:rsidRPr="00F408E2">
              <w:rPr>
                <w:rFonts w:cs="Times New Roman"/>
                <w:b/>
                <w:bCs/>
              </w:rPr>
              <w:t>Clinique</w:t>
            </w:r>
          </w:p>
        </w:tc>
        <w:tc>
          <w:tcPr>
            <w:tcW w:w="1336" w:type="dxa"/>
          </w:tcPr>
          <w:p w14:paraId="728FD0B9" w14:textId="7E90C83C" w:rsidR="002423C1" w:rsidRPr="00F408E2" w:rsidRDefault="0093550C" w:rsidP="00D2050A">
            <w:pPr>
              <w:numPr>
                <w:ilvl w:val="0"/>
                <w:numId w:val="0"/>
              </w:numPr>
              <w:jc w:val="center"/>
              <w:rPr>
                <w:rFonts w:cs="Times New Roman"/>
                <w:b/>
                <w:bCs/>
              </w:rPr>
            </w:pPr>
            <w:r w:rsidRPr="00F408E2">
              <w:rPr>
                <w:rFonts w:cs="Times New Roman"/>
                <w:b/>
                <w:bCs/>
              </w:rPr>
              <w:t>Paraclin</w:t>
            </w:r>
            <w:r w:rsidR="00A235D6" w:rsidRPr="00F408E2">
              <w:rPr>
                <w:rFonts w:cs="Times New Roman"/>
                <w:b/>
                <w:bCs/>
              </w:rPr>
              <w:t>i</w:t>
            </w:r>
            <w:r w:rsidRPr="00F408E2">
              <w:rPr>
                <w:rFonts w:cs="Times New Roman"/>
                <w:b/>
                <w:bCs/>
              </w:rPr>
              <w:t>ques</w:t>
            </w:r>
          </w:p>
        </w:tc>
      </w:tr>
      <w:tr w:rsidR="00D2050A" w:rsidRPr="00F408E2" w14:paraId="01FE291F" w14:textId="12473DE0" w:rsidTr="002423C1">
        <w:tc>
          <w:tcPr>
            <w:tcW w:w="1336" w:type="dxa"/>
          </w:tcPr>
          <w:p w14:paraId="044BA0C6" w14:textId="4CFDEEF6" w:rsidR="002423C1" w:rsidRPr="00F408E2" w:rsidRDefault="00D2050A" w:rsidP="00D2050A">
            <w:pPr>
              <w:numPr>
                <w:ilvl w:val="0"/>
                <w:numId w:val="0"/>
              </w:numPr>
              <w:jc w:val="center"/>
              <w:rPr>
                <w:rFonts w:cs="Times New Roman"/>
                <w:b/>
                <w:bCs/>
              </w:rPr>
            </w:pPr>
            <w:r w:rsidRPr="00F408E2">
              <w:rPr>
                <w:rFonts w:cs="Times New Roman"/>
                <w:b/>
                <w:bCs/>
              </w:rPr>
              <w:t>Névralgie du V idiopathique</w:t>
            </w:r>
          </w:p>
        </w:tc>
        <w:tc>
          <w:tcPr>
            <w:tcW w:w="1335" w:type="dxa"/>
          </w:tcPr>
          <w:p w14:paraId="64638EC4" w14:textId="63FBB8A4" w:rsidR="002423C1" w:rsidRPr="00F408E2" w:rsidRDefault="0093550C" w:rsidP="002423C1">
            <w:pPr>
              <w:numPr>
                <w:ilvl w:val="0"/>
                <w:numId w:val="0"/>
              </w:numPr>
              <w:rPr>
                <w:rFonts w:cs="Times New Roman"/>
              </w:rPr>
            </w:pPr>
            <w:r w:rsidRPr="00F408E2">
              <w:rPr>
                <w:rFonts w:cs="Times New Roman"/>
              </w:rPr>
              <w:t>Femme âgée</w:t>
            </w:r>
          </w:p>
        </w:tc>
        <w:tc>
          <w:tcPr>
            <w:tcW w:w="1336" w:type="dxa"/>
          </w:tcPr>
          <w:p w14:paraId="2B2E96F6" w14:textId="77777777" w:rsidR="002423C1" w:rsidRPr="00F408E2" w:rsidRDefault="0093550C" w:rsidP="002423C1">
            <w:pPr>
              <w:numPr>
                <w:ilvl w:val="0"/>
                <w:numId w:val="0"/>
              </w:numPr>
              <w:rPr>
                <w:rFonts w:cs="Times New Roman"/>
              </w:rPr>
            </w:pPr>
            <w:r w:rsidRPr="00F408E2">
              <w:rPr>
                <w:rFonts w:cs="Times New Roman"/>
              </w:rPr>
              <w:t xml:space="preserve">1 sec – 2 minutes </w:t>
            </w:r>
          </w:p>
          <w:p w14:paraId="3EDA7662" w14:textId="06DB4345" w:rsidR="0093550C" w:rsidRPr="00F408E2" w:rsidRDefault="0093550C" w:rsidP="002423C1">
            <w:pPr>
              <w:numPr>
                <w:ilvl w:val="0"/>
                <w:numId w:val="0"/>
              </w:numPr>
              <w:rPr>
                <w:rFonts w:cs="Times New Roman"/>
              </w:rPr>
            </w:pPr>
            <w:r w:rsidRPr="00F408E2">
              <w:rPr>
                <w:rFonts w:cs="Times New Roman"/>
              </w:rPr>
              <w:t xml:space="preserve">Type décharge </w:t>
            </w:r>
            <w:r w:rsidR="00205886" w:rsidRPr="00F408E2">
              <w:rPr>
                <w:rFonts w:cs="Times New Roman"/>
              </w:rPr>
              <w:t>électrique</w:t>
            </w:r>
            <w:r w:rsidRPr="00F408E2">
              <w:rPr>
                <w:rFonts w:cs="Times New Roman"/>
              </w:rPr>
              <w:t xml:space="preserve"> </w:t>
            </w:r>
          </w:p>
          <w:p w14:paraId="70C47F37" w14:textId="77777777" w:rsidR="00A235D6" w:rsidRPr="00F408E2" w:rsidRDefault="00A235D6" w:rsidP="002423C1">
            <w:pPr>
              <w:numPr>
                <w:ilvl w:val="0"/>
                <w:numId w:val="0"/>
              </w:numPr>
              <w:rPr>
                <w:rFonts w:cs="Times New Roman"/>
              </w:rPr>
            </w:pPr>
          </w:p>
          <w:p w14:paraId="721BF9B6" w14:textId="38D30A6F" w:rsidR="0093550C" w:rsidRPr="00F408E2" w:rsidRDefault="0093550C" w:rsidP="002423C1">
            <w:pPr>
              <w:numPr>
                <w:ilvl w:val="0"/>
                <w:numId w:val="0"/>
              </w:numPr>
              <w:rPr>
                <w:rFonts w:cs="Times New Roman"/>
              </w:rPr>
            </w:pPr>
            <w:r w:rsidRPr="00F408E2">
              <w:rPr>
                <w:rFonts w:cs="Times New Roman"/>
              </w:rPr>
              <w:t>Douleu</w:t>
            </w:r>
            <w:r w:rsidR="00A235D6" w:rsidRPr="00F408E2">
              <w:rPr>
                <w:rFonts w:cs="Times New Roman"/>
              </w:rPr>
              <w:t>r</w:t>
            </w:r>
            <w:r w:rsidRPr="00F408E2">
              <w:rPr>
                <w:rFonts w:cs="Times New Roman"/>
              </w:rPr>
              <w:t xml:space="preserve"> V2, V3 à la </w:t>
            </w:r>
            <w:r w:rsidR="003A0F33" w:rsidRPr="00F408E2">
              <w:rPr>
                <w:rFonts w:cs="Times New Roman"/>
              </w:rPr>
              <w:t xml:space="preserve">parole, </w:t>
            </w:r>
            <w:r w:rsidR="00205886" w:rsidRPr="00F408E2">
              <w:rPr>
                <w:rFonts w:cs="Times New Roman"/>
              </w:rPr>
              <w:t>mastication</w:t>
            </w:r>
            <w:r w:rsidR="003A0F33" w:rsidRPr="00F408E2">
              <w:rPr>
                <w:rFonts w:cs="Times New Roman"/>
              </w:rPr>
              <w:t xml:space="preserve">, </w:t>
            </w:r>
            <w:r w:rsidR="00205886" w:rsidRPr="00F408E2">
              <w:rPr>
                <w:rFonts w:cs="Times New Roman"/>
              </w:rPr>
              <w:t>effleurement</w:t>
            </w:r>
            <w:r w:rsidR="003A0F33" w:rsidRPr="00F408E2">
              <w:rPr>
                <w:rFonts w:cs="Times New Roman"/>
              </w:rPr>
              <w:t xml:space="preserve"> région V </w:t>
            </w:r>
          </w:p>
          <w:p w14:paraId="514076F5" w14:textId="77777777" w:rsidR="00A235D6" w:rsidRPr="00F408E2" w:rsidRDefault="00A235D6" w:rsidP="002423C1">
            <w:pPr>
              <w:numPr>
                <w:ilvl w:val="0"/>
                <w:numId w:val="0"/>
              </w:numPr>
              <w:rPr>
                <w:rFonts w:cs="Times New Roman"/>
              </w:rPr>
            </w:pPr>
          </w:p>
          <w:p w14:paraId="5A68CFF1" w14:textId="75E79B5F" w:rsidR="003A0F33" w:rsidRPr="00F408E2" w:rsidRDefault="003A0F33" w:rsidP="002423C1">
            <w:pPr>
              <w:numPr>
                <w:ilvl w:val="0"/>
                <w:numId w:val="0"/>
              </w:numPr>
              <w:rPr>
                <w:rFonts w:cs="Times New Roman"/>
              </w:rPr>
            </w:pPr>
            <w:r w:rsidRPr="00F408E2">
              <w:rPr>
                <w:rFonts w:cs="Times New Roman"/>
              </w:rPr>
              <w:t>Comportement : grimace douloureuse</w:t>
            </w:r>
          </w:p>
        </w:tc>
        <w:tc>
          <w:tcPr>
            <w:tcW w:w="1336" w:type="dxa"/>
          </w:tcPr>
          <w:p w14:paraId="71CB40B7" w14:textId="17D71EBC" w:rsidR="002423C1" w:rsidRPr="00F408E2" w:rsidRDefault="003A0F33" w:rsidP="002423C1">
            <w:pPr>
              <w:numPr>
                <w:ilvl w:val="0"/>
                <w:numId w:val="0"/>
              </w:numPr>
              <w:rPr>
                <w:rFonts w:cs="Times New Roman"/>
              </w:rPr>
            </w:pPr>
            <w:r w:rsidRPr="00F408E2">
              <w:rPr>
                <w:rFonts w:cs="Times New Roman"/>
              </w:rPr>
              <w:t>Examen neurologique normale</w:t>
            </w:r>
          </w:p>
        </w:tc>
        <w:tc>
          <w:tcPr>
            <w:tcW w:w="1336" w:type="dxa"/>
          </w:tcPr>
          <w:p w14:paraId="521D66CF" w14:textId="1058BFBC" w:rsidR="002423C1" w:rsidRPr="00F408E2" w:rsidRDefault="003A0F33" w:rsidP="002423C1">
            <w:pPr>
              <w:numPr>
                <w:ilvl w:val="0"/>
                <w:numId w:val="0"/>
              </w:numPr>
              <w:rPr>
                <w:rFonts w:cs="Times New Roman"/>
              </w:rPr>
            </w:pPr>
            <w:r w:rsidRPr="00F408E2">
              <w:rPr>
                <w:rFonts w:cs="Times New Roman"/>
              </w:rPr>
              <w:t>IRM cérébrale sans anomalie</w:t>
            </w:r>
          </w:p>
        </w:tc>
      </w:tr>
      <w:tr w:rsidR="00D2050A" w:rsidRPr="00F408E2" w14:paraId="7527515C" w14:textId="4CFDE206" w:rsidTr="002423C1">
        <w:tc>
          <w:tcPr>
            <w:tcW w:w="1336" w:type="dxa"/>
          </w:tcPr>
          <w:p w14:paraId="0E7C3234" w14:textId="060BAA71" w:rsidR="002423C1" w:rsidRPr="00F408E2" w:rsidRDefault="005E4F56" w:rsidP="00D2050A">
            <w:pPr>
              <w:numPr>
                <w:ilvl w:val="0"/>
                <w:numId w:val="0"/>
              </w:numPr>
              <w:jc w:val="center"/>
              <w:rPr>
                <w:rFonts w:cs="Times New Roman"/>
                <w:b/>
                <w:bCs/>
              </w:rPr>
            </w:pPr>
            <w:r w:rsidRPr="00F408E2">
              <w:rPr>
                <w:rFonts w:cs="Times New Roman"/>
                <w:b/>
                <w:bCs/>
              </w:rPr>
              <w:t>AVF idiopathique</w:t>
            </w:r>
          </w:p>
        </w:tc>
        <w:tc>
          <w:tcPr>
            <w:tcW w:w="1335" w:type="dxa"/>
          </w:tcPr>
          <w:p w14:paraId="2525509D" w14:textId="77777777" w:rsidR="002423C1" w:rsidRPr="00F408E2" w:rsidRDefault="005E4F56" w:rsidP="002423C1">
            <w:pPr>
              <w:numPr>
                <w:ilvl w:val="0"/>
                <w:numId w:val="0"/>
              </w:numPr>
              <w:rPr>
                <w:rFonts w:cs="Times New Roman"/>
              </w:rPr>
            </w:pPr>
            <w:r w:rsidRPr="00F408E2">
              <w:rPr>
                <w:rFonts w:cs="Times New Roman"/>
              </w:rPr>
              <w:t>Jeune homme 20</w:t>
            </w:r>
            <w:r w:rsidRPr="00F408E2">
              <w:rPr>
                <w:rFonts w:cs="Times New Roman"/>
                <w:vertAlign w:val="superscript"/>
              </w:rPr>
              <w:t>ème</w:t>
            </w:r>
            <w:r w:rsidRPr="00F408E2">
              <w:rPr>
                <w:rFonts w:cs="Times New Roman"/>
              </w:rPr>
              <w:t xml:space="preserve"> </w:t>
            </w:r>
          </w:p>
          <w:p w14:paraId="4D9EA140" w14:textId="781EECAC" w:rsidR="005E4F56" w:rsidRPr="00F408E2" w:rsidRDefault="005E4F56" w:rsidP="00205886">
            <w:pPr>
              <w:numPr>
                <w:ilvl w:val="0"/>
                <w:numId w:val="0"/>
              </w:numPr>
              <w:rPr>
                <w:rFonts w:cs="Times New Roman"/>
              </w:rPr>
            </w:pPr>
            <w:r w:rsidRPr="00F408E2">
              <w:rPr>
                <w:rFonts w:cs="Times New Roman"/>
              </w:rPr>
              <w:t>Tabac, alcoo</w:t>
            </w:r>
            <w:r w:rsidR="00D114AA" w:rsidRPr="00F408E2">
              <w:rPr>
                <w:rFonts w:cs="Times New Roman"/>
              </w:rPr>
              <w:t>l,</w:t>
            </w:r>
            <w:r w:rsidRPr="00F408E2">
              <w:rPr>
                <w:rFonts w:cs="Times New Roman"/>
              </w:rPr>
              <w:t xml:space="preserve"> stress</w:t>
            </w:r>
          </w:p>
        </w:tc>
        <w:tc>
          <w:tcPr>
            <w:tcW w:w="1336" w:type="dxa"/>
          </w:tcPr>
          <w:p w14:paraId="2E5BD60E" w14:textId="77777777" w:rsidR="002423C1" w:rsidRPr="00F408E2" w:rsidRDefault="005E4F56" w:rsidP="002423C1">
            <w:pPr>
              <w:numPr>
                <w:ilvl w:val="0"/>
                <w:numId w:val="0"/>
              </w:numPr>
              <w:rPr>
                <w:rFonts w:cs="Times New Roman"/>
              </w:rPr>
            </w:pPr>
            <w:r w:rsidRPr="00F408E2">
              <w:rPr>
                <w:rFonts w:cs="Times New Roman"/>
              </w:rPr>
              <w:t>15 – 180 min</w:t>
            </w:r>
            <w:r w:rsidR="00742C7C" w:rsidRPr="00F408E2">
              <w:rPr>
                <w:rFonts w:cs="Times New Roman"/>
              </w:rPr>
              <w:t xml:space="preserve"> </w:t>
            </w:r>
          </w:p>
          <w:p w14:paraId="13B71A6D" w14:textId="7AED2E87" w:rsidR="00742C7C" w:rsidRPr="00F408E2" w:rsidRDefault="00742C7C" w:rsidP="002423C1">
            <w:pPr>
              <w:numPr>
                <w:ilvl w:val="0"/>
                <w:numId w:val="0"/>
              </w:numPr>
              <w:rPr>
                <w:rFonts w:cs="Times New Roman"/>
              </w:rPr>
            </w:pPr>
            <w:r w:rsidRPr="00F408E2">
              <w:rPr>
                <w:rFonts w:cs="Times New Roman"/>
              </w:rPr>
              <w:t xml:space="preserve">Type brulure, </w:t>
            </w:r>
            <w:r w:rsidR="00205886" w:rsidRPr="00F408E2">
              <w:rPr>
                <w:rFonts w:cs="Times New Roman"/>
              </w:rPr>
              <w:t>souvent</w:t>
            </w:r>
            <w:r w:rsidRPr="00F408E2">
              <w:rPr>
                <w:rFonts w:cs="Times New Roman"/>
              </w:rPr>
              <w:t xml:space="preserve"> la nuit </w:t>
            </w:r>
          </w:p>
          <w:p w14:paraId="769FE6EA" w14:textId="77777777" w:rsidR="00742C7C" w:rsidRPr="00F408E2" w:rsidRDefault="00742C7C" w:rsidP="002423C1">
            <w:pPr>
              <w:numPr>
                <w:ilvl w:val="0"/>
                <w:numId w:val="0"/>
              </w:numPr>
              <w:rPr>
                <w:rFonts w:cs="Times New Roman"/>
              </w:rPr>
            </w:pPr>
            <w:r w:rsidRPr="00F408E2">
              <w:rPr>
                <w:rFonts w:cs="Times New Roman"/>
              </w:rPr>
              <w:t>Rythme circannuel</w:t>
            </w:r>
          </w:p>
          <w:p w14:paraId="40CA5F1C" w14:textId="2555452D" w:rsidR="00742C7C" w:rsidRPr="00F408E2" w:rsidRDefault="00205886" w:rsidP="002423C1">
            <w:pPr>
              <w:numPr>
                <w:ilvl w:val="0"/>
                <w:numId w:val="0"/>
              </w:numPr>
              <w:rPr>
                <w:rFonts w:cs="Times New Roman"/>
              </w:rPr>
            </w:pPr>
            <w:r w:rsidRPr="00F408E2">
              <w:rPr>
                <w:rFonts w:cs="Times New Roman"/>
              </w:rPr>
              <w:t>Œil</w:t>
            </w:r>
            <w:r w:rsidR="00742C7C" w:rsidRPr="00F408E2">
              <w:rPr>
                <w:rFonts w:cs="Times New Roman"/>
              </w:rPr>
              <w:t xml:space="preserve"> </w:t>
            </w:r>
            <w:r w:rsidR="00224B36" w:rsidRPr="00F408E2">
              <w:rPr>
                <w:rFonts w:cs="Times New Roman"/>
              </w:rPr>
              <w:t>douloureuse,</w:t>
            </w:r>
            <w:r w:rsidR="00742C7C" w:rsidRPr="00F408E2">
              <w:rPr>
                <w:rFonts w:cs="Times New Roman"/>
              </w:rPr>
              <w:t xml:space="preserve"> rouge et </w:t>
            </w:r>
            <w:r w:rsidR="00224B36" w:rsidRPr="00F408E2">
              <w:rPr>
                <w:rFonts w:cs="Times New Roman"/>
              </w:rPr>
              <w:t>larmoyant,</w:t>
            </w:r>
            <w:r w:rsidR="00742C7C" w:rsidRPr="00F408E2">
              <w:rPr>
                <w:rFonts w:cs="Times New Roman"/>
              </w:rPr>
              <w:t xml:space="preserve"> </w:t>
            </w:r>
            <w:r w:rsidRPr="00F408E2">
              <w:rPr>
                <w:rFonts w:cs="Times New Roman"/>
              </w:rPr>
              <w:t>écoulement</w:t>
            </w:r>
            <w:r w:rsidR="00742C7C" w:rsidRPr="00F408E2">
              <w:rPr>
                <w:rFonts w:cs="Times New Roman"/>
              </w:rPr>
              <w:t xml:space="preserve"> nasal </w:t>
            </w:r>
          </w:p>
          <w:p w14:paraId="212BCE6C" w14:textId="77777777" w:rsidR="00742C7C" w:rsidRPr="00F408E2" w:rsidRDefault="00742C7C" w:rsidP="002423C1">
            <w:pPr>
              <w:numPr>
                <w:ilvl w:val="0"/>
                <w:numId w:val="0"/>
              </w:numPr>
              <w:rPr>
                <w:rFonts w:cs="Times New Roman"/>
              </w:rPr>
            </w:pPr>
            <w:r w:rsidRPr="00F408E2">
              <w:rPr>
                <w:rFonts w:cs="Times New Roman"/>
              </w:rPr>
              <w:t xml:space="preserve">Sd de CBH côté douleur </w:t>
            </w:r>
          </w:p>
          <w:p w14:paraId="599CF31C" w14:textId="45BCD45C" w:rsidR="00742C7C" w:rsidRPr="00F408E2" w:rsidRDefault="00205886" w:rsidP="002423C1">
            <w:pPr>
              <w:numPr>
                <w:ilvl w:val="0"/>
                <w:numId w:val="0"/>
              </w:numPr>
              <w:rPr>
                <w:rFonts w:cs="Times New Roman"/>
              </w:rPr>
            </w:pPr>
            <w:r w:rsidRPr="00F408E2">
              <w:rPr>
                <w:rFonts w:cs="Times New Roman"/>
              </w:rPr>
              <w:t>Comportement</w:t>
            </w:r>
            <w:r w:rsidR="00742C7C" w:rsidRPr="00F408E2">
              <w:rPr>
                <w:rFonts w:cs="Times New Roman"/>
              </w:rPr>
              <w:t xml:space="preserve"> : agité </w:t>
            </w:r>
          </w:p>
        </w:tc>
        <w:tc>
          <w:tcPr>
            <w:tcW w:w="1336" w:type="dxa"/>
          </w:tcPr>
          <w:p w14:paraId="1EF0101E" w14:textId="2347907E" w:rsidR="002423C1" w:rsidRPr="00F408E2" w:rsidRDefault="00742C7C" w:rsidP="002423C1">
            <w:pPr>
              <w:numPr>
                <w:ilvl w:val="0"/>
                <w:numId w:val="0"/>
              </w:numPr>
              <w:rPr>
                <w:rFonts w:cs="Times New Roman"/>
              </w:rPr>
            </w:pPr>
            <w:r w:rsidRPr="00F408E2">
              <w:rPr>
                <w:rFonts w:cs="Times New Roman"/>
              </w:rPr>
              <w:t>en</w:t>
            </w:r>
          </w:p>
        </w:tc>
        <w:tc>
          <w:tcPr>
            <w:tcW w:w="1336" w:type="dxa"/>
          </w:tcPr>
          <w:p w14:paraId="42D4DD51" w14:textId="2D2C8A7A" w:rsidR="002423C1" w:rsidRPr="00F408E2" w:rsidRDefault="00AF3760" w:rsidP="002423C1">
            <w:pPr>
              <w:numPr>
                <w:ilvl w:val="0"/>
                <w:numId w:val="0"/>
              </w:numPr>
              <w:rPr>
                <w:rFonts w:cs="Times New Roman"/>
              </w:rPr>
            </w:pPr>
            <w:r w:rsidRPr="00F408E2">
              <w:rPr>
                <w:rFonts w:cs="Times New Roman"/>
              </w:rPr>
              <w:t xml:space="preserve">IRM cérébrale sans anomalie </w:t>
            </w:r>
          </w:p>
        </w:tc>
      </w:tr>
      <w:tr w:rsidR="004F5FAB" w:rsidRPr="00F408E2" w14:paraId="38B9F98B" w14:textId="77777777" w:rsidTr="002423C1">
        <w:tc>
          <w:tcPr>
            <w:tcW w:w="1336" w:type="dxa"/>
          </w:tcPr>
          <w:p w14:paraId="3243AB32" w14:textId="63B6ED64" w:rsidR="006260B0" w:rsidRPr="00F408E2" w:rsidRDefault="00E35287" w:rsidP="00D2050A">
            <w:pPr>
              <w:numPr>
                <w:ilvl w:val="0"/>
                <w:numId w:val="0"/>
              </w:numPr>
              <w:jc w:val="center"/>
              <w:rPr>
                <w:rFonts w:cs="Times New Roman"/>
                <w:b/>
                <w:bCs/>
              </w:rPr>
            </w:pPr>
            <w:r w:rsidRPr="00F408E2">
              <w:rPr>
                <w:rFonts w:cs="Times New Roman"/>
                <w:b/>
                <w:bCs/>
              </w:rPr>
              <w:t>Migraine orofaciale</w:t>
            </w:r>
          </w:p>
        </w:tc>
        <w:tc>
          <w:tcPr>
            <w:tcW w:w="1335" w:type="dxa"/>
          </w:tcPr>
          <w:p w14:paraId="1EF52ED0" w14:textId="77777777" w:rsidR="006260B0" w:rsidRPr="00F408E2" w:rsidRDefault="00E35287" w:rsidP="002423C1">
            <w:pPr>
              <w:numPr>
                <w:ilvl w:val="0"/>
                <w:numId w:val="0"/>
              </w:numPr>
              <w:rPr>
                <w:rFonts w:cs="Times New Roman"/>
              </w:rPr>
            </w:pPr>
            <w:r w:rsidRPr="00F408E2">
              <w:rPr>
                <w:rFonts w:cs="Times New Roman"/>
              </w:rPr>
              <w:t xml:space="preserve">Jeune </w:t>
            </w:r>
          </w:p>
          <w:p w14:paraId="690B665E" w14:textId="09015DF1" w:rsidR="00E35287" w:rsidRPr="00F408E2" w:rsidRDefault="00E35287" w:rsidP="002423C1">
            <w:pPr>
              <w:numPr>
                <w:ilvl w:val="0"/>
                <w:numId w:val="0"/>
              </w:numPr>
              <w:rPr>
                <w:rFonts w:cs="Times New Roman"/>
              </w:rPr>
            </w:pPr>
            <w:r w:rsidRPr="00F408E2">
              <w:rPr>
                <w:rFonts w:cs="Times New Roman"/>
              </w:rPr>
              <w:t xml:space="preserve">Risque </w:t>
            </w:r>
            <w:r w:rsidR="00205886" w:rsidRPr="00F408E2">
              <w:rPr>
                <w:rFonts w:cs="Times New Roman"/>
              </w:rPr>
              <w:t>extraction</w:t>
            </w:r>
            <w:r w:rsidRPr="00F408E2">
              <w:rPr>
                <w:rFonts w:cs="Times New Roman"/>
              </w:rPr>
              <w:t xml:space="preserve"> dentaire </w:t>
            </w:r>
            <w:r w:rsidRPr="00F408E2">
              <w:rPr>
                <w:rFonts w:cs="Times New Roman"/>
              </w:rPr>
              <w:lastRenderedPageBreak/>
              <w:t xml:space="preserve">abuses et inadaptée </w:t>
            </w:r>
          </w:p>
        </w:tc>
        <w:tc>
          <w:tcPr>
            <w:tcW w:w="1336" w:type="dxa"/>
          </w:tcPr>
          <w:p w14:paraId="02B780C9" w14:textId="77777777" w:rsidR="006260B0" w:rsidRPr="00F408E2" w:rsidRDefault="00E35287" w:rsidP="002423C1">
            <w:pPr>
              <w:numPr>
                <w:ilvl w:val="0"/>
                <w:numId w:val="0"/>
              </w:numPr>
              <w:rPr>
                <w:rFonts w:cs="Times New Roman"/>
              </w:rPr>
            </w:pPr>
            <w:r w:rsidRPr="00F408E2">
              <w:rPr>
                <w:rFonts w:cs="Times New Roman"/>
              </w:rPr>
              <w:lastRenderedPageBreak/>
              <w:t xml:space="preserve">Douleur facial  </w:t>
            </w:r>
            <w:r w:rsidR="007821E8" w:rsidRPr="00F408E2">
              <w:rPr>
                <w:rFonts w:cs="Times New Roman"/>
              </w:rPr>
              <w:t xml:space="preserve">à expression dentaire </w:t>
            </w:r>
          </w:p>
          <w:p w14:paraId="75630FBE" w14:textId="3DE3F8D3" w:rsidR="007821E8" w:rsidRPr="00F408E2" w:rsidRDefault="007821E8" w:rsidP="002423C1">
            <w:pPr>
              <w:numPr>
                <w:ilvl w:val="0"/>
                <w:numId w:val="0"/>
              </w:numPr>
              <w:rPr>
                <w:rFonts w:cs="Times New Roman"/>
              </w:rPr>
            </w:pPr>
            <w:r w:rsidRPr="00F408E2">
              <w:rPr>
                <w:rFonts w:cs="Times New Roman"/>
              </w:rPr>
              <w:lastRenderedPageBreak/>
              <w:t xml:space="preserve">Même </w:t>
            </w:r>
            <w:r w:rsidR="00205886" w:rsidRPr="00F408E2">
              <w:rPr>
                <w:rFonts w:cs="Times New Roman"/>
              </w:rPr>
              <w:t>caractéristique</w:t>
            </w:r>
            <w:r w:rsidRPr="00F408E2">
              <w:rPr>
                <w:rFonts w:cs="Times New Roman"/>
              </w:rPr>
              <w:t xml:space="preserve"> que </w:t>
            </w:r>
            <w:r w:rsidR="00205886" w:rsidRPr="00F408E2">
              <w:rPr>
                <w:rFonts w:cs="Times New Roman"/>
              </w:rPr>
              <w:t>migraine</w:t>
            </w:r>
            <w:r w:rsidRPr="00F408E2">
              <w:rPr>
                <w:rFonts w:cs="Times New Roman"/>
              </w:rPr>
              <w:t xml:space="preserve"> classique avec </w:t>
            </w:r>
            <w:r w:rsidR="00205886" w:rsidRPr="00F408E2">
              <w:rPr>
                <w:rFonts w:cs="Times New Roman"/>
              </w:rPr>
              <w:t>caractère</w:t>
            </w:r>
            <w:r w:rsidRPr="00F408E2">
              <w:rPr>
                <w:rFonts w:cs="Times New Roman"/>
              </w:rPr>
              <w:t xml:space="preserve"> </w:t>
            </w:r>
            <w:r w:rsidR="00205886" w:rsidRPr="00F408E2">
              <w:rPr>
                <w:rFonts w:cs="Times New Roman"/>
              </w:rPr>
              <w:t>pulsatile</w:t>
            </w:r>
            <w:r w:rsidRPr="00F408E2">
              <w:rPr>
                <w:rFonts w:cs="Times New Roman"/>
              </w:rPr>
              <w:t xml:space="preserve"> san</w:t>
            </w:r>
            <w:r w:rsidR="00A73F08" w:rsidRPr="00F408E2">
              <w:rPr>
                <w:rFonts w:cs="Times New Roman"/>
              </w:rPr>
              <w:t>s</w:t>
            </w:r>
            <w:r w:rsidRPr="00F408E2">
              <w:rPr>
                <w:rFonts w:cs="Times New Roman"/>
              </w:rPr>
              <w:t xml:space="preserve"> douleur région crânienne </w:t>
            </w:r>
          </w:p>
        </w:tc>
        <w:tc>
          <w:tcPr>
            <w:tcW w:w="1336" w:type="dxa"/>
          </w:tcPr>
          <w:p w14:paraId="1A896F14" w14:textId="478DCAC2" w:rsidR="006260B0" w:rsidRPr="00F408E2" w:rsidRDefault="007821E8" w:rsidP="002423C1">
            <w:pPr>
              <w:numPr>
                <w:ilvl w:val="0"/>
                <w:numId w:val="0"/>
              </w:numPr>
              <w:rPr>
                <w:rFonts w:cs="Times New Roman"/>
              </w:rPr>
            </w:pPr>
            <w:r w:rsidRPr="00F408E2">
              <w:rPr>
                <w:rFonts w:cs="Times New Roman"/>
              </w:rPr>
              <w:lastRenderedPageBreak/>
              <w:t xml:space="preserve">Examen </w:t>
            </w:r>
            <w:r w:rsidR="00205886" w:rsidRPr="00F408E2">
              <w:rPr>
                <w:rFonts w:cs="Times New Roman"/>
              </w:rPr>
              <w:t>neurologique</w:t>
            </w:r>
            <w:r w:rsidRPr="00F408E2">
              <w:rPr>
                <w:rFonts w:cs="Times New Roman"/>
              </w:rPr>
              <w:t xml:space="preserve"> normale</w:t>
            </w:r>
          </w:p>
          <w:p w14:paraId="745FE5EE" w14:textId="46D370F7" w:rsidR="007821E8" w:rsidRPr="00F408E2" w:rsidRDefault="007821E8" w:rsidP="002423C1">
            <w:pPr>
              <w:numPr>
                <w:ilvl w:val="0"/>
                <w:numId w:val="0"/>
              </w:numPr>
              <w:rPr>
                <w:rFonts w:cs="Times New Roman"/>
              </w:rPr>
            </w:pPr>
            <w:r w:rsidRPr="00F408E2">
              <w:rPr>
                <w:rFonts w:cs="Times New Roman"/>
              </w:rPr>
              <w:lastRenderedPageBreak/>
              <w:t xml:space="preserve">Sans lésion dentaire </w:t>
            </w:r>
          </w:p>
        </w:tc>
        <w:tc>
          <w:tcPr>
            <w:tcW w:w="1336" w:type="dxa"/>
          </w:tcPr>
          <w:p w14:paraId="1E04C9AF" w14:textId="33AA2A74" w:rsidR="006260B0" w:rsidRPr="00F408E2" w:rsidRDefault="007821E8" w:rsidP="002423C1">
            <w:pPr>
              <w:numPr>
                <w:ilvl w:val="0"/>
                <w:numId w:val="0"/>
              </w:numPr>
              <w:rPr>
                <w:rFonts w:cs="Times New Roman"/>
              </w:rPr>
            </w:pPr>
            <w:r w:rsidRPr="00F408E2">
              <w:rPr>
                <w:rFonts w:cs="Times New Roman"/>
              </w:rPr>
              <w:lastRenderedPageBreak/>
              <w:t>Imagerie dentaire no</w:t>
            </w:r>
            <w:r w:rsidR="00D2050A" w:rsidRPr="00F408E2">
              <w:rPr>
                <w:rFonts w:cs="Times New Roman"/>
              </w:rPr>
              <w:t>r</w:t>
            </w:r>
            <w:r w:rsidRPr="00F408E2">
              <w:rPr>
                <w:rFonts w:cs="Times New Roman"/>
              </w:rPr>
              <w:t>male</w:t>
            </w:r>
          </w:p>
        </w:tc>
      </w:tr>
    </w:tbl>
    <w:p w14:paraId="40995CFF" w14:textId="77777777" w:rsidR="00F02CF0" w:rsidRPr="00F408E2" w:rsidRDefault="00F02CF0" w:rsidP="002423C1">
      <w:pPr>
        <w:numPr>
          <w:ilvl w:val="0"/>
          <w:numId w:val="0"/>
        </w:numPr>
        <w:rPr>
          <w:rFonts w:cs="Times New Roman"/>
        </w:rPr>
      </w:pPr>
    </w:p>
    <w:p w14:paraId="351FB613" w14:textId="0B1CEBF3" w:rsidR="004959CB" w:rsidRPr="00F408E2" w:rsidRDefault="004959CB" w:rsidP="004959CB">
      <w:pPr>
        <w:pStyle w:val="Titre1"/>
        <w:rPr>
          <w:rFonts w:cs="Times New Roman"/>
        </w:rPr>
      </w:pPr>
      <w:bookmarkStart w:id="485" w:name="_Toc196656665"/>
      <w:bookmarkStart w:id="486" w:name="_Toc196662472"/>
      <w:r w:rsidRPr="00F408E2">
        <w:rPr>
          <w:rFonts w:cs="Times New Roman"/>
        </w:rPr>
        <w:t xml:space="preserve">Prise en </w:t>
      </w:r>
      <w:r w:rsidR="00205886" w:rsidRPr="00F408E2">
        <w:rPr>
          <w:rFonts w:cs="Times New Roman"/>
        </w:rPr>
        <w:t>charge</w:t>
      </w:r>
      <w:r w:rsidRPr="00F408E2">
        <w:rPr>
          <w:rFonts w:cs="Times New Roman"/>
        </w:rPr>
        <w:t xml:space="preserve"> thérapeutique douleur </w:t>
      </w:r>
      <w:r w:rsidR="00205886" w:rsidRPr="00F408E2">
        <w:rPr>
          <w:rFonts w:cs="Times New Roman"/>
        </w:rPr>
        <w:t>facial</w:t>
      </w:r>
      <w:r w:rsidR="00205886">
        <w:rPr>
          <w:rFonts w:cs="Times New Roman"/>
        </w:rPr>
        <w:t>e</w:t>
      </w:r>
      <w:r w:rsidRPr="00F408E2">
        <w:rPr>
          <w:rFonts w:cs="Times New Roman"/>
        </w:rPr>
        <w:t xml:space="preserve"> en </w:t>
      </w:r>
      <w:r w:rsidR="00205886" w:rsidRPr="00F408E2">
        <w:rPr>
          <w:rFonts w:cs="Times New Roman"/>
        </w:rPr>
        <w:t>neurologie</w:t>
      </w:r>
      <w:bookmarkEnd w:id="485"/>
      <w:bookmarkEnd w:id="486"/>
      <w:r w:rsidRPr="00F408E2">
        <w:rPr>
          <w:rFonts w:cs="Times New Roman"/>
        </w:rPr>
        <w:t xml:space="preserve"> </w:t>
      </w:r>
    </w:p>
    <w:p w14:paraId="370D8034" w14:textId="721E8DE3" w:rsidR="004959CB" w:rsidRPr="00F408E2" w:rsidRDefault="004959CB" w:rsidP="004959CB">
      <w:pPr>
        <w:rPr>
          <w:rFonts w:cs="Times New Roman"/>
        </w:rPr>
      </w:pPr>
      <w:r w:rsidRPr="00F408E2">
        <w:rPr>
          <w:rFonts w:cs="Times New Roman"/>
        </w:rPr>
        <w:t xml:space="preserve">Buts </w:t>
      </w:r>
    </w:p>
    <w:p w14:paraId="4F2B0ED6" w14:textId="0E310EEC" w:rsidR="004959CB" w:rsidRPr="00F408E2" w:rsidRDefault="004959CB" w:rsidP="004237A4">
      <w:pPr>
        <w:numPr>
          <w:ilvl w:val="1"/>
          <w:numId w:val="4"/>
        </w:numPr>
        <w:rPr>
          <w:rFonts w:cs="Times New Roman"/>
        </w:rPr>
      </w:pPr>
      <w:r w:rsidRPr="00F408E2">
        <w:rPr>
          <w:rFonts w:cs="Times New Roman"/>
        </w:rPr>
        <w:t>Soulager les douleu</w:t>
      </w:r>
      <w:r w:rsidR="00FF4A26" w:rsidRPr="00F408E2">
        <w:rPr>
          <w:rFonts w:cs="Times New Roman"/>
        </w:rPr>
        <w:t>rs</w:t>
      </w:r>
    </w:p>
    <w:p w14:paraId="2475AB93" w14:textId="35B4928D" w:rsidR="004959CB" w:rsidRPr="00F408E2" w:rsidRDefault="004959CB" w:rsidP="004237A4">
      <w:pPr>
        <w:numPr>
          <w:ilvl w:val="1"/>
          <w:numId w:val="4"/>
        </w:numPr>
        <w:rPr>
          <w:rFonts w:cs="Times New Roman"/>
        </w:rPr>
      </w:pPr>
      <w:r w:rsidRPr="00F408E2">
        <w:rPr>
          <w:rFonts w:cs="Times New Roman"/>
        </w:rPr>
        <w:t xml:space="preserve">Traitement </w:t>
      </w:r>
      <w:r w:rsidR="00205886" w:rsidRPr="00F408E2">
        <w:rPr>
          <w:rFonts w:cs="Times New Roman"/>
        </w:rPr>
        <w:t>étiologique</w:t>
      </w:r>
    </w:p>
    <w:p w14:paraId="6DE3940E" w14:textId="3B9DC534" w:rsidR="004959CB" w:rsidRPr="00F408E2" w:rsidRDefault="004959CB" w:rsidP="004237A4">
      <w:pPr>
        <w:numPr>
          <w:ilvl w:val="1"/>
          <w:numId w:val="4"/>
        </w:numPr>
        <w:rPr>
          <w:rFonts w:cs="Times New Roman"/>
        </w:rPr>
      </w:pPr>
      <w:r w:rsidRPr="00F408E2">
        <w:rPr>
          <w:rFonts w:cs="Times New Roman"/>
        </w:rPr>
        <w:t xml:space="preserve">Meilleure qualité de vie </w:t>
      </w:r>
    </w:p>
    <w:p w14:paraId="45656336" w14:textId="09B6F958" w:rsidR="004959CB" w:rsidRPr="00F408E2" w:rsidRDefault="004959CB" w:rsidP="004959CB">
      <w:pPr>
        <w:rPr>
          <w:rFonts w:cs="Times New Roman"/>
        </w:rPr>
      </w:pPr>
      <w:r w:rsidRPr="00F408E2">
        <w:rPr>
          <w:rFonts w:cs="Times New Roman"/>
        </w:rPr>
        <w:t xml:space="preserve">Moyens </w:t>
      </w:r>
    </w:p>
    <w:p w14:paraId="473A7028" w14:textId="46CA6B01" w:rsidR="004959CB" w:rsidRPr="00F408E2" w:rsidRDefault="004959CB" w:rsidP="004237A4">
      <w:pPr>
        <w:numPr>
          <w:ilvl w:val="1"/>
          <w:numId w:val="4"/>
        </w:numPr>
        <w:rPr>
          <w:rFonts w:cs="Times New Roman"/>
        </w:rPr>
      </w:pPr>
      <w:r w:rsidRPr="00F408E2">
        <w:rPr>
          <w:rFonts w:cs="Times New Roman"/>
        </w:rPr>
        <w:t xml:space="preserve">Médicamenteux </w:t>
      </w:r>
    </w:p>
    <w:p w14:paraId="36A3CC1C" w14:textId="38521998" w:rsidR="004959CB" w:rsidRPr="00F408E2" w:rsidRDefault="004959CB" w:rsidP="004237A4">
      <w:pPr>
        <w:numPr>
          <w:ilvl w:val="1"/>
          <w:numId w:val="4"/>
        </w:numPr>
        <w:rPr>
          <w:rFonts w:cs="Times New Roman"/>
        </w:rPr>
      </w:pPr>
      <w:r w:rsidRPr="00F408E2">
        <w:rPr>
          <w:rFonts w:cs="Times New Roman"/>
        </w:rPr>
        <w:t>Hygiène de vie</w:t>
      </w:r>
    </w:p>
    <w:p w14:paraId="39DA5144" w14:textId="773C4829" w:rsidR="004959CB" w:rsidRPr="00F408E2" w:rsidRDefault="004959CB" w:rsidP="004237A4">
      <w:pPr>
        <w:numPr>
          <w:ilvl w:val="1"/>
          <w:numId w:val="4"/>
        </w:numPr>
        <w:rPr>
          <w:rFonts w:cs="Times New Roman"/>
        </w:rPr>
      </w:pPr>
      <w:r w:rsidRPr="00F408E2">
        <w:rPr>
          <w:rFonts w:cs="Times New Roman"/>
        </w:rPr>
        <w:t xml:space="preserve">Moyens physique </w:t>
      </w:r>
    </w:p>
    <w:p w14:paraId="1F7E2F93" w14:textId="0B163B25" w:rsidR="004959CB" w:rsidRPr="00F408E2" w:rsidRDefault="004959CB" w:rsidP="004237A4">
      <w:pPr>
        <w:numPr>
          <w:ilvl w:val="1"/>
          <w:numId w:val="4"/>
        </w:numPr>
        <w:rPr>
          <w:rFonts w:cs="Times New Roman"/>
        </w:rPr>
      </w:pPr>
      <w:r w:rsidRPr="00F408E2">
        <w:rPr>
          <w:rFonts w:cs="Times New Roman"/>
        </w:rPr>
        <w:t>Chir</w:t>
      </w:r>
      <w:r w:rsidR="00FF4A26" w:rsidRPr="00F408E2">
        <w:rPr>
          <w:rFonts w:cs="Times New Roman"/>
        </w:rPr>
        <w:t>u</w:t>
      </w:r>
      <w:r w:rsidRPr="00F408E2">
        <w:rPr>
          <w:rFonts w:cs="Times New Roman"/>
        </w:rPr>
        <w:t xml:space="preserve">rgie </w:t>
      </w:r>
    </w:p>
    <w:p w14:paraId="3DFE3B2A" w14:textId="4F17C55D" w:rsidR="004959CB" w:rsidRPr="00F408E2" w:rsidRDefault="004A63B7" w:rsidP="004A63B7">
      <w:pPr>
        <w:rPr>
          <w:rFonts w:cs="Times New Roman"/>
        </w:rPr>
      </w:pPr>
      <w:r w:rsidRPr="00F408E2">
        <w:rPr>
          <w:rFonts w:cs="Times New Roman"/>
        </w:rPr>
        <w:t>Indications</w:t>
      </w:r>
    </w:p>
    <w:p w14:paraId="0D0A8870" w14:textId="507C4577" w:rsidR="004A63B7" w:rsidRPr="00F408E2" w:rsidRDefault="004A63B7" w:rsidP="004237A4">
      <w:pPr>
        <w:numPr>
          <w:ilvl w:val="1"/>
          <w:numId w:val="4"/>
        </w:numPr>
        <w:rPr>
          <w:rFonts w:cs="Times New Roman"/>
        </w:rPr>
      </w:pPr>
      <w:r w:rsidRPr="00F408E2">
        <w:rPr>
          <w:rFonts w:cs="Times New Roman"/>
        </w:rPr>
        <w:t>Névralgie du trijumeau</w:t>
      </w:r>
    </w:p>
    <w:p w14:paraId="71AC01F0" w14:textId="743ABE91" w:rsidR="004A63B7" w:rsidRPr="00F408E2" w:rsidRDefault="004A63B7" w:rsidP="004237A4">
      <w:pPr>
        <w:numPr>
          <w:ilvl w:val="2"/>
          <w:numId w:val="4"/>
        </w:numPr>
        <w:rPr>
          <w:rFonts w:cs="Times New Roman"/>
        </w:rPr>
      </w:pPr>
      <w:r w:rsidRPr="00F408E2">
        <w:rPr>
          <w:rFonts w:cs="Times New Roman"/>
        </w:rPr>
        <w:t>Antiépileptique : carbamazépine et oxcar</w:t>
      </w:r>
      <w:r w:rsidR="00F77B59" w:rsidRPr="00F408E2">
        <w:rPr>
          <w:rFonts w:cs="Times New Roman"/>
        </w:rPr>
        <w:t>bazépine</w:t>
      </w:r>
    </w:p>
    <w:p w14:paraId="7D3852A9" w14:textId="4A495CE4" w:rsidR="00F77B59" w:rsidRPr="00F408E2" w:rsidRDefault="00F77B59" w:rsidP="004237A4">
      <w:pPr>
        <w:numPr>
          <w:ilvl w:val="2"/>
          <w:numId w:val="4"/>
        </w:numPr>
        <w:rPr>
          <w:rFonts w:cs="Times New Roman"/>
        </w:rPr>
      </w:pPr>
      <w:r w:rsidRPr="00F408E2">
        <w:rPr>
          <w:rFonts w:cs="Times New Roman"/>
        </w:rPr>
        <w:t>Traitement neurochirurgicale en cas d</w:t>
      </w:r>
      <w:r w:rsidR="00797AC3" w:rsidRPr="00F408E2">
        <w:rPr>
          <w:rFonts w:cs="Times New Roman"/>
        </w:rPr>
        <w:t>’</w:t>
      </w:r>
      <w:r w:rsidRPr="00F408E2">
        <w:rPr>
          <w:rFonts w:cs="Times New Roman"/>
        </w:rPr>
        <w:t>échec : décompressio</w:t>
      </w:r>
      <w:r w:rsidR="00DE34C9" w:rsidRPr="00F408E2">
        <w:rPr>
          <w:rFonts w:cs="Times New Roman"/>
        </w:rPr>
        <w:t>n</w:t>
      </w:r>
      <w:r w:rsidRPr="00F408E2">
        <w:rPr>
          <w:rFonts w:cs="Times New Roman"/>
        </w:rPr>
        <w:t xml:space="preserve"> micro-vascul</w:t>
      </w:r>
      <w:r w:rsidR="00797AC3" w:rsidRPr="00F408E2">
        <w:rPr>
          <w:rFonts w:cs="Times New Roman"/>
        </w:rPr>
        <w:t>a</w:t>
      </w:r>
      <w:r w:rsidRPr="00F408E2">
        <w:rPr>
          <w:rFonts w:cs="Times New Roman"/>
        </w:rPr>
        <w:t>ire p</w:t>
      </w:r>
      <w:r w:rsidR="00DE34C9" w:rsidRPr="00F408E2">
        <w:rPr>
          <w:rFonts w:cs="Times New Roman"/>
        </w:rPr>
        <w:t>ar</w:t>
      </w:r>
      <w:r w:rsidRPr="00F408E2">
        <w:rPr>
          <w:rFonts w:cs="Times New Roman"/>
        </w:rPr>
        <w:t xml:space="preserve"> </w:t>
      </w:r>
      <w:r w:rsidR="00DE34C9" w:rsidRPr="00F408E2">
        <w:rPr>
          <w:rFonts w:cs="Times New Roman"/>
        </w:rPr>
        <w:t>l’</w:t>
      </w:r>
      <w:r w:rsidRPr="00F408E2">
        <w:rPr>
          <w:rFonts w:cs="Times New Roman"/>
        </w:rPr>
        <w:t>abord chirurgicale directe du nerf trijumeau si présence d’un conflit vasculo-nerveux</w:t>
      </w:r>
    </w:p>
    <w:p w14:paraId="0A01441F" w14:textId="43D8F306" w:rsidR="00F77B59" w:rsidRPr="00F408E2" w:rsidRDefault="00205886" w:rsidP="004237A4">
      <w:pPr>
        <w:numPr>
          <w:ilvl w:val="2"/>
          <w:numId w:val="4"/>
        </w:numPr>
        <w:rPr>
          <w:rFonts w:cs="Times New Roman"/>
        </w:rPr>
      </w:pPr>
      <w:r>
        <w:rPr>
          <w:rFonts w:cs="Times New Roman"/>
        </w:rPr>
        <w:t>Thermo</w:t>
      </w:r>
      <w:r w:rsidRPr="00F408E2">
        <w:rPr>
          <w:rFonts w:cs="Times New Roman"/>
        </w:rPr>
        <w:t>coagulation</w:t>
      </w:r>
      <w:r w:rsidR="00F77B59" w:rsidRPr="00F408E2">
        <w:rPr>
          <w:rFonts w:cs="Times New Roman"/>
        </w:rPr>
        <w:t xml:space="preserve"> du </w:t>
      </w:r>
      <w:r w:rsidR="00797AC3" w:rsidRPr="00F408E2">
        <w:rPr>
          <w:rFonts w:cs="Times New Roman"/>
        </w:rPr>
        <w:t>n</w:t>
      </w:r>
      <w:r w:rsidR="00F77B59" w:rsidRPr="00F408E2">
        <w:rPr>
          <w:rFonts w:cs="Times New Roman"/>
        </w:rPr>
        <w:t>erf trijumeau</w:t>
      </w:r>
    </w:p>
    <w:p w14:paraId="3F6A4C24" w14:textId="7009E9EF" w:rsidR="00C377D2" w:rsidRPr="00F408E2" w:rsidRDefault="00C377D2" w:rsidP="004237A4">
      <w:pPr>
        <w:numPr>
          <w:ilvl w:val="1"/>
          <w:numId w:val="4"/>
        </w:numPr>
        <w:rPr>
          <w:rFonts w:cs="Times New Roman"/>
        </w:rPr>
      </w:pPr>
      <w:r w:rsidRPr="00F408E2">
        <w:rPr>
          <w:rFonts w:cs="Times New Roman"/>
        </w:rPr>
        <w:t>Algie vasculaire</w:t>
      </w:r>
    </w:p>
    <w:p w14:paraId="56780BEF" w14:textId="5BEDDCF9" w:rsidR="00C377D2" w:rsidRPr="00F408E2" w:rsidRDefault="00C377D2" w:rsidP="004237A4">
      <w:pPr>
        <w:numPr>
          <w:ilvl w:val="2"/>
          <w:numId w:val="4"/>
        </w:numPr>
        <w:rPr>
          <w:rFonts w:cs="Times New Roman"/>
        </w:rPr>
      </w:pPr>
      <w:r w:rsidRPr="00F408E2">
        <w:rPr>
          <w:rFonts w:cs="Times New Roman"/>
        </w:rPr>
        <w:t>Traitement des crises : oxygénothérapie, triptans</w:t>
      </w:r>
    </w:p>
    <w:p w14:paraId="5CEBE592" w14:textId="35CBCDB1" w:rsidR="00C377D2" w:rsidRPr="00F408E2" w:rsidRDefault="00C377D2" w:rsidP="004237A4">
      <w:pPr>
        <w:numPr>
          <w:ilvl w:val="2"/>
          <w:numId w:val="4"/>
        </w:numPr>
        <w:rPr>
          <w:rFonts w:cs="Times New Roman"/>
        </w:rPr>
      </w:pPr>
      <w:r w:rsidRPr="00F408E2">
        <w:rPr>
          <w:rFonts w:cs="Times New Roman"/>
        </w:rPr>
        <w:t xml:space="preserve">Traitement </w:t>
      </w:r>
      <w:r w:rsidR="00205886" w:rsidRPr="00F408E2">
        <w:rPr>
          <w:rFonts w:cs="Times New Roman"/>
        </w:rPr>
        <w:t>du fond</w:t>
      </w:r>
      <w:r w:rsidRPr="00F408E2">
        <w:rPr>
          <w:rFonts w:cs="Times New Roman"/>
        </w:rPr>
        <w:t> : Vérapamil, coritcoïdes</w:t>
      </w:r>
    </w:p>
    <w:p w14:paraId="2CC278ED" w14:textId="68D9A2BE" w:rsidR="00C377D2" w:rsidRPr="00F408E2" w:rsidRDefault="00C377D2" w:rsidP="004237A4">
      <w:pPr>
        <w:numPr>
          <w:ilvl w:val="2"/>
          <w:numId w:val="4"/>
        </w:numPr>
        <w:rPr>
          <w:rFonts w:cs="Times New Roman"/>
        </w:rPr>
      </w:pPr>
      <w:r w:rsidRPr="00F408E2">
        <w:rPr>
          <w:rFonts w:cs="Times New Roman"/>
        </w:rPr>
        <w:t>Neuromodula</w:t>
      </w:r>
      <w:r w:rsidR="00D22FB5" w:rsidRPr="00F408E2">
        <w:rPr>
          <w:rFonts w:cs="Times New Roman"/>
        </w:rPr>
        <w:t>tion</w:t>
      </w:r>
      <w:r w:rsidRPr="00F408E2">
        <w:rPr>
          <w:rFonts w:cs="Times New Roman"/>
        </w:rPr>
        <w:t> : st</w:t>
      </w:r>
      <w:r w:rsidR="001C1BB1" w:rsidRPr="00F408E2">
        <w:rPr>
          <w:rFonts w:cs="Times New Roman"/>
        </w:rPr>
        <w:t>i</w:t>
      </w:r>
      <w:r w:rsidRPr="00F408E2">
        <w:rPr>
          <w:rFonts w:cs="Times New Roman"/>
        </w:rPr>
        <w:t>mul</w:t>
      </w:r>
      <w:r w:rsidR="00D22FB5" w:rsidRPr="00F408E2">
        <w:rPr>
          <w:rFonts w:cs="Times New Roman"/>
        </w:rPr>
        <w:t>ation du ne</w:t>
      </w:r>
      <w:r w:rsidR="001C1BB1" w:rsidRPr="00F408E2">
        <w:rPr>
          <w:rFonts w:cs="Times New Roman"/>
        </w:rPr>
        <w:t>r</w:t>
      </w:r>
      <w:r w:rsidR="00D22FB5" w:rsidRPr="00F408E2">
        <w:rPr>
          <w:rFonts w:cs="Times New Roman"/>
        </w:rPr>
        <w:t>f vague ou hypot</w:t>
      </w:r>
      <w:r w:rsidR="001C1BB1" w:rsidRPr="00F408E2">
        <w:rPr>
          <w:rFonts w:cs="Times New Roman"/>
        </w:rPr>
        <w:t>halamique</w:t>
      </w:r>
      <w:r w:rsidR="00D22FB5" w:rsidRPr="00F408E2">
        <w:rPr>
          <w:rFonts w:cs="Times New Roman"/>
        </w:rPr>
        <w:t xml:space="preserve"> pour les formes résistantes</w:t>
      </w:r>
    </w:p>
    <w:p w14:paraId="7CCD9E4D" w14:textId="5CF3493C" w:rsidR="001C1BB1" w:rsidRPr="00F408E2" w:rsidRDefault="001C1BB1" w:rsidP="001C1BB1">
      <w:pPr>
        <w:pStyle w:val="Sous-titre"/>
        <w:rPr>
          <w:rFonts w:ascii="Times New Roman" w:hAnsi="Times New Roman" w:cs="Times New Roman"/>
        </w:rPr>
      </w:pPr>
      <w:r w:rsidRPr="00F408E2">
        <w:rPr>
          <w:rFonts w:ascii="Times New Roman" w:hAnsi="Times New Roman" w:cs="Times New Roman"/>
        </w:rPr>
        <w:t xml:space="preserve">Conclusion </w:t>
      </w:r>
    </w:p>
    <w:p w14:paraId="411271ED" w14:textId="3C4938DB" w:rsidR="001C1BB1" w:rsidRPr="00F408E2" w:rsidRDefault="00224B36" w:rsidP="001C1BB1">
      <w:pPr>
        <w:rPr>
          <w:rFonts w:cs="Times New Roman"/>
        </w:rPr>
      </w:pPr>
      <w:r>
        <w:rPr>
          <w:rFonts w:cs="Times New Roman"/>
        </w:rPr>
        <w:t>Douleur faciale</w:t>
      </w:r>
      <w:r w:rsidR="001C1BB1" w:rsidRPr="00F408E2">
        <w:rPr>
          <w:rFonts w:cs="Times New Roman"/>
        </w:rPr>
        <w:t xml:space="preserve"> : situation clinique </w:t>
      </w:r>
      <w:r w:rsidR="00205886" w:rsidRPr="00F408E2">
        <w:rPr>
          <w:rFonts w:cs="Times New Roman"/>
        </w:rPr>
        <w:t>variable,</w:t>
      </w:r>
      <w:r w:rsidR="001C1BB1" w:rsidRPr="00F408E2">
        <w:rPr>
          <w:rFonts w:cs="Times New Roman"/>
        </w:rPr>
        <w:t xml:space="preserve"> </w:t>
      </w:r>
      <w:r w:rsidR="00205886" w:rsidRPr="00F408E2">
        <w:rPr>
          <w:rFonts w:cs="Times New Roman"/>
        </w:rPr>
        <w:t>certain</w:t>
      </w:r>
      <w:r w:rsidR="001C1BB1" w:rsidRPr="00F408E2">
        <w:rPr>
          <w:rFonts w:cs="Times New Roman"/>
        </w:rPr>
        <w:t xml:space="preserve"> grave et </w:t>
      </w:r>
      <w:r w:rsidR="00205886" w:rsidRPr="00F408E2">
        <w:rPr>
          <w:rFonts w:cs="Times New Roman"/>
        </w:rPr>
        <w:t>urgente</w:t>
      </w:r>
      <w:r w:rsidR="001C1BB1" w:rsidRPr="00F408E2">
        <w:rPr>
          <w:rFonts w:cs="Times New Roman"/>
        </w:rPr>
        <w:t xml:space="preserve"> </w:t>
      </w:r>
    </w:p>
    <w:p w14:paraId="158FDFAD" w14:textId="2241D488" w:rsidR="001C1BB1" w:rsidRPr="00F408E2" w:rsidRDefault="001C1BB1" w:rsidP="001C1BB1">
      <w:pPr>
        <w:rPr>
          <w:rFonts w:cs="Times New Roman"/>
        </w:rPr>
      </w:pPr>
      <w:r w:rsidRPr="00F408E2">
        <w:rPr>
          <w:rFonts w:cs="Times New Roman"/>
        </w:rPr>
        <w:t xml:space="preserve">Anamnèse détaillée : </w:t>
      </w:r>
      <w:r w:rsidR="00205886" w:rsidRPr="00F408E2">
        <w:rPr>
          <w:rFonts w:cs="Times New Roman"/>
        </w:rPr>
        <w:t>caractère</w:t>
      </w:r>
      <w:r w:rsidR="00205886">
        <w:rPr>
          <w:rFonts w:cs="Times New Roman"/>
        </w:rPr>
        <w:t xml:space="preserve"> de la douleur</w:t>
      </w:r>
      <w:r w:rsidR="00224B36">
        <w:rPr>
          <w:rFonts w:cs="Times New Roman"/>
        </w:rPr>
        <w:t>, profil évolutif</w:t>
      </w:r>
      <w:r w:rsidRPr="00F408E2">
        <w:rPr>
          <w:rFonts w:cs="Times New Roman"/>
        </w:rPr>
        <w:t xml:space="preserve">, comportement, </w:t>
      </w:r>
      <w:r w:rsidR="00205886" w:rsidRPr="00F408E2">
        <w:rPr>
          <w:rFonts w:cs="Times New Roman"/>
        </w:rPr>
        <w:t>retentissement</w:t>
      </w:r>
      <w:r w:rsidRPr="00F408E2">
        <w:rPr>
          <w:rFonts w:cs="Times New Roman"/>
        </w:rPr>
        <w:t xml:space="preserve"> </w:t>
      </w:r>
    </w:p>
    <w:p w14:paraId="58CD46CB" w14:textId="069AD197" w:rsidR="00B221C8" w:rsidRPr="00F408E2" w:rsidRDefault="00205886" w:rsidP="001C1BB1">
      <w:pPr>
        <w:rPr>
          <w:rFonts w:cs="Times New Roman"/>
        </w:rPr>
      </w:pPr>
      <w:r w:rsidRPr="00F408E2">
        <w:rPr>
          <w:rFonts w:cs="Times New Roman"/>
        </w:rPr>
        <w:lastRenderedPageBreak/>
        <w:t>Classification</w:t>
      </w:r>
      <w:r w:rsidR="001C1BB1" w:rsidRPr="00F408E2">
        <w:rPr>
          <w:rFonts w:cs="Times New Roman"/>
        </w:rPr>
        <w:t> :</w:t>
      </w:r>
      <w:r w:rsidR="00224B36">
        <w:rPr>
          <w:rFonts w:cs="Times New Roman"/>
        </w:rPr>
        <w:t xml:space="preserve"> douleur faciale</w:t>
      </w:r>
      <w:r w:rsidR="001C1BB1" w:rsidRPr="00F408E2">
        <w:rPr>
          <w:rFonts w:cs="Times New Roman"/>
        </w:rPr>
        <w:t xml:space="preserve"> paroxystique (</w:t>
      </w:r>
      <w:r w:rsidRPr="00F408E2">
        <w:rPr>
          <w:rFonts w:cs="Times New Roman"/>
        </w:rPr>
        <w:t>primaire</w:t>
      </w:r>
      <w:r>
        <w:rPr>
          <w:rFonts w:cs="Times New Roman"/>
        </w:rPr>
        <w:t>) et</w:t>
      </w:r>
      <w:r w:rsidR="00224B36">
        <w:rPr>
          <w:rFonts w:cs="Times New Roman"/>
        </w:rPr>
        <w:t xml:space="preserve"> douleur faciale</w:t>
      </w:r>
      <w:r w:rsidR="001C1BB1" w:rsidRPr="00F408E2">
        <w:rPr>
          <w:rFonts w:cs="Times New Roman"/>
        </w:rPr>
        <w:t xml:space="preserve"> continu +/- paroxysme (secondaire)</w:t>
      </w:r>
    </w:p>
    <w:p w14:paraId="31100C93" w14:textId="77777777" w:rsidR="00B221C8" w:rsidRPr="00F408E2" w:rsidRDefault="00B221C8">
      <w:pPr>
        <w:numPr>
          <w:ilvl w:val="0"/>
          <w:numId w:val="0"/>
        </w:numPr>
        <w:spacing w:after="200"/>
        <w:rPr>
          <w:rFonts w:cs="Times New Roman"/>
        </w:rPr>
      </w:pPr>
      <w:r w:rsidRPr="00F408E2">
        <w:rPr>
          <w:rFonts w:cs="Times New Roman"/>
        </w:rPr>
        <w:br w:type="page"/>
      </w:r>
    </w:p>
    <w:p w14:paraId="7DCD6CD7" w14:textId="7BF17D8C" w:rsidR="001C1BB1" w:rsidRPr="00F408E2" w:rsidRDefault="00AF51E5" w:rsidP="00AF51E5">
      <w:pPr>
        <w:pStyle w:val="Titre"/>
        <w:rPr>
          <w:rFonts w:cs="Times New Roman"/>
        </w:rPr>
      </w:pPr>
      <w:r w:rsidRPr="00F408E2">
        <w:rPr>
          <w:rFonts w:cs="Times New Roman"/>
        </w:rPr>
        <w:lastRenderedPageBreak/>
        <w:t xml:space="preserve">Prise en charge des troubles </w:t>
      </w:r>
      <w:r w:rsidR="00205886" w:rsidRPr="00F408E2">
        <w:rPr>
          <w:rFonts w:cs="Times New Roman"/>
        </w:rPr>
        <w:t>sphinctériens</w:t>
      </w:r>
    </w:p>
    <w:p w14:paraId="784A4228" w14:textId="28C93F8E" w:rsidR="00AF51E5" w:rsidRPr="00F408E2" w:rsidRDefault="007A2363" w:rsidP="00AF51E5">
      <w:pPr>
        <w:pStyle w:val="Sous-titre"/>
        <w:rPr>
          <w:rFonts w:ascii="Times New Roman" w:hAnsi="Times New Roman" w:cs="Times New Roman"/>
        </w:rPr>
      </w:pPr>
      <w:r w:rsidRPr="00F408E2">
        <w:rPr>
          <w:rFonts w:ascii="Times New Roman" w:hAnsi="Times New Roman" w:cs="Times New Roman"/>
        </w:rPr>
        <w:t>Objectifs</w:t>
      </w:r>
    </w:p>
    <w:p w14:paraId="19FE842E" w14:textId="6BC19C8C" w:rsidR="007A2363" w:rsidRPr="00F408E2" w:rsidRDefault="007A2363" w:rsidP="007A2363">
      <w:pPr>
        <w:rPr>
          <w:rFonts w:cs="Times New Roman"/>
        </w:rPr>
      </w:pPr>
      <w:r w:rsidRPr="00F408E2">
        <w:rPr>
          <w:rFonts w:cs="Times New Roman"/>
        </w:rPr>
        <w:t>Entamer la démarche diagnostique</w:t>
      </w:r>
    </w:p>
    <w:p w14:paraId="6FB0CFCD" w14:textId="0D97262C" w:rsidR="007A2363" w:rsidRPr="00F408E2" w:rsidRDefault="007A2363" w:rsidP="007A2363">
      <w:pPr>
        <w:rPr>
          <w:rFonts w:cs="Times New Roman"/>
        </w:rPr>
      </w:pPr>
      <w:r w:rsidRPr="00F408E2">
        <w:rPr>
          <w:rFonts w:cs="Times New Roman"/>
        </w:rPr>
        <w:t>Identif</w:t>
      </w:r>
      <w:r w:rsidR="00A1306F" w:rsidRPr="00F408E2">
        <w:rPr>
          <w:rFonts w:cs="Times New Roman"/>
        </w:rPr>
        <w:t>ier</w:t>
      </w:r>
      <w:r w:rsidRPr="00F408E2">
        <w:rPr>
          <w:rFonts w:cs="Times New Roman"/>
        </w:rPr>
        <w:t xml:space="preserve"> </w:t>
      </w:r>
      <w:r w:rsidR="00205886" w:rsidRPr="00F408E2">
        <w:rPr>
          <w:rFonts w:cs="Times New Roman"/>
        </w:rPr>
        <w:t>les étiologies</w:t>
      </w:r>
      <w:r w:rsidRPr="00F408E2">
        <w:rPr>
          <w:rFonts w:cs="Times New Roman"/>
        </w:rPr>
        <w:t xml:space="preserve"> </w:t>
      </w:r>
    </w:p>
    <w:p w14:paraId="540196EF" w14:textId="21289547" w:rsidR="007A2363" w:rsidRPr="00F408E2" w:rsidRDefault="007A2363" w:rsidP="007A2363">
      <w:pPr>
        <w:rPr>
          <w:rFonts w:cs="Times New Roman"/>
        </w:rPr>
      </w:pPr>
      <w:r w:rsidRPr="00F408E2">
        <w:rPr>
          <w:rFonts w:cs="Times New Roman"/>
        </w:rPr>
        <w:t>Enumérer les principes de traitement</w:t>
      </w:r>
    </w:p>
    <w:p w14:paraId="56B45B2A" w14:textId="6D1568F2" w:rsidR="00A1306F" w:rsidRPr="00F408E2" w:rsidRDefault="00A1306F" w:rsidP="00A1306F">
      <w:pPr>
        <w:pStyle w:val="Sous-titre"/>
        <w:rPr>
          <w:rFonts w:ascii="Times New Roman" w:hAnsi="Times New Roman" w:cs="Times New Roman"/>
        </w:rPr>
      </w:pPr>
      <w:r w:rsidRPr="00F408E2">
        <w:rPr>
          <w:rFonts w:ascii="Times New Roman" w:hAnsi="Times New Roman" w:cs="Times New Roman"/>
        </w:rPr>
        <w:t>Introduction</w:t>
      </w:r>
    </w:p>
    <w:p w14:paraId="22B1124C" w14:textId="0FE08D46" w:rsidR="00A1306F" w:rsidRPr="00F408E2" w:rsidRDefault="00DA510D" w:rsidP="00A1306F">
      <w:pPr>
        <w:rPr>
          <w:rFonts w:cs="Times New Roman"/>
        </w:rPr>
      </w:pPr>
      <w:r w:rsidRPr="00F408E2">
        <w:rPr>
          <w:rFonts w:cs="Times New Roman"/>
        </w:rPr>
        <w:t>Définition</w:t>
      </w:r>
    </w:p>
    <w:p w14:paraId="2D91BB95" w14:textId="06510D9F" w:rsidR="00DA510D" w:rsidRPr="00F408E2" w:rsidRDefault="00DA510D" w:rsidP="004237A4">
      <w:pPr>
        <w:numPr>
          <w:ilvl w:val="1"/>
          <w:numId w:val="4"/>
        </w:numPr>
        <w:rPr>
          <w:rFonts w:cs="Times New Roman"/>
        </w:rPr>
      </w:pPr>
      <w:r w:rsidRPr="00F408E2">
        <w:rPr>
          <w:rFonts w:cs="Times New Roman"/>
        </w:rPr>
        <w:t xml:space="preserve">Dysfonctionnements </w:t>
      </w:r>
      <w:r w:rsidR="00205886" w:rsidRPr="00F408E2">
        <w:rPr>
          <w:rFonts w:cs="Times New Roman"/>
        </w:rPr>
        <w:t>du sphincter urinaire</w:t>
      </w:r>
      <w:r w:rsidR="001E0188" w:rsidRPr="00F408E2">
        <w:rPr>
          <w:rFonts w:cs="Times New Roman"/>
        </w:rPr>
        <w:t xml:space="preserve"> et ana</w:t>
      </w:r>
    </w:p>
    <w:p w14:paraId="181A65D8" w14:textId="503F0CEC" w:rsidR="001E0188" w:rsidRPr="00F408E2" w:rsidRDefault="001E0188" w:rsidP="001E0188">
      <w:pPr>
        <w:rPr>
          <w:rFonts w:cs="Times New Roman"/>
        </w:rPr>
      </w:pPr>
      <w:r w:rsidRPr="00F408E2">
        <w:rPr>
          <w:rFonts w:cs="Times New Roman"/>
        </w:rPr>
        <w:t>Intér</w:t>
      </w:r>
      <w:r w:rsidR="00AA29BC" w:rsidRPr="00F408E2">
        <w:rPr>
          <w:rFonts w:cs="Times New Roman"/>
        </w:rPr>
        <w:t>ê</w:t>
      </w:r>
      <w:r w:rsidRPr="00F408E2">
        <w:rPr>
          <w:rFonts w:cs="Times New Roman"/>
        </w:rPr>
        <w:t xml:space="preserve">ts </w:t>
      </w:r>
    </w:p>
    <w:p w14:paraId="7D254300" w14:textId="3AA87651" w:rsidR="001E0188" w:rsidRPr="00F408E2" w:rsidRDefault="00AA29BC" w:rsidP="004237A4">
      <w:pPr>
        <w:numPr>
          <w:ilvl w:val="1"/>
          <w:numId w:val="4"/>
        </w:numPr>
        <w:rPr>
          <w:rFonts w:cs="Times New Roman"/>
        </w:rPr>
      </w:pPr>
      <w:r w:rsidRPr="00F408E2">
        <w:rPr>
          <w:rFonts w:cs="Times New Roman"/>
        </w:rPr>
        <w:t>Situation tr</w:t>
      </w:r>
      <w:r w:rsidR="001E0188" w:rsidRPr="00F408E2">
        <w:rPr>
          <w:rFonts w:cs="Times New Roman"/>
        </w:rPr>
        <w:t xml:space="preserve">ès </w:t>
      </w:r>
      <w:r w:rsidR="00205886" w:rsidRPr="00F408E2">
        <w:rPr>
          <w:rFonts w:cs="Times New Roman"/>
        </w:rPr>
        <w:t>fréquente</w:t>
      </w:r>
      <w:r w:rsidR="001E0188" w:rsidRPr="00F408E2">
        <w:rPr>
          <w:rFonts w:cs="Times New Roman"/>
        </w:rPr>
        <w:t> : phase aigue AVC,</w:t>
      </w:r>
      <w:r w:rsidR="00DA4977" w:rsidRPr="00F408E2">
        <w:rPr>
          <w:rFonts w:cs="Times New Roman"/>
        </w:rPr>
        <w:t xml:space="preserve"> </w:t>
      </w:r>
      <w:r w:rsidR="001E0188" w:rsidRPr="00F408E2">
        <w:rPr>
          <w:rFonts w:cs="Times New Roman"/>
        </w:rPr>
        <w:t>attei</w:t>
      </w:r>
      <w:r w:rsidR="000B38ED" w:rsidRPr="00F408E2">
        <w:rPr>
          <w:rFonts w:cs="Times New Roman"/>
        </w:rPr>
        <w:t>n</w:t>
      </w:r>
      <w:r w:rsidR="001E0188" w:rsidRPr="00F408E2">
        <w:rPr>
          <w:rFonts w:cs="Times New Roman"/>
        </w:rPr>
        <w:t xml:space="preserve">te médullaire </w:t>
      </w:r>
    </w:p>
    <w:p w14:paraId="66D8B224" w14:textId="5EE924B9" w:rsidR="001E0188" w:rsidRPr="00F408E2" w:rsidRDefault="00205886" w:rsidP="004237A4">
      <w:pPr>
        <w:numPr>
          <w:ilvl w:val="1"/>
          <w:numId w:val="4"/>
        </w:numPr>
        <w:rPr>
          <w:rFonts w:cs="Times New Roman"/>
        </w:rPr>
      </w:pPr>
      <w:r w:rsidRPr="00F408E2">
        <w:rPr>
          <w:rFonts w:cs="Times New Roman"/>
        </w:rPr>
        <w:t>Urgence</w:t>
      </w:r>
      <w:r w:rsidR="001E0188" w:rsidRPr="00F408E2">
        <w:rPr>
          <w:rFonts w:cs="Times New Roman"/>
        </w:rPr>
        <w:t> :</w:t>
      </w:r>
      <w:r w:rsidR="00AA29BC" w:rsidRPr="00F408E2">
        <w:rPr>
          <w:rFonts w:cs="Times New Roman"/>
        </w:rPr>
        <w:t xml:space="preserve"> r</w:t>
      </w:r>
      <w:r w:rsidR="001E0188" w:rsidRPr="00F408E2">
        <w:rPr>
          <w:rFonts w:cs="Times New Roman"/>
        </w:rPr>
        <w:t>étentio</w:t>
      </w:r>
      <w:r w:rsidR="00AA29BC" w:rsidRPr="00F408E2">
        <w:rPr>
          <w:rFonts w:cs="Times New Roman"/>
        </w:rPr>
        <w:t>n</w:t>
      </w:r>
      <w:r w:rsidR="001E0188" w:rsidRPr="00F408E2">
        <w:rPr>
          <w:rFonts w:cs="Times New Roman"/>
        </w:rPr>
        <w:t xml:space="preserve"> aigu</w:t>
      </w:r>
      <w:r w:rsidR="00AA29BC" w:rsidRPr="00F408E2">
        <w:rPr>
          <w:rFonts w:cs="Times New Roman"/>
        </w:rPr>
        <w:t>ë</w:t>
      </w:r>
      <w:r w:rsidR="001E0188" w:rsidRPr="00F408E2">
        <w:rPr>
          <w:rFonts w:cs="Times New Roman"/>
        </w:rPr>
        <w:t xml:space="preserve"> des </w:t>
      </w:r>
      <w:r w:rsidR="000B38ED" w:rsidRPr="00F408E2">
        <w:rPr>
          <w:rFonts w:cs="Times New Roman"/>
        </w:rPr>
        <w:t>urines</w:t>
      </w:r>
    </w:p>
    <w:p w14:paraId="5C73FB3A" w14:textId="7ACF229D" w:rsidR="001E0188" w:rsidRPr="00F408E2" w:rsidRDefault="001E0188" w:rsidP="004237A4">
      <w:pPr>
        <w:numPr>
          <w:ilvl w:val="1"/>
          <w:numId w:val="4"/>
        </w:numPr>
        <w:rPr>
          <w:rFonts w:cs="Times New Roman"/>
        </w:rPr>
      </w:pPr>
      <w:r w:rsidRPr="00F408E2">
        <w:rPr>
          <w:rFonts w:cs="Times New Roman"/>
        </w:rPr>
        <w:t>Gravi</w:t>
      </w:r>
      <w:r w:rsidR="00AA29BC" w:rsidRPr="00F408E2">
        <w:rPr>
          <w:rFonts w:cs="Times New Roman"/>
        </w:rPr>
        <w:t>t</w:t>
      </w:r>
      <w:r w:rsidRPr="00F408E2">
        <w:rPr>
          <w:rFonts w:cs="Times New Roman"/>
        </w:rPr>
        <w:t>é</w:t>
      </w:r>
      <w:r w:rsidR="00AA29BC" w:rsidRPr="00F408E2">
        <w:rPr>
          <w:rFonts w:cs="Times New Roman"/>
        </w:rPr>
        <w:t> :</w:t>
      </w:r>
      <w:r w:rsidRPr="00F408E2">
        <w:rPr>
          <w:rFonts w:cs="Times New Roman"/>
        </w:rPr>
        <w:t xml:space="preserve"> </w:t>
      </w:r>
    </w:p>
    <w:p w14:paraId="7AC93003" w14:textId="74D36FC2" w:rsidR="001E0188" w:rsidRPr="00F408E2" w:rsidRDefault="001E0188" w:rsidP="004237A4">
      <w:pPr>
        <w:numPr>
          <w:ilvl w:val="2"/>
          <w:numId w:val="4"/>
        </w:numPr>
        <w:rPr>
          <w:rFonts w:cs="Times New Roman"/>
        </w:rPr>
      </w:pPr>
      <w:r w:rsidRPr="00F408E2">
        <w:rPr>
          <w:rFonts w:cs="Times New Roman"/>
        </w:rPr>
        <w:t>Patient grabataire</w:t>
      </w:r>
      <w:r w:rsidR="00DA4977" w:rsidRPr="00F408E2">
        <w:rPr>
          <w:rFonts w:cs="Times New Roman"/>
        </w:rPr>
        <w:t xml:space="preserve"> (patient reste au lit)</w:t>
      </w:r>
      <w:r w:rsidRPr="00F408E2">
        <w:rPr>
          <w:rFonts w:cs="Times New Roman"/>
        </w:rPr>
        <w:t>, poly tares, e</w:t>
      </w:r>
      <w:r w:rsidR="000B38ED" w:rsidRPr="00F408E2">
        <w:rPr>
          <w:rFonts w:cs="Times New Roman"/>
        </w:rPr>
        <w:t>scar</w:t>
      </w:r>
      <w:r w:rsidRPr="00F408E2">
        <w:rPr>
          <w:rFonts w:cs="Times New Roman"/>
        </w:rPr>
        <w:t>res avancés</w:t>
      </w:r>
    </w:p>
    <w:p w14:paraId="7318B5E1" w14:textId="524D9C9D" w:rsidR="001E0188" w:rsidRPr="00F408E2" w:rsidRDefault="001E0188" w:rsidP="004237A4">
      <w:pPr>
        <w:numPr>
          <w:ilvl w:val="2"/>
          <w:numId w:val="4"/>
        </w:numPr>
        <w:rPr>
          <w:rFonts w:cs="Times New Roman"/>
        </w:rPr>
      </w:pPr>
      <w:r w:rsidRPr="00F408E2">
        <w:rPr>
          <w:rFonts w:cs="Times New Roman"/>
        </w:rPr>
        <w:t>Evolutio</w:t>
      </w:r>
      <w:r w:rsidR="000B38ED" w:rsidRPr="00F408E2">
        <w:rPr>
          <w:rFonts w:cs="Times New Roman"/>
        </w:rPr>
        <w:t>n</w:t>
      </w:r>
      <w:r w:rsidRPr="00F408E2">
        <w:rPr>
          <w:rFonts w:cs="Times New Roman"/>
        </w:rPr>
        <w:t xml:space="preserve"> vers chronicité selon éti</w:t>
      </w:r>
      <w:r w:rsidR="000B38ED" w:rsidRPr="00F408E2">
        <w:rPr>
          <w:rFonts w:cs="Times New Roman"/>
        </w:rPr>
        <w:t>o</w:t>
      </w:r>
      <w:r w:rsidRPr="00F408E2">
        <w:rPr>
          <w:rFonts w:cs="Times New Roman"/>
        </w:rPr>
        <w:t>l</w:t>
      </w:r>
      <w:r w:rsidR="000B38ED" w:rsidRPr="00F408E2">
        <w:rPr>
          <w:rFonts w:cs="Times New Roman"/>
        </w:rPr>
        <w:t>o</w:t>
      </w:r>
      <w:r w:rsidRPr="00F408E2">
        <w:rPr>
          <w:rFonts w:cs="Times New Roman"/>
        </w:rPr>
        <w:t xml:space="preserve">gie </w:t>
      </w:r>
    </w:p>
    <w:p w14:paraId="62276459" w14:textId="1836856B" w:rsidR="001E0188" w:rsidRPr="00F408E2" w:rsidRDefault="00282973" w:rsidP="004237A4">
      <w:pPr>
        <w:numPr>
          <w:ilvl w:val="2"/>
          <w:numId w:val="4"/>
        </w:numPr>
        <w:rPr>
          <w:rFonts w:cs="Times New Roman"/>
        </w:rPr>
      </w:pPr>
      <w:r w:rsidRPr="00F408E2">
        <w:rPr>
          <w:rFonts w:cs="Times New Roman"/>
        </w:rPr>
        <w:t>P</w:t>
      </w:r>
      <w:r w:rsidR="001E0188" w:rsidRPr="00F408E2">
        <w:rPr>
          <w:rFonts w:cs="Times New Roman"/>
        </w:rPr>
        <w:t>olytraumatisme</w:t>
      </w:r>
    </w:p>
    <w:p w14:paraId="25463B8B" w14:textId="0F5AAE5B" w:rsidR="00282973" w:rsidRPr="00224B36" w:rsidRDefault="00B45D74" w:rsidP="004237A4">
      <w:pPr>
        <w:pStyle w:val="Titre1"/>
        <w:numPr>
          <w:ilvl w:val="0"/>
          <w:numId w:val="33"/>
        </w:numPr>
        <w:rPr>
          <w:rFonts w:cs="Times New Roman"/>
        </w:rPr>
      </w:pPr>
      <w:bookmarkStart w:id="487" w:name="_Toc196656666"/>
      <w:bookmarkStart w:id="488" w:name="_Toc196662473"/>
      <w:r w:rsidRPr="00224B36">
        <w:rPr>
          <w:rFonts w:cs="Times New Roman"/>
        </w:rPr>
        <w:t>Démarche diagnostique</w:t>
      </w:r>
      <w:bookmarkEnd w:id="487"/>
      <w:bookmarkEnd w:id="488"/>
    </w:p>
    <w:p w14:paraId="0416DC8B" w14:textId="208991BC" w:rsidR="00B45D74" w:rsidRPr="00F408E2" w:rsidRDefault="00B45D74" w:rsidP="00B45D74">
      <w:pPr>
        <w:pStyle w:val="Titre2"/>
        <w:rPr>
          <w:rFonts w:cs="Times New Roman"/>
        </w:rPr>
      </w:pPr>
      <w:bookmarkStart w:id="489" w:name="_Toc196656667"/>
      <w:bookmarkStart w:id="490" w:name="_Toc196662474"/>
      <w:r w:rsidRPr="00F408E2">
        <w:rPr>
          <w:rFonts w:cs="Times New Roman"/>
        </w:rPr>
        <w:t>Interrogatoire</w:t>
      </w:r>
      <w:bookmarkEnd w:id="489"/>
      <w:bookmarkEnd w:id="490"/>
    </w:p>
    <w:p w14:paraId="17FF4E23" w14:textId="074C14B5" w:rsidR="00B45D74" w:rsidRPr="00F408E2" w:rsidRDefault="00B45D74" w:rsidP="00B45D74">
      <w:pPr>
        <w:rPr>
          <w:rFonts w:cs="Times New Roman"/>
        </w:rPr>
      </w:pPr>
      <w:r w:rsidRPr="00F408E2">
        <w:rPr>
          <w:rFonts w:cs="Times New Roman"/>
        </w:rPr>
        <w:t>Type de symptômes urinaire</w:t>
      </w:r>
    </w:p>
    <w:p w14:paraId="34649856" w14:textId="3F6BB61E" w:rsidR="00B45D74" w:rsidRPr="00F408E2" w:rsidRDefault="00B45D74" w:rsidP="004237A4">
      <w:pPr>
        <w:numPr>
          <w:ilvl w:val="1"/>
          <w:numId w:val="4"/>
        </w:numPr>
        <w:rPr>
          <w:rFonts w:cs="Times New Roman"/>
        </w:rPr>
      </w:pPr>
      <w:r w:rsidRPr="00F408E2">
        <w:rPr>
          <w:rFonts w:cs="Times New Roman"/>
        </w:rPr>
        <w:t>Incontinence urinaire :</w:t>
      </w:r>
      <w:r w:rsidR="000C2E88" w:rsidRPr="00F408E2">
        <w:rPr>
          <w:rFonts w:cs="Times New Roman"/>
        </w:rPr>
        <w:t xml:space="preserve"> </w:t>
      </w:r>
      <w:r w:rsidRPr="00F408E2">
        <w:rPr>
          <w:rFonts w:cs="Times New Roman"/>
        </w:rPr>
        <w:t xml:space="preserve">par impériosité, spontanée </w:t>
      </w:r>
      <w:r w:rsidR="00205886" w:rsidRPr="00F408E2">
        <w:rPr>
          <w:rFonts w:cs="Times New Roman"/>
        </w:rPr>
        <w:t>d’effort,</w:t>
      </w:r>
      <w:r w:rsidRPr="00F408E2">
        <w:rPr>
          <w:rFonts w:cs="Times New Roman"/>
        </w:rPr>
        <w:t xml:space="preserve"> </w:t>
      </w:r>
      <w:r w:rsidR="00205886" w:rsidRPr="00F408E2">
        <w:rPr>
          <w:rFonts w:cs="Times New Roman"/>
        </w:rPr>
        <w:t>mixte</w:t>
      </w:r>
    </w:p>
    <w:p w14:paraId="61A1C2D1" w14:textId="52E70934" w:rsidR="00B45D74" w:rsidRPr="00F408E2" w:rsidRDefault="00B45D74" w:rsidP="004237A4">
      <w:pPr>
        <w:numPr>
          <w:ilvl w:val="1"/>
          <w:numId w:val="4"/>
        </w:numPr>
        <w:rPr>
          <w:rFonts w:cs="Times New Roman"/>
        </w:rPr>
      </w:pPr>
      <w:r w:rsidRPr="00F408E2">
        <w:rPr>
          <w:rFonts w:cs="Times New Roman"/>
        </w:rPr>
        <w:t xml:space="preserve">Troubles </w:t>
      </w:r>
      <w:r w:rsidR="00205886" w:rsidRPr="00F408E2">
        <w:rPr>
          <w:rFonts w:cs="Times New Roman"/>
        </w:rPr>
        <w:t>perception</w:t>
      </w:r>
      <w:r w:rsidRPr="00F408E2">
        <w:rPr>
          <w:rFonts w:cs="Times New Roman"/>
        </w:rPr>
        <w:t xml:space="preserve"> de </w:t>
      </w:r>
      <w:r w:rsidR="000C2E88" w:rsidRPr="00F408E2">
        <w:rPr>
          <w:rFonts w:cs="Times New Roman"/>
        </w:rPr>
        <w:t>b</w:t>
      </w:r>
      <w:r w:rsidRPr="00F408E2">
        <w:rPr>
          <w:rFonts w:cs="Times New Roman"/>
        </w:rPr>
        <w:t xml:space="preserve">esoin : </w:t>
      </w:r>
      <w:r w:rsidR="00205886" w:rsidRPr="00F408E2">
        <w:rPr>
          <w:rFonts w:cs="Times New Roman"/>
        </w:rPr>
        <w:t>pollakiurie, urgenturie</w:t>
      </w:r>
      <w:r w:rsidRPr="00F408E2">
        <w:rPr>
          <w:rFonts w:cs="Times New Roman"/>
        </w:rPr>
        <w:t xml:space="preserve">, </w:t>
      </w:r>
      <w:r w:rsidR="00205886" w:rsidRPr="00F408E2">
        <w:rPr>
          <w:rFonts w:cs="Times New Roman"/>
        </w:rPr>
        <w:t>hypo sensibilité</w:t>
      </w:r>
      <w:r w:rsidRPr="00F408E2">
        <w:rPr>
          <w:rFonts w:cs="Times New Roman"/>
        </w:rPr>
        <w:t xml:space="preserve"> </w:t>
      </w:r>
    </w:p>
    <w:p w14:paraId="771A3F11" w14:textId="5C0D8BE1" w:rsidR="00B45D74" w:rsidRPr="00F408E2" w:rsidRDefault="00B45D74" w:rsidP="004237A4">
      <w:pPr>
        <w:numPr>
          <w:ilvl w:val="1"/>
          <w:numId w:val="4"/>
        </w:numPr>
        <w:rPr>
          <w:rFonts w:cs="Times New Roman"/>
        </w:rPr>
      </w:pPr>
      <w:r w:rsidRPr="00F408E2">
        <w:rPr>
          <w:rFonts w:cs="Times New Roman"/>
        </w:rPr>
        <w:t>Dysurie  et rétentio</w:t>
      </w:r>
      <w:r w:rsidR="000C2E88" w:rsidRPr="00F408E2">
        <w:rPr>
          <w:rFonts w:cs="Times New Roman"/>
        </w:rPr>
        <w:t>n</w:t>
      </w:r>
    </w:p>
    <w:p w14:paraId="4F25132A" w14:textId="65897462" w:rsidR="00B45D74" w:rsidRPr="00F408E2" w:rsidRDefault="00B45D74" w:rsidP="00B45D74">
      <w:pPr>
        <w:rPr>
          <w:rFonts w:cs="Times New Roman"/>
        </w:rPr>
      </w:pPr>
      <w:r w:rsidRPr="00F408E2">
        <w:rPr>
          <w:rFonts w:cs="Times New Roman"/>
        </w:rPr>
        <w:t xml:space="preserve">Types des troubles anorectaux : </w:t>
      </w:r>
      <w:r w:rsidR="00205886" w:rsidRPr="00F408E2">
        <w:rPr>
          <w:rFonts w:cs="Times New Roman"/>
        </w:rPr>
        <w:t>incontinence</w:t>
      </w:r>
      <w:r w:rsidRPr="00F408E2">
        <w:rPr>
          <w:rFonts w:cs="Times New Roman"/>
        </w:rPr>
        <w:t xml:space="preserve"> fécale, constipat</w:t>
      </w:r>
      <w:r w:rsidR="000C2E88" w:rsidRPr="00F408E2">
        <w:rPr>
          <w:rFonts w:cs="Times New Roman"/>
        </w:rPr>
        <w:t>ion</w:t>
      </w:r>
      <w:r w:rsidRPr="00F408E2">
        <w:rPr>
          <w:rFonts w:cs="Times New Roman"/>
        </w:rPr>
        <w:t xml:space="preserve"> sensation de vidange incomplète</w:t>
      </w:r>
    </w:p>
    <w:p w14:paraId="19A90D0D" w14:textId="1E60CA73" w:rsidR="00CA5973" w:rsidRPr="00F408E2" w:rsidRDefault="00CA5973" w:rsidP="00B45D74">
      <w:pPr>
        <w:rPr>
          <w:rFonts w:cs="Times New Roman"/>
        </w:rPr>
      </w:pPr>
      <w:r w:rsidRPr="00F408E2">
        <w:rPr>
          <w:rFonts w:cs="Times New Roman"/>
        </w:rPr>
        <w:t>Date de début : profil évolutif (</w:t>
      </w:r>
      <w:r w:rsidR="00205886" w:rsidRPr="00F408E2">
        <w:rPr>
          <w:rFonts w:cs="Times New Roman"/>
        </w:rPr>
        <w:t>persistant, paroxystique</w:t>
      </w:r>
      <w:r w:rsidRPr="00F408E2">
        <w:rPr>
          <w:rFonts w:cs="Times New Roman"/>
        </w:rPr>
        <w:t>)</w:t>
      </w:r>
    </w:p>
    <w:p w14:paraId="1CE173E5" w14:textId="120976BF" w:rsidR="00CA5973" w:rsidRPr="00F408E2" w:rsidRDefault="00CA5973" w:rsidP="00B45D74">
      <w:pPr>
        <w:rPr>
          <w:rFonts w:cs="Times New Roman"/>
        </w:rPr>
      </w:pPr>
      <w:r w:rsidRPr="00F408E2">
        <w:rPr>
          <w:rFonts w:cs="Times New Roman"/>
        </w:rPr>
        <w:t xml:space="preserve">Circonstance de survenu : poste </w:t>
      </w:r>
      <w:r w:rsidR="00205886" w:rsidRPr="00F408E2">
        <w:rPr>
          <w:rFonts w:cs="Times New Roman"/>
        </w:rPr>
        <w:t>traumatique, pathologie</w:t>
      </w:r>
      <w:r w:rsidRPr="00F408E2">
        <w:rPr>
          <w:rFonts w:cs="Times New Roman"/>
        </w:rPr>
        <w:t xml:space="preserve"> </w:t>
      </w:r>
      <w:r w:rsidR="00205886" w:rsidRPr="00F408E2">
        <w:rPr>
          <w:rFonts w:cs="Times New Roman"/>
        </w:rPr>
        <w:t>néologique</w:t>
      </w:r>
      <w:r w:rsidRPr="00F408E2">
        <w:rPr>
          <w:rFonts w:cs="Times New Roman"/>
        </w:rPr>
        <w:t xml:space="preserve"> aigu</w:t>
      </w:r>
      <w:r w:rsidR="00FA2A25" w:rsidRPr="00F408E2">
        <w:rPr>
          <w:rFonts w:cs="Times New Roman"/>
        </w:rPr>
        <w:t>ë</w:t>
      </w:r>
      <w:r w:rsidRPr="00F408E2">
        <w:rPr>
          <w:rFonts w:cs="Times New Roman"/>
        </w:rPr>
        <w:t>, au cour</w:t>
      </w:r>
      <w:r w:rsidR="00FA2A25" w:rsidRPr="00F408E2">
        <w:rPr>
          <w:rFonts w:cs="Times New Roman"/>
        </w:rPr>
        <w:t>s</w:t>
      </w:r>
      <w:r w:rsidRPr="00F408E2">
        <w:rPr>
          <w:rFonts w:cs="Times New Roman"/>
        </w:rPr>
        <w:t xml:space="preserve"> évolution d’une maladie </w:t>
      </w:r>
      <w:r w:rsidR="00205886" w:rsidRPr="00F408E2">
        <w:rPr>
          <w:rFonts w:cs="Times New Roman"/>
        </w:rPr>
        <w:t>chronique</w:t>
      </w:r>
    </w:p>
    <w:p w14:paraId="434C19EC" w14:textId="0B5E7CD6" w:rsidR="00CA5973" w:rsidRPr="00F408E2" w:rsidRDefault="00CA5973" w:rsidP="00B45D74">
      <w:pPr>
        <w:rPr>
          <w:rFonts w:cs="Times New Roman"/>
        </w:rPr>
      </w:pPr>
      <w:r w:rsidRPr="00F408E2">
        <w:rPr>
          <w:rFonts w:cs="Times New Roman"/>
        </w:rPr>
        <w:t>Facteu</w:t>
      </w:r>
      <w:r w:rsidR="00FA2A25" w:rsidRPr="00F408E2">
        <w:rPr>
          <w:rFonts w:cs="Times New Roman"/>
        </w:rPr>
        <w:t>r</w:t>
      </w:r>
      <w:r w:rsidRPr="00F408E2">
        <w:rPr>
          <w:rFonts w:cs="Times New Roman"/>
        </w:rPr>
        <w:t xml:space="preserve">s </w:t>
      </w:r>
      <w:r w:rsidR="00205886" w:rsidRPr="00F408E2">
        <w:rPr>
          <w:rFonts w:cs="Times New Roman"/>
        </w:rPr>
        <w:t>aggravants</w:t>
      </w:r>
      <w:r w:rsidRPr="00F408E2">
        <w:rPr>
          <w:rFonts w:cs="Times New Roman"/>
        </w:rPr>
        <w:t xml:space="preserve"> : </w:t>
      </w:r>
      <w:r w:rsidR="00205886" w:rsidRPr="00F408E2">
        <w:rPr>
          <w:rFonts w:cs="Times New Roman"/>
        </w:rPr>
        <w:t>médicament</w:t>
      </w:r>
      <w:r w:rsidRPr="00F408E2">
        <w:rPr>
          <w:rFonts w:cs="Times New Roman"/>
        </w:rPr>
        <w:t>, boisson,</w:t>
      </w:r>
      <w:r w:rsidR="000E150B" w:rsidRPr="00F408E2">
        <w:rPr>
          <w:rFonts w:cs="Times New Roman"/>
        </w:rPr>
        <w:t xml:space="preserve"> </w:t>
      </w:r>
      <w:r w:rsidRPr="00F408E2">
        <w:rPr>
          <w:rFonts w:cs="Times New Roman"/>
        </w:rPr>
        <w:t>alimentatio</w:t>
      </w:r>
      <w:r w:rsidR="000E150B" w:rsidRPr="00F408E2">
        <w:rPr>
          <w:rFonts w:cs="Times New Roman"/>
        </w:rPr>
        <w:t>n</w:t>
      </w:r>
      <w:r w:rsidRPr="00F408E2">
        <w:rPr>
          <w:rFonts w:cs="Times New Roman"/>
        </w:rPr>
        <w:t xml:space="preserve"> </w:t>
      </w:r>
    </w:p>
    <w:p w14:paraId="2853658C" w14:textId="344D3832" w:rsidR="00CA5973" w:rsidRPr="00F408E2" w:rsidRDefault="00CA5973" w:rsidP="00B45D74">
      <w:pPr>
        <w:rPr>
          <w:rFonts w:cs="Times New Roman"/>
        </w:rPr>
      </w:pPr>
      <w:r w:rsidRPr="00F408E2">
        <w:rPr>
          <w:rFonts w:cs="Times New Roman"/>
        </w:rPr>
        <w:t>Signes associées</w:t>
      </w:r>
      <w:r w:rsidR="000E150B" w:rsidRPr="00F408E2">
        <w:rPr>
          <w:rFonts w:cs="Times New Roman"/>
        </w:rPr>
        <w:t> :</w:t>
      </w:r>
      <w:r w:rsidRPr="00F408E2">
        <w:rPr>
          <w:rFonts w:cs="Times New Roman"/>
        </w:rPr>
        <w:t xml:space="preserve"> </w:t>
      </w:r>
      <w:r w:rsidR="000E150B" w:rsidRPr="00F408E2">
        <w:rPr>
          <w:rFonts w:cs="Times New Roman"/>
        </w:rPr>
        <w:t>d</w:t>
      </w:r>
      <w:r w:rsidRPr="00F408E2">
        <w:rPr>
          <w:rFonts w:cs="Times New Roman"/>
        </w:rPr>
        <w:t xml:space="preserve">ouleur </w:t>
      </w:r>
      <w:r w:rsidR="00205886" w:rsidRPr="00F408E2">
        <w:rPr>
          <w:rFonts w:cs="Times New Roman"/>
        </w:rPr>
        <w:t>pelvipérinéale</w:t>
      </w:r>
      <w:r w:rsidRPr="00F408E2">
        <w:rPr>
          <w:rFonts w:cs="Times New Roman"/>
        </w:rPr>
        <w:t xml:space="preserve">, </w:t>
      </w:r>
      <w:r w:rsidR="00205886">
        <w:rPr>
          <w:rFonts w:cs="Times New Roman"/>
        </w:rPr>
        <w:t>pesenteur</w:t>
      </w:r>
      <w:r w:rsidRPr="00F408E2">
        <w:rPr>
          <w:rFonts w:cs="Times New Roman"/>
        </w:rPr>
        <w:t xml:space="preserve"> </w:t>
      </w:r>
      <w:r w:rsidR="00205886" w:rsidRPr="00F408E2">
        <w:rPr>
          <w:rFonts w:cs="Times New Roman"/>
        </w:rPr>
        <w:t>pelvienne,</w:t>
      </w:r>
      <w:r w:rsidRPr="00F408E2">
        <w:rPr>
          <w:rFonts w:cs="Times New Roman"/>
        </w:rPr>
        <w:t xml:space="preserve"> trouble s intestinaux, dysfonctio</w:t>
      </w:r>
      <w:r w:rsidR="000E150B" w:rsidRPr="00F408E2">
        <w:rPr>
          <w:rFonts w:cs="Times New Roman"/>
        </w:rPr>
        <w:t>n</w:t>
      </w:r>
      <w:r w:rsidRPr="00F408E2">
        <w:rPr>
          <w:rFonts w:cs="Times New Roman"/>
        </w:rPr>
        <w:t xml:space="preserve"> érectile</w:t>
      </w:r>
    </w:p>
    <w:p w14:paraId="7912A9CF" w14:textId="7E641E3E" w:rsidR="00FA2A25" w:rsidRPr="00F408E2" w:rsidRDefault="00FA2A25" w:rsidP="00FA2A25">
      <w:pPr>
        <w:pStyle w:val="Titre2"/>
        <w:rPr>
          <w:rFonts w:cs="Times New Roman"/>
        </w:rPr>
      </w:pPr>
      <w:bookmarkStart w:id="491" w:name="_Toc196656668"/>
      <w:bookmarkStart w:id="492" w:name="_Toc196662475"/>
      <w:r w:rsidRPr="00F408E2">
        <w:rPr>
          <w:rFonts w:cs="Times New Roman"/>
        </w:rPr>
        <w:t>Examen physique</w:t>
      </w:r>
      <w:bookmarkEnd w:id="491"/>
      <w:bookmarkEnd w:id="492"/>
    </w:p>
    <w:p w14:paraId="4AEDB682" w14:textId="6A28A35D" w:rsidR="00FA2A25" w:rsidRPr="00F408E2" w:rsidRDefault="00FA2A25" w:rsidP="00FA2A25">
      <w:pPr>
        <w:rPr>
          <w:rFonts w:cs="Times New Roman"/>
        </w:rPr>
      </w:pPr>
      <w:r w:rsidRPr="00F408E2">
        <w:rPr>
          <w:rFonts w:cs="Times New Roman"/>
        </w:rPr>
        <w:t xml:space="preserve">Sensibilité périnéale, tonus </w:t>
      </w:r>
      <w:r w:rsidR="00205886" w:rsidRPr="00F408E2">
        <w:rPr>
          <w:rFonts w:cs="Times New Roman"/>
        </w:rPr>
        <w:t>sphinctériens</w:t>
      </w:r>
    </w:p>
    <w:p w14:paraId="3D922F08" w14:textId="73485719" w:rsidR="00FA2A25" w:rsidRPr="00F408E2" w:rsidRDefault="00FA2A25" w:rsidP="00FA2A25">
      <w:pPr>
        <w:rPr>
          <w:rFonts w:cs="Times New Roman"/>
        </w:rPr>
      </w:pPr>
      <w:r w:rsidRPr="00F408E2">
        <w:rPr>
          <w:rFonts w:cs="Times New Roman"/>
        </w:rPr>
        <w:t>Réflexes sacrées : bulbo-</w:t>
      </w:r>
      <w:r w:rsidR="00205886" w:rsidRPr="00F408E2">
        <w:rPr>
          <w:rFonts w:cs="Times New Roman"/>
        </w:rPr>
        <w:t>caverneux,</w:t>
      </w:r>
      <w:r w:rsidRPr="00F408E2">
        <w:rPr>
          <w:rFonts w:cs="Times New Roman"/>
        </w:rPr>
        <w:t xml:space="preserve"> clitorido-anal, crémastérien </w:t>
      </w:r>
    </w:p>
    <w:p w14:paraId="39B201AC" w14:textId="6C7ED8FA" w:rsidR="00FA2A25" w:rsidRPr="00F408E2" w:rsidRDefault="00205886" w:rsidP="00FA2A25">
      <w:pPr>
        <w:rPr>
          <w:rFonts w:cs="Times New Roman"/>
        </w:rPr>
      </w:pPr>
      <w:r w:rsidRPr="00F408E2">
        <w:rPr>
          <w:rFonts w:cs="Times New Roman"/>
        </w:rPr>
        <w:lastRenderedPageBreak/>
        <w:t>Calendrier</w:t>
      </w:r>
      <w:r w:rsidR="00FA2A25" w:rsidRPr="00F408E2">
        <w:rPr>
          <w:rFonts w:cs="Times New Roman"/>
        </w:rPr>
        <w:t xml:space="preserve"> micti</w:t>
      </w:r>
      <w:r w:rsidR="00AC3892" w:rsidRPr="00F408E2">
        <w:rPr>
          <w:rFonts w:cs="Times New Roman"/>
        </w:rPr>
        <w:t>o</w:t>
      </w:r>
      <w:r w:rsidR="00FA2A25" w:rsidRPr="00F408E2">
        <w:rPr>
          <w:rFonts w:cs="Times New Roman"/>
        </w:rPr>
        <w:t>nnel</w:t>
      </w:r>
    </w:p>
    <w:p w14:paraId="56356567" w14:textId="06686E8E" w:rsidR="00FA2A25" w:rsidRPr="00F408E2" w:rsidRDefault="00FA2A25" w:rsidP="00FA2A25">
      <w:pPr>
        <w:rPr>
          <w:rFonts w:cs="Times New Roman"/>
        </w:rPr>
      </w:pPr>
      <w:r w:rsidRPr="00F408E2">
        <w:rPr>
          <w:rFonts w:cs="Times New Roman"/>
        </w:rPr>
        <w:t xml:space="preserve">Toucher rectal </w:t>
      </w:r>
    </w:p>
    <w:p w14:paraId="133AA373" w14:textId="30A35E61" w:rsidR="00FA2A25" w:rsidRPr="00F408E2" w:rsidRDefault="00FA2A25" w:rsidP="00FA2A25">
      <w:pPr>
        <w:rPr>
          <w:rFonts w:cs="Times New Roman"/>
        </w:rPr>
      </w:pPr>
      <w:r w:rsidRPr="00F408E2">
        <w:rPr>
          <w:rFonts w:cs="Times New Roman"/>
        </w:rPr>
        <w:t>D</w:t>
      </w:r>
      <w:r w:rsidR="00A21ED2" w:rsidRPr="00F408E2">
        <w:rPr>
          <w:rFonts w:cs="Times New Roman"/>
        </w:rPr>
        <w:t>é</w:t>
      </w:r>
      <w:r w:rsidRPr="00F408E2">
        <w:rPr>
          <w:rFonts w:cs="Times New Roman"/>
        </w:rPr>
        <w:t>ficit neu</w:t>
      </w:r>
      <w:r w:rsidR="00A21ED2" w:rsidRPr="00F408E2">
        <w:rPr>
          <w:rFonts w:cs="Times New Roman"/>
        </w:rPr>
        <w:t>ro</w:t>
      </w:r>
      <w:r w:rsidRPr="00F408E2">
        <w:rPr>
          <w:rFonts w:cs="Times New Roman"/>
        </w:rPr>
        <w:t>log</w:t>
      </w:r>
      <w:r w:rsidR="00A21ED2" w:rsidRPr="00F408E2">
        <w:rPr>
          <w:rFonts w:cs="Times New Roman"/>
        </w:rPr>
        <w:t>i</w:t>
      </w:r>
      <w:r w:rsidRPr="00F408E2">
        <w:rPr>
          <w:rFonts w:cs="Times New Roman"/>
        </w:rPr>
        <w:t>que associe</w:t>
      </w:r>
      <w:r w:rsidR="00A21ED2" w:rsidRPr="00F408E2">
        <w:rPr>
          <w:rFonts w:cs="Times New Roman"/>
        </w:rPr>
        <w:t>s : sd pyramidale, atteinte radiculaire, sd médullaire</w:t>
      </w:r>
    </w:p>
    <w:p w14:paraId="0E685FAE" w14:textId="39E46185" w:rsidR="00AC3892" w:rsidRPr="00F408E2" w:rsidRDefault="00AC3892" w:rsidP="00AC3892">
      <w:pPr>
        <w:pStyle w:val="Titre2"/>
        <w:rPr>
          <w:rFonts w:cs="Times New Roman"/>
        </w:rPr>
      </w:pPr>
      <w:bookmarkStart w:id="493" w:name="_Toc196656669"/>
      <w:bookmarkStart w:id="494" w:name="_Toc196662476"/>
      <w:r w:rsidRPr="00F408E2">
        <w:rPr>
          <w:rFonts w:cs="Times New Roman"/>
        </w:rPr>
        <w:t>Explorations paracliniques</w:t>
      </w:r>
      <w:bookmarkEnd w:id="493"/>
      <w:bookmarkEnd w:id="494"/>
    </w:p>
    <w:p w14:paraId="41201225" w14:textId="30985BEB" w:rsidR="00AC3892" w:rsidRPr="00F408E2" w:rsidRDefault="00AC3892" w:rsidP="00AC3892">
      <w:pPr>
        <w:rPr>
          <w:rFonts w:cs="Times New Roman"/>
        </w:rPr>
      </w:pPr>
      <w:r w:rsidRPr="00F408E2">
        <w:rPr>
          <w:rFonts w:cs="Times New Roman"/>
        </w:rPr>
        <w:t>Dépistage d’un résidu post-</w:t>
      </w:r>
      <w:r w:rsidR="00205886" w:rsidRPr="00F408E2">
        <w:rPr>
          <w:rFonts w:cs="Times New Roman"/>
        </w:rPr>
        <w:t>mictionnel</w:t>
      </w:r>
    </w:p>
    <w:p w14:paraId="032FE837" w14:textId="7F1E1356" w:rsidR="00AC3892" w:rsidRPr="00F408E2" w:rsidRDefault="00AC3892" w:rsidP="004237A4">
      <w:pPr>
        <w:numPr>
          <w:ilvl w:val="1"/>
          <w:numId w:val="4"/>
        </w:numPr>
        <w:rPr>
          <w:rFonts w:cs="Times New Roman"/>
        </w:rPr>
      </w:pPr>
      <w:r w:rsidRPr="00F408E2">
        <w:rPr>
          <w:rFonts w:cs="Times New Roman"/>
        </w:rPr>
        <w:t xml:space="preserve">Moyens : sondage </w:t>
      </w:r>
      <w:r w:rsidR="00205886" w:rsidRPr="00F408E2">
        <w:rPr>
          <w:rFonts w:cs="Times New Roman"/>
        </w:rPr>
        <w:t>évacuateur</w:t>
      </w:r>
      <w:r w:rsidRPr="00F408E2">
        <w:rPr>
          <w:rFonts w:cs="Times New Roman"/>
        </w:rPr>
        <w:t xml:space="preserve"> post-mictionnel, Bladder-scan +++ : </w:t>
      </w:r>
      <w:r w:rsidR="00205886" w:rsidRPr="00F408E2">
        <w:rPr>
          <w:rFonts w:cs="Times New Roman"/>
        </w:rPr>
        <w:t>ambulatoire,</w:t>
      </w:r>
      <w:r w:rsidRPr="00F408E2">
        <w:rPr>
          <w:rFonts w:cs="Times New Roman"/>
        </w:rPr>
        <w:t xml:space="preserve"> </w:t>
      </w:r>
      <w:r w:rsidR="00205886" w:rsidRPr="00F408E2">
        <w:rPr>
          <w:rFonts w:cs="Times New Roman"/>
        </w:rPr>
        <w:t>échographie</w:t>
      </w:r>
      <w:r w:rsidRPr="00F408E2">
        <w:rPr>
          <w:rFonts w:cs="Times New Roman"/>
        </w:rPr>
        <w:t xml:space="preserve"> vésical » pré et </w:t>
      </w:r>
      <w:r w:rsidR="00205886">
        <w:rPr>
          <w:rFonts w:cs="Times New Roman"/>
        </w:rPr>
        <w:t>post</w:t>
      </w:r>
      <w:r w:rsidRPr="00F408E2">
        <w:rPr>
          <w:rFonts w:cs="Times New Roman"/>
        </w:rPr>
        <w:t>-mictionnelle</w:t>
      </w:r>
    </w:p>
    <w:p w14:paraId="6125B68B" w14:textId="1F279D22" w:rsidR="00AC3892" w:rsidRPr="00F408E2" w:rsidRDefault="00AC3892" w:rsidP="00AC3892">
      <w:pPr>
        <w:rPr>
          <w:rFonts w:cs="Times New Roman"/>
        </w:rPr>
      </w:pPr>
      <w:r w:rsidRPr="00F408E2">
        <w:rPr>
          <w:rFonts w:cs="Times New Roman"/>
        </w:rPr>
        <w:t>Exame</w:t>
      </w:r>
      <w:r w:rsidR="009375DB" w:rsidRPr="00F408E2">
        <w:rPr>
          <w:rFonts w:cs="Times New Roman"/>
        </w:rPr>
        <w:t xml:space="preserve">n </w:t>
      </w:r>
      <w:r w:rsidRPr="00F408E2">
        <w:rPr>
          <w:rFonts w:cs="Times New Roman"/>
        </w:rPr>
        <w:t>cytobactériol</w:t>
      </w:r>
      <w:r w:rsidR="009375DB" w:rsidRPr="00F408E2">
        <w:rPr>
          <w:rFonts w:cs="Times New Roman"/>
        </w:rPr>
        <w:t>o</w:t>
      </w:r>
      <w:r w:rsidRPr="00F408E2">
        <w:rPr>
          <w:rFonts w:cs="Times New Roman"/>
        </w:rPr>
        <w:t>gie</w:t>
      </w:r>
      <w:r w:rsidR="009375DB" w:rsidRPr="00F408E2">
        <w:rPr>
          <w:rFonts w:cs="Times New Roman"/>
        </w:rPr>
        <w:t xml:space="preserve"> des urines</w:t>
      </w:r>
      <w:r w:rsidRPr="00F408E2">
        <w:rPr>
          <w:rFonts w:cs="Times New Roman"/>
        </w:rPr>
        <w:t xml:space="preserve"> (ECBU) : non systématique</w:t>
      </w:r>
    </w:p>
    <w:p w14:paraId="6EDF42A1" w14:textId="7ACD534C" w:rsidR="009375DB" w:rsidRPr="00F408E2" w:rsidRDefault="009375DB" w:rsidP="00AC3892">
      <w:pPr>
        <w:rPr>
          <w:rFonts w:cs="Times New Roman"/>
        </w:rPr>
      </w:pPr>
      <w:r w:rsidRPr="00F408E2">
        <w:rPr>
          <w:rFonts w:cs="Times New Roman"/>
        </w:rPr>
        <w:t xml:space="preserve">Bila urodynamique </w:t>
      </w:r>
    </w:p>
    <w:p w14:paraId="00316AF6" w14:textId="35D1A852" w:rsidR="009375DB" w:rsidRPr="00F408E2" w:rsidRDefault="009375DB" w:rsidP="004237A4">
      <w:pPr>
        <w:numPr>
          <w:ilvl w:val="1"/>
          <w:numId w:val="4"/>
        </w:numPr>
        <w:rPr>
          <w:rFonts w:cs="Times New Roman"/>
        </w:rPr>
      </w:pPr>
      <w:r w:rsidRPr="00F408E2">
        <w:rPr>
          <w:rFonts w:cs="Times New Roman"/>
        </w:rPr>
        <w:t>Recherche : hyperacti</w:t>
      </w:r>
      <w:r w:rsidR="00205886">
        <w:rPr>
          <w:rFonts w:cs="Times New Roman"/>
        </w:rPr>
        <w:t>vité détrusior</w:t>
      </w:r>
      <w:r w:rsidR="00DA6501" w:rsidRPr="00F408E2">
        <w:rPr>
          <w:rFonts w:cs="Times New Roman"/>
        </w:rPr>
        <w:t>i</w:t>
      </w:r>
      <w:r w:rsidR="00205886">
        <w:rPr>
          <w:rFonts w:cs="Times New Roman"/>
        </w:rPr>
        <w:t>e</w:t>
      </w:r>
      <w:r w:rsidR="00DA6501" w:rsidRPr="00F408E2">
        <w:rPr>
          <w:rFonts w:cs="Times New Roman"/>
        </w:rPr>
        <w:t>nne, dyssynerg</w:t>
      </w:r>
      <w:r w:rsidR="00970266" w:rsidRPr="00F408E2">
        <w:rPr>
          <w:rFonts w:cs="Times New Roman"/>
        </w:rPr>
        <w:t>ie</w:t>
      </w:r>
      <w:r w:rsidR="00205886">
        <w:rPr>
          <w:rFonts w:cs="Times New Roman"/>
        </w:rPr>
        <w:t xml:space="preserve"> vé</w:t>
      </w:r>
      <w:r w:rsidR="00DA6501" w:rsidRPr="00F408E2">
        <w:rPr>
          <w:rFonts w:cs="Times New Roman"/>
        </w:rPr>
        <w:t>sico-sphinctérienne ou une</w:t>
      </w:r>
      <w:r w:rsidR="00610812">
        <w:rPr>
          <w:rFonts w:cs="Times New Roman"/>
        </w:rPr>
        <w:t xml:space="preserve"> </w:t>
      </w:r>
      <w:r w:rsidR="00DA6501" w:rsidRPr="00F408E2">
        <w:rPr>
          <w:rFonts w:cs="Times New Roman"/>
        </w:rPr>
        <w:t>hypoactivité du détrusor</w:t>
      </w:r>
    </w:p>
    <w:p w14:paraId="31FC0A80" w14:textId="6D61E499" w:rsidR="00DA6501" w:rsidRPr="00F408E2" w:rsidRDefault="00DA6501" w:rsidP="004237A4">
      <w:pPr>
        <w:numPr>
          <w:ilvl w:val="1"/>
          <w:numId w:val="4"/>
        </w:numPr>
        <w:rPr>
          <w:rFonts w:cs="Times New Roman"/>
        </w:rPr>
      </w:pPr>
      <w:r w:rsidRPr="00F408E2">
        <w:rPr>
          <w:rFonts w:cs="Times New Roman"/>
        </w:rPr>
        <w:t>Per</w:t>
      </w:r>
      <w:r w:rsidR="00970266" w:rsidRPr="00F408E2">
        <w:rPr>
          <w:rFonts w:cs="Times New Roman"/>
        </w:rPr>
        <w:t>m</w:t>
      </w:r>
      <w:r w:rsidRPr="00F408E2">
        <w:rPr>
          <w:rFonts w:cs="Times New Roman"/>
        </w:rPr>
        <w:t xml:space="preserve">et de différencier une atteinte </w:t>
      </w:r>
      <w:r w:rsidR="00205886" w:rsidRPr="00F408E2">
        <w:rPr>
          <w:rFonts w:cs="Times New Roman"/>
        </w:rPr>
        <w:t>centrale</w:t>
      </w:r>
      <w:r w:rsidR="00205886">
        <w:rPr>
          <w:rFonts w:cs="Times New Roman"/>
        </w:rPr>
        <w:t xml:space="preserve"> </w:t>
      </w:r>
      <w:r w:rsidRPr="00F408E2">
        <w:rPr>
          <w:rFonts w:cs="Times New Roman"/>
        </w:rPr>
        <w:t>(hyperactivité détrusorienne d’une atteint</w:t>
      </w:r>
      <w:r w:rsidR="00ED0ABE" w:rsidRPr="00F408E2">
        <w:rPr>
          <w:rFonts w:cs="Times New Roman"/>
        </w:rPr>
        <w:t>e</w:t>
      </w:r>
      <w:r w:rsidRPr="00F408E2">
        <w:rPr>
          <w:rFonts w:cs="Times New Roman"/>
        </w:rPr>
        <w:t xml:space="preserve"> périphé</w:t>
      </w:r>
      <w:r w:rsidR="00ED0ABE" w:rsidRPr="00F408E2">
        <w:rPr>
          <w:rFonts w:cs="Times New Roman"/>
        </w:rPr>
        <w:t>r</w:t>
      </w:r>
      <w:r w:rsidRPr="00F408E2">
        <w:rPr>
          <w:rFonts w:cs="Times New Roman"/>
        </w:rPr>
        <w:t>ique (</w:t>
      </w:r>
      <w:r w:rsidR="00610812">
        <w:rPr>
          <w:rFonts w:cs="Times New Roman"/>
        </w:rPr>
        <w:t>hypo</w:t>
      </w:r>
      <w:r w:rsidR="00610812" w:rsidRPr="00F408E2">
        <w:rPr>
          <w:rFonts w:cs="Times New Roman"/>
        </w:rPr>
        <w:t>contractilité</w:t>
      </w:r>
      <w:r w:rsidRPr="00F408E2">
        <w:rPr>
          <w:rFonts w:cs="Times New Roman"/>
        </w:rPr>
        <w:t xml:space="preserve"> vésicale)</w:t>
      </w:r>
    </w:p>
    <w:p w14:paraId="4AEB3716" w14:textId="7EE517DE" w:rsidR="00DA6501" w:rsidRPr="00F408E2" w:rsidRDefault="00DA6501" w:rsidP="004237A4">
      <w:pPr>
        <w:numPr>
          <w:ilvl w:val="1"/>
          <w:numId w:val="4"/>
        </w:numPr>
        <w:rPr>
          <w:rFonts w:cs="Times New Roman"/>
        </w:rPr>
      </w:pPr>
      <w:r w:rsidRPr="00F408E2">
        <w:rPr>
          <w:rFonts w:cs="Times New Roman"/>
        </w:rPr>
        <w:t>Trois composantes : cystomanomét</w:t>
      </w:r>
      <w:r w:rsidR="00ED0ABE" w:rsidRPr="00F408E2">
        <w:rPr>
          <w:rFonts w:cs="Times New Roman"/>
        </w:rPr>
        <w:t>r</w:t>
      </w:r>
      <w:r w:rsidRPr="00F408E2">
        <w:rPr>
          <w:rFonts w:cs="Times New Roman"/>
        </w:rPr>
        <w:t>ie, pr</w:t>
      </w:r>
      <w:r w:rsidR="00ED0ABE" w:rsidRPr="00F408E2">
        <w:rPr>
          <w:rFonts w:cs="Times New Roman"/>
        </w:rPr>
        <w:t>o</w:t>
      </w:r>
      <w:r w:rsidRPr="00F408E2">
        <w:rPr>
          <w:rFonts w:cs="Times New Roman"/>
        </w:rPr>
        <w:t>filomét</w:t>
      </w:r>
      <w:r w:rsidR="00ED0ABE" w:rsidRPr="00F408E2">
        <w:rPr>
          <w:rFonts w:cs="Times New Roman"/>
        </w:rPr>
        <w:t>r</w:t>
      </w:r>
      <w:r w:rsidRPr="00F408E2">
        <w:rPr>
          <w:rFonts w:cs="Times New Roman"/>
        </w:rPr>
        <w:t xml:space="preserve">ie urétrale, </w:t>
      </w:r>
      <w:r w:rsidR="00610812" w:rsidRPr="00F408E2">
        <w:rPr>
          <w:rFonts w:cs="Times New Roman"/>
        </w:rPr>
        <w:t>débitmètre</w:t>
      </w:r>
    </w:p>
    <w:p w14:paraId="3EEAFE5C" w14:textId="79EEBB0D" w:rsidR="00970266" w:rsidRPr="00F408E2" w:rsidRDefault="00970266" w:rsidP="00970266">
      <w:pPr>
        <w:rPr>
          <w:rFonts w:cs="Times New Roman"/>
        </w:rPr>
      </w:pPr>
      <w:r w:rsidRPr="00F408E2">
        <w:rPr>
          <w:rFonts w:cs="Times New Roman"/>
        </w:rPr>
        <w:t>Echographie vésico-rénale</w:t>
      </w:r>
    </w:p>
    <w:p w14:paraId="27BF81A5" w14:textId="2AE2C7CD" w:rsidR="00970266" w:rsidRPr="00F408E2" w:rsidRDefault="00970266" w:rsidP="00970266">
      <w:pPr>
        <w:rPr>
          <w:rFonts w:cs="Times New Roman"/>
        </w:rPr>
      </w:pPr>
      <w:r w:rsidRPr="00F408E2">
        <w:rPr>
          <w:rFonts w:cs="Times New Roman"/>
        </w:rPr>
        <w:t xml:space="preserve">Imagerie médullaire et / ou cérébrale </w:t>
      </w:r>
    </w:p>
    <w:p w14:paraId="7EDDADEB" w14:textId="511A5B5A" w:rsidR="00970266" w:rsidRPr="00F408E2" w:rsidRDefault="00970266" w:rsidP="00970266">
      <w:pPr>
        <w:rPr>
          <w:rFonts w:cs="Times New Roman"/>
        </w:rPr>
      </w:pPr>
      <w:r w:rsidRPr="00F408E2">
        <w:rPr>
          <w:rFonts w:cs="Times New Roman"/>
        </w:rPr>
        <w:t>Ponc</w:t>
      </w:r>
      <w:r w:rsidR="00D5509D" w:rsidRPr="00F408E2">
        <w:rPr>
          <w:rFonts w:cs="Times New Roman"/>
        </w:rPr>
        <w:t>t</w:t>
      </w:r>
      <w:r w:rsidRPr="00F408E2">
        <w:rPr>
          <w:rFonts w:cs="Times New Roman"/>
        </w:rPr>
        <w:t>ion lombaire pour exame</w:t>
      </w:r>
      <w:r w:rsidR="00D5509D" w:rsidRPr="00F408E2">
        <w:rPr>
          <w:rFonts w:cs="Times New Roman"/>
        </w:rPr>
        <w:t>n</w:t>
      </w:r>
      <w:r w:rsidRPr="00F408E2">
        <w:rPr>
          <w:rFonts w:cs="Times New Roman"/>
        </w:rPr>
        <w:t xml:space="preserve"> du LCR si sd médullaire non traumatique</w:t>
      </w:r>
    </w:p>
    <w:p w14:paraId="796A3C1A" w14:textId="0498A4AE" w:rsidR="000F04EB" w:rsidRPr="00F408E2" w:rsidRDefault="000F04EB" w:rsidP="000F04EB">
      <w:pPr>
        <w:pStyle w:val="Titre1"/>
        <w:rPr>
          <w:rFonts w:cs="Times New Roman"/>
        </w:rPr>
      </w:pPr>
      <w:bookmarkStart w:id="495" w:name="_Toc196656670"/>
      <w:bookmarkStart w:id="496" w:name="_Toc196662477"/>
      <w:r w:rsidRPr="00F408E2">
        <w:rPr>
          <w:rFonts w:cs="Times New Roman"/>
        </w:rPr>
        <w:t>Etiol</w:t>
      </w:r>
      <w:r w:rsidR="008A3DBE" w:rsidRPr="00F408E2">
        <w:rPr>
          <w:rFonts w:cs="Times New Roman"/>
        </w:rPr>
        <w:t>ogie</w:t>
      </w:r>
      <w:r w:rsidRPr="00F408E2">
        <w:rPr>
          <w:rFonts w:cs="Times New Roman"/>
        </w:rPr>
        <w:t xml:space="preserve"> neuro</w:t>
      </w:r>
      <w:r w:rsidR="008A3DBE" w:rsidRPr="00F408E2">
        <w:rPr>
          <w:rFonts w:cs="Times New Roman"/>
        </w:rPr>
        <w:t>lo</w:t>
      </w:r>
      <w:r w:rsidRPr="00F408E2">
        <w:rPr>
          <w:rFonts w:cs="Times New Roman"/>
        </w:rPr>
        <w:t>giques</w:t>
      </w:r>
      <w:bookmarkEnd w:id="495"/>
      <w:bookmarkEnd w:id="496"/>
    </w:p>
    <w:p w14:paraId="3E50FCD2" w14:textId="1CBD9B20" w:rsidR="000F04EB" w:rsidRPr="00F408E2" w:rsidRDefault="000F04EB" w:rsidP="000F04EB">
      <w:pPr>
        <w:pStyle w:val="Titre2"/>
        <w:rPr>
          <w:rFonts w:cs="Times New Roman"/>
        </w:rPr>
      </w:pPr>
      <w:bookmarkStart w:id="497" w:name="_Toc196656671"/>
      <w:bookmarkStart w:id="498" w:name="_Toc196662478"/>
      <w:r w:rsidRPr="00F408E2">
        <w:rPr>
          <w:rFonts w:cs="Times New Roman"/>
        </w:rPr>
        <w:t>Pathologie du système nerveux central</w:t>
      </w:r>
      <w:bookmarkEnd w:id="497"/>
      <w:bookmarkEnd w:id="498"/>
    </w:p>
    <w:p w14:paraId="3BA780B4" w14:textId="60F60527" w:rsidR="000F04EB" w:rsidRPr="00F408E2" w:rsidRDefault="000F04EB" w:rsidP="000F04EB">
      <w:pPr>
        <w:rPr>
          <w:rFonts w:cs="Times New Roman"/>
        </w:rPr>
      </w:pPr>
      <w:r w:rsidRPr="00F408E2">
        <w:rPr>
          <w:rFonts w:cs="Times New Roman"/>
        </w:rPr>
        <w:t>Pathologie dégénératives</w:t>
      </w:r>
      <w:r w:rsidR="008A3DBE" w:rsidRPr="00F408E2">
        <w:rPr>
          <w:rFonts w:cs="Times New Roman"/>
        </w:rPr>
        <w:t> :</w:t>
      </w:r>
    </w:p>
    <w:p w14:paraId="55F4B684" w14:textId="20BD1E91" w:rsidR="000F04EB" w:rsidRPr="00F408E2" w:rsidRDefault="000F04EB" w:rsidP="004237A4">
      <w:pPr>
        <w:numPr>
          <w:ilvl w:val="1"/>
          <w:numId w:val="4"/>
        </w:numPr>
        <w:rPr>
          <w:rFonts w:cs="Times New Roman"/>
        </w:rPr>
      </w:pPr>
      <w:r w:rsidRPr="00F408E2">
        <w:rPr>
          <w:rFonts w:cs="Times New Roman"/>
        </w:rPr>
        <w:t>Maladie de Parkinson</w:t>
      </w:r>
    </w:p>
    <w:p w14:paraId="4B4E4E06" w14:textId="5DDC2B3B" w:rsidR="000F04EB" w:rsidRPr="00F408E2" w:rsidRDefault="000F04EB" w:rsidP="004237A4">
      <w:pPr>
        <w:numPr>
          <w:ilvl w:val="1"/>
          <w:numId w:val="4"/>
        </w:numPr>
        <w:rPr>
          <w:rFonts w:cs="Times New Roman"/>
        </w:rPr>
      </w:pPr>
      <w:r w:rsidRPr="00F408E2">
        <w:rPr>
          <w:rFonts w:cs="Times New Roman"/>
        </w:rPr>
        <w:t>Maladie d’Alz</w:t>
      </w:r>
      <w:r w:rsidR="008A3DBE" w:rsidRPr="00F408E2">
        <w:rPr>
          <w:rFonts w:cs="Times New Roman"/>
        </w:rPr>
        <w:t>h</w:t>
      </w:r>
      <w:r w:rsidRPr="00F408E2">
        <w:rPr>
          <w:rFonts w:cs="Times New Roman"/>
        </w:rPr>
        <w:t xml:space="preserve">eimer et autres démences </w:t>
      </w:r>
    </w:p>
    <w:p w14:paraId="3D7246EC" w14:textId="608DBE38" w:rsidR="000F04EB" w:rsidRPr="00F408E2" w:rsidRDefault="000F04EB" w:rsidP="004237A4">
      <w:pPr>
        <w:numPr>
          <w:ilvl w:val="1"/>
          <w:numId w:val="4"/>
        </w:numPr>
        <w:rPr>
          <w:rFonts w:cs="Times New Roman"/>
        </w:rPr>
      </w:pPr>
      <w:r w:rsidRPr="00F408E2">
        <w:rPr>
          <w:rFonts w:cs="Times New Roman"/>
        </w:rPr>
        <w:t xml:space="preserve">Sclérose </w:t>
      </w:r>
      <w:r w:rsidR="00C76285" w:rsidRPr="00F408E2">
        <w:rPr>
          <w:rFonts w:cs="Times New Roman"/>
        </w:rPr>
        <w:t>en plaque</w:t>
      </w:r>
    </w:p>
    <w:p w14:paraId="2396FC8A" w14:textId="3F1FF3DD" w:rsidR="000F04EB" w:rsidRPr="00F408E2" w:rsidRDefault="000F04EB" w:rsidP="004237A4">
      <w:pPr>
        <w:numPr>
          <w:ilvl w:val="1"/>
          <w:numId w:val="4"/>
        </w:numPr>
        <w:rPr>
          <w:rFonts w:cs="Times New Roman"/>
        </w:rPr>
      </w:pPr>
      <w:r w:rsidRPr="00F408E2">
        <w:rPr>
          <w:rFonts w:cs="Times New Roman"/>
        </w:rPr>
        <w:t>Sclérose latérale amyotrop</w:t>
      </w:r>
      <w:r w:rsidR="00C76285" w:rsidRPr="00F408E2">
        <w:rPr>
          <w:rFonts w:cs="Times New Roman"/>
        </w:rPr>
        <w:t>hi</w:t>
      </w:r>
      <w:r w:rsidRPr="00F408E2">
        <w:rPr>
          <w:rFonts w:cs="Times New Roman"/>
        </w:rPr>
        <w:t>ques</w:t>
      </w:r>
    </w:p>
    <w:p w14:paraId="7C79CD75" w14:textId="64B7BD60" w:rsidR="000F04EB" w:rsidRPr="00F408E2" w:rsidRDefault="000F04EB" w:rsidP="000F04EB">
      <w:pPr>
        <w:rPr>
          <w:rFonts w:cs="Times New Roman"/>
        </w:rPr>
      </w:pPr>
      <w:r w:rsidRPr="00F408E2">
        <w:rPr>
          <w:rFonts w:cs="Times New Roman"/>
        </w:rPr>
        <w:t>Patholog</w:t>
      </w:r>
      <w:r w:rsidR="00C76285" w:rsidRPr="00F408E2">
        <w:rPr>
          <w:rFonts w:cs="Times New Roman"/>
        </w:rPr>
        <w:t>ie</w:t>
      </w:r>
      <w:r w:rsidRPr="00F408E2">
        <w:rPr>
          <w:rFonts w:cs="Times New Roman"/>
        </w:rPr>
        <w:t xml:space="preserve"> vasculaire</w:t>
      </w:r>
      <w:r w:rsidR="00C76285" w:rsidRPr="00F408E2">
        <w:rPr>
          <w:rFonts w:cs="Times New Roman"/>
        </w:rPr>
        <w:t> :</w:t>
      </w:r>
    </w:p>
    <w:p w14:paraId="3EC2231E" w14:textId="2EAD3505" w:rsidR="000F04EB" w:rsidRPr="00F408E2" w:rsidRDefault="00610812" w:rsidP="004237A4">
      <w:pPr>
        <w:numPr>
          <w:ilvl w:val="1"/>
          <w:numId w:val="4"/>
        </w:numPr>
        <w:rPr>
          <w:rFonts w:cs="Times New Roman"/>
        </w:rPr>
      </w:pPr>
      <w:r w:rsidRPr="00F408E2">
        <w:rPr>
          <w:rFonts w:cs="Times New Roman"/>
        </w:rPr>
        <w:t>Accident</w:t>
      </w:r>
      <w:r w:rsidR="000F04EB" w:rsidRPr="00F408E2">
        <w:rPr>
          <w:rFonts w:cs="Times New Roman"/>
        </w:rPr>
        <w:t xml:space="preserve"> vascula</w:t>
      </w:r>
      <w:r w:rsidR="00C76285" w:rsidRPr="00F408E2">
        <w:rPr>
          <w:rFonts w:cs="Times New Roman"/>
        </w:rPr>
        <w:t>ire</w:t>
      </w:r>
      <w:r w:rsidR="000F04EB" w:rsidRPr="00F408E2">
        <w:rPr>
          <w:rFonts w:cs="Times New Roman"/>
        </w:rPr>
        <w:t xml:space="preserve"> cérébrale (AVC)</w:t>
      </w:r>
    </w:p>
    <w:p w14:paraId="6C28376F" w14:textId="1B47D2E6" w:rsidR="000F04EB" w:rsidRPr="00F408E2" w:rsidRDefault="000F04EB" w:rsidP="004237A4">
      <w:pPr>
        <w:numPr>
          <w:ilvl w:val="1"/>
          <w:numId w:val="4"/>
        </w:numPr>
        <w:rPr>
          <w:rFonts w:cs="Times New Roman"/>
        </w:rPr>
      </w:pPr>
      <w:r w:rsidRPr="00F408E2">
        <w:rPr>
          <w:rFonts w:cs="Times New Roman"/>
        </w:rPr>
        <w:t xml:space="preserve">Leucoaraïose </w:t>
      </w:r>
    </w:p>
    <w:p w14:paraId="403B4164" w14:textId="108849D9" w:rsidR="00D774BF" w:rsidRPr="00F408E2" w:rsidRDefault="00D774BF" w:rsidP="00D774BF">
      <w:pPr>
        <w:rPr>
          <w:rFonts w:cs="Times New Roman"/>
        </w:rPr>
      </w:pPr>
      <w:r w:rsidRPr="00F408E2">
        <w:rPr>
          <w:rFonts w:cs="Times New Roman"/>
        </w:rPr>
        <w:t xml:space="preserve">Pathologie traumatique </w:t>
      </w:r>
    </w:p>
    <w:p w14:paraId="40661540" w14:textId="4BE2A45E" w:rsidR="00D774BF" w:rsidRPr="00F408E2" w:rsidRDefault="00D774BF" w:rsidP="004237A4">
      <w:pPr>
        <w:numPr>
          <w:ilvl w:val="1"/>
          <w:numId w:val="4"/>
        </w:numPr>
        <w:rPr>
          <w:rFonts w:cs="Times New Roman"/>
        </w:rPr>
      </w:pPr>
      <w:r w:rsidRPr="00F408E2">
        <w:rPr>
          <w:rFonts w:cs="Times New Roman"/>
        </w:rPr>
        <w:t>Traumati</w:t>
      </w:r>
      <w:r w:rsidR="006431F4" w:rsidRPr="00F408E2">
        <w:rPr>
          <w:rFonts w:cs="Times New Roman"/>
        </w:rPr>
        <w:t>sme</w:t>
      </w:r>
      <w:r w:rsidRPr="00F408E2">
        <w:rPr>
          <w:rFonts w:cs="Times New Roman"/>
        </w:rPr>
        <w:t xml:space="preserve"> crânien</w:t>
      </w:r>
    </w:p>
    <w:p w14:paraId="0E80FE87" w14:textId="561F75C4" w:rsidR="00D774BF" w:rsidRPr="00F408E2" w:rsidRDefault="00FB105E" w:rsidP="004237A4">
      <w:pPr>
        <w:numPr>
          <w:ilvl w:val="1"/>
          <w:numId w:val="4"/>
        </w:numPr>
        <w:rPr>
          <w:rFonts w:cs="Times New Roman"/>
        </w:rPr>
      </w:pPr>
      <w:r w:rsidRPr="00F408E2">
        <w:rPr>
          <w:rFonts w:cs="Times New Roman"/>
        </w:rPr>
        <w:t>Lésions médullaires (section complète ou incomplète de la moelle)</w:t>
      </w:r>
    </w:p>
    <w:p w14:paraId="645042BD" w14:textId="7506C786" w:rsidR="00FB105E" w:rsidRPr="00F408E2" w:rsidRDefault="00FB105E" w:rsidP="00FB105E">
      <w:pPr>
        <w:rPr>
          <w:rFonts w:cs="Times New Roman"/>
        </w:rPr>
      </w:pPr>
      <w:r w:rsidRPr="00F408E2">
        <w:rPr>
          <w:rFonts w:cs="Times New Roman"/>
        </w:rPr>
        <w:t>Pathologie infectieuses et inflammatoire</w:t>
      </w:r>
    </w:p>
    <w:p w14:paraId="395D0A63" w14:textId="00B64134" w:rsidR="00FB105E" w:rsidRPr="00F408E2" w:rsidRDefault="00610812" w:rsidP="004237A4">
      <w:pPr>
        <w:numPr>
          <w:ilvl w:val="1"/>
          <w:numId w:val="4"/>
        </w:numPr>
        <w:rPr>
          <w:rFonts w:cs="Times New Roman"/>
        </w:rPr>
      </w:pPr>
      <w:r w:rsidRPr="00F408E2">
        <w:rPr>
          <w:rFonts w:cs="Times New Roman"/>
        </w:rPr>
        <w:t>Myélite</w:t>
      </w:r>
      <w:r w:rsidR="00FB105E" w:rsidRPr="00F408E2">
        <w:rPr>
          <w:rFonts w:cs="Times New Roman"/>
        </w:rPr>
        <w:t xml:space="preserve"> transverse</w:t>
      </w:r>
    </w:p>
    <w:p w14:paraId="06D855BD" w14:textId="2DBE4964" w:rsidR="00FB105E" w:rsidRPr="00F408E2" w:rsidRDefault="00FB105E" w:rsidP="004237A4">
      <w:pPr>
        <w:numPr>
          <w:ilvl w:val="1"/>
          <w:numId w:val="4"/>
        </w:numPr>
        <w:rPr>
          <w:rFonts w:cs="Times New Roman"/>
        </w:rPr>
      </w:pPr>
      <w:r w:rsidRPr="00F408E2">
        <w:rPr>
          <w:rFonts w:cs="Times New Roman"/>
        </w:rPr>
        <w:lastRenderedPageBreak/>
        <w:t xml:space="preserve">Encéphalite </w:t>
      </w:r>
    </w:p>
    <w:p w14:paraId="7220DF39" w14:textId="2818EF21" w:rsidR="00FB105E" w:rsidRPr="00F408E2" w:rsidRDefault="00FB105E" w:rsidP="00FB105E">
      <w:pPr>
        <w:rPr>
          <w:rFonts w:cs="Times New Roman"/>
        </w:rPr>
      </w:pPr>
      <w:r w:rsidRPr="00F408E2">
        <w:rPr>
          <w:rFonts w:cs="Times New Roman"/>
        </w:rPr>
        <w:t>Pathologies tumorales</w:t>
      </w:r>
    </w:p>
    <w:p w14:paraId="5FC73EF1" w14:textId="51DDF269" w:rsidR="00E45D32" w:rsidRPr="00F408E2" w:rsidRDefault="00E45D32" w:rsidP="00FB105E">
      <w:pPr>
        <w:rPr>
          <w:rFonts w:cs="Times New Roman"/>
        </w:rPr>
      </w:pPr>
      <w:r w:rsidRPr="00F408E2">
        <w:rPr>
          <w:rFonts w:cs="Times New Roman"/>
        </w:rPr>
        <w:t>Atteinte s médullaires spécifiques</w:t>
      </w:r>
    </w:p>
    <w:p w14:paraId="62C821EB" w14:textId="0C81D501" w:rsidR="00E45D32" w:rsidRPr="00F408E2" w:rsidRDefault="00610812" w:rsidP="004237A4">
      <w:pPr>
        <w:numPr>
          <w:ilvl w:val="1"/>
          <w:numId w:val="4"/>
        </w:numPr>
        <w:rPr>
          <w:rFonts w:cs="Times New Roman"/>
        </w:rPr>
      </w:pPr>
      <w:r w:rsidRPr="00F408E2">
        <w:rPr>
          <w:rFonts w:cs="Times New Roman"/>
        </w:rPr>
        <w:t>Compression</w:t>
      </w:r>
      <w:r w:rsidR="00E45D32" w:rsidRPr="00F408E2">
        <w:rPr>
          <w:rFonts w:cs="Times New Roman"/>
        </w:rPr>
        <w:t xml:space="preserve">  </w:t>
      </w:r>
      <w:r w:rsidRPr="00F408E2">
        <w:rPr>
          <w:rFonts w:cs="Times New Roman"/>
        </w:rPr>
        <w:t>médullaire</w:t>
      </w:r>
      <w:r w:rsidR="00E45D32" w:rsidRPr="00F408E2">
        <w:rPr>
          <w:rFonts w:cs="Times New Roman"/>
        </w:rPr>
        <w:t xml:space="preserve"> (hernie discale, </w:t>
      </w:r>
      <w:r w:rsidRPr="00F408E2">
        <w:rPr>
          <w:rFonts w:cs="Times New Roman"/>
        </w:rPr>
        <w:t>tumeur</w:t>
      </w:r>
      <w:r w:rsidR="00E45D32" w:rsidRPr="00F408E2">
        <w:rPr>
          <w:rFonts w:cs="Times New Roman"/>
        </w:rPr>
        <w:t>, abcès épidurale)</w:t>
      </w:r>
    </w:p>
    <w:p w14:paraId="3CFEAC81" w14:textId="1DB3550B" w:rsidR="00E45D32" w:rsidRPr="00F408E2" w:rsidRDefault="00E45D32" w:rsidP="004237A4">
      <w:pPr>
        <w:numPr>
          <w:ilvl w:val="1"/>
          <w:numId w:val="4"/>
        </w:numPr>
        <w:rPr>
          <w:rFonts w:cs="Times New Roman"/>
        </w:rPr>
      </w:pPr>
      <w:r w:rsidRPr="00F408E2">
        <w:rPr>
          <w:rFonts w:cs="Times New Roman"/>
        </w:rPr>
        <w:t>Syringomyélite</w:t>
      </w:r>
    </w:p>
    <w:p w14:paraId="12A49358" w14:textId="68E34E0A" w:rsidR="00E45D32" w:rsidRPr="00F408E2" w:rsidRDefault="00610812" w:rsidP="004237A4">
      <w:pPr>
        <w:numPr>
          <w:ilvl w:val="1"/>
          <w:numId w:val="4"/>
        </w:numPr>
        <w:rPr>
          <w:rFonts w:cs="Times New Roman"/>
        </w:rPr>
      </w:pPr>
      <w:r w:rsidRPr="00F408E2">
        <w:rPr>
          <w:rFonts w:cs="Times New Roman"/>
        </w:rPr>
        <w:t>Malformations</w:t>
      </w:r>
      <w:r w:rsidR="00E45D32" w:rsidRPr="00F408E2">
        <w:rPr>
          <w:rFonts w:cs="Times New Roman"/>
        </w:rPr>
        <w:t xml:space="preserve"> congénit</w:t>
      </w:r>
      <w:r w:rsidR="00B977E7" w:rsidRPr="00F408E2">
        <w:rPr>
          <w:rFonts w:cs="Times New Roman"/>
        </w:rPr>
        <w:t>ales</w:t>
      </w:r>
      <w:r w:rsidR="00E45D32" w:rsidRPr="00F408E2">
        <w:rPr>
          <w:rFonts w:cs="Times New Roman"/>
        </w:rPr>
        <w:t xml:space="preserve"> (spina </w:t>
      </w:r>
      <w:r w:rsidR="00B977E7" w:rsidRPr="00F408E2">
        <w:rPr>
          <w:rFonts w:cs="Times New Roman"/>
        </w:rPr>
        <w:t>b</w:t>
      </w:r>
      <w:r w:rsidR="00E45D32" w:rsidRPr="00F408E2">
        <w:rPr>
          <w:rFonts w:cs="Times New Roman"/>
        </w:rPr>
        <w:t>ifida, Arnold-Chiari)</w:t>
      </w:r>
    </w:p>
    <w:p w14:paraId="68199A88" w14:textId="6F2ED464" w:rsidR="00B977E7" w:rsidRPr="00F408E2" w:rsidRDefault="00B977E7" w:rsidP="00B977E7">
      <w:pPr>
        <w:pStyle w:val="Titre2"/>
        <w:rPr>
          <w:rFonts w:cs="Times New Roman"/>
        </w:rPr>
      </w:pPr>
      <w:bookmarkStart w:id="499" w:name="_Toc196656672"/>
      <w:bookmarkStart w:id="500" w:name="_Toc196662479"/>
      <w:r w:rsidRPr="00F408E2">
        <w:rPr>
          <w:rFonts w:cs="Times New Roman"/>
        </w:rPr>
        <w:t xml:space="preserve">Pathologie du système </w:t>
      </w:r>
      <w:r w:rsidR="00610812" w:rsidRPr="00F408E2">
        <w:rPr>
          <w:rFonts w:cs="Times New Roman"/>
        </w:rPr>
        <w:t>nerveux</w:t>
      </w:r>
      <w:r w:rsidRPr="00F408E2">
        <w:rPr>
          <w:rFonts w:cs="Times New Roman"/>
        </w:rPr>
        <w:t xml:space="preserve"> périphériques</w:t>
      </w:r>
      <w:bookmarkEnd w:id="499"/>
      <w:bookmarkEnd w:id="500"/>
    </w:p>
    <w:p w14:paraId="3CBE351A" w14:textId="30C3AFD7" w:rsidR="00B977E7" w:rsidRPr="00F408E2" w:rsidRDefault="00B977E7" w:rsidP="00B977E7">
      <w:pPr>
        <w:rPr>
          <w:rFonts w:cs="Times New Roman"/>
        </w:rPr>
      </w:pPr>
      <w:r w:rsidRPr="00F408E2">
        <w:rPr>
          <w:rFonts w:cs="Times New Roman"/>
        </w:rPr>
        <w:t xml:space="preserve">Neuropathies périphérique </w:t>
      </w:r>
    </w:p>
    <w:p w14:paraId="7D1BD306" w14:textId="4212B7CC" w:rsidR="00B977E7" w:rsidRPr="00F408E2" w:rsidRDefault="00B977E7" w:rsidP="00B977E7">
      <w:pPr>
        <w:rPr>
          <w:rFonts w:cs="Times New Roman"/>
        </w:rPr>
      </w:pPr>
      <w:r w:rsidRPr="00F408E2">
        <w:rPr>
          <w:rFonts w:cs="Times New Roman"/>
        </w:rPr>
        <w:t xml:space="preserve">Sd de la queue de </w:t>
      </w:r>
      <w:r w:rsidR="00962515" w:rsidRPr="00F408E2">
        <w:rPr>
          <w:rFonts w:cs="Times New Roman"/>
        </w:rPr>
        <w:t>cheval</w:t>
      </w:r>
    </w:p>
    <w:p w14:paraId="5DA30E3F" w14:textId="5B4F1F5D" w:rsidR="00B977E7" w:rsidRPr="00F408E2" w:rsidRDefault="00B977E7" w:rsidP="00B977E7">
      <w:pPr>
        <w:rPr>
          <w:rFonts w:cs="Times New Roman"/>
        </w:rPr>
      </w:pPr>
      <w:r w:rsidRPr="00F408E2">
        <w:rPr>
          <w:rFonts w:cs="Times New Roman"/>
        </w:rPr>
        <w:t>Sd de Guil</w:t>
      </w:r>
      <w:r w:rsidR="0012261D" w:rsidRPr="00F408E2">
        <w:rPr>
          <w:rFonts w:cs="Times New Roman"/>
        </w:rPr>
        <w:t>lain-Barré</w:t>
      </w:r>
    </w:p>
    <w:p w14:paraId="28DAD1C2" w14:textId="25F391F8" w:rsidR="0012261D" w:rsidRPr="00F408E2" w:rsidRDefault="0012261D" w:rsidP="00B977E7">
      <w:pPr>
        <w:rPr>
          <w:rFonts w:cs="Times New Roman"/>
        </w:rPr>
      </w:pPr>
      <w:r w:rsidRPr="00F408E2">
        <w:rPr>
          <w:rFonts w:cs="Times New Roman"/>
        </w:rPr>
        <w:t xml:space="preserve">Lésion </w:t>
      </w:r>
      <w:r w:rsidR="00962515" w:rsidRPr="00F408E2">
        <w:rPr>
          <w:rFonts w:cs="Times New Roman"/>
        </w:rPr>
        <w:t>nerveuses</w:t>
      </w:r>
      <w:r w:rsidRPr="00F408E2">
        <w:rPr>
          <w:rFonts w:cs="Times New Roman"/>
        </w:rPr>
        <w:t xml:space="preserve"> post-chirurgicales ou post-traumatique</w:t>
      </w:r>
    </w:p>
    <w:p w14:paraId="72411B7F" w14:textId="28B13B1C" w:rsidR="0012261D" w:rsidRPr="00F408E2" w:rsidRDefault="000F7D30" w:rsidP="000F7D30">
      <w:pPr>
        <w:pStyle w:val="Titre2"/>
        <w:rPr>
          <w:rFonts w:cs="Times New Roman"/>
        </w:rPr>
      </w:pPr>
      <w:bookmarkStart w:id="501" w:name="_Toc196656673"/>
      <w:bookmarkStart w:id="502" w:name="_Toc196662480"/>
      <w:r w:rsidRPr="00F408E2">
        <w:rPr>
          <w:rFonts w:cs="Times New Roman"/>
        </w:rPr>
        <w:t>Autres cause</w:t>
      </w:r>
      <w:r w:rsidR="00962515">
        <w:rPr>
          <w:rFonts w:cs="Times New Roman"/>
        </w:rPr>
        <w:t xml:space="preserve">s </w:t>
      </w:r>
      <w:r w:rsidR="00962515" w:rsidRPr="00F408E2">
        <w:rPr>
          <w:rFonts w:cs="Times New Roman"/>
        </w:rPr>
        <w:t>fonctionnel</w:t>
      </w:r>
      <w:r w:rsidR="00962515">
        <w:rPr>
          <w:rFonts w:cs="Times New Roman"/>
        </w:rPr>
        <w:t>les</w:t>
      </w:r>
      <w:r w:rsidRPr="00F408E2">
        <w:rPr>
          <w:rFonts w:cs="Times New Roman"/>
        </w:rPr>
        <w:t xml:space="preserve"> ou iatrogènes</w:t>
      </w:r>
      <w:bookmarkEnd w:id="501"/>
      <w:bookmarkEnd w:id="502"/>
    </w:p>
    <w:p w14:paraId="097729B5" w14:textId="0ED908AE" w:rsidR="000F7D30" w:rsidRPr="00F408E2" w:rsidRDefault="000F7D30" w:rsidP="000F7D30">
      <w:pPr>
        <w:rPr>
          <w:rFonts w:cs="Times New Roman"/>
        </w:rPr>
      </w:pPr>
      <w:r w:rsidRPr="00F408E2">
        <w:rPr>
          <w:rFonts w:cs="Times New Roman"/>
        </w:rPr>
        <w:t>Médicaments (neuroleptiques, anticholinergique, morphiniques)</w:t>
      </w:r>
    </w:p>
    <w:p w14:paraId="5B7D87DA" w14:textId="6A680906" w:rsidR="000F7D30" w:rsidRPr="00F408E2" w:rsidRDefault="000F7D30" w:rsidP="000F7D30">
      <w:pPr>
        <w:rPr>
          <w:rFonts w:cs="Times New Roman"/>
        </w:rPr>
      </w:pPr>
      <w:r w:rsidRPr="00F408E2">
        <w:rPr>
          <w:rFonts w:cs="Times New Roman"/>
        </w:rPr>
        <w:t xml:space="preserve">Dysautonomie </w:t>
      </w:r>
    </w:p>
    <w:p w14:paraId="30592F81" w14:textId="1EA8E9DF" w:rsidR="007F3402" w:rsidRPr="00F408E2" w:rsidRDefault="007F3402" w:rsidP="007F3402">
      <w:pPr>
        <w:pStyle w:val="Titre1"/>
        <w:rPr>
          <w:rFonts w:cs="Times New Roman"/>
        </w:rPr>
      </w:pPr>
      <w:bookmarkStart w:id="503" w:name="_Toc196656674"/>
      <w:bookmarkStart w:id="504" w:name="_Toc196662481"/>
      <w:r w:rsidRPr="00F408E2">
        <w:rPr>
          <w:rFonts w:cs="Times New Roman"/>
        </w:rPr>
        <w:t>Prises en charge</w:t>
      </w:r>
      <w:bookmarkEnd w:id="503"/>
      <w:bookmarkEnd w:id="504"/>
    </w:p>
    <w:p w14:paraId="73C423E1" w14:textId="6467B1B2" w:rsidR="007F3402" w:rsidRPr="00F408E2" w:rsidRDefault="007F3402" w:rsidP="007F3402">
      <w:pPr>
        <w:pStyle w:val="Titre2"/>
        <w:rPr>
          <w:rFonts w:cs="Times New Roman"/>
        </w:rPr>
      </w:pPr>
      <w:bookmarkStart w:id="505" w:name="_Toc196656675"/>
      <w:bookmarkStart w:id="506" w:name="_Toc196662482"/>
      <w:r w:rsidRPr="00F408E2">
        <w:rPr>
          <w:rFonts w:cs="Times New Roman"/>
        </w:rPr>
        <w:t>Buts</w:t>
      </w:r>
      <w:bookmarkEnd w:id="505"/>
      <w:bookmarkEnd w:id="506"/>
      <w:r w:rsidRPr="00F408E2">
        <w:rPr>
          <w:rFonts w:cs="Times New Roman"/>
        </w:rPr>
        <w:t xml:space="preserve"> </w:t>
      </w:r>
    </w:p>
    <w:p w14:paraId="4ACCB2A3" w14:textId="526A05C9" w:rsidR="007F3402" w:rsidRPr="00F408E2" w:rsidRDefault="007F3402" w:rsidP="007F3402">
      <w:pPr>
        <w:rPr>
          <w:rFonts w:cs="Times New Roman"/>
        </w:rPr>
      </w:pPr>
      <w:r w:rsidRPr="00F408E2">
        <w:rPr>
          <w:rFonts w:cs="Times New Roman"/>
        </w:rPr>
        <w:t>Limiter les conséquences des troubles vésico-</w:t>
      </w:r>
      <w:r w:rsidR="00962515" w:rsidRPr="00F408E2">
        <w:rPr>
          <w:rFonts w:cs="Times New Roman"/>
        </w:rPr>
        <w:t>sphinctériens</w:t>
      </w:r>
      <w:r w:rsidRPr="00F408E2">
        <w:rPr>
          <w:rFonts w:cs="Times New Roman"/>
        </w:rPr>
        <w:t xml:space="preserve"> sur les </w:t>
      </w:r>
      <w:r w:rsidR="00962515" w:rsidRPr="00F408E2">
        <w:rPr>
          <w:rFonts w:cs="Times New Roman"/>
        </w:rPr>
        <w:t>activités</w:t>
      </w:r>
      <w:r w:rsidRPr="00F408E2">
        <w:rPr>
          <w:rFonts w:cs="Times New Roman"/>
        </w:rPr>
        <w:t xml:space="preserve"> de vie quotidienne</w:t>
      </w:r>
    </w:p>
    <w:p w14:paraId="5056FF3A" w14:textId="2E39213D" w:rsidR="007F3402" w:rsidRPr="00F408E2" w:rsidRDefault="007F3402" w:rsidP="007F3402">
      <w:pPr>
        <w:rPr>
          <w:rFonts w:cs="Times New Roman"/>
        </w:rPr>
      </w:pPr>
      <w:r w:rsidRPr="00F408E2">
        <w:rPr>
          <w:rFonts w:cs="Times New Roman"/>
        </w:rPr>
        <w:t>Préserver l’avenir uronéphrologique</w:t>
      </w:r>
    </w:p>
    <w:p w14:paraId="4B04B70B" w14:textId="420463FC" w:rsidR="007F3402" w:rsidRPr="00F408E2" w:rsidRDefault="007F3402" w:rsidP="007F3402">
      <w:pPr>
        <w:rPr>
          <w:rFonts w:cs="Times New Roman"/>
        </w:rPr>
      </w:pPr>
      <w:r w:rsidRPr="00F408E2">
        <w:rPr>
          <w:rFonts w:cs="Times New Roman"/>
        </w:rPr>
        <w:t xml:space="preserve">Identifier et traiter les </w:t>
      </w:r>
      <w:r w:rsidR="00962515" w:rsidRPr="00F408E2">
        <w:rPr>
          <w:rFonts w:cs="Times New Roman"/>
        </w:rPr>
        <w:t>étiologiques</w:t>
      </w:r>
      <w:r w:rsidRPr="00F408E2">
        <w:rPr>
          <w:rFonts w:cs="Times New Roman"/>
        </w:rPr>
        <w:t xml:space="preserve"> </w:t>
      </w:r>
    </w:p>
    <w:p w14:paraId="3A2E001F" w14:textId="5DDE64B6" w:rsidR="007F3402" w:rsidRPr="00F408E2" w:rsidRDefault="007F3402" w:rsidP="007F3402">
      <w:pPr>
        <w:pStyle w:val="Titre2"/>
        <w:rPr>
          <w:rFonts w:cs="Times New Roman"/>
        </w:rPr>
      </w:pPr>
      <w:bookmarkStart w:id="507" w:name="_Toc196656676"/>
      <w:bookmarkStart w:id="508" w:name="_Toc196662483"/>
      <w:r w:rsidRPr="00F408E2">
        <w:rPr>
          <w:rFonts w:cs="Times New Roman"/>
        </w:rPr>
        <w:t>Principes</w:t>
      </w:r>
      <w:bookmarkEnd w:id="507"/>
      <w:bookmarkEnd w:id="508"/>
      <w:r w:rsidRPr="00F408E2">
        <w:rPr>
          <w:rFonts w:cs="Times New Roman"/>
        </w:rPr>
        <w:t xml:space="preserve"> </w:t>
      </w:r>
    </w:p>
    <w:p w14:paraId="6FD76CC1" w14:textId="70AB1CAF" w:rsidR="007F3402" w:rsidRPr="00F408E2" w:rsidRDefault="00962515" w:rsidP="007F3402">
      <w:pPr>
        <w:rPr>
          <w:rFonts w:cs="Times New Roman"/>
        </w:rPr>
      </w:pPr>
      <w:r w:rsidRPr="00F408E2">
        <w:rPr>
          <w:rFonts w:cs="Times New Roman"/>
        </w:rPr>
        <w:t>Approche</w:t>
      </w:r>
      <w:r w:rsidR="007F3402" w:rsidRPr="00F408E2">
        <w:rPr>
          <w:rFonts w:cs="Times New Roman"/>
        </w:rPr>
        <w:t xml:space="preserve"> </w:t>
      </w:r>
      <w:r w:rsidRPr="00F408E2">
        <w:rPr>
          <w:rFonts w:cs="Times New Roman"/>
        </w:rPr>
        <w:t>multidisciplinaire</w:t>
      </w:r>
      <w:r w:rsidR="007F3402" w:rsidRPr="00F408E2">
        <w:rPr>
          <w:rFonts w:cs="Times New Roman"/>
        </w:rPr>
        <w:t> : pati</w:t>
      </w:r>
      <w:r w:rsidR="00E6435B" w:rsidRPr="00F408E2">
        <w:rPr>
          <w:rFonts w:cs="Times New Roman"/>
        </w:rPr>
        <w:t>ent</w:t>
      </w:r>
      <w:r w:rsidR="007F3402" w:rsidRPr="00F408E2">
        <w:rPr>
          <w:rFonts w:cs="Times New Roman"/>
        </w:rPr>
        <w:t xml:space="preserve">, </w:t>
      </w:r>
      <w:r w:rsidRPr="00F408E2">
        <w:rPr>
          <w:rFonts w:cs="Times New Roman"/>
        </w:rPr>
        <w:t>proches,</w:t>
      </w:r>
      <w:r w:rsidR="007F3402" w:rsidRPr="00F408E2">
        <w:rPr>
          <w:rFonts w:cs="Times New Roman"/>
        </w:rPr>
        <w:t xml:space="preserve"> neurologue, </w:t>
      </w:r>
      <w:r w:rsidRPr="00F408E2">
        <w:rPr>
          <w:rFonts w:cs="Times New Roman"/>
        </w:rPr>
        <w:t>urologue</w:t>
      </w:r>
      <w:r w:rsidR="007F3402" w:rsidRPr="00F408E2">
        <w:rPr>
          <w:rFonts w:cs="Times New Roman"/>
        </w:rPr>
        <w:t>, chirurgien digestif, inf</w:t>
      </w:r>
      <w:r w:rsidR="00E6435B" w:rsidRPr="00F408E2">
        <w:rPr>
          <w:rFonts w:cs="Times New Roman"/>
        </w:rPr>
        <w:t>i</w:t>
      </w:r>
      <w:r w:rsidR="007F3402" w:rsidRPr="00F408E2">
        <w:rPr>
          <w:rFonts w:cs="Times New Roman"/>
        </w:rPr>
        <w:t>rmier, kinési</w:t>
      </w:r>
      <w:r w:rsidR="00E6435B" w:rsidRPr="00F408E2">
        <w:rPr>
          <w:rFonts w:cs="Times New Roman"/>
        </w:rPr>
        <w:t>thérapeute, ergothérapie</w:t>
      </w:r>
    </w:p>
    <w:p w14:paraId="559DA1EE" w14:textId="48357760" w:rsidR="00700962" w:rsidRPr="00F408E2" w:rsidRDefault="00700962" w:rsidP="00700962">
      <w:pPr>
        <w:pStyle w:val="Titre2"/>
        <w:rPr>
          <w:rFonts w:cs="Times New Roman"/>
        </w:rPr>
      </w:pPr>
      <w:bookmarkStart w:id="509" w:name="_Toc196656677"/>
      <w:bookmarkStart w:id="510" w:name="_Toc196662484"/>
      <w:r w:rsidRPr="00F408E2">
        <w:rPr>
          <w:rFonts w:cs="Times New Roman"/>
        </w:rPr>
        <w:t>Moyens</w:t>
      </w:r>
      <w:bookmarkEnd w:id="509"/>
      <w:bookmarkEnd w:id="510"/>
    </w:p>
    <w:p w14:paraId="72EFD778" w14:textId="3F242691" w:rsidR="00700962" w:rsidRPr="00F408E2" w:rsidRDefault="005E7587" w:rsidP="00700962">
      <w:pPr>
        <w:rPr>
          <w:rFonts w:cs="Times New Roman"/>
        </w:rPr>
      </w:pPr>
      <w:r w:rsidRPr="00F408E2">
        <w:rPr>
          <w:rFonts w:cs="Times New Roman"/>
        </w:rPr>
        <w:t>Pharmacologiques : oraux, endovéscaux, intradétrusorien, rectaux</w:t>
      </w:r>
    </w:p>
    <w:p w14:paraId="3501602C" w14:textId="15F9961F" w:rsidR="005E7587" w:rsidRPr="00F408E2" w:rsidRDefault="005E7587" w:rsidP="00700962">
      <w:pPr>
        <w:rPr>
          <w:rFonts w:cs="Times New Roman"/>
        </w:rPr>
      </w:pPr>
      <w:r w:rsidRPr="00F408E2">
        <w:rPr>
          <w:rFonts w:cs="Times New Roman"/>
        </w:rPr>
        <w:t>Non médicamenteux</w:t>
      </w:r>
    </w:p>
    <w:p w14:paraId="7506A220" w14:textId="0BA20C54" w:rsidR="005E7587" w:rsidRPr="00F408E2" w:rsidRDefault="005E7587" w:rsidP="004237A4">
      <w:pPr>
        <w:numPr>
          <w:ilvl w:val="1"/>
          <w:numId w:val="4"/>
        </w:numPr>
        <w:rPr>
          <w:rFonts w:cs="Times New Roman"/>
        </w:rPr>
      </w:pPr>
      <w:r w:rsidRPr="00F408E2">
        <w:rPr>
          <w:rFonts w:cs="Times New Roman"/>
        </w:rPr>
        <w:t>Thérapie</w:t>
      </w:r>
      <w:r w:rsidR="00962515">
        <w:rPr>
          <w:rFonts w:cs="Times New Roman"/>
        </w:rPr>
        <w:t xml:space="preserve"> de</w:t>
      </w:r>
      <w:r w:rsidRPr="00F408E2">
        <w:rPr>
          <w:rFonts w:cs="Times New Roman"/>
        </w:rPr>
        <w:t xml:space="preserve"> </w:t>
      </w:r>
      <w:r w:rsidR="00962515" w:rsidRPr="00F408E2">
        <w:rPr>
          <w:rFonts w:cs="Times New Roman"/>
        </w:rPr>
        <w:t>comportements</w:t>
      </w:r>
    </w:p>
    <w:p w14:paraId="6DCC88DB" w14:textId="60353E40" w:rsidR="005E7587" w:rsidRPr="00F408E2" w:rsidRDefault="005E7587" w:rsidP="004237A4">
      <w:pPr>
        <w:numPr>
          <w:ilvl w:val="2"/>
          <w:numId w:val="4"/>
        </w:numPr>
        <w:rPr>
          <w:rFonts w:cs="Times New Roman"/>
        </w:rPr>
      </w:pPr>
      <w:r w:rsidRPr="00F408E2">
        <w:rPr>
          <w:rFonts w:cs="Times New Roman"/>
        </w:rPr>
        <w:lastRenderedPageBreak/>
        <w:t>Lutte con</w:t>
      </w:r>
      <w:r w:rsidR="0009630B" w:rsidRPr="00F408E2">
        <w:rPr>
          <w:rFonts w:cs="Times New Roman"/>
        </w:rPr>
        <w:t>t</w:t>
      </w:r>
      <w:r w:rsidRPr="00F408E2">
        <w:rPr>
          <w:rFonts w:cs="Times New Roman"/>
        </w:rPr>
        <w:t>re im</w:t>
      </w:r>
      <w:r w:rsidR="0009630B" w:rsidRPr="00F408E2">
        <w:rPr>
          <w:rFonts w:cs="Times New Roman"/>
        </w:rPr>
        <w:t>p</w:t>
      </w:r>
      <w:r w:rsidRPr="00F408E2">
        <w:rPr>
          <w:rFonts w:cs="Times New Roman"/>
        </w:rPr>
        <w:t>ériosité mictionnelle</w:t>
      </w:r>
      <w:r w:rsidR="0009630B" w:rsidRPr="00F408E2">
        <w:rPr>
          <w:rFonts w:cs="Times New Roman"/>
        </w:rPr>
        <w:t> :</w:t>
      </w:r>
      <w:r w:rsidRPr="00F408E2">
        <w:rPr>
          <w:rFonts w:cs="Times New Roman"/>
        </w:rPr>
        <w:t xml:space="preserve"> adapta</w:t>
      </w:r>
      <w:r w:rsidR="0009630B" w:rsidRPr="00F408E2">
        <w:rPr>
          <w:rFonts w:cs="Times New Roman"/>
        </w:rPr>
        <w:t>t</w:t>
      </w:r>
      <w:r w:rsidRPr="00F408E2">
        <w:rPr>
          <w:rFonts w:cs="Times New Roman"/>
        </w:rPr>
        <w:t xml:space="preserve">ion </w:t>
      </w:r>
      <w:r w:rsidR="00962515" w:rsidRPr="00F408E2">
        <w:rPr>
          <w:rFonts w:cs="Times New Roman"/>
        </w:rPr>
        <w:t>de l’apport liquidien</w:t>
      </w:r>
      <w:r w:rsidRPr="00F408E2">
        <w:rPr>
          <w:rFonts w:cs="Times New Roman"/>
        </w:rPr>
        <w:t>, repr</w:t>
      </w:r>
      <w:r w:rsidR="00CD503E" w:rsidRPr="00F408E2">
        <w:rPr>
          <w:rFonts w:cs="Times New Roman"/>
        </w:rPr>
        <w:t>o</w:t>
      </w:r>
      <w:r w:rsidRPr="00F408E2">
        <w:rPr>
          <w:rFonts w:cs="Times New Roman"/>
        </w:rPr>
        <w:t>grammatio</w:t>
      </w:r>
      <w:r w:rsidR="00CD503E" w:rsidRPr="00F408E2">
        <w:rPr>
          <w:rFonts w:cs="Times New Roman"/>
        </w:rPr>
        <w:t>n</w:t>
      </w:r>
      <w:r w:rsidRPr="00F408E2">
        <w:rPr>
          <w:rFonts w:cs="Times New Roman"/>
        </w:rPr>
        <w:t xml:space="preserve"> mictionnel</w:t>
      </w:r>
      <w:r w:rsidR="00CD503E" w:rsidRPr="00F408E2">
        <w:rPr>
          <w:rFonts w:cs="Times New Roman"/>
        </w:rPr>
        <w:t>le</w:t>
      </w:r>
      <w:r w:rsidRPr="00F408E2">
        <w:rPr>
          <w:rFonts w:cs="Times New Roman"/>
        </w:rPr>
        <w:t>,</w:t>
      </w:r>
      <w:r w:rsidR="00CD503E" w:rsidRPr="00F408E2">
        <w:rPr>
          <w:rFonts w:cs="Times New Roman"/>
        </w:rPr>
        <w:t xml:space="preserve"> tenue</w:t>
      </w:r>
      <w:r w:rsidRPr="00F408E2">
        <w:rPr>
          <w:rFonts w:cs="Times New Roman"/>
        </w:rPr>
        <w:t xml:space="preserve"> d’un calendrier miction</w:t>
      </w:r>
      <w:r w:rsidR="00CD503E" w:rsidRPr="00F408E2">
        <w:rPr>
          <w:rFonts w:cs="Times New Roman"/>
        </w:rPr>
        <w:t>n</w:t>
      </w:r>
      <w:r w:rsidRPr="00F408E2">
        <w:rPr>
          <w:rFonts w:cs="Times New Roman"/>
        </w:rPr>
        <w:t>el</w:t>
      </w:r>
    </w:p>
    <w:p w14:paraId="414AFE3E" w14:textId="0A2A8077" w:rsidR="005E7587" w:rsidRPr="00F408E2" w:rsidRDefault="005E7587" w:rsidP="004237A4">
      <w:pPr>
        <w:numPr>
          <w:ilvl w:val="1"/>
          <w:numId w:val="4"/>
        </w:numPr>
        <w:rPr>
          <w:rFonts w:cs="Times New Roman"/>
        </w:rPr>
      </w:pPr>
      <w:r w:rsidRPr="00F408E2">
        <w:rPr>
          <w:rFonts w:cs="Times New Roman"/>
        </w:rPr>
        <w:t>Rééducation périnéo-sphicntérien</w:t>
      </w:r>
      <w:r w:rsidR="0037340E" w:rsidRPr="00F408E2">
        <w:rPr>
          <w:rFonts w:cs="Times New Roman"/>
        </w:rPr>
        <w:t xml:space="preserve">ne : lutte contre incontinence </w:t>
      </w:r>
      <w:r w:rsidR="00962515" w:rsidRPr="00F408E2">
        <w:rPr>
          <w:rFonts w:cs="Times New Roman"/>
        </w:rPr>
        <w:t>urinaire</w:t>
      </w:r>
      <w:r w:rsidR="0037340E" w:rsidRPr="00F408E2">
        <w:rPr>
          <w:rFonts w:cs="Times New Roman"/>
        </w:rPr>
        <w:t xml:space="preserve"> </w:t>
      </w:r>
    </w:p>
    <w:p w14:paraId="1FFB961D" w14:textId="34748B67" w:rsidR="0037340E" w:rsidRPr="00F408E2" w:rsidRDefault="00962515" w:rsidP="004237A4">
      <w:pPr>
        <w:numPr>
          <w:ilvl w:val="1"/>
          <w:numId w:val="4"/>
        </w:numPr>
        <w:rPr>
          <w:rFonts w:cs="Times New Roman"/>
        </w:rPr>
      </w:pPr>
      <w:r w:rsidRPr="00F408E2">
        <w:rPr>
          <w:rFonts w:cs="Times New Roman"/>
        </w:rPr>
        <w:t>Dépistage</w:t>
      </w:r>
      <w:r w:rsidR="0037340E" w:rsidRPr="00F408E2">
        <w:rPr>
          <w:rFonts w:cs="Times New Roman"/>
        </w:rPr>
        <w:t xml:space="preserve"> et éviction es facteurs favorisant (infection, esca</w:t>
      </w:r>
      <w:r w:rsidR="00512917" w:rsidRPr="00F408E2">
        <w:rPr>
          <w:rFonts w:cs="Times New Roman"/>
        </w:rPr>
        <w:t>r</w:t>
      </w:r>
      <w:r>
        <w:rPr>
          <w:rFonts w:cs="Times New Roman"/>
        </w:rPr>
        <w:t>re</w:t>
      </w:r>
      <w:r w:rsidR="0037340E" w:rsidRPr="00F408E2">
        <w:rPr>
          <w:rFonts w:cs="Times New Roman"/>
        </w:rPr>
        <w:t>, fécalome, …)</w:t>
      </w:r>
    </w:p>
    <w:p w14:paraId="4FE83AA3" w14:textId="591CFBA0" w:rsidR="0000711F" w:rsidRPr="00F408E2" w:rsidRDefault="0000711F" w:rsidP="0000711F">
      <w:pPr>
        <w:rPr>
          <w:rFonts w:cs="Times New Roman"/>
        </w:rPr>
      </w:pPr>
      <w:r w:rsidRPr="00F408E2">
        <w:rPr>
          <w:rFonts w:cs="Times New Roman"/>
        </w:rPr>
        <w:t xml:space="preserve">Drainage vésical : </w:t>
      </w:r>
      <w:r w:rsidR="00962515" w:rsidRPr="00F408E2">
        <w:rPr>
          <w:rFonts w:cs="Times New Roman"/>
        </w:rPr>
        <w:t>sondages,</w:t>
      </w:r>
      <w:r w:rsidRPr="00F408E2">
        <w:rPr>
          <w:rFonts w:cs="Times New Roman"/>
        </w:rPr>
        <w:t xml:space="preserve"> autosondages</w:t>
      </w:r>
    </w:p>
    <w:p w14:paraId="21804FD9" w14:textId="43E3E40D" w:rsidR="0000711F" w:rsidRPr="00F408E2" w:rsidRDefault="0000711F" w:rsidP="0000711F">
      <w:pPr>
        <w:rPr>
          <w:rFonts w:cs="Times New Roman"/>
        </w:rPr>
      </w:pPr>
      <w:r w:rsidRPr="00F408E2">
        <w:rPr>
          <w:rFonts w:cs="Times New Roman"/>
        </w:rPr>
        <w:t>Chirurgicaux</w:t>
      </w:r>
    </w:p>
    <w:p w14:paraId="0C4BC9D9" w14:textId="630F78F9" w:rsidR="0000711F" w:rsidRPr="00F408E2" w:rsidRDefault="00962515" w:rsidP="004237A4">
      <w:pPr>
        <w:numPr>
          <w:ilvl w:val="1"/>
          <w:numId w:val="4"/>
        </w:numPr>
        <w:rPr>
          <w:rFonts w:cs="Times New Roman"/>
        </w:rPr>
      </w:pPr>
      <w:r w:rsidRPr="00F408E2">
        <w:rPr>
          <w:rFonts w:cs="Times New Roman"/>
        </w:rPr>
        <w:t>Agrandissement</w:t>
      </w:r>
      <w:r w:rsidR="0000711F" w:rsidRPr="00F408E2">
        <w:rPr>
          <w:rFonts w:cs="Times New Roman"/>
        </w:rPr>
        <w:t xml:space="preserve"> du réservoir </w:t>
      </w:r>
      <w:r w:rsidRPr="00F408E2">
        <w:rPr>
          <w:rFonts w:cs="Times New Roman"/>
        </w:rPr>
        <w:t>vésical</w:t>
      </w:r>
    </w:p>
    <w:p w14:paraId="7C78F927" w14:textId="1BD14390" w:rsidR="0000711F" w:rsidRPr="00F408E2" w:rsidRDefault="00962515" w:rsidP="004237A4">
      <w:pPr>
        <w:numPr>
          <w:ilvl w:val="1"/>
          <w:numId w:val="4"/>
        </w:numPr>
        <w:rPr>
          <w:rFonts w:cs="Times New Roman"/>
        </w:rPr>
      </w:pPr>
      <w:r w:rsidRPr="00F408E2">
        <w:rPr>
          <w:rFonts w:cs="Times New Roman"/>
        </w:rPr>
        <w:t>Dérivation</w:t>
      </w:r>
      <w:r w:rsidR="0000711F" w:rsidRPr="00F408E2">
        <w:rPr>
          <w:rFonts w:cs="Times New Roman"/>
        </w:rPr>
        <w:t xml:space="preserve"> urinaires</w:t>
      </w:r>
    </w:p>
    <w:p w14:paraId="5B38A856" w14:textId="62EB362A" w:rsidR="0000711F" w:rsidRPr="00F408E2" w:rsidRDefault="0000711F" w:rsidP="004237A4">
      <w:pPr>
        <w:numPr>
          <w:ilvl w:val="1"/>
          <w:numId w:val="4"/>
        </w:numPr>
        <w:rPr>
          <w:rFonts w:cs="Times New Roman"/>
        </w:rPr>
      </w:pPr>
      <w:r w:rsidRPr="00F408E2">
        <w:rPr>
          <w:rFonts w:cs="Times New Roman"/>
        </w:rPr>
        <w:t>Stimulations des racines sacrées antérieu</w:t>
      </w:r>
      <w:r w:rsidR="00512917" w:rsidRPr="00F408E2">
        <w:rPr>
          <w:rFonts w:cs="Times New Roman"/>
        </w:rPr>
        <w:t xml:space="preserve">res </w:t>
      </w:r>
    </w:p>
    <w:p w14:paraId="5A355C15" w14:textId="772D0FA1" w:rsidR="00512917" w:rsidRPr="00F408E2" w:rsidRDefault="00512917" w:rsidP="00512917">
      <w:pPr>
        <w:pStyle w:val="Titre2"/>
        <w:rPr>
          <w:rFonts w:cs="Times New Roman"/>
        </w:rPr>
      </w:pPr>
      <w:bookmarkStart w:id="511" w:name="_Toc196656678"/>
      <w:bookmarkStart w:id="512" w:name="_Toc196662485"/>
      <w:r w:rsidRPr="00F408E2">
        <w:rPr>
          <w:rFonts w:cs="Times New Roman"/>
        </w:rPr>
        <w:t>Indications</w:t>
      </w:r>
      <w:bookmarkEnd w:id="511"/>
      <w:bookmarkEnd w:id="512"/>
    </w:p>
    <w:p w14:paraId="784D1D47" w14:textId="29648E1E" w:rsidR="00512917" w:rsidRPr="00F408E2" w:rsidRDefault="001C3939" w:rsidP="001C3939">
      <w:pPr>
        <w:pStyle w:val="Titre3"/>
        <w:rPr>
          <w:rFonts w:cs="Times New Roman"/>
        </w:rPr>
      </w:pPr>
      <w:bookmarkStart w:id="513" w:name="_Toc196656679"/>
      <w:bookmarkStart w:id="514" w:name="_Toc196662486"/>
      <w:r w:rsidRPr="00F408E2">
        <w:rPr>
          <w:rFonts w:cs="Times New Roman"/>
        </w:rPr>
        <w:t xml:space="preserve">Sd d’hyperactivité </w:t>
      </w:r>
      <w:r w:rsidR="00962515" w:rsidRPr="00F408E2">
        <w:rPr>
          <w:rFonts w:cs="Times New Roman"/>
        </w:rPr>
        <w:t>vésicale</w:t>
      </w:r>
      <w:bookmarkEnd w:id="513"/>
      <w:bookmarkEnd w:id="514"/>
      <w:r w:rsidRPr="00F408E2">
        <w:rPr>
          <w:rFonts w:cs="Times New Roman"/>
        </w:rPr>
        <w:t xml:space="preserve"> </w:t>
      </w:r>
    </w:p>
    <w:p w14:paraId="4B230617" w14:textId="0AC8C835" w:rsidR="001C3939" w:rsidRPr="00F408E2" w:rsidRDefault="001C3939" w:rsidP="001C3939">
      <w:pPr>
        <w:rPr>
          <w:rFonts w:cs="Times New Roman"/>
        </w:rPr>
      </w:pPr>
      <w:r w:rsidRPr="00F408E2">
        <w:rPr>
          <w:rFonts w:cs="Times New Roman"/>
        </w:rPr>
        <w:t>Traitem</w:t>
      </w:r>
      <w:r w:rsidR="007D0230" w:rsidRPr="00F408E2">
        <w:rPr>
          <w:rFonts w:cs="Times New Roman"/>
        </w:rPr>
        <w:t>e</w:t>
      </w:r>
      <w:r w:rsidRPr="00F408E2">
        <w:rPr>
          <w:rFonts w:cs="Times New Roman"/>
        </w:rPr>
        <w:t xml:space="preserve">nt comportementale </w:t>
      </w:r>
    </w:p>
    <w:p w14:paraId="63689BBC" w14:textId="6FE71510" w:rsidR="001C3939" w:rsidRPr="00F408E2" w:rsidRDefault="00962515" w:rsidP="001C3939">
      <w:pPr>
        <w:rPr>
          <w:rFonts w:cs="Times New Roman"/>
        </w:rPr>
      </w:pPr>
      <w:r w:rsidRPr="00F408E2">
        <w:rPr>
          <w:rFonts w:cs="Times New Roman"/>
        </w:rPr>
        <w:t>Rééducation</w:t>
      </w:r>
      <w:r w:rsidR="001C3939" w:rsidRPr="00F408E2">
        <w:rPr>
          <w:rFonts w:cs="Times New Roman"/>
        </w:rPr>
        <w:t xml:space="preserve"> périnéo-sphictérienne</w:t>
      </w:r>
    </w:p>
    <w:p w14:paraId="1CDC52C0" w14:textId="599A8322" w:rsidR="001C3939" w:rsidRPr="00F408E2" w:rsidRDefault="001C3939" w:rsidP="001C3939">
      <w:pPr>
        <w:rPr>
          <w:rFonts w:cs="Times New Roman"/>
        </w:rPr>
      </w:pPr>
      <w:r w:rsidRPr="00F408E2">
        <w:rPr>
          <w:rFonts w:cs="Times New Roman"/>
        </w:rPr>
        <w:t>Anticholinergique</w:t>
      </w:r>
      <w:r w:rsidR="0023457D" w:rsidRPr="00F408E2">
        <w:rPr>
          <w:rFonts w:cs="Times New Roman"/>
        </w:rPr>
        <w:t>s</w:t>
      </w:r>
      <w:r w:rsidRPr="00F408E2">
        <w:rPr>
          <w:rFonts w:cs="Times New Roman"/>
        </w:rPr>
        <w:t xml:space="preserve"> (ex solifénacine) : apr</w:t>
      </w:r>
      <w:r w:rsidR="0023457D" w:rsidRPr="00F408E2">
        <w:rPr>
          <w:rFonts w:cs="Times New Roman"/>
        </w:rPr>
        <w:t>è</w:t>
      </w:r>
      <w:r w:rsidRPr="00F408E2">
        <w:rPr>
          <w:rFonts w:cs="Times New Roman"/>
        </w:rPr>
        <w:t>s élimina</w:t>
      </w:r>
      <w:r w:rsidR="0023457D" w:rsidRPr="00F408E2">
        <w:rPr>
          <w:rFonts w:cs="Times New Roman"/>
        </w:rPr>
        <w:t>tion</w:t>
      </w:r>
      <w:r w:rsidRPr="00F408E2">
        <w:rPr>
          <w:rFonts w:cs="Times New Roman"/>
        </w:rPr>
        <w:t xml:space="preserve"> infectio</w:t>
      </w:r>
      <w:r w:rsidR="0023457D" w:rsidRPr="00F408E2">
        <w:rPr>
          <w:rFonts w:cs="Times New Roman"/>
        </w:rPr>
        <w:t>n</w:t>
      </w:r>
      <w:r w:rsidRPr="00F408E2">
        <w:rPr>
          <w:rFonts w:cs="Times New Roman"/>
        </w:rPr>
        <w:t xml:space="preserve"> et </w:t>
      </w:r>
      <w:r w:rsidR="00962515" w:rsidRPr="00F408E2">
        <w:rPr>
          <w:rFonts w:cs="Times New Roman"/>
        </w:rPr>
        <w:t>rétention</w:t>
      </w:r>
      <w:r w:rsidRPr="00F408E2">
        <w:rPr>
          <w:rFonts w:cs="Times New Roman"/>
        </w:rPr>
        <w:t xml:space="preserve"> urinaire</w:t>
      </w:r>
    </w:p>
    <w:p w14:paraId="6C22980C" w14:textId="4C5A9495" w:rsidR="007D0230" w:rsidRPr="00F408E2" w:rsidRDefault="007D0230" w:rsidP="007D0230">
      <w:pPr>
        <w:pStyle w:val="Titre3"/>
        <w:rPr>
          <w:rFonts w:cs="Times New Roman"/>
        </w:rPr>
      </w:pPr>
      <w:bookmarkStart w:id="515" w:name="_Toc196656680"/>
      <w:bookmarkStart w:id="516" w:name="_Toc196662487"/>
      <w:r w:rsidRPr="00F408E2">
        <w:rPr>
          <w:rFonts w:cs="Times New Roman"/>
        </w:rPr>
        <w:t>Hyperactivité du détrusor</w:t>
      </w:r>
      <w:bookmarkEnd w:id="515"/>
      <w:bookmarkEnd w:id="516"/>
    </w:p>
    <w:p w14:paraId="6EBBCC35" w14:textId="058917D0" w:rsidR="007D0230" w:rsidRPr="00F408E2" w:rsidRDefault="007D0230" w:rsidP="007D0230">
      <w:pPr>
        <w:rPr>
          <w:rFonts w:cs="Times New Roman"/>
        </w:rPr>
      </w:pPr>
      <w:r w:rsidRPr="00F408E2">
        <w:rPr>
          <w:rFonts w:cs="Times New Roman"/>
        </w:rPr>
        <w:t>Traitemen</w:t>
      </w:r>
      <w:r w:rsidR="00962515">
        <w:rPr>
          <w:rFonts w:cs="Times New Roman"/>
        </w:rPr>
        <w:t>t bloquant</w:t>
      </w:r>
      <w:r w:rsidRPr="00F408E2">
        <w:rPr>
          <w:rFonts w:cs="Times New Roman"/>
        </w:rPr>
        <w:t xml:space="preserve"> </w:t>
      </w:r>
      <w:r w:rsidR="00962515" w:rsidRPr="00F408E2">
        <w:rPr>
          <w:rFonts w:cs="Times New Roman"/>
        </w:rPr>
        <w:t>la</w:t>
      </w:r>
      <w:r w:rsidRPr="00F408E2">
        <w:rPr>
          <w:rFonts w:cs="Times New Roman"/>
        </w:rPr>
        <w:t xml:space="preserve"> </w:t>
      </w:r>
      <w:r w:rsidR="00962515" w:rsidRPr="00F408E2">
        <w:rPr>
          <w:rFonts w:cs="Times New Roman"/>
        </w:rPr>
        <w:t>contractilité</w:t>
      </w:r>
      <w:r w:rsidRPr="00F408E2">
        <w:rPr>
          <w:rFonts w:cs="Times New Roman"/>
        </w:rPr>
        <w:t xml:space="preserve"> </w:t>
      </w:r>
      <w:r w:rsidR="00962515" w:rsidRPr="00F408E2">
        <w:rPr>
          <w:rFonts w:cs="Times New Roman"/>
        </w:rPr>
        <w:t>vésicale</w:t>
      </w:r>
      <w:r w:rsidRPr="00F408E2">
        <w:rPr>
          <w:rFonts w:cs="Times New Roman"/>
        </w:rPr>
        <w:t xml:space="preserve"> </w:t>
      </w:r>
    </w:p>
    <w:p w14:paraId="7A9DC96E" w14:textId="43DCBCF1" w:rsidR="007D0230" w:rsidRPr="00F408E2" w:rsidRDefault="007D0230" w:rsidP="007D0230">
      <w:pPr>
        <w:rPr>
          <w:rFonts w:cs="Times New Roman"/>
        </w:rPr>
      </w:pPr>
      <w:r w:rsidRPr="00F408E2">
        <w:rPr>
          <w:rFonts w:cs="Times New Roman"/>
        </w:rPr>
        <w:t>Toxine botulique A</w:t>
      </w:r>
      <w:r w:rsidR="006C710D" w:rsidRPr="00F408E2">
        <w:rPr>
          <w:rFonts w:cs="Times New Roman"/>
        </w:rPr>
        <w:t> :</w:t>
      </w:r>
    </w:p>
    <w:p w14:paraId="04CE608B" w14:textId="7222AF27" w:rsidR="007D0230" w:rsidRPr="00F408E2" w:rsidRDefault="007D0230" w:rsidP="004237A4">
      <w:pPr>
        <w:numPr>
          <w:ilvl w:val="1"/>
          <w:numId w:val="4"/>
        </w:numPr>
        <w:rPr>
          <w:rFonts w:cs="Times New Roman"/>
        </w:rPr>
      </w:pPr>
      <w:r w:rsidRPr="00F408E2">
        <w:rPr>
          <w:rFonts w:cs="Times New Roman"/>
        </w:rPr>
        <w:t xml:space="preserve">Endotoxine produite par </w:t>
      </w:r>
      <w:r w:rsidR="00962515" w:rsidRPr="00F408E2">
        <w:rPr>
          <w:rFonts w:cs="Times New Roman"/>
        </w:rPr>
        <w:t>bactérie</w:t>
      </w:r>
      <w:r w:rsidRPr="00F408E2">
        <w:rPr>
          <w:rFonts w:cs="Times New Roman"/>
        </w:rPr>
        <w:t xml:space="preserve"> Clostridium Botulinum</w:t>
      </w:r>
    </w:p>
    <w:p w14:paraId="0EA508D4" w14:textId="3733D952" w:rsidR="007D0230" w:rsidRPr="00F408E2" w:rsidRDefault="007D0230" w:rsidP="004237A4">
      <w:pPr>
        <w:numPr>
          <w:ilvl w:val="1"/>
          <w:numId w:val="4"/>
        </w:numPr>
        <w:rPr>
          <w:rFonts w:cs="Times New Roman"/>
        </w:rPr>
      </w:pPr>
      <w:r w:rsidRPr="00F408E2">
        <w:rPr>
          <w:rFonts w:cs="Times New Roman"/>
        </w:rPr>
        <w:t>Effet : s’</w:t>
      </w:r>
      <w:r w:rsidR="00962515" w:rsidRPr="00F408E2">
        <w:rPr>
          <w:rFonts w:cs="Times New Roman"/>
        </w:rPr>
        <w:t>oppose</w:t>
      </w:r>
      <w:r w:rsidRPr="00F408E2">
        <w:rPr>
          <w:rFonts w:cs="Times New Roman"/>
        </w:rPr>
        <w:t xml:space="preserve"> à la </w:t>
      </w:r>
      <w:r w:rsidR="00962515" w:rsidRPr="00F408E2">
        <w:rPr>
          <w:rFonts w:cs="Times New Roman"/>
        </w:rPr>
        <w:t>contraction</w:t>
      </w:r>
      <w:r w:rsidR="00962515">
        <w:rPr>
          <w:rFonts w:cs="Times New Roman"/>
        </w:rPr>
        <w:t xml:space="preserve"> du détrusor</w:t>
      </w:r>
      <w:r w:rsidRPr="00F408E2">
        <w:rPr>
          <w:rFonts w:cs="Times New Roman"/>
        </w:rPr>
        <w:t xml:space="preserve"> par inhibi</w:t>
      </w:r>
      <w:r w:rsidR="003D64E5" w:rsidRPr="00F408E2">
        <w:rPr>
          <w:rFonts w:cs="Times New Roman"/>
        </w:rPr>
        <w:t>t</w:t>
      </w:r>
      <w:r w:rsidRPr="00F408E2">
        <w:rPr>
          <w:rFonts w:cs="Times New Roman"/>
        </w:rPr>
        <w:t>ion li</w:t>
      </w:r>
      <w:r w:rsidR="003D64E5" w:rsidRPr="00F408E2">
        <w:rPr>
          <w:rFonts w:cs="Times New Roman"/>
        </w:rPr>
        <w:t>b</w:t>
      </w:r>
      <w:r w:rsidRPr="00F408E2">
        <w:rPr>
          <w:rFonts w:cs="Times New Roman"/>
        </w:rPr>
        <w:t>ération Ach</w:t>
      </w:r>
      <w:r w:rsidR="003D64E5" w:rsidRPr="00F408E2">
        <w:rPr>
          <w:rFonts w:cs="Times New Roman"/>
        </w:rPr>
        <w:t xml:space="preserve"> (</w:t>
      </w:r>
      <w:r w:rsidR="00962515" w:rsidRPr="00F408E2">
        <w:rPr>
          <w:rFonts w:cs="Times New Roman"/>
        </w:rPr>
        <w:t>acétylcholine</w:t>
      </w:r>
      <w:r w:rsidR="003D64E5" w:rsidRPr="00F408E2">
        <w:rPr>
          <w:rFonts w:cs="Times New Roman"/>
        </w:rPr>
        <w:t>)</w:t>
      </w:r>
    </w:p>
    <w:p w14:paraId="26367179" w14:textId="76F78EEC" w:rsidR="007D0230" w:rsidRPr="00F408E2" w:rsidRDefault="006C710D" w:rsidP="007D0230">
      <w:pPr>
        <w:rPr>
          <w:rFonts w:cs="Times New Roman"/>
        </w:rPr>
      </w:pPr>
      <w:r w:rsidRPr="00F408E2">
        <w:rPr>
          <w:rFonts w:cs="Times New Roman"/>
        </w:rPr>
        <w:t>C</w:t>
      </w:r>
      <w:r w:rsidR="007D0230" w:rsidRPr="00F408E2">
        <w:rPr>
          <w:rFonts w:cs="Times New Roman"/>
        </w:rPr>
        <w:t>hirurgie</w:t>
      </w:r>
      <w:r w:rsidRPr="00F408E2">
        <w:rPr>
          <w:rFonts w:cs="Times New Roman"/>
        </w:rPr>
        <w:t xml:space="preserve"> </w:t>
      </w:r>
    </w:p>
    <w:p w14:paraId="4118E29E" w14:textId="6451852D" w:rsidR="006C710D" w:rsidRPr="00F408E2" w:rsidRDefault="006C710D" w:rsidP="006C710D">
      <w:pPr>
        <w:pStyle w:val="Titre3"/>
        <w:rPr>
          <w:rFonts w:cs="Times New Roman"/>
        </w:rPr>
      </w:pPr>
      <w:bookmarkStart w:id="517" w:name="_Toc196656681"/>
      <w:bookmarkStart w:id="518" w:name="_Toc196662488"/>
      <w:r w:rsidRPr="00F408E2">
        <w:rPr>
          <w:rFonts w:cs="Times New Roman"/>
        </w:rPr>
        <w:t>Dyssynergie ano</w:t>
      </w:r>
      <w:r w:rsidR="00CD371D" w:rsidRPr="00F408E2">
        <w:rPr>
          <w:rFonts w:cs="Times New Roman"/>
        </w:rPr>
        <w:t>-</w:t>
      </w:r>
      <w:r w:rsidRPr="00F408E2">
        <w:rPr>
          <w:rFonts w:cs="Times New Roman"/>
        </w:rPr>
        <w:t>rectale ou anisme</w:t>
      </w:r>
      <w:bookmarkEnd w:id="517"/>
      <w:bookmarkEnd w:id="518"/>
    </w:p>
    <w:p w14:paraId="46D93C12" w14:textId="3C3647B8" w:rsidR="006C710D" w:rsidRPr="00F408E2" w:rsidRDefault="006C710D" w:rsidP="006C710D">
      <w:pPr>
        <w:rPr>
          <w:rFonts w:cs="Times New Roman"/>
        </w:rPr>
      </w:pPr>
      <w:r w:rsidRPr="00F408E2">
        <w:rPr>
          <w:rFonts w:cs="Times New Roman"/>
        </w:rPr>
        <w:t>Règl</w:t>
      </w:r>
      <w:r w:rsidR="00554887" w:rsidRPr="00F408E2">
        <w:rPr>
          <w:rFonts w:cs="Times New Roman"/>
        </w:rPr>
        <w:t>es</w:t>
      </w:r>
      <w:r w:rsidRPr="00F408E2">
        <w:rPr>
          <w:rFonts w:cs="Times New Roman"/>
        </w:rPr>
        <w:t xml:space="preserve"> hygiéno-diétét</w:t>
      </w:r>
      <w:r w:rsidR="00554887" w:rsidRPr="00F408E2">
        <w:rPr>
          <w:rFonts w:cs="Times New Roman"/>
        </w:rPr>
        <w:t>i</w:t>
      </w:r>
      <w:r w:rsidRPr="00F408E2">
        <w:rPr>
          <w:rFonts w:cs="Times New Roman"/>
        </w:rPr>
        <w:t xml:space="preserve">que </w:t>
      </w:r>
    </w:p>
    <w:p w14:paraId="033A451E" w14:textId="314FB968" w:rsidR="006C710D" w:rsidRPr="00F408E2" w:rsidRDefault="006C710D" w:rsidP="006C710D">
      <w:pPr>
        <w:rPr>
          <w:rFonts w:cs="Times New Roman"/>
        </w:rPr>
      </w:pPr>
      <w:r w:rsidRPr="00F408E2">
        <w:rPr>
          <w:rFonts w:cs="Times New Roman"/>
        </w:rPr>
        <w:t>Laxatifs de lest, lubrifiants, osm</w:t>
      </w:r>
      <w:r w:rsidR="00554887" w:rsidRPr="00F408E2">
        <w:rPr>
          <w:rFonts w:cs="Times New Roman"/>
        </w:rPr>
        <w:t>o</w:t>
      </w:r>
      <w:r w:rsidRPr="00F408E2">
        <w:rPr>
          <w:rFonts w:cs="Times New Roman"/>
        </w:rPr>
        <w:t>tique</w:t>
      </w:r>
    </w:p>
    <w:p w14:paraId="1D363590" w14:textId="19B07D0C" w:rsidR="006C710D" w:rsidRPr="00F408E2" w:rsidRDefault="006C710D" w:rsidP="006C710D">
      <w:pPr>
        <w:rPr>
          <w:rFonts w:cs="Times New Roman"/>
        </w:rPr>
      </w:pPr>
      <w:r w:rsidRPr="00F408E2">
        <w:rPr>
          <w:rFonts w:cs="Times New Roman"/>
        </w:rPr>
        <w:t>Et /ou la</w:t>
      </w:r>
      <w:r w:rsidR="00554887" w:rsidRPr="00F408E2">
        <w:rPr>
          <w:rFonts w:cs="Times New Roman"/>
        </w:rPr>
        <w:t>v</w:t>
      </w:r>
      <w:r w:rsidRPr="00F408E2">
        <w:rPr>
          <w:rFonts w:cs="Times New Roman"/>
        </w:rPr>
        <w:t>ements</w:t>
      </w:r>
    </w:p>
    <w:p w14:paraId="474597C1" w14:textId="7EBDE372" w:rsidR="00554887" w:rsidRPr="00F408E2" w:rsidRDefault="00554887" w:rsidP="00554887">
      <w:pPr>
        <w:pStyle w:val="Titre3"/>
        <w:rPr>
          <w:rFonts w:cs="Times New Roman"/>
        </w:rPr>
      </w:pPr>
      <w:bookmarkStart w:id="519" w:name="_Toc196656682"/>
      <w:bookmarkStart w:id="520" w:name="_Toc196662489"/>
      <w:r w:rsidRPr="00F408E2">
        <w:rPr>
          <w:rFonts w:cs="Times New Roman"/>
        </w:rPr>
        <w:t>Incontinence anale</w:t>
      </w:r>
      <w:bookmarkEnd w:id="519"/>
      <w:bookmarkEnd w:id="520"/>
    </w:p>
    <w:p w14:paraId="79A84021" w14:textId="6B576CFF" w:rsidR="00554887" w:rsidRPr="00F408E2" w:rsidRDefault="00554887" w:rsidP="00554887">
      <w:pPr>
        <w:rPr>
          <w:rFonts w:cs="Times New Roman"/>
        </w:rPr>
      </w:pPr>
      <w:r w:rsidRPr="00F408E2">
        <w:rPr>
          <w:rFonts w:cs="Times New Roman"/>
        </w:rPr>
        <w:t xml:space="preserve">Mesures </w:t>
      </w:r>
      <w:r w:rsidR="00962515">
        <w:rPr>
          <w:rFonts w:cs="Times New Roman"/>
        </w:rPr>
        <w:t>diététique : alimentation ri</w:t>
      </w:r>
      <w:r w:rsidR="00CD371D" w:rsidRPr="00F408E2">
        <w:rPr>
          <w:rFonts w:cs="Times New Roman"/>
        </w:rPr>
        <w:t xml:space="preserve">che en fibre </w:t>
      </w:r>
      <w:r w:rsidR="00962515" w:rsidRPr="00F408E2">
        <w:rPr>
          <w:rFonts w:cs="Times New Roman"/>
        </w:rPr>
        <w:t>alimentaire</w:t>
      </w:r>
      <w:r w:rsidR="00CD371D" w:rsidRPr="00F408E2">
        <w:rPr>
          <w:rFonts w:cs="Times New Roman"/>
        </w:rPr>
        <w:t xml:space="preserve"> </w:t>
      </w:r>
    </w:p>
    <w:p w14:paraId="455C14DF" w14:textId="6ABC88D4" w:rsidR="00CD371D" w:rsidRPr="00F408E2" w:rsidRDefault="00CD371D" w:rsidP="00554887">
      <w:pPr>
        <w:rPr>
          <w:rFonts w:cs="Times New Roman"/>
        </w:rPr>
      </w:pPr>
      <w:r w:rsidRPr="00F408E2">
        <w:rPr>
          <w:rFonts w:cs="Times New Roman"/>
        </w:rPr>
        <w:t>Ralentisseur de transit selo</w:t>
      </w:r>
      <w:r w:rsidR="00BF5685" w:rsidRPr="00F408E2">
        <w:rPr>
          <w:rFonts w:cs="Times New Roman"/>
        </w:rPr>
        <w:t>n</w:t>
      </w:r>
      <w:r w:rsidRPr="00F408E2">
        <w:rPr>
          <w:rFonts w:cs="Times New Roman"/>
        </w:rPr>
        <w:t xml:space="preserve"> le cas </w:t>
      </w:r>
    </w:p>
    <w:p w14:paraId="4AD0A3DF" w14:textId="2FC5205E" w:rsidR="00CD371D" w:rsidRPr="00F408E2" w:rsidRDefault="00962515" w:rsidP="00554887">
      <w:pPr>
        <w:rPr>
          <w:rFonts w:cs="Times New Roman"/>
        </w:rPr>
      </w:pPr>
      <w:r w:rsidRPr="00F408E2">
        <w:rPr>
          <w:rFonts w:cs="Times New Roman"/>
        </w:rPr>
        <w:t>Rééducation</w:t>
      </w:r>
      <w:r w:rsidR="00BA50CE" w:rsidRPr="00F408E2">
        <w:rPr>
          <w:rFonts w:cs="Times New Roman"/>
        </w:rPr>
        <w:t xml:space="preserve"> périnéale</w:t>
      </w:r>
      <w:r w:rsidR="00CD371D" w:rsidRPr="00F408E2">
        <w:rPr>
          <w:rFonts w:cs="Times New Roman"/>
        </w:rPr>
        <w:t xml:space="preserve"> et abdominale</w:t>
      </w:r>
    </w:p>
    <w:p w14:paraId="57377837" w14:textId="3E3AED88" w:rsidR="00CD371D" w:rsidRPr="00F408E2" w:rsidRDefault="00CD371D" w:rsidP="004237A4">
      <w:pPr>
        <w:numPr>
          <w:ilvl w:val="1"/>
          <w:numId w:val="4"/>
        </w:numPr>
        <w:rPr>
          <w:rFonts w:cs="Times New Roman"/>
        </w:rPr>
      </w:pPr>
      <w:r w:rsidRPr="00F408E2">
        <w:rPr>
          <w:rFonts w:cs="Times New Roman"/>
        </w:rPr>
        <w:t>Coordina</w:t>
      </w:r>
      <w:r w:rsidR="00BA50CE" w:rsidRPr="00F408E2">
        <w:rPr>
          <w:rFonts w:cs="Times New Roman"/>
        </w:rPr>
        <w:t>t</w:t>
      </w:r>
      <w:r w:rsidRPr="00F408E2">
        <w:rPr>
          <w:rFonts w:cs="Times New Roman"/>
        </w:rPr>
        <w:t>ion recto-</w:t>
      </w:r>
      <w:r w:rsidR="00962515" w:rsidRPr="00F408E2">
        <w:rPr>
          <w:rFonts w:cs="Times New Roman"/>
        </w:rPr>
        <w:t>sphinctérienne</w:t>
      </w:r>
    </w:p>
    <w:p w14:paraId="478604C2" w14:textId="62FAD85E" w:rsidR="004C0C56" w:rsidRPr="00F408E2" w:rsidRDefault="00962515" w:rsidP="004237A4">
      <w:pPr>
        <w:numPr>
          <w:ilvl w:val="1"/>
          <w:numId w:val="4"/>
        </w:numPr>
        <w:rPr>
          <w:rFonts w:cs="Times New Roman"/>
        </w:rPr>
      </w:pPr>
      <w:r w:rsidRPr="00F408E2">
        <w:rPr>
          <w:rFonts w:cs="Times New Roman"/>
        </w:rPr>
        <w:lastRenderedPageBreak/>
        <w:t>Rééducation</w:t>
      </w:r>
      <w:r w:rsidR="004C0C56" w:rsidRPr="00F408E2">
        <w:rPr>
          <w:rFonts w:cs="Times New Roman"/>
        </w:rPr>
        <w:t xml:space="preserve"> sensibilité rectale</w:t>
      </w:r>
    </w:p>
    <w:p w14:paraId="0A26DDD1" w14:textId="5AA8547F" w:rsidR="004C0C56" w:rsidRPr="00F408E2" w:rsidRDefault="004C0C56" w:rsidP="004237A4">
      <w:pPr>
        <w:numPr>
          <w:ilvl w:val="1"/>
          <w:numId w:val="4"/>
        </w:numPr>
        <w:rPr>
          <w:rFonts w:cs="Times New Roman"/>
        </w:rPr>
      </w:pPr>
      <w:r w:rsidRPr="00F408E2">
        <w:rPr>
          <w:rFonts w:cs="Times New Roman"/>
        </w:rPr>
        <w:t>Améliora</w:t>
      </w:r>
      <w:r w:rsidR="00BA50CE" w:rsidRPr="00F408E2">
        <w:rPr>
          <w:rFonts w:cs="Times New Roman"/>
        </w:rPr>
        <w:t>tion</w:t>
      </w:r>
      <w:r w:rsidRPr="00F408E2">
        <w:rPr>
          <w:rFonts w:cs="Times New Roman"/>
        </w:rPr>
        <w:t xml:space="preserve"> de </w:t>
      </w:r>
      <w:r w:rsidR="00BA50CE" w:rsidRPr="00F408E2">
        <w:rPr>
          <w:rFonts w:cs="Times New Roman"/>
        </w:rPr>
        <w:t>la</w:t>
      </w:r>
      <w:r w:rsidRPr="00F408E2">
        <w:rPr>
          <w:rFonts w:cs="Times New Roman"/>
        </w:rPr>
        <w:t xml:space="preserve"> qualité (force et</w:t>
      </w:r>
      <w:r w:rsidR="00BA50CE" w:rsidRPr="00F408E2">
        <w:rPr>
          <w:rFonts w:cs="Times New Roman"/>
        </w:rPr>
        <w:t xml:space="preserve"> </w:t>
      </w:r>
      <w:r w:rsidRPr="00F408E2">
        <w:rPr>
          <w:rFonts w:cs="Times New Roman"/>
        </w:rPr>
        <w:t>durée) de la contractio</w:t>
      </w:r>
      <w:r w:rsidR="00BA50CE" w:rsidRPr="00F408E2">
        <w:rPr>
          <w:rFonts w:cs="Times New Roman"/>
        </w:rPr>
        <w:t>n</w:t>
      </w:r>
      <w:r w:rsidRPr="00F408E2">
        <w:rPr>
          <w:rFonts w:cs="Times New Roman"/>
        </w:rPr>
        <w:t xml:space="preserve"> anale volontaire</w:t>
      </w:r>
    </w:p>
    <w:p w14:paraId="1525591B" w14:textId="4013EE49" w:rsidR="00BF5685" w:rsidRPr="00F408E2" w:rsidRDefault="00BF5685" w:rsidP="00BF5685">
      <w:pPr>
        <w:pStyle w:val="Sous-titre"/>
        <w:rPr>
          <w:rFonts w:ascii="Times New Roman" w:hAnsi="Times New Roman" w:cs="Times New Roman"/>
        </w:rPr>
      </w:pPr>
      <w:r w:rsidRPr="00F408E2">
        <w:rPr>
          <w:rFonts w:ascii="Times New Roman" w:hAnsi="Times New Roman" w:cs="Times New Roman"/>
        </w:rPr>
        <w:t xml:space="preserve">Conclusion </w:t>
      </w:r>
    </w:p>
    <w:p w14:paraId="5EF7F3EE" w14:textId="5EDE7B11" w:rsidR="00BE0A2A" w:rsidRPr="00F408E2" w:rsidRDefault="00962515" w:rsidP="003278F9">
      <w:pPr>
        <w:rPr>
          <w:rFonts w:cs="Times New Roman"/>
        </w:rPr>
      </w:pPr>
      <w:r w:rsidRPr="00F408E2">
        <w:rPr>
          <w:rFonts w:cs="Times New Roman"/>
        </w:rPr>
        <w:t>Toute</w:t>
      </w:r>
      <w:r w:rsidR="00BF5685" w:rsidRPr="00F408E2">
        <w:rPr>
          <w:rFonts w:cs="Times New Roman"/>
        </w:rPr>
        <w:t xml:space="preserve"> pathologie </w:t>
      </w:r>
      <w:r w:rsidRPr="00F408E2">
        <w:rPr>
          <w:rFonts w:cs="Times New Roman"/>
        </w:rPr>
        <w:t>neurologique</w:t>
      </w:r>
      <w:r w:rsidR="00BF5685" w:rsidRPr="00F408E2">
        <w:rPr>
          <w:rFonts w:cs="Times New Roman"/>
        </w:rPr>
        <w:t xml:space="preserve"> </w:t>
      </w:r>
      <w:r w:rsidRPr="00F408E2">
        <w:rPr>
          <w:rFonts w:cs="Times New Roman"/>
        </w:rPr>
        <w:t>peut</w:t>
      </w:r>
      <w:r w:rsidR="00BF5685" w:rsidRPr="00F408E2">
        <w:rPr>
          <w:rFonts w:cs="Times New Roman"/>
        </w:rPr>
        <w:t xml:space="preserve"> entrainer de </w:t>
      </w:r>
      <w:r w:rsidR="00BE0A2A" w:rsidRPr="00F408E2">
        <w:rPr>
          <w:rFonts w:cs="Times New Roman"/>
        </w:rPr>
        <w:t xml:space="preserve">trouble </w:t>
      </w:r>
      <w:r w:rsidR="00BF5685" w:rsidRPr="00F408E2">
        <w:rPr>
          <w:rFonts w:cs="Times New Roman"/>
        </w:rPr>
        <w:t>vésico -</w:t>
      </w:r>
      <w:r w:rsidRPr="00F408E2">
        <w:rPr>
          <w:rFonts w:cs="Times New Roman"/>
        </w:rPr>
        <w:t>sphinctérien</w:t>
      </w:r>
      <w:r w:rsidR="00BF5685" w:rsidRPr="00F408E2">
        <w:rPr>
          <w:rFonts w:cs="Times New Roman"/>
        </w:rPr>
        <w:t xml:space="preserve"> </w:t>
      </w:r>
    </w:p>
    <w:p w14:paraId="11B54B01" w14:textId="2510CD5E" w:rsidR="00BF5685" w:rsidRPr="00F408E2" w:rsidRDefault="00BE0A2A" w:rsidP="003278F9">
      <w:pPr>
        <w:rPr>
          <w:rFonts w:cs="Times New Roman"/>
        </w:rPr>
      </w:pPr>
      <w:r w:rsidRPr="00F408E2">
        <w:rPr>
          <w:rFonts w:cs="Times New Roman"/>
        </w:rPr>
        <w:t>P</w:t>
      </w:r>
      <w:r w:rsidR="00BF5685" w:rsidRPr="00F408E2">
        <w:rPr>
          <w:rFonts w:cs="Times New Roman"/>
        </w:rPr>
        <w:t>ronos</w:t>
      </w:r>
      <w:r w:rsidRPr="00F408E2">
        <w:rPr>
          <w:rFonts w:cs="Times New Roman"/>
        </w:rPr>
        <w:t>tic</w:t>
      </w:r>
      <w:r w:rsidR="00BF5685" w:rsidRPr="00F408E2">
        <w:rPr>
          <w:rFonts w:cs="Times New Roman"/>
        </w:rPr>
        <w:t xml:space="preserve"> en </w:t>
      </w:r>
      <w:r w:rsidR="00962515" w:rsidRPr="00F408E2">
        <w:rPr>
          <w:rFonts w:cs="Times New Roman"/>
        </w:rPr>
        <w:t>fonction</w:t>
      </w:r>
      <w:r w:rsidR="00BF5685" w:rsidRPr="00F408E2">
        <w:rPr>
          <w:rFonts w:cs="Times New Roman"/>
        </w:rPr>
        <w:t xml:space="preserve"> des étiol</w:t>
      </w:r>
      <w:r w:rsidR="003278F9" w:rsidRPr="00F408E2">
        <w:rPr>
          <w:rFonts w:cs="Times New Roman"/>
        </w:rPr>
        <w:t>o</w:t>
      </w:r>
      <w:r w:rsidR="00BF5685" w:rsidRPr="00F408E2">
        <w:rPr>
          <w:rFonts w:cs="Times New Roman"/>
        </w:rPr>
        <w:t>gie</w:t>
      </w:r>
      <w:r w:rsidR="003278F9" w:rsidRPr="00F408E2">
        <w:rPr>
          <w:rFonts w:cs="Times New Roman"/>
        </w:rPr>
        <w:t>s</w:t>
      </w:r>
      <w:r w:rsidR="00BF5685" w:rsidRPr="00F408E2">
        <w:rPr>
          <w:rFonts w:cs="Times New Roman"/>
        </w:rPr>
        <w:t xml:space="preserve"> </w:t>
      </w:r>
    </w:p>
    <w:p w14:paraId="013A9040" w14:textId="746BC877" w:rsidR="00BF5685" w:rsidRPr="00F408E2" w:rsidRDefault="00BF5685" w:rsidP="003278F9">
      <w:pPr>
        <w:rPr>
          <w:rFonts w:cs="Times New Roman"/>
        </w:rPr>
      </w:pPr>
      <w:r w:rsidRPr="00F408E2">
        <w:rPr>
          <w:rFonts w:cs="Times New Roman"/>
        </w:rPr>
        <w:t>Ex</w:t>
      </w:r>
      <w:r w:rsidR="003278F9" w:rsidRPr="00F408E2">
        <w:rPr>
          <w:rFonts w:cs="Times New Roman"/>
        </w:rPr>
        <w:t>a</w:t>
      </w:r>
      <w:r w:rsidRPr="00F408E2">
        <w:rPr>
          <w:rFonts w:cs="Times New Roman"/>
        </w:rPr>
        <w:t>men clé, bila</w:t>
      </w:r>
      <w:r w:rsidR="003278F9" w:rsidRPr="00F408E2">
        <w:rPr>
          <w:rFonts w:cs="Times New Roman"/>
        </w:rPr>
        <w:t>n</w:t>
      </w:r>
      <w:r w:rsidR="00962515">
        <w:rPr>
          <w:rFonts w:cs="Times New Roman"/>
        </w:rPr>
        <w:t xml:space="preserve"> urodyna</w:t>
      </w:r>
      <w:r w:rsidR="002F1731">
        <w:rPr>
          <w:rFonts w:cs="Times New Roman"/>
        </w:rPr>
        <w:t xml:space="preserve">mique </w:t>
      </w:r>
    </w:p>
    <w:p w14:paraId="61BA1F5B" w14:textId="7DB4495A" w:rsidR="00BF5685" w:rsidRPr="00F408E2" w:rsidRDefault="00BF5685" w:rsidP="003278F9">
      <w:pPr>
        <w:rPr>
          <w:rFonts w:cs="Times New Roman"/>
        </w:rPr>
      </w:pPr>
      <w:r w:rsidRPr="00F408E2">
        <w:rPr>
          <w:rFonts w:cs="Times New Roman"/>
        </w:rPr>
        <w:t>Bilan neur</w:t>
      </w:r>
      <w:r w:rsidR="003278F9" w:rsidRPr="00F408E2">
        <w:rPr>
          <w:rFonts w:cs="Times New Roman"/>
        </w:rPr>
        <w:t>ologique</w:t>
      </w:r>
    </w:p>
    <w:p w14:paraId="4F9A88CA" w14:textId="5E937CD9" w:rsidR="00FA4287" w:rsidRPr="00F408E2" w:rsidRDefault="003278F9" w:rsidP="003278F9">
      <w:pPr>
        <w:rPr>
          <w:rFonts w:cs="Times New Roman"/>
        </w:rPr>
      </w:pPr>
      <w:r w:rsidRPr="00F408E2">
        <w:rPr>
          <w:rFonts w:cs="Times New Roman"/>
        </w:rPr>
        <w:t>Approche multidisciplinaire</w:t>
      </w:r>
    </w:p>
    <w:p w14:paraId="5B29675F" w14:textId="77777777" w:rsidR="00FA4287" w:rsidRPr="00F408E2" w:rsidRDefault="00FA4287">
      <w:pPr>
        <w:numPr>
          <w:ilvl w:val="0"/>
          <w:numId w:val="0"/>
        </w:numPr>
        <w:spacing w:after="200"/>
        <w:rPr>
          <w:rFonts w:cs="Times New Roman"/>
        </w:rPr>
      </w:pPr>
      <w:r w:rsidRPr="00F408E2">
        <w:rPr>
          <w:rFonts w:cs="Times New Roman"/>
        </w:rPr>
        <w:br w:type="page"/>
      </w:r>
    </w:p>
    <w:p w14:paraId="32FAE798" w14:textId="475B9262" w:rsidR="003278F9" w:rsidRPr="00F408E2" w:rsidRDefault="00FA4287" w:rsidP="00FA4287">
      <w:pPr>
        <w:pStyle w:val="Titre"/>
        <w:rPr>
          <w:rFonts w:cs="Times New Roman"/>
        </w:rPr>
      </w:pPr>
      <w:r w:rsidRPr="00F408E2">
        <w:rPr>
          <w:rFonts w:cs="Times New Roman"/>
        </w:rPr>
        <w:lastRenderedPageBreak/>
        <w:t>Sclérose latérale amyotrophique</w:t>
      </w:r>
    </w:p>
    <w:p w14:paraId="2481D212" w14:textId="1A1E3887" w:rsidR="00D51DFD" w:rsidRPr="00F408E2" w:rsidRDefault="00D51DFD" w:rsidP="00D51DFD">
      <w:pPr>
        <w:rPr>
          <w:rFonts w:cs="Times New Roman"/>
        </w:rPr>
      </w:pPr>
      <w:r w:rsidRPr="00F408E2">
        <w:rPr>
          <w:rFonts w:cs="Times New Roman"/>
        </w:rPr>
        <w:t>Dr RAVELOSAONA Fanomezantsoa</w:t>
      </w:r>
    </w:p>
    <w:p w14:paraId="75C76818" w14:textId="251BA417" w:rsidR="00D51DFD" w:rsidRPr="00F408E2" w:rsidRDefault="00462F66" w:rsidP="00D51DFD">
      <w:pPr>
        <w:pStyle w:val="Sous-titre"/>
        <w:rPr>
          <w:rFonts w:ascii="Times New Roman" w:hAnsi="Times New Roman" w:cs="Times New Roman"/>
        </w:rPr>
      </w:pPr>
      <w:r w:rsidRPr="00F408E2">
        <w:rPr>
          <w:rFonts w:ascii="Times New Roman" w:hAnsi="Times New Roman" w:cs="Times New Roman"/>
        </w:rPr>
        <w:t>Objectifs</w:t>
      </w:r>
    </w:p>
    <w:p w14:paraId="2EC222AE" w14:textId="3BEAE4C1" w:rsidR="00462F66" w:rsidRPr="00F408E2" w:rsidRDefault="00462F66" w:rsidP="00462F66">
      <w:pPr>
        <w:rPr>
          <w:rFonts w:cs="Times New Roman"/>
        </w:rPr>
      </w:pPr>
      <w:r w:rsidRPr="00F408E2">
        <w:rPr>
          <w:rFonts w:cs="Times New Roman"/>
        </w:rPr>
        <w:t xml:space="preserve">Enumérer </w:t>
      </w:r>
      <w:r w:rsidR="00962515" w:rsidRPr="00F408E2">
        <w:rPr>
          <w:rFonts w:cs="Times New Roman"/>
        </w:rPr>
        <w:t>le singe clinique et paraclinique</w:t>
      </w:r>
      <w:r w:rsidRPr="00F408E2">
        <w:rPr>
          <w:rFonts w:cs="Times New Roman"/>
        </w:rPr>
        <w:t xml:space="preserve"> </w:t>
      </w:r>
    </w:p>
    <w:p w14:paraId="4811A3F9" w14:textId="3D96A03D" w:rsidR="00462F66" w:rsidRPr="00F408E2" w:rsidRDefault="00462F66" w:rsidP="00462F66">
      <w:pPr>
        <w:rPr>
          <w:rFonts w:cs="Times New Roman"/>
        </w:rPr>
      </w:pPr>
      <w:r w:rsidRPr="00F408E2">
        <w:rPr>
          <w:rFonts w:cs="Times New Roman"/>
        </w:rPr>
        <w:t xml:space="preserve">Poser </w:t>
      </w:r>
      <w:r w:rsidR="00962515" w:rsidRPr="00F408E2">
        <w:rPr>
          <w:rFonts w:cs="Times New Roman"/>
        </w:rPr>
        <w:t>le diagnostic positif</w:t>
      </w:r>
      <w:r w:rsidRPr="00F408E2">
        <w:rPr>
          <w:rFonts w:cs="Times New Roman"/>
        </w:rPr>
        <w:t xml:space="preserve"> et diagnostic de gravité</w:t>
      </w:r>
    </w:p>
    <w:p w14:paraId="391F29E1" w14:textId="6C9040E4" w:rsidR="001D6D0C" w:rsidRPr="00F408E2" w:rsidRDefault="001D6D0C" w:rsidP="001D6D0C">
      <w:pPr>
        <w:pStyle w:val="Sous-titre"/>
        <w:rPr>
          <w:rFonts w:ascii="Times New Roman" w:hAnsi="Times New Roman" w:cs="Times New Roman"/>
        </w:rPr>
      </w:pPr>
      <w:r w:rsidRPr="00F408E2">
        <w:rPr>
          <w:rFonts w:ascii="Times New Roman" w:hAnsi="Times New Roman" w:cs="Times New Roman"/>
        </w:rPr>
        <w:t xml:space="preserve">Introduction </w:t>
      </w:r>
    </w:p>
    <w:p w14:paraId="744C2F28" w14:textId="5B1F1E70" w:rsidR="001D6D0C" w:rsidRPr="00F408E2" w:rsidRDefault="00962515" w:rsidP="001D6D0C">
      <w:pPr>
        <w:rPr>
          <w:rFonts w:cs="Times New Roman"/>
        </w:rPr>
      </w:pPr>
      <w:r w:rsidRPr="00F408E2">
        <w:rPr>
          <w:rFonts w:cs="Times New Roman"/>
        </w:rPr>
        <w:t>Définition</w:t>
      </w:r>
      <w:r w:rsidR="001D6D0C" w:rsidRPr="00F408E2">
        <w:rPr>
          <w:rFonts w:cs="Times New Roman"/>
        </w:rPr>
        <w:t xml:space="preserve"> </w:t>
      </w:r>
    </w:p>
    <w:p w14:paraId="6617394C" w14:textId="052A3107" w:rsidR="001D6D0C" w:rsidRPr="00F408E2" w:rsidRDefault="001D6D0C" w:rsidP="004237A4">
      <w:pPr>
        <w:numPr>
          <w:ilvl w:val="1"/>
          <w:numId w:val="4"/>
        </w:numPr>
        <w:rPr>
          <w:rFonts w:cs="Times New Roman"/>
        </w:rPr>
      </w:pPr>
      <w:r w:rsidRPr="00F408E2">
        <w:rPr>
          <w:rFonts w:cs="Times New Roman"/>
        </w:rPr>
        <w:t>SLA : maladie de Charcot = mala</w:t>
      </w:r>
      <w:r w:rsidR="00E27C8C" w:rsidRPr="00F408E2">
        <w:rPr>
          <w:rFonts w:cs="Times New Roman"/>
        </w:rPr>
        <w:t>d</w:t>
      </w:r>
      <w:r w:rsidRPr="00F408E2">
        <w:rPr>
          <w:rFonts w:cs="Times New Roman"/>
        </w:rPr>
        <w:t xml:space="preserve">ie primitive neurone moteur </w:t>
      </w:r>
    </w:p>
    <w:p w14:paraId="622ECE93" w14:textId="458A866B" w:rsidR="001D6D0C" w:rsidRPr="00F408E2" w:rsidRDefault="001D6D0C" w:rsidP="004237A4">
      <w:pPr>
        <w:numPr>
          <w:ilvl w:val="1"/>
          <w:numId w:val="4"/>
        </w:numPr>
        <w:rPr>
          <w:rFonts w:cs="Times New Roman"/>
        </w:rPr>
      </w:pPr>
      <w:r w:rsidRPr="00F408E2">
        <w:rPr>
          <w:rFonts w:cs="Times New Roman"/>
        </w:rPr>
        <w:t xml:space="preserve">Dégénérescence </w:t>
      </w:r>
      <w:r w:rsidR="00962515" w:rsidRPr="00F408E2">
        <w:rPr>
          <w:rFonts w:cs="Times New Roman"/>
        </w:rPr>
        <w:t>progressive</w:t>
      </w:r>
      <w:r w:rsidRPr="00F408E2">
        <w:rPr>
          <w:rFonts w:cs="Times New Roman"/>
        </w:rPr>
        <w:t xml:space="preserve"> mot</w:t>
      </w:r>
      <w:r w:rsidR="00141491" w:rsidRPr="00F408E2">
        <w:rPr>
          <w:rFonts w:cs="Times New Roman"/>
        </w:rPr>
        <w:t>o</w:t>
      </w:r>
      <w:r w:rsidRPr="00F408E2">
        <w:rPr>
          <w:rFonts w:cs="Times New Roman"/>
        </w:rPr>
        <w:t>neurone centraux et périphé</w:t>
      </w:r>
      <w:r w:rsidR="00141491" w:rsidRPr="00F408E2">
        <w:rPr>
          <w:rFonts w:cs="Times New Roman"/>
        </w:rPr>
        <w:t>r</w:t>
      </w:r>
      <w:r w:rsidRPr="00F408E2">
        <w:rPr>
          <w:rFonts w:cs="Times New Roman"/>
        </w:rPr>
        <w:t>ique</w:t>
      </w:r>
      <w:r w:rsidR="00C16C3E" w:rsidRPr="00F408E2">
        <w:rPr>
          <w:rFonts w:cs="Times New Roman"/>
        </w:rPr>
        <w:t>s</w:t>
      </w:r>
    </w:p>
    <w:p w14:paraId="390D1482" w14:textId="3EA78228" w:rsidR="001D6D0C" w:rsidRPr="00F408E2" w:rsidRDefault="001D6D0C" w:rsidP="004237A4">
      <w:pPr>
        <w:numPr>
          <w:ilvl w:val="1"/>
          <w:numId w:val="4"/>
        </w:numPr>
        <w:rPr>
          <w:rFonts w:cs="Times New Roman"/>
        </w:rPr>
      </w:pPr>
      <w:r w:rsidRPr="00F408E2">
        <w:rPr>
          <w:rFonts w:cs="Times New Roman"/>
        </w:rPr>
        <w:t>Destruc</w:t>
      </w:r>
      <w:r w:rsidR="00141491" w:rsidRPr="00F408E2">
        <w:rPr>
          <w:rFonts w:cs="Times New Roman"/>
        </w:rPr>
        <w:t>t</w:t>
      </w:r>
      <w:r w:rsidRPr="00F408E2">
        <w:rPr>
          <w:rFonts w:cs="Times New Roman"/>
        </w:rPr>
        <w:t>ion</w:t>
      </w:r>
      <w:r w:rsidR="00141491" w:rsidRPr="00F408E2">
        <w:rPr>
          <w:rFonts w:cs="Times New Roman"/>
        </w:rPr>
        <w:t xml:space="preserve"> </w:t>
      </w:r>
      <w:r w:rsidRPr="00F408E2">
        <w:rPr>
          <w:rFonts w:cs="Times New Roman"/>
        </w:rPr>
        <w:t>du faisce</w:t>
      </w:r>
      <w:r w:rsidR="00C16C3E" w:rsidRPr="00F408E2">
        <w:rPr>
          <w:rFonts w:cs="Times New Roman"/>
        </w:rPr>
        <w:t>au</w:t>
      </w:r>
      <w:r w:rsidRPr="00F408E2">
        <w:rPr>
          <w:rFonts w:cs="Times New Roman"/>
        </w:rPr>
        <w:t xml:space="preserve"> p</w:t>
      </w:r>
      <w:r w:rsidR="00C16C3E" w:rsidRPr="00F408E2">
        <w:rPr>
          <w:rFonts w:cs="Times New Roman"/>
        </w:rPr>
        <w:t>y</w:t>
      </w:r>
      <w:r w:rsidRPr="00F408E2">
        <w:rPr>
          <w:rFonts w:cs="Times New Roman"/>
        </w:rPr>
        <w:t>ramidale, faisceaux corne a</w:t>
      </w:r>
      <w:r w:rsidR="00C16C3E" w:rsidRPr="00F408E2">
        <w:rPr>
          <w:rFonts w:cs="Times New Roman"/>
        </w:rPr>
        <w:t>n</w:t>
      </w:r>
      <w:r w:rsidRPr="00F408E2">
        <w:rPr>
          <w:rFonts w:cs="Times New Roman"/>
        </w:rPr>
        <w:t>térieure moelle épinière, sclérose noyau moteur bulbe</w:t>
      </w:r>
    </w:p>
    <w:p w14:paraId="12598C92" w14:textId="1B8CDDDA" w:rsidR="00C16C3E" w:rsidRPr="00F408E2" w:rsidRDefault="00C16C3E" w:rsidP="00C16C3E">
      <w:pPr>
        <w:rPr>
          <w:rFonts w:cs="Times New Roman"/>
        </w:rPr>
      </w:pPr>
      <w:r w:rsidRPr="00F408E2">
        <w:rPr>
          <w:rFonts w:cs="Times New Roman"/>
        </w:rPr>
        <w:t>Incidences</w:t>
      </w:r>
      <w:r w:rsidRPr="00F408E2">
        <w:rPr>
          <w:rFonts w:cs="Times New Roman"/>
        </w:rPr>
        <w:tab/>
      </w:r>
    </w:p>
    <w:p w14:paraId="3DB0DC9E" w14:textId="62243720" w:rsidR="00C16C3E" w:rsidRPr="00F408E2" w:rsidRDefault="00C16C3E" w:rsidP="004237A4">
      <w:pPr>
        <w:numPr>
          <w:ilvl w:val="1"/>
          <w:numId w:val="4"/>
        </w:numPr>
        <w:rPr>
          <w:rFonts w:cs="Times New Roman"/>
        </w:rPr>
      </w:pPr>
      <w:r w:rsidRPr="00F408E2">
        <w:rPr>
          <w:rFonts w:cs="Times New Roman"/>
        </w:rPr>
        <w:t>Faible dans</w:t>
      </w:r>
      <w:r w:rsidR="00E27C8C" w:rsidRPr="00F408E2">
        <w:rPr>
          <w:rFonts w:cs="Times New Roman"/>
        </w:rPr>
        <w:t xml:space="preserve"> </w:t>
      </w:r>
      <w:r w:rsidRPr="00F408E2">
        <w:rPr>
          <w:rFonts w:cs="Times New Roman"/>
        </w:rPr>
        <w:t>le pa</w:t>
      </w:r>
      <w:r w:rsidR="00E27C8C" w:rsidRPr="00F408E2">
        <w:rPr>
          <w:rFonts w:cs="Times New Roman"/>
        </w:rPr>
        <w:t>ys</w:t>
      </w:r>
      <w:r w:rsidRPr="00F408E2">
        <w:rPr>
          <w:rFonts w:cs="Times New Roman"/>
        </w:rPr>
        <w:t xml:space="preserve"> asiatique, africa</w:t>
      </w:r>
      <w:r w:rsidR="00E27C8C" w:rsidRPr="00F408E2">
        <w:rPr>
          <w:rFonts w:cs="Times New Roman"/>
        </w:rPr>
        <w:t>i</w:t>
      </w:r>
      <w:r w:rsidRPr="00F408E2">
        <w:rPr>
          <w:rFonts w:cs="Times New Roman"/>
        </w:rPr>
        <w:t xml:space="preserve">n et hispanique </w:t>
      </w:r>
    </w:p>
    <w:p w14:paraId="034E0A10" w14:textId="394EFF21" w:rsidR="00C16C3E" w:rsidRPr="00F408E2" w:rsidRDefault="00C16C3E" w:rsidP="004237A4">
      <w:pPr>
        <w:numPr>
          <w:ilvl w:val="1"/>
          <w:numId w:val="4"/>
        </w:numPr>
        <w:rPr>
          <w:rFonts w:cs="Times New Roman"/>
        </w:rPr>
      </w:pPr>
      <w:r w:rsidRPr="00F408E2">
        <w:rPr>
          <w:rFonts w:cs="Times New Roman"/>
        </w:rPr>
        <w:t xml:space="preserve">Europe : </w:t>
      </w:r>
      <w:r w:rsidR="00447931" w:rsidRPr="00F408E2">
        <w:rPr>
          <w:rFonts w:cs="Times New Roman"/>
        </w:rPr>
        <w:t xml:space="preserve">4 – 6 / 100000 </w:t>
      </w:r>
      <w:r w:rsidR="00754A55" w:rsidRPr="00F408E2">
        <w:rPr>
          <w:rFonts w:cs="Times New Roman"/>
        </w:rPr>
        <w:t>habitants</w:t>
      </w:r>
    </w:p>
    <w:p w14:paraId="194FF04B" w14:textId="37EE73A2" w:rsidR="00447931" w:rsidRPr="00F408E2" w:rsidRDefault="00447931" w:rsidP="00447931">
      <w:pPr>
        <w:rPr>
          <w:rFonts w:cs="Times New Roman"/>
        </w:rPr>
      </w:pPr>
      <w:r w:rsidRPr="00F408E2">
        <w:rPr>
          <w:rFonts w:cs="Times New Roman"/>
        </w:rPr>
        <w:t>Sex</w:t>
      </w:r>
      <w:r w:rsidR="00962515">
        <w:rPr>
          <w:rFonts w:cs="Times New Roman"/>
        </w:rPr>
        <w:t xml:space="preserve"> ratio</w:t>
      </w:r>
      <w:r w:rsidRPr="00F408E2">
        <w:rPr>
          <w:rFonts w:cs="Times New Roman"/>
        </w:rPr>
        <w:t xml:space="preserve"> : </w:t>
      </w:r>
      <w:r w:rsidR="00962515" w:rsidRPr="00F408E2">
        <w:rPr>
          <w:rFonts w:cs="Times New Roman"/>
        </w:rPr>
        <w:t>prédominance</w:t>
      </w:r>
      <w:r w:rsidRPr="00F408E2">
        <w:rPr>
          <w:rFonts w:cs="Times New Roman"/>
        </w:rPr>
        <w:t xml:space="preserve"> masculine</w:t>
      </w:r>
    </w:p>
    <w:p w14:paraId="70F6364E" w14:textId="55A6258C" w:rsidR="00447931" w:rsidRPr="00F408E2" w:rsidRDefault="00447931" w:rsidP="00447931">
      <w:pPr>
        <w:rPr>
          <w:rFonts w:cs="Times New Roman"/>
        </w:rPr>
      </w:pPr>
      <w:r w:rsidRPr="00F408E2">
        <w:rPr>
          <w:rFonts w:cs="Times New Roman"/>
        </w:rPr>
        <w:t>Age</w:t>
      </w:r>
      <w:r w:rsidR="00754A55" w:rsidRPr="00F408E2">
        <w:rPr>
          <w:rFonts w:cs="Times New Roman"/>
        </w:rPr>
        <w:t xml:space="preserve"> : </w:t>
      </w:r>
      <w:r w:rsidRPr="00F408E2">
        <w:rPr>
          <w:rFonts w:cs="Times New Roman"/>
        </w:rPr>
        <w:t>50 -</w:t>
      </w:r>
      <w:r w:rsidR="00754A55" w:rsidRPr="00F408E2">
        <w:rPr>
          <w:rFonts w:cs="Times New Roman"/>
        </w:rPr>
        <w:t xml:space="preserve"> </w:t>
      </w:r>
      <w:r w:rsidRPr="00F408E2">
        <w:rPr>
          <w:rFonts w:cs="Times New Roman"/>
        </w:rPr>
        <w:t>70 ans beaucoup avant 40 ans</w:t>
      </w:r>
    </w:p>
    <w:p w14:paraId="53E08B81" w14:textId="3E8BBC1F" w:rsidR="00B379CE" w:rsidRPr="00F408E2" w:rsidRDefault="00B379CE" w:rsidP="00447931">
      <w:pPr>
        <w:rPr>
          <w:rFonts w:cs="Times New Roman"/>
        </w:rPr>
      </w:pPr>
      <w:r w:rsidRPr="00F408E2">
        <w:rPr>
          <w:rFonts w:cs="Times New Roman"/>
        </w:rPr>
        <w:t xml:space="preserve">Forme </w:t>
      </w:r>
    </w:p>
    <w:p w14:paraId="115886AD" w14:textId="7DC18CE6" w:rsidR="00B379CE" w:rsidRPr="00F408E2" w:rsidRDefault="00B379CE" w:rsidP="004237A4">
      <w:pPr>
        <w:numPr>
          <w:ilvl w:val="1"/>
          <w:numId w:val="4"/>
        </w:numPr>
        <w:rPr>
          <w:rFonts w:cs="Times New Roman"/>
        </w:rPr>
      </w:pPr>
      <w:r w:rsidRPr="00F408E2">
        <w:rPr>
          <w:rFonts w:cs="Times New Roman"/>
        </w:rPr>
        <w:t>Sp</w:t>
      </w:r>
      <w:r w:rsidR="00E5028F" w:rsidRPr="00F408E2">
        <w:rPr>
          <w:rFonts w:cs="Times New Roman"/>
        </w:rPr>
        <w:t>o</w:t>
      </w:r>
      <w:r w:rsidRPr="00F408E2">
        <w:rPr>
          <w:rFonts w:cs="Times New Roman"/>
        </w:rPr>
        <w:t>radi</w:t>
      </w:r>
      <w:r w:rsidR="00E5028F" w:rsidRPr="00F408E2">
        <w:rPr>
          <w:rFonts w:cs="Times New Roman"/>
        </w:rPr>
        <w:t>que</w:t>
      </w:r>
      <w:r w:rsidRPr="00F408E2">
        <w:rPr>
          <w:rFonts w:cs="Times New Roman"/>
        </w:rPr>
        <w:t xml:space="preserve">  = 90</w:t>
      </w:r>
      <w:r w:rsidR="00754A55" w:rsidRPr="00F408E2">
        <w:rPr>
          <w:rFonts w:cs="Times New Roman"/>
        </w:rPr>
        <w:t xml:space="preserve"> -</w:t>
      </w:r>
      <w:r w:rsidRPr="00F408E2">
        <w:rPr>
          <w:rFonts w:cs="Times New Roman"/>
        </w:rPr>
        <w:t xml:space="preserve"> 95</w:t>
      </w:r>
      <w:r w:rsidR="00754A55" w:rsidRPr="00F408E2">
        <w:rPr>
          <w:rFonts w:cs="Times New Roman"/>
        </w:rPr>
        <w:t>%</w:t>
      </w:r>
    </w:p>
    <w:p w14:paraId="0D72BECB" w14:textId="52D2522C" w:rsidR="00B379CE" w:rsidRPr="00F408E2" w:rsidRDefault="00B379CE" w:rsidP="004237A4">
      <w:pPr>
        <w:numPr>
          <w:ilvl w:val="1"/>
          <w:numId w:val="4"/>
        </w:numPr>
        <w:rPr>
          <w:rFonts w:cs="Times New Roman"/>
        </w:rPr>
      </w:pPr>
      <w:r w:rsidRPr="00F408E2">
        <w:rPr>
          <w:rFonts w:cs="Times New Roman"/>
        </w:rPr>
        <w:t>Familiale = 5 – 10 %</w:t>
      </w:r>
    </w:p>
    <w:p w14:paraId="4E6A0DF0" w14:textId="7762CCE3" w:rsidR="00B379CE" w:rsidRPr="00F408E2" w:rsidRDefault="00B379CE" w:rsidP="00B379CE">
      <w:pPr>
        <w:rPr>
          <w:rFonts w:cs="Times New Roman"/>
        </w:rPr>
      </w:pPr>
      <w:r w:rsidRPr="00F408E2">
        <w:rPr>
          <w:rFonts w:cs="Times New Roman"/>
        </w:rPr>
        <w:t>Evolution naturel</w:t>
      </w:r>
      <w:r w:rsidR="00E5028F" w:rsidRPr="00F408E2">
        <w:rPr>
          <w:rFonts w:cs="Times New Roman"/>
        </w:rPr>
        <w:t>le</w:t>
      </w:r>
    </w:p>
    <w:p w14:paraId="5BD37F75" w14:textId="52E7E0FF" w:rsidR="00B379CE" w:rsidRPr="00F408E2" w:rsidRDefault="00B379CE" w:rsidP="004237A4">
      <w:pPr>
        <w:numPr>
          <w:ilvl w:val="1"/>
          <w:numId w:val="4"/>
        </w:numPr>
        <w:rPr>
          <w:rFonts w:cs="Times New Roman"/>
        </w:rPr>
      </w:pPr>
      <w:r w:rsidRPr="00F408E2">
        <w:rPr>
          <w:rFonts w:cs="Times New Roman"/>
        </w:rPr>
        <w:t>Dégra</w:t>
      </w:r>
      <w:r w:rsidR="00AD3B6B" w:rsidRPr="00F408E2">
        <w:rPr>
          <w:rFonts w:cs="Times New Roman"/>
        </w:rPr>
        <w:t>dation</w:t>
      </w:r>
      <w:r w:rsidRPr="00F408E2">
        <w:rPr>
          <w:rFonts w:cs="Times New Roman"/>
        </w:rPr>
        <w:t xml:space="preserve"> inexorable = 50% patien</w:t>
      </w:r>
      <w:r w:rsidR="00E5028F" w:rsidRPr="00F408E2">
        <w:rPr>
          <w:rFonts w:cs="Times New Roman"/>
        </w:rPr>
        <w:t>t</w:t>
      </w:r>
      <w:r w:rsidR="00AD3B6B" w:rsidRPr="00F408E2">
        <w:rPr>
          <w:rFonts w:cs="Times New Roman"/>
        </w:rPr>
        <w:t>s</w:t>
      </w:r>
      <w:r w:rsidRPr="00F408E2">
        <w:rPr>
          <w:rFonts w:cs="Times New Roman"/>
        </w:rPr>
        <w:t xml:space="preserve"> décède</w:t>
      </w:r>
      <w:r w:rsidR="00AD3B6B" w:rsidRPr="00F408E2">
        <w:rPr>
          <w:rFonts w:cs="Times New Roman"/>
        </w:rPr>
        <w:t>nt</w:t>
      </w:r>
      <w:r w:rsidRPr="00F408E2">
        <w:rPr>
          <w:rFonts w:cs="Times New Roman"/>
        </w:rPr>
        <w:t xml:space="preserve"> 3 a</w:t>
      </w:r>
      <w:r w:rsidR="00AD3B6B" w:rsidRPr="00F408E2">
        <w:rPr>
          <w:rFonts w:cs="Times New Roman"/>
        </w:rPr>
        <w:t>ns après</w:t>
      </w:r>
      <w:r w:rsidRPr="00F408E2">
        <w:rPr>
          <w:rFonts w:cs="Times New Roman"/>
        </w:rPr>
        <w:t xml:space="preserve"> d</w:t>
      </w:r>
      <w:r w:rsidR="00AD3B6B" w:rsidRPr="00F408E2">
        <w:rPr>
          <w:rFonts w:cs="Times New Roman"/>
        </w:rPr>
        <w:t>é</w:t>
      </w:r>
      <w:r w:rsidRPr="00F408E2">
        <w:rPr>
          <w:rFonts w:cs="Times New Roman"/>
        </w:rPr>
        <w:t xml:space="preserve">but du maladie </w:t>
      </w:r>
    </w:p>
    <w:p w14:paraId="087AC92D" w14:textId="0B6C9F2C" w:rsidR="00B379CE" w:rsidRPr="00F408E2" w:rsidRDefault="00B379CE" w:rsidP="004237A4">
      <w:pPr>
        <w:numPr>
          <w:ilvl w:val="1"/>
          <w:numId w:val="4"/>
        </w:numPr>
        <w:rPr>
          <w:rFonts w:cs="Times New Roman"/>
        </w:rPr>
      </w:pPr>
      <w:r w:rsidRPr="00F408E2">
        <w:rPr>
          <w:rFonts w:cs="Times New Roman"/>
        </w:rPr>
        <w:t>Extr</w:t>
      </w:r>
      <w:r w:rsidR="00E5028F" w:rsidRPr="00F408E2">
        <w:rPr>
          <w:rFonts w:cs="Times New Roman"/>
        </w:rPr>
        <w:t>ême</w:t>
      </w:r>
      <w:r w:rsidRPr="00F408E2">
        <w:rPr>
          <w:rFonts w:cs="Times New Roman"/>
        </w:rPr>
        <w:t xml:space="preserve"> = </w:t>
      </w:r>
      <w:r w:rsidR="00AD3B6B" w:rsidRPr="00F408E2">
        <w:rPr>
          <w:rFonts w:cs="Times New Roman"/>
        </w:rPr>
        <w:t>6 mois – 15 ans</w:t>
      </w:r>
    </w:p>
    <w:p w14:paraId="2065EF6C" w14:textId="1500F749" w:rsidR="00AD3B6B" w:rsidRPr="00F408E2" w:rsidRDefault="00117A15" w:rsidP="00117A15">
      <w:pPr>
        <w:rPr>
          <w:rFonts w:cs="Times New Roman"/>
        </w:rPr>
      </w:pPr>
      <w:r w:rsidRPr="00F408E2">
        <w:rPr>
          <w:rFonts w:cs="Times New Roman"/>
        </w:rPr>
        <w:t>Facte</w:t>
      </w:r>
      <w:r w:rsidR="00BC2D7A" w:rsidRPr="00F408E2">
        <w:rPr>
          <w:rFonts w:cs="Times New Roman"/>
        </w:rPr>
        <w:t>ur</w:t>
      </w:r>
      <w:r w:rsidRPr="00F408E2">
        <w:rPr>
          <w:rFonts w:cs="Times New Roman"/>
        </w:rPr>
        <w:t xml:space="preserve"> de risque </w:t>
      </w:r>
    </w:p>
    <w:tbl>
      <w:tblPr>
        <w:tblStyle w:val="Grilledutableau"/>
        <w:tblW w:w="6684" w:type="dxa"/>
        <w:tblLook w:val="04A0" w:firstRow="1" w:lastRow="0" w:firstColumn="1" w:lastColumn="0" w:noHBand="0" w:noVBand="1"/>
      </w:tblPr>
      <w:tblGrid>
        <w:gridCol w:w="3342"/>
        <w:gridCol w:w="3342"/>
      </w:tblGrid>
      <w:tr w:rsidR="00117A15" w:rsidRPr="00F408E2" w14:paraId="353EA650" w14:textId="77777777" w:rsidTr="00117A15">
        <w:trPr>
          <w:trHeight w:val="294"/>
        </w:trPr>
        <w:tc>
          <w:tcPr>
            <w:tcW w:w="3342" w:type="dxa"/>
          </w:tcPr>
          <w:p w14:paraId="485683B1" w14:textId="3C9D21CF" w:rsidR="00117A15" w:rsidRPr="00F408E2" w:rsidRDefault="00117A15" w:rsidP="00BC2D7A">
            <w:pPr>
              <w:numPr>
                <w:ilvl w:val="0"/>
                <w:numId w:val="0"/>
              </w:numPr>
              <w:jc w:val="center"/>
              <w:rPr>
                <w:rFonts w:cs="Times New Roman"/>
                <w:b/>
                <w:bCs/>
              </w:rPr>
            </w:pPr>
            <w:r w:rsidRPr="00F408E2">
              <w:rPr>
                <w:rFonts w:cs="Times New Roman"/>
                <w:b/>
                <w:bCs/>
              </w:rPr>
              <w:t xml:space="preserve">SLA </w:t>
            </w:r>
            <w:r w:rsidR="00962515" w:rsidRPr="00F408E2">
              <w:rPr>
                <w:rFonts w:cs="Times New Roman"/>
                <w:b/>
                <w:bCs/>
              </w:rPr>
              <w:t>sporadique</w:t>
            </w:r>
          </w:p>
        </w:tc>
        <w:tc>
          <w:tcPr>
            <w:tcW w:w="3342" w:type="dxa"/>
          </w:tcPr>
          <w:p w14:paraId="3A06F9C3" w14:textId="3506D914" w:rsidR="00117A15" w:rsidRPr="00F408E2" w:rsidRDefault="00117A15" w:rsidP="00BC2D7A">
            <w:pPr>
              <w:numPr>
                <w:ilvl w:val="0"/>
                <w:numId w:val="0"/>
              </w:numPr>
              <w:jc w:val="center"/>
              <w:rPr>
                <w:rFonts w:cs="Times New Roman"/>
                <w:b/>
                <w:bCs/>
              </w:rPr>
            </w:pPr>
            <w:r w:rsidRPr="00F408E2">
              <w:rPr>
                <w:rFonts w:cs="Times New Roman"/>
                <w:b/>
                <w:bCs/>
              </w:rPr>
              <w:t>SLA familiale</w:t>
            </w:r>
          </w:p>
        </w:tc>
      </w:tr>
      <w:tr w:rsidR="00117A15" w:rsidRPr="00F408E2" w14:paraId="68D8B02A" w14:textId="77777777" w:rsidTr="00117A15">
        <w:trPr>
          <w:trHeight w:val="294"/>
        </w:trPr>
        <w:tc>
          <w:tcPr>
            <w:tcW w:w="3342" w:type="dxa"/>
          </w:tcPr>
          <w:p w14:paraId="3F7F2667" w14:textId="141FC1B8" w:rsidR="00117A15" w:rsidRPr="00F408E2" w:rsidRDefault="00117A15" w:rsidP="00117A15">
            <w:pPr>
              <w:numPr>
                <w:ilvl w:val="0"/>
                <w:numId w:val="0"/>
              </w:numPr>
              <w:rPr>
                <w:rFonts w:cs="Times New Roman"/>
              </w:rPr>
            </w:pPr>
            <w:r w:rsidRPr="00F408E2">
              <w:rPr>
                <w:rFonts w:cs="Times New Roman"/>
              </w:rPr>
              <w:t>Expos</w:t>
            </w:r>
            <w:r w:rsidR="00BC2D7A" w:rsidRPr="00F408E2">
              <w:rPr>
                <w:rFonts w:cs="Times New Roman"/>
              </w:rPr>
              <w:t>i</w:t>
            </w:r>
            <w:r w:rsidRPr="00F408E2">
              <w:rPr>
                <w:rFonts w:cs="Times New Roman"/>
              </w:rPr>
              <w:t>tion aux pestici</w:t>
            </w:r>
            <w:r w:rsidR="00BC2D7A" w:rsidRPr="00F408E2">
              <w:rPr>
                <w:rFonts w:cs="Times New Roman"/>
              </w:rPr>
              <w:t>d</w:t>
            </w:r>
            <w:r w:rsidRPr="00F408E2">
              <w:rPr>
                <w:rFonts w:cs="Times New Roman"/>
              </w:rPr>
              <w:t>es (agriculte</w:t>
            </w:r>
            <w:r w:rsidR="00504865" w:rsidRPr="00F408E2">
              <w:rPr>
                <w:rFonts w:cs="Times New Roman"/>
              </w:rPr>
              <w:t>u</w:t>
            </w:r>
            <w:r w:rsidRPr="00F408E2">
              <w:rPr>
                <w:rFonts w:cs="Times New Roman"/>
              </w:rPr>
              <w:t>r +++)</w:t>
            </w:r>
          </w:p>
        </w:tc>
        <w:tc>
          <w:tcPr>
            <w:tcW w:w="3342" w:type="dxa"/>
          </w:tcPr>
          <w:p w14:paraId="0384E66A" w14:textId="171DBE71" w:rsidR="00117A15" w:rsidRPr="00F408E2" w:rsidRDefault="00962515" w:rsidP="00117A15">
            <w:pPr>
              <w:numPr>
                <w:ilvl w:val="0"/>
                <w:numId w:val="0"/>
              </w:numPr>
              <w:rPr>
                <w:rFonts w:cs="Times New Roman"/>
              </w:rPr>
            </w:pPr>
            <w:r w:rsidRPr="00F408E2">
              <w:rPr>
                <w:rFonts w:cs="Times New Roman"/>
              </w:rPr>
              <w:t>Transmission</w:t>
            </w:r>
            <w:r w:rsidR="00117A15" w:rsidRPr="00F408E2">
              <w:rPr>
                <w:rFonts w:cs="Times New Roman"/>
              </w:rPr>
              <w:t xml:space="preserve"> aut</w:t>
            </w:r>
            <w:r w:rsidR="00646442" w:rsidRPr="00F408E2">
              <w:rPr>
                <w:rFonts w:cs="Times New Roman"/>
              </w:rPr>
              <w:t>o</w:t>
            </w:r>
            <w:r w:rsidR="00117A15" w:rsidRPr="00F408E2">
              <w:rPr>
                <w:rFonts w:cs="Times New Roman"/>
              </w:rPr>
              <w:t>somique dép</w:t>
            </w:r>
            <w:r w:rsidR="00646442" w:rsidRPr="00F408E2">
              <w:rPr>
                <w:rFonts w:cs="Times New Roman"/>
              </w:rPr>
              <w:t>en</w:t>
            </w:r>
            <w:r w:rsidR="00117A15" w:rsidRPr="00F408E2">
              <w:rPr>
                <w:rFonts w:cs="Times New Roman"/>
              </w:rPr>
              <w:t>d</w:t>
            </w:r>
            <w:r w:rsidR="00646442" w:rsidRPr="00F408E2">
              <w:rPr>
                <w:rFonts w:cs="Times New Roman"/>
              </w:rPr>
              <w:t>a</w:t>
            </w:r>
            <w:r w:rsidR="00117A15" w:rsidRPr="00F408E2">
              <w:rPr>
                <w:rFonts w:cs="Times New Roman"/>
              </w:rPr>
              <w:t>ntes +++ (muta</w:t>
            </w:r>
            <w:r w:rsidR="00646442" w:rsidRPr="00F408E2">
              <w:rPr>
                <w:rFonts w:cs="Times New Roman"/>
              </w:rPr>
              <w:t>t</w:t>
            </w:r>
            <w:r w:rsidR="00117A15" w:rsidRPr="00F408E2">
              <w:rPr>
                <w:rFonts w:cs="Times New Roman"/>
              </w:rPr>
              <w:t>ion sur gène SOD 1 d’une dismutase sur Chromos</w:t>
            </w:r>
            <w:r>
              <w:rPr>
                <w:rFonts w:cs="Times New Roman"/>
              </w:rPr>
              <w:t>ome</w:t>
            </w:r>
            <w:r w:rsidR="00117A15" w:rsidRPr="00F408E2">
              <w:rPr>
                <w:rFonts w:cs="Times New Roman"/>
              </w:rPr>
              <w:t xml:space="preserve"> </w:t>
            </w:r>
            <w:r w:rsidRPr="00F408E2">
              <w:rPr>
                <w:rFonts w:cs="Times New Roman"/>
              </w:rPr>
              <w:t>21)</w:t>
            </w:r>
          </w:p>
          <w:p w14:paraId="0BF10102" w14:textId="4411C033" w:rsidR="00117A15" w:rsidRPr="00F408E2" w:rsidRDefault="00117A15" w:rsidP="00117A15">
            <w:pPr>
              <w:numPr>
                <w:ilvl w:val="0"/>
                <w:numId w:val="0"/>
              </w:numPr>
              <w:rPr>
                <w:rFonts w:cs="Times New Roman"/>
              </w:rPr>
            </w:pPr>
            <w:r w:rsidRPr="00F408E2">
              <w:rPr>
                <w:rFonts w:cs="Times New Roman"/>
              </w:rPr>
              <w:t>Autos</w:t>
            </w:r>
            <w:r w:rsidR="00646442" w:rsidRPr="00F408E2">
              <w:rPr>
                <w:rFonts w:cs="Times New Roman"/>
              </w:rPr>
              <w:t>o</w:t>
            </w:r>
            <w:r w:rsidRPr="00F408E2">
              <w:rPr>
                <w:rFonts w:cs="Times New Roman"/>
              </w:rPr>
              <w:t>mique récessive : rare</w:t>
            </w:r>
          </w:p>
        </w:tc>
      </w:tr>
      <w:tr w:rsidR="00117A15" w:rsidRPr="00F408E2" w14:paraId="1B7AFFD2" w14:textId="77777777" w:rsidTr="00117A15">
        <w:trPr>
          <w:trHeight w:val="294"/>
        </w:trPr>
        <w:tc>
          <w:tcPr>
            <w:tcW w:w="3342" w:type="dxa"/>
          </w:tcPr>
          <w:p w14:paraId="39B63190" w14:textId="4A768DE8" w:rsidR="00117A15" w:rsidRPr="00F408E2" w:rsidRDefault="00DE3660" w:rsidP="00117A15">
            <w:pPr>
              <w:numPr>
                <w:ilvl w:val="0"/>
                <w:numId w:val="0"/>
              </w:numPr>
              <w:rPr>
                <w:rFonts w:cs="Times New Roman"/>
              </w:rPr>
            </w:pPr>
            <w:r w:rsidRPr="00F408E2">
              <w:rPr>
                <w:rFonts w:cs="Times New Roman"/>
              </w:rPr>
              <w:t>Sport</w:t>
            </w:r>
            <w:r w:rsidR="00646442" w:rsidRPr="00F408E2">
              <w:rPr>
                <w:rFonts w:cs="Times New Roman"/>
              </w:rPr>
              <w:t>s</w:t>
            </w:r>
            <w:r w:rsidRPr="00F408E2">
              <w:rPr>
                <w:rFonts w:cs="Times New Roman"/>
              </w:rPr>
              <w:t xml:space="preserve"> hau</w:t>
            </w:r>
            <w:r w:rsidR="00646442" w:rsidRPr="00F408E2">
              <w:rPr>
                <w:rFonts w:cs="Times New Roman"/>
              </w:rPr>
              <w:t>t</w:t>
            </w:r>
            <w:r w:rsidRPr="00F408E2">
              <w:rPr>
                <w:rFonts w:cs="Times New Roman"/>
              </w:rPr>
              <w:t xml:space="preserve"> ni</w:t>
            </w:r>
            <w:r w:rsidR="00646442" w:rsidRPr="00F408E2">
              <w:rPr>
                <w:rFonts w:cs="Times New Roman"/>
              </w:rPr>
              <w:t>v</w:t>
            </w:r>
            <w:r w:rsidRPr="00F408E2">
              <w:rPr>
                <w:rFonts w:cs="Times New Roman"/>
              </w:rPr>
              <w:t>ea</w:t>
            </w:r>
            <w:r w:rsidR="00646442" w:rsidRPr="00F408E2">
              <w:rPr>
                <w:rFonts w:cs="Times New Roman"/>
              </w:rPr>
              <w:t>u</w:t>
            </w:r>
            <w:r w:rsidRPr="00F408E2">
              <w:rPr>
                <w:rFonts w:cs="Times New Roman"/>
              </w:rPr>
              <w:t xml:space="preserve"> ou</w:t>
            </w:r>
            <w:r w:rsidR="00A82DC0" w:rsidRPr="00F408E2">
              <w:rPr>
                <w:rFonts w:cs="Times New Roman"/>
              </w:rPr>
              <w:t xml:space="preserve"> traumatisme</w:t>
            </w:r>
            <w:r w:rsidRPr="00F408E2">
              <w:rPr>
                <w:rFonts w:cs="Times New Roman"/>
              </w:rPr>
              <w:t xml:space="preserve"> ph</w:t>
            </w:r>
            <w:r w:rsidR="00A82DC0" w:rsidRPr="00F408E2">
              <w:rPr>
                <w:rFonts w:cs="Times New Roman"/>
              </w:rPr>
              <w:t>y</w:t>
            </w:r>
            <w:r w:rsidRPr="00F408E2">
              <w:rPr>
                <w:rFonts w:cs="Times New Roman"/>
              </w:rPr>
              <w:t xml:space="preserve">sique </w:t>
            </w:r>
          </w:p>
          <w:p w14:paraId="5BEB33AB" w14:textId="31D5FE1E" w:rsidR="00DE3660" w:rsidRPr="00F408E2" w:rsidRDefault="00DE3660" w:rsidP="00117A15">
            <w:pPr>
              <w:numPr>
                <w:ilvl w:val="0"/>
                <w:numId w:val="0"/>
              </w:numPr>
              <w:rPr>
                <w:rFonts w:cs="Times New Roman"/>
              </w:rPr>
            </w:pPr>
            <w:r w:rsidRPr="00F408E2">
              <w:rPr>
                <w:rFonts w:cs="Times New Roman"/>
              </w:rPr>
              <w:t>Taba</w:t>
            </w:r>
            <w:r w:rsidR="00504865" w:rsidRPr="00F408E2">
              <w:rPr>
                <w:rFonts w:cs="Times New Roman"/>
              </w:rPr>
              <w:t>c</w:t>
            </w:r>
          </w:p>
        </w:tc>
        <w:tc>
          <w:tcPr>
            <w:tcW w:w="3342" w:type="dxa"/>
          </w:tcPr>
          <w:p w14:paraId="6929FCFD" w14:textId="77777777" w:rsidR="00117A15" w:rsidRPr="00F408E2" w:rsidRDefault="00117A15" w:rsidP="00117A15">
            <w:pPr>
              <w:numPr>
                <w:ilvl w:val="0"/>
                <w:numId w:val="0"/>
              </w:numPr>
              <w:rPr>
                <w:rFonts w:cs="Times New Roman"/>
              </w:rPr>
            </w:pPr>
          </w:p>
        </w:tc>
      </w:tr>
      <w:tr w:rsidR="00DE3660" w:rsidRPr="00F408E2" w14:paraId="6FF581B4" w14:textId="77777777" w:rsidTr="00117A15">
        <w:trPr>
          <w:trHeight w:val="294"/>
        </w:trPr>
        <w:tc>
          <w:tcPr>
            <w:tcW w:w="3342" w:type="dxa"/>
          </w:tcPr>
          <w:p w14:paraId="59BE821E" w14:textId="412ED1E0" w:rsidR="00DE3660" w:rsidRPr="00F408E2" w:rsidRDefault="00DE3660" w:rsidP="00117A15">
            <w:pPr>
              <w:numPr>
                <w:ilvl w:val="0"/>
                <w:numId w:val="0"/>
              </w:numPr>
              <w:rPr>
                <w:rFonts w:cs="Times New Roman"/>
              </w:rPr>
            </w:pPr>
            <w:r w:rsidRPr="00F408E2">
              <w:rPr>
                <w:rFonts w:cs="Times New Roman"/>
              </w:rPr>
              <w:t>A</w:t>
            </w:r>
            <w:r w:rsidR="00504865" w:rsidRPr="00F408E2">
              <w:rPr>
                <w:rFonts w:cs="Times New Roman"/>
              </w:rPr>
              <w:t>lim</w:t>
            </w:r>
            <w:r w:rsidRPr="00F408E2">
              <w:rPr>
                <w:rFonts w:cs="Times New Roman"/>
              </w:rPr>
              <w:t xml:space="preserve">ent </w:t>
            </w:r>
            <w:r w:rsidR="00255DA3" w:rsidRPr="00F408E2">
              <w:rPr>
                <w:rFonts w:cs="Times New Roman"/>
              </w:rPr>
              <w:t>gras (acide gras)</w:t>
            </w:r>
            <w:r w:rsidR="00037647" w:rsidRPr="00F408E2">
              <w:rPr>
                <w:rFonts w:cs="Times New Roman"/>
              </w:rPr>
              <w:t xml:space="preserve">, semblable au glutamate </w:t>
            </w:r>
          </w:p>
          <w:p w14:paraId="245C67B2" w14:textId="65CF9540" w:rsidR="00A82DC0" w:rsidRPr="00F408E2" w:rsidRDefault="00A82DC0" w:rsidP="00117A15">
            <w:pPr>
              <w:numPr>
                <w:ilvl w:val="0"/>
                <w:numId w:val="0"/>
              </w:numPr>
              <w:rPr>
                <w:rFonts w:cs="Times New Roman"/>
              </w:rPr>
            </w:pPr>
            <w:r w:rsidRPr="00F408E2">
              <w:rPr>
                <w:rFonts w:cs="Times New Roman"/>
              </w:rPr>
              <w:t>E</w:t>
            </w:r>
            <w:r w:rsidR="00037647" w:rsidRPr="00F408E2">
              <w:rPr>
                <w:rFonts w:cs="Times New Roman"/>
              </w:rPr>
              <w:t>ntérovirus</w:t>
            </w:r>
          </w:p>
        </w:tc>
        <w:tc>
          <w:tcPr>
            <w:tcW w:w="3342" w:type="dxa"/>
          </w:tcPr>
          <w:p w14:paraId="0802D6C2" w14:textId="77777777" w:rsidR="00DE3660" w:rsidRPr="00F408E2" w:rsidRDefault="00DE3660" w:rsidP="00117A15">
            <w:pPr>
              <w:numPr>
                <w:ilvl w:val="0"/>
                <w:numId w:val="0"/>
              </w:numPr>
              <w:rPr>
                <w:rFonts w:cs="Times New Roman"/>
              </w:rPr>
            </w:pPr>
          </w:p>
        </w:tc>
      </w:tr>
    </w:tbl>
    <w:p w14:paraId="3699EF81" w14:textId="663A9170" w:rsidR="00117A15" w:rsidRPr="00F408E2" w:rsidRDefault="00DE3660" w:rsidP="00DE3660">
      <w:pPr>
        <w:rPr>
          <w:rFonts w:cs="Times New Roman"/>
        </w:rPr>
      </w:pPr>
      <w:r w:rsidRPr="00F408E2">
        <w:rPr>
          <w:rFonts w:cs="Times New Roman"/>
        </w:rPr>
        <w:lastRenderedPageBreak/>
        <w:t xml:space="preserve">Physiopathologie </w:t>
      </w:r>
    </w:p>
    <w:p w14:paraId="5E8BB83C" w14:textId="06D04B87" w:rsidR="00DE3660" w:rsidRPr="00F408E2" w:rsidRDefault="00DE3660" w:rsidP="004237A4">
      <w:pPr>
        <w:numPr>
          <w:ilvl w:val="1"/>
          <w:numId w:val="4"/>
        </w:numPr>
        <w:rPr>
          <w:rFonts w:cs="Times New Roman"/>
        </w:rPr>
      </w:pPr>
      <w:r w:rsidRPr="00F408E2">
        <w:rPr>
          <w:rFonts w:cs="Times New Roman"/>
        </w:rPr>
        <w:t>4 mécanismes</w:t>
      </w:r>
      <w:r w:rsidR="00A82DC0" w:rsidRPr="00F408E2">
        <w:rPr>
          <w:rFonts w:cs="Times New Roman"/>
        </w:rPr>
        <w:t xml:space="preserve"> : </w:t>
      </w:r>
    </w:p>
    <w:tbl>
      <w:tblPr>
        <w:tblStyle w:val="Grilledutableau"/>
        <w:tblW w:w="0" w:type="auto"/>
        <w:tblLook w:val="04A0" w:firstRow="1" w:lastRow="0" w:firstColumn="1" w:lastColumn="0" w:noHBand="0" w:noVBand="1"/>
      </w:tblPr>
      <w:tblGrid>
        <w:gridCol w:w="2226"/>
        <w:gridCol w:w="2226"/>
        <w:gridCol w:w="2227"/>
      </w:tblGrid>
      <w:tr w:rsidR="00384572" w:rsidRPr="00F408E2" w14:paraId="16541C3C" w14:textId="77777777" w:rsidTr="00384572">
        <w:tc>
          <w:tcPr>
            <w:tcW w:w="2226" w:type="dxa"/>
          </w:tcPr>
          <w:p w14:paraId="5689C102" w14:textId="7FEE2BF1" w:rsidR="00384572" w:rsidRPr="00F408E2" w:rsidRDefault="00384572" w:rsidP="00A82DC0">
            <w:pPr>
              <w:numPr>
                <w:ilvl w:val="0"/>
                <w:numId w:val="0"/>
              </w:numPr>
              <w:jc w:val="center"/>
              <w:rPr>
                <w:rFonts w:cs="Times New Roman"/>
                <w:b/>
                <w:bCs/>
              </w:rPr>
            </w:pPr>
            <w:r w:rsidRPr="00F408E2">
              <w:rPr>
                <w:rFonts w:cs="Times New Roman"/>
                <w:b/>
                <w:bCs/>
              </w:rPr>
              <w:t>Hypothèse</w:t>
            </w:r>
          </w:p>
        </w:tc>
        <w:tc>
          <w:tcPr>
            <w:tcW w:w="2226" w:type="dxa"/>
          </w:tcPr>
          <w:p w14:paraId="7DBE5F5C" w14:textId="6CDF0230" w:rsidR="00384572" w:rsidRPr="00F408E2" w:rsidRDefault="00384572" w:rsidP="00A82DC0">
            <w:pPr>
              <w:numPr>
                <w:ilvl w:val="0"/>
                <w:numId w:val="0"/>
              </w:numPr>
              <w:jc w:val="center"/>
              <w:rPr>
                <w:rFonts w:cs="Times New Roman"/>
                <w:b/>
                <w:bCs/>
              </w:rPr>
            </w:pPr>
            <w:r w:rsidRPr="00F408E2">
              <w:rPr>
                <w:rFonts w:cs="Times New Roman"/>
                <w:b/>
                <w:bCs/>
              </w:rPr>
              <w:t>Mécanisme</w:t>
            </w:r>
          </w:p>
        </w:tc>
        <w:tc>
          <w:tcPr>
            <w:tcW w:w="2227" w:type="dxa"/>
          </w:tcPr>
          <w:p w14:paraId="0B5D535F" w14:textId="4263EE90" w:rsidR="00384572" w:rsidRPr="00F408E2" w:rsidRDefault="00384572" w:rsidP="00A82DC0">
            <w:pPr>
              <w:numPr>
                <w:ilvl w:val="0"/>
                <w:numId w:val="0"/>
              </w:numPr>
              <w:jc w:val="center"/>
              <w:rPr>
                <w:rFonts w:cs="Times New Roman"/>
                <w:b/>
                <w:bCs/>
              </w:rPr>
            </w:pPr>
            <w:r w:rsidRPr="00F408E2">
              <w:rPr>
                <w:rFonts w:cs="Times New Roman"/>
                <w:b/>
                <w:bCs/>
              </w:rPr>
              <w:t>Résultat</w:t>
            </w:r>
          </w:p>
        </w:tc>
      </w:tr>
      <w:tr w:rsidR="00384572" w:rsidRPr="00F408E2" w14:paraId="1655C215" w14:textId="77777777" w:rsidTr="00384572">
        <w:tc>
          <w:tcPr>
            <w:tcW w:w="2226" w:type="dxa"/>
          </w:tcPr>
          <w:p w14:paraId="33CBF088" w14:textId="3414B977" w:rsidR="00384572" w:rsidRPr="00F408E2" w:rsidRDefault="006355D3" w:rsidP="00A82DC0">
            <w:pPr>
              <w:numPr>
                <w:ilvl w:val="0"/>
                <w:numId w:val="0"/>
              </w:numPr>
              <w:jc w:val="center"/>
              <w:rPr>
                <w:rFonts w:cs="Times New Roman"/>
                <w:b/>
                <w:bCs/>
              </w:rPr>
            </w:pPr>
            <w:r w:rsidRPr="00F408E2">
              <w:rPr>
                <w:rFonts w:cs="Times New Roman"/>
                <w:b/>
                <w:bCs/>
              </w:rPr>
              <w:t>E</w:t>
            </w:r>
            <w:r w:rsidR="00384572" w:rsidRPr="00F408E2">
              <w:rPr>
                <w:rFonts w:cs="Times New Roman"/>
                <w:b/>
                <w:bCs/>
              </w:rPr>
              <w:t>x</w:t>
            </w:r>
            <w:r w:rsidR="00962515">
              <w:rPr>
                <w:rFonts w:cs="Times New Roman"/>
                <w:b/>
                <w:bCs/>
              </w:rPr>
              <w:t>ocytotox</w:t>
            </w:r>
            <w:r w:rsidRPr="00F408E2">
              <w:rPr>
                <w:rFonts w:cs="Times New Roman"/>
                <w:b/>
                <w:bCs/>
              </w:rPr>
              <w:t>icité</w:t>
            </w:r>
          </w:p>
        </w:tc>
        <w:tc>
          <w:tcPr>
            <w:tcW w:w="2226" w:type="dxa"/>
          </w:tcPr>
          <w:p w14:paraId="31D756DE" w14:textId="37F2A263" w:rsidR="00384572" w:rsidRPr="00F408E2" w:rsidRDefault="006355D3" w:rsidP="00384572">
            <w:pPr>
              <w:numPr>
                <w:ilvl w:val="0"/>
                <w:numId w:val="0"/>
              </w:numPr>
              <w:rPr>
                <w:rFonts w:cs="Times New Roman"/>
              </w:rPr>
            </w:pPr>
            <w:r w:rsidRPr="00F408E2">
              <w:rPr>
                <w:rFonts w:cs="Times New Roman"/>
              </w:rPr>
              <w:t>Gluta</w:t>
            </w:r>
            <w:r w:rsidR="00EE04FB" w:rsidRPr="00F408E2">
              <w:rPr>
                <w:rFonts w:cs="Times New Roman"/>
              </w:rPr>
              <w:t xml:space="preserve">mate </w:t>
            </w:r>
            <w:r w:rsidRPr="00F408E2">
              <w:rPr>
                <w:rFonts w:cs="Times New Roman"/>
              </w:rPr>
              <w:t>en pré et post synaptique (</w:t>
            </w:r>
            <w:r w:rsidR="00EE04FB" w:rsidRPr="00F408E2">
              <w:rPr>
                <w:rFonts w:cs="Times New Roman"/>
              </w:rPr>
              <w:t xml:space="preserve">dépolarisation </w:t>
            </w:r>
            <w:r w:rsidRPr="00F408E2">
              <w:rPr>
                <w:rFonts w:cs="Times New Roman"/>
              </w:rPr>
              <w:t>membranai</w:t>
            </w:r>
            <w:r w:rsidR="005328CD" w:rsidRPr="00F408E2">
              <w:rPr>
                <w:rFonts w:cs="Times New Roman"/>
              </w:rPr>
              <w:t>r</w:t>
            </w:r>
            <w:r w:rsidRPr="00F408E2">
              <w:rPr>
                <w:rFonts w:cs="Times New Roman"/>
              </w:rPr>
              <w:t>e  permanente, e</w:t>
            </w:r>
            <w:r w:rsidR="005328CD" w:rsidRPr="00F408E2">
              <w:rPr>
                <w:rFonts w:cs="Times New Roman"/>
              </w:rPr>
              <w:t>n</w:t>
            </w:r>
            <w:r w:rsidRPr="00F408E2">
              <w:rPr>
                <w:rFonts w:cs="Times New Roman"/>
              </w:rPr>
              <w:t>tré</w:t>
            </w:r>
            <w:r w:rsidR="005328CD" w:rsidRPr="00F408E2">
              <w:rPr>
                <w:rFonts w:cs="Times New Roman"/>
              </w:rPr>
              <w:t>e</w:t>
            </w:r>
            <w:r w:rsidRPr="00F408E2">
              <w:rPr>
                <w:rFonts w:cs="Times New Roman"/>
              </w:rPr>
              <w:t xml:space="preserve"> Ca++)</w:t>
            </w:r>
            <w:r w:rsidR="005328CD" w:rsidRPr="00F408E2">
              <w:rPr>
                <w:rFonts w:cs="Times New Roman"/>
              </w:rPr>
              <w:t>,</w:t>
            </w:r>
            <w:r w:rsidRPr="00F408E2">
              <w:rPr>
                <w:rFonts w:cs="Times New Roman"/>
              </w:rPr>
              <w:t xml:space="preserve"> dysfo</w:t>
            </w:r>
            <w:r w:rsidR="00B077BF" w:rsidRPr="00F408E2">
              <w:rPr>
                <w:rFonts w:cs="Times New Roman"/>
              </w:rPr>
              <w:t>nction</w:t>
            </w:r>
            <w:r w:rsidRPr="00F408E2">
              <w:rPr>
                <w:rFonts w:cs="Times New Roman"/>
              </w:rPr>
              <w:t xml:space="preserve"> mitochondr</w:t>
            </w:r>
            <w:r w:rsidR="00B077BF" w:rsidRPr="00F408E2">
              <w:rPr>
                <w:rFonts w:cs="Times New Roman"/>
              </w:rPr>
              <w:t>i</w:t>
            </w:r>
            <w:r w:rsidRPr="00F408E2">
              <w:rPr>
                <w:rFonts w:cs="Times New Roman"/>
              </w:rPr>
              <w:t xml:space="preserve">ale </w:t>
            </w:r>
          </w:p>
        </w:tc>
        <w:tc>
          <w:tcPr>
            <w:tcW w:w="2227" w:type="dxa"/>
          </w:tcPr>
          <w:p w14:paraId="2D2C44BD" w14:textId="536E7FB7" w:rsidR="00384572" w:rsidRPr="00F408E2" w:rsidRDefault="006355D3" w:rsidP="00384572">
            <w:pPr>
              <w:numPr>
                <w:ilvl w:val="0"/>
                <w:numId w:val="0"/>
              </w:numPr>
              <w:rPr>
                <w:rFonts w:cs="Times New Roman"/>
              </w:rPr>
            </w:pPr>
            <w:r w:rsidRPr="00F408E2">
              <w:rPr>
                <w:rFonts w:cs="Times New Roman"/>
              </w:rPr>
              <w:t xml:space="preserve">Apoptose </w:t>
            </w:r>
          </w:p>
        </w:tc>
      </w:tr>
      <w:tr w:rsidR="00384572" w:rsidRPr="00F408E2" w14:paraId="36B16742" w14:textId="77777777" w:rsidTr="00384572">
        <w:tc>
          <w:tcPr>
            <w:tcW w:w="2226" w:type="dxa"/>
          </w:tcPr>
          <w:p w14:paraId="730354AD" w14:textId="22E5CBAC" w:rsidR="00384572" w:rsidRPr="00F408E2" w:rsidRDefault="006355D3" w:rsidP="00A82DC0">
            <w:pPr>
              <w:numPr>
                <w:ilvl w:val="0"/>
                <w:numId w:val="0"/>
              </w:numPr>
              <w:jc w:val="center"/>
              <w:rPr>
                <w:rFonts w:cs="Times New Roman"/>
                <w:b/>
                <w:bCs/>
              </w:rPr>
            </w:pPr>
            <w:r w:rsidRPr="00F408E2">
              <w:rPr>
                <w:rFonts w:cs="Times New Roman"/>
                <w:b/>
                <w:bCs/>
              </w:rPr>
              <w:t>Stre oxydatif</w:t>
            </w:r>
          </w:p>
        </w:tc>
        <w:tc>
          <w:tcPr>
            <w:tcW w:w="2226" w:type="dxa"/>
          </w:tcPr>
          <w:p w14:paraId="31F761E6" w14:textId="06DB96EA" w:rsidR="00384572" w:rsidRPr="00F408E2" w:rsidRDefault="006355D3" w:rsidP="00384572">
            <w:pPr>
              <w:numPr>
                <w:ilvl w:val="0"/>
                <w:numId w:val="0"/>
              </w:numPr>
              <w:rPr>
                <w:rFonts w:cs="Times New Roman"/>
              </w:rPr>
            </w:pPr>
            <w:r w:rsidRPr="00F408E2">
              <w:rPr>
                <w:rFonts w:cs="Times New Roman"/>
              </w:rPr>
              <w:t>R</w:t>
            </w:r>
            <w:r w:rsidR="0004633F" w:rsidRPr="00F408E2">
              <w:rPr>
                <w:rFonts w:cs="Times New Roman"/>
              </w:rPr>
              <w:t>a</w:t>
            </w:r>
            <w:r w:rsidRPr="00F408E2">
              <w:rPr>
                <w:rFonts w:cs="Times New Roman"/>
              </w:rPr>
              <w:t>dicau</w:t>
            </w:r>
            <w:r w:rsidR="00B077BF" w:rsidRPr="00F408E2">
              <w:rPr>
                <w:rFonts w:cs="Times New Roman"/>
              </w:rPr>
              <w:t>x</w:t>
            </w:r>
            <w:r w:rsidRPr="00F408E2">
              <w:rPr>
                <w:rFonts w:cs="Times New Roman"/>
              </w:rPr>
              <w:t xml:space="preserve"> libres </w:t>
            </w:r>
          </w:p>
          <w:p w14:paraId="0632FA37" w14:textId="3ABCBF95" w:rsidR="006355D3" w:rsidRPr="00F408E2" w:rsidRDefault="006355D3" w:rsidP="00384572">
            <w:pPr>
              <w:numPr>
                <w:ilvl w:val="0"/>
                <w:numId w:val="0"/>
              </w:numPr>
              <w:rPr>
                <w:rFonts w:cs="Times New Roman"/>
              </w:rPr>
            </w:pPr>
            <w:r w:rsidRPr="00F408E2">
              <w:rPr>
                <w:rFonts w:cs="Times New Roman"/>
              </w:rPr>
              <w:t>Déf</w:t>
            </w:r>
            <w:r w:rsidR="00B077BF" w:rsidRPr="00F408E2">
              <w:rPr>
                <w:rFonts w:cs="Times New Roman"/>
              </w:rPr>
              <w:t>icit</w:t>
            </w:r>
            <w:r w:rsidRPr="00F408E2">
              <w:rPr>
                <w:rFonts w:cs="Times New Roman"/>
              </w:rPr>
              <w:t xml:space="preserve"> SOD1 </w:t>
            </w:r>
          </w:p>
          <w:p w14:paraId="61D461C3" w14:textId="28A873A1" w:rsidR="006355D3" w:rsidRPr="00F408E2" w:rsidRDefault="006355D3" w:rsidP="00384572">
            <w:pPr>
              <w:numPr>
                <w:ilvl w:val="0"/>
                <w:numId w:val="0"/>
              </w:numPr>
              <w:rPr>
                <w:rFonts w:cs="Times New Roman"/>
              </w:rPr>
            </w:pPr>
          </w:p>
        </w:tc>
        <w:tc>
          <w:tcPr>
            <w:tcW w:w="2227" w:type="dxa"/>
          </w:tcPr>
          <w:p w14:paraId="2BB76BDA" w14:textId="62A55CB4" w:rsidR="00384572" w:rsidRPr="00F408E2" w:rsidRDefault="0004633F" w:rsidP="00384572">
            <w:pPr>
              <w:numPr>
                <w:ilvl w:val="0"/>
                <w:numId w:val="0"/>
              </w:numPr>
              <w:rPr>
                <w:rFonts w:cs="Times New Roman"/>
              </w:rPr>
            </w:pPr>
            <w:r w:rsidRPr="00F408E2">
              <w:rPr>
                <w:rFonts w:cs="Times New Roman"/>
              </w:rPr>
              <w:t>D</w:t>
            </w:r>
            <w:r w:rsidR="00AA1CDC" w:rsidRPr="00F408E2">
              <w:rPr>
                <w:rFonts w:cs="Times New Roman"/>
              </w:rPr>
              <w:t>égénérescence</w:t>
            </w:r>
            <w:r w:rsidRPr="00F408E2">
              <w:rPr>
                <w:rFonts w:cs="Times New Roman"/>
              </w:rPr>
              <w:t xml:space="preserve"> </w:t>
            </w:r>
            <w:r w:rsidR="00AA1CDC" w:rsidRPr="00F408E2">
              <w:rPr>
                <w:rFonts w:cs="Times New Roman"/>
              </w:rPr>
              <w:t xml:space="preserve"> neuronale</w:t>
            </w:r>
          </w:p>
        </w:tc>
      </w:tr>
      <w:tr w:rsidR="00AA1CDC" w:rsidRPr="00F408E2" w14:paraId="1D80691B" w14:textId="77777777" w:rsidTr="00384572">
        <w:tc>
          <w:tcPr>
            <w:tcW w:w="2226" w:type="dxa"/>
          </w:tcPr>
          <w:p w14:paraId="27621153" w14:textId="3B1D774E" w:rsidR="00AA1CDC" w:rsidRPr="00F408E2" w:rsidRDefault="00AA1CDC" w:rsidP="00A82DC0">
            <w:pPr>
              <w:numPr>
                <w:ilvl w:val="0"/>
                <w:numId w:val="0"/>
              </w:numPr>
              <w:jc w:val="center"/>
              <w:rPr>
                <w:rFonts w:cs="Times New Roman"/>
                <w:b/>
                <w:bCs/>
              </w:rPr>
            </w:pPr>
            <w:r w:rsidRPr="00F408E2">
              <w:rPr>
                <w:rFonts w:cs="Times New Roman"/>
                <w:b/>
                <w:bCs/>
              </w:rPr>
              <w:t xml:space="preserve">Anomalie </w:t>
            </w:r>
            <w:r w:rsidR="00962515" w:rsidRPr="00F408E2">
              <w:rPr>
                <w:rFonts w:cs="Times New Roman"/>
                <w:b/>
                <w:bCs/>
              </w:rPr>
              <w:t>cytosquelette</w:t>
            </w:r>
          </w:p>
        </w:tc>
        <w:tc>
          <w:tcPr>
            <w:tcW w:w="2226" w:type="dxa"/>
          </w:tcPr>
          <w:p w14:paraId="783F6083" w14:textId="1CDB2DD1" w:rsidR="00AA1CDC" w:rsidRPr="00F408E2" w:rsidRDefault="00AD7EDA" w:rsidP="00384572">
            <w:pPr>
              <w:numPr>
                <w:ilvl w:val="0"/>
                <w:numId w:val="0"/>
              </w:numPr>
              <w:rPr>
                <w:rFonts w:cs="Times New Roman"/>
              </w:rPr>
            </w:pPr>
            <w:r w:rsidRPr="00F408E2">
              <w:rPr>
                <w:rFonts w:cs="Times New Roman"/>
              </w:rPr>
              <w:t xml:space="preserve">Surexpression </w:t>
            </w:r>
            <w:r w:rsidR="00AA1CDC" w:rsidRPr="00F408E2">
              <w:rPr>
                <w:rFonts w:cs="Times New Roman"/>
              </w:rPr>
              <w:t xml:space="preserve">gène : NF – H </w:t>
            </w:r>
          </w:p>
        </w:tc>
        <w:tc>
          <w:tcPr>
            <w:tcW w:w="2227" w:type="dxa"/>
          </w:tcPr>
          <w:p w14:paraId="326666BF" w14:textId="73CAD25C" w:rsidR="00AA1CDC" w:rsidRPr="00F408E2" w:rsidRDefault="0004633F" w:rsidP="00384572">
            <w:pPr>
              <w:numPr>
                <w:ilvl w:val="0"/>
                <w:numId w:val="0"/>
              </w:numPr>
              <w:rPr>
                <w:rFonts w:cs="Times New Roman"/>
              </w:rPr>
            </w:pPr>
            <w:r w:rsidRPr="00F408E2">
              <w:rPr>
                <w:rFonts w:cs="Times New Roman"/>
              </w:rPr>
              <w:t>Anomalie de transport axonal</w:t>
            </w:r>
          </w:p>
        </w:tc>
      </w:tr>
      <w:tr w:rsidR="00FD38F8" w:rsidRPr="00F408E2" w14:paraId="5589DE2A" w14:textId="77777777" w:rsidTr="00384572">
        <w:tc>
          <w:tcPr>
            <w:tcW w:w="2226" w:type="dxa"/>
          </w:tcPr>
          <w:p w14:paraId="29466126" w14:textId="0CD2F160" w:rsidR="00FD38F8" w:rsidRPr="00F408E2" w:rsidRDefault="00FD38F8" w:rsidP="00A82DC0">
            <w:pPr>
              <w:numPr>
                <w:ilvl w:val="0"/>
                <w:numId w:val="0"/>
              </w:numPr>
              <w:jc w:val="center"/>
              <w:rPr>
                <w:rFonts w:cs="Times New Roman"/>
                <w:b/>
                <w:bCs/>
              </w:rPr>
            </w:pPr>
            <w:r w:rsidRPr="00F408E2">
              <w:rPr>
                <w:rFonts w:cs="Times New Roman"/>
                <w:b/>
                <w:bCs/>
              </w:rPr>
              <w:t xml:space="preserve">Auto </w:t>
            </w:r>
            <w:r w:rsidR="00962515" w:rsidRPr="00F408E2">
              <w:rPr>
                <w:rFonts w:cs="Times New Roman"/>
                <w:b/>
                <w:bCs/>
              </w:rPr>
              <w:t>immunité</w:t>
            </w:r>
          </w:p>
        </w:tc>
        <w:tc>
          <w:tcPr>
            <w:tcW w:w="2226" w:type="dxa"/>
          </w:tcPr>
          <w:p w14:paraId="4521E933" w14:textId="77B87363" w:rsidR="00FD38F8" w:rsidRPr="00F408E2" w:rsidRDefault="00FD38F8" w:rsidP="00384572">
            <w:pPr>
              <w:numPr>
                <w:ilvl w:val="0"/>
                <w:numId w:val="0"/>
              </w:numPr>
              <w:rPr>
                <w:rFonts w:cs="Times New Roman"/>
              </w:rPr>
            </w:pPr>
            <w:r w:rsidRPr="00F408E2">
              <w:rPr>
                <w:rFonts w:cs="Times New Roman"/>
              </w:rPr>
              <w:t>HLA</w:t>
            </w:r>
            <w:r w:rsidR="00AD7EDA" w:rsidRPr="00F408E2">
              <w:rPr>
                <w:rFonts w:cs="Times New Roman"/>
              </w:rPr>
              <w:t xml:space="preserve"> </w:t>
            </w:r>
            <w:r w:rsidRPr="00F408E2">
              <w:rPr>
                <w:rFonts w:cs="Times New Roman"/>
              </w:rPr>
              <w:t>-</w:t>
            </w:r>
            <w:r w:rsidR="00AD7EDA" w:rsidRPr="00F408E2">
              <w:rPr>
                <w:rFonts w:cs="Times New Roman"/>
              </w:rPr>
              <w:t xml:space="preserve"> </w:t>
            </w:r>
            <w:r w:rsidRPr="00F408E2">
              <w:rPr>
                <w:rFonts w:cs="Times New Roman"/>
              </w:rPr>
              <w:t xml:space="preserve">A3, HLA -A2 </w:t>
            </w:r>
          </w:p>
          <w:p w14:paraId="0C09B910" w14:textId="57A75092" w:rsidR="00FD38F8" w:rsidRPr="00F408E2" w:rsidRDefault="00032928" w:rsidP="00384572">
            <w:pPr>
              <w:numPr>
                <w:ilvl w:val="0"/>
                <w:numId w:val="0"/>
              </w:numPr>
              <w:rPr>
                <w:rFonts w:cs="Times New Roman"/>
              </w:rPr>
            </w:pPr>
            <w:r w:rsidRPr="00F408E2">
              <w:rPr>
                <w:rFonts w:cs="Times New Roman"/>
              </w:rPr>
              <w:t>ac</w:t>
            </w:r>
            <w:r w:rsidR="00FD38F8" w:rsidRPr="00F408E2">
              <w:rPr>
                <w:rFonts w:cs="Times New Roman"/>
              </w:rPr>
              <w:t xml:space="preserve"> an</w:t>
            </w:r>
            <w:r w:rsidR="00AD7EDA" w:rsidRPr="00F408E2">
              <w:rPr>
                <w:rFonts w:cs="Times New Roman"/>
              </w:rPr>
              <w:t>ti</w:t>
            </w:r>
            <w:r w:rsidR="00FD38F8" w:rsidRPr="00F408E2">
              <w:rPr>
                <w:rFonts w:cs="Times New Roman"/>
              </w:rPr>
              <w:t xml:space="preserve"> ca</w:t>
            </w:r>
            <w:r w:rsidR="00AD7EDA" w:rsidRPr="00F408E2">
              <w:rPr>
                <w:rFonts w:cs="Times New Roman"/>
              </w:rPr>
              <w:t>naux</w:t>
            </w:r>
            <w:r w:rsidR="00FD38F8" w:rsidRPr="00F408E2">
              <w:rPr>
                <w:rFonts w:cs="Times New Roman"/>
              </w:rPr>
              <w:t xml:space="preserve"> calcique, ac</w:t>
            </w:r>
            <w:r w:rsidR="00CF0CDF" w:rsidRPr="00F408E2">
              <w:rPr>
                <w:rFonts w:cs="Times New Roman"/>
              </w:rPr>
              <w:t xml:space="preserve"> </w:t>
            </w:r>
            <w:r w:rsidR="00FD38F8" w:rsidRPr="00F408E2">
              <w:rPr>
                <w:rFonts w:cs="Times New Roman"/>
              </w:rPr>
              <w:t>anti n</w:t>
            </w:r>
            <w:r w:rsidR="008C3A10" w:rsidRPr="00F408E2">
              <w:rPr>
                <w:rFonts w:cs="Times New Roman"/>
              </w:rPr>
              <w:t>eurofilame</w:t>
            </w:r>
            <w:r w:rsidR="00CF0CDF" w:rsidRPr="00F408E2">
              <w:rPr>
                <w:rFonts w:cs="Times New Roman"/>
              </w:rPr>
              <w:t>nt</w:t>
            </w:r>
          </w:p>
        </w:tc>
        <w:tc>
          <w:tcPr>
            <w:tcW w:w="2227" w:type="dxa"/>
          </w:tcPr>
          <w:p w14:paraId="6C0D4E83" w14:textId="74D75D9F" w:rsidR="00FD38F8" w:rsidRPr="00F408E2" w:rsidRDefault="008C3A10" w:rsidP="00384572">
            <w:pPr>
              <w:numPr>
                <w:ilvl w:val="0"/>
                <w:numId w:val="0"/>
              </w:numPr>
              <w:rPr>
                <w:rFonts w:cs="Times New Roman"/>
              </w:rPr>
            </w:pPr>
            <w:r w:rsidRPr="00F408E2">
              <w:rPr>
                <w:rFonts w:cs="Times New Roman"/>
              </w:rPr>
              <w:t>Altération</w:t>
            </w:r>
            <w:r w:rsidR="00CF0CDF" w:rsidRPr="00F408E2">
              <w:rPr>
                <w:rFonts w:cs="Times New Roman"/>
              </w:rPr>
              <w:t xml:space="preserve"> </w:t>
            </w:r>
            <w:r w:rsidRPr="00F408E2">
              <w:rPr>
                <w:rFonts w:cs="Times New Roman"/>
              </w:rPr>
              <w:t>de fonc</w:t>
            </w:r>
            <w:r w:rsidR="00CF0CDF" w:rsidRPr="00F408E2">
              <w:rPr>
                <w:rFonts w:cs="Times New Roman"/>
              </w:rPr>
              <w:t>t</w:t>
            </w:r>
            <w:r w:rsidRPr="00F408E2">
              <w:rPr>
                <w:rFonts w:cs="Times New Roman"/>
              </w:rPr>
              <w:t>ion</w:t>
            </w:r>
            <w:r w:rsidR="00CF0CDF" w:rsidRPr="00F408E2">
              <w:rPr>
                <w:rFonts w:cs="Times New Roman"/>
              </w:rPr>
              <w:t xml:space="preserve"> </w:t>
            </w:r>
            <w:r w:rsidRPr="00F408E2">
              <w:rPr>
                <w:rFonts w:cs="Times New Roman"/>
              </w:rPr>
              <w:t>neur</w:t>
            </w:r>
            <w:r w:rsidR="00032928" w:rsidRPr="00F408E2">
              <w:rPr>
                <w:rFonts w:cs="Times New Roman"/>
              </w:rPr>
              <w:t>o</w:t>
            </w:r>
            <w:r w:rsidRPr="00F408E2">
              <w:rPr>
                <w:rFonts w:cs="Times New Roman"/>
              </w:rPr>
              <w:t>nale</w:t>
            </w:r>
          </w:p>
        </w:tc>
      </w:tr>
    </w:tbl>
    <w:p w14:paraId="166C7A4B" w14:textId="12EE6D7A" w:rsidR="00384572" w:rsidRPr="00F408E2" w:rsidRDefault="007A00BC" w:rsidP="007A00BC">
      <w:pPr>
        <w:rPr>
          <w:rFonts w:cs="Times New Roman"/>
        </w:rPr>
      </w:pPr>
      <w:r w:rsidRPr="00F408E2">
        <w:rPr>
          <w:rFonts w:cs="Times New Roman"/>
        </w:rPr>
        <w:t xml:space="preserve"> Intérêt</w:t>
      </w:r>
      <w:r w:rsidR="00C74A8A" w:rsidRPr="00F408E2">
        <w:rPr>
          <w:rFonts w:cs="Times New Roman"/>
        </w:rPr>
        <w:t>s</w:t>
      </w:r>
    </w:p>
    <w:p w14:paraId="2939C1E7" w14:textId="1FC9F67C" w:rsidR="007A00BC" w:rsidRPr="00F408E2" w:rsidRDefault="00172208" w:rsidP="004237A4">
      <w:pPr>
        <w:numPr>
          <w:ilvl w:val="1"/>
          <w:numId w:val="4"/>
        </w:numPr>
        <w:rPr>
          <w:rFonts w:cs="Times New Roman"/>
        </w:rPr>
      </w:pPr>
      <w:r w:rsidRPr="00F408E2">
        <w:rPr>
          <w:rFonts w:cs="Times New Roman"/>
        </w:rPr>
        <w:t>Urgence</w:t>
      </w:r>
      <w:r w:rsidR="007A00BC" w:rsidRPr="00F408E2">
        <w:rPr>
          <w:rFonts w:cs="Times New Roman"/>
        </w:rPr>
        <w:t xml:space="preserve"> médic</w:t>
      </w:r>
      <w:r w:rsidR="00C74A8A" w:rsidRPr="00F408E2">
        <w:rPr>
          <w:rFonts w:cs="Times New Roman"/>
        </w:rPr>
        <w:t xml:space="preserve">ale : </w:t>
      </w:r>
      <w:r w:rsidRPr="00F408E2">
        <w:rPr>
          <w:rFonts w:cs="Times New Roman"/>
        </w:rPr>
        <w:t>diagnostic</w:t>
      </w:r>
      <w:r w:rsidR="007A00BC" w:rsidRPr="00F408E2">
        <w:rPr>
          <w:rFonts w:cs="Times New Roman"/>
        </w:rPr>
        <w:t xml:space="preserve"> précoce</w:t>
      </w:r>
      <w:r w:rsidR="00C44C95" w:rsidRPr="00F408E2">
        <w:rPr>
          <w:rFonts w:cs="Times New Roman"/>
        </w:rPr>
        <w:t>,</w:t>
      </w:r>
      <w:r w:rsidR="007A00BC" w:rsidRPr="00F408E2">
        <w:rPr>
          <w:rFonts w:cs="Times New Roman"/>
        </w:rPr>
        <w:t xml:space="preserve"> traitement précoce car évolu</w:t>
      </w:r>
      <w:r w:rsidR="00472043" w:rsidRPr="00F408E2">
        <w:rPr>
          <w:rFonts w:cs="Times New Roman"/>
        </w:rPr>
        <w:t>ti</w:t>
      </w:r>
      <w:r w:rsidR="00C44C95" w:rsidRPr="00F408E2">
        <w:rPr>
          <w:rFonts w:cs="Times New Roman"/>
        </w:rPr>
        <w:t>o</w:t>
      </w:r>
      <w:r w:rsidR="00472043" w:rsidRPr="00F408E2">
        <w:rPr>
          <w:rFonts w:cs="Times New Roman"/>
        </w:rPr>
        <w:t>n</w:t>
      </w:r>
      <w:r w:rsidR="007A00BC" w:rsidRPr="00F408E2">
        <w:rPr>
          <w:rFonts w:cs="Times New Roman"/>
        </w:rPr>
        <w:t xml:space="preserve"> inexorable </w:t>
      </w:r>
    </w:p>
    <w:p w14:paraId="02720CCB" w14:textId="54B5CC54" w:rsidR="007A00BC" w:rsidRPr="00F408E2" w:rsidRDefault="007A00BC" w:rsidP="004237A4">
      <w:pPr>
        <w:numPr>
          <w:ilvl w:val="1"/>
          <w:numId w:val="4"/>
        </w:numPr>
        <w:rPr>
          <w:rFonts w:cs="Times New Roman"/>
        </w:rPr>
      </w:pPr>
      <w:r w:rsidRPr="00F408E2">
        <w:rPr>
          <w:rFonts w:cs="Times New Roman"/>
        </w:rPr>
        <w:t>Grave : forme bulbaire</w:t>
      </w:r>
    </w:p>
    <w:p w14:paraId="683D1B7C" w14:textId="11B97C94" w:rsidR="007A00BC" w:rsidRPr="00224B36" w:rsidRDefault="007A00BC" w:rsidP="004237A4">
      <w:pPr>
        <w:pStyle w:val="Titre1"/>
        <w:numPr>
          <w:ilvl w:val="0"/>
          <w:numId w:val="34"/>
        </w:numPr>
        <w:rPr>
          <w:rFonts w:cs="Times New Roman"/>
        </w:rPr>
      </w:pPr>
      <w:bookmarkStart w:id="521" w:name="_Toc196656683"/>
      <w:bookmarkStart w:id="522" w:name="_Toc196662490"/>
      <w:r w:rsidRPr="00224B36">
        <w:rPr>
          <w:rFonts w:cs="Times New Roman"/>
        </w:rPr>
        <w:t>Signes</w:t>
      </w:r>
      <w:bookmarkEnd w:id="521"/>
      <w:bookmarkEnd w:id="522"/>
      <w:r w:rsidRPr="00224B36">
        <w:rPr>
          <w:rFonts w:cs="Times New Roman"/>
        </w:rPr>
        <w:t xml:space="preserve"> </w:t>
      </w:r>
    </w:p>
    <w:p w14:paraId="6E9CAFEE" w14:textId="3D4EFB35" w:rsidR="007A00BC" w:rsidRPr="00F408E2" w:rsidRDefault="007A00BC" w:rsidP="007A00BC">
      <w:pPr>
        <w:pStyle w:val="Titre2"/>
        <w:rPr>
          <w:rFonts w:cs="Times New Roman"/>
        </w:rPr>
      </w:pPr>
      <w:bookmarkStart w:id="523" w:name="_Toc196656684"/>
      <w:bookmarkStart w:id="524" w:name="_Toc196662491"/>
      <w:r w:rsidRPr="00F408E2">
        <w:rPr>
          <w:rFonts w:cs="Times New Roman"/>
        </w:rPr>
        <w:t>TDD</w:t>
      </w:r>
      <w:r w:rsidR="0020491F" w:rsidRPr="00F408E2">
        <w:rPr>
          <w:rFonts w:cs="Times New Roman"/>
        </w:rPr>
        <w:t xml:space="preserve"> SLA début brac</w:t>
      </w:r>
      <w:r w:rsidR="00C44C95" w:rsidRPr="00F408E2">
        <w:rPr>
          <w:rFonts w:cs="Times New Roman"/>
        </w:rPr>
        <w:t>h</w:t>
      </w:r>
      <w:r w:rsidR="0020491F" w:rsidRPr="00F408E2">
        <w:rPr>
          <w:rFonts w:cs="Times New Roman"/>
        </w:rPr>
        <w:t>ial ou f</w:t>
      </w:r>
      <w:r w:rsidR="00C44C95" w:rsidRPr="00F408E2">
        <w:rPr>
          <w:rFonts w:cs="Times New Roman"/>
        </w:rPr>
        <w:t>or</w:t>
      </w:r>
      <w:r w:rsidR="0020491F" w:rsidRPr="00F408E2">
        <w:rPr>
          <w:rFonts w:cs="Times New Roman"/>
        </w:rPr>
        <w:t>me commune</w:t>
      </w:r>
      <w:bookmarkEnd w:id="523"/>
      <w:bookmarkEnd w:id="524"/>
      <w:r w:rsidR="0020491F" w:rsidRPr="00F408E2">
        <w:rPr>
          <w:rFonts w:cs="Times New Roman"/>
        </w:rPr>
        <w:t xml:space="preserve"> </w:t>
      </w:r>
    </w:p>
    <w:p w14:paraId="7CA1A594" w14:textId="541DD49A" w:rsidR="0020491F" w:rsidRPr="00F408E2" w:rsidRDefault="0020491F" w:rsidP="0020491F">
      <w:pPr>
        <w:pStyle w:val="Titre3"/>
        <w:rPr>
          <w:rFonts w:cs="Times New Roman"/>
        </w:rPr>
      </w:pPr>
      <w:bookmarkStart w:id="525" w:name="_Toc196656685"/>
      <w:bookmarkStart w:id="526" w:name="_Toc196662492"/>
      <w:r w:rsidRPr="00F408E2">
        <w:rPr>
          <w:rFonts w:cs="Times New Roman"/>
        </w:rPr>
        <w:t>Clinique</w:t>
      </w:r>
      <w:bookmarkEnd w:id="525"/>
      <w:bookmarkEnd w:id="526"/>
      <w:r w:rsidRPr="00F408E2">
        <w:rPr>
          <w:rFonts w:cs="Times New Roman"/>
        </w:rPr>
        <w:t xml:space="preserve"> </w:t>
      </w:r>
    </w:p>
    <w:p w14:paraId="7BDA6155" w14:textId="0ED31F76" w:rsidR="007A00BC" w:rsidRPr="00F408E2" w:rsidRDefault="0020491F" w:rsidP="007A00BC">
      <w:pPr>
        <w:rPr>
          <w:rFonts w:cs="Times New Roman"/>
          <w:b/>
          <w:bCs/>
        </w:rPr>
      </w:pPr>
      <w:r w:rsidRPr="00F408E2">
        <w:rPr>
          <w:rFonts w:cs="Times New Roman"/>
          <w:b/>
          <w:bCs/>
        </w:rPr>
        <w:t>Interrogatoire</w:t>
      </w:r>
      <w:r w:rsidR="00C44C95" w:rsidRPr="00F408E2">
        <w:rPr>
          <w:rFonts w:cs="Times New Roman"/>
          <w:b/>
          <w:bCs/>
        </w:rPr>
        <w:t> :</w:t>
      </w:r>
    </w:p>
    <w:p w14:paraId="6096A64A" w14:textId="6929CA49" w:rsidR="0020491F" w:rsidRPr="00F408E2" w:rsidRDefault="00172208" w:rsidP="004237A4">
      <w:pPr>
        <w:numPr>
          <w:ilvl w:val="1"/>
          <w:numId w:val="4"/>
        </w:numPr>
        <w:rPr>
          <w:rFonts w:cs="Times New Roman"/>
        </w:rPr>
      </w:pPr>
      <w:r w:rsidRPr="00F408E2">
        <w:rPr>
          <w:rFonts w:cs="Times New Roman"/>
        </w:rPr>
        <w:t>Terrain</w:t>
      </w:r>
      <w:r w:rsidR="0020491F" w:rsidRPr="00F408E2">
        <w:rPr>
          <w:rFonts w:cs="Times New Roman"/>
        </w:rPr>
        <w:t xml:space="preserve"> : </w:t>
      </w:r>
      <w:r w:rsidR="00213E74" w:rsidRPr="00F408E2">
        <w:rPr>
          <w:rFonts w:cs="Times New Roman"/>
        </w:rPr>
        <w:t>h</w:t>
      </w:r>
      <w:r w:rsidR="0020491F" w:rsidRPr="00F408E2">
        <w:rPr>
          <w:rFonts w:cs="Times New Roman"/>
        </w:rPr>
        <w:t>om</w:t>
      </w:r>
      <w:r w:rsidR="00213E74" w:rsidRPr="00F408E2">
        <w:rPr>
          <w:rFonts w:cs="Times New Roman"/>
        </w:rPr>
        <w:t>m</w:t>
      </w:r>
      <w:r w:rsidR="0020491F" w:rsidRPr="00F408E2">
        <w:rPr>
          <w:rFonts w:cs="Times New Roman"/>
        </w:rPr>
        <w:t>e ou femme jeune 40 – 50 a</w:t>
      </w:r>
      <w:r w:rsidR="00213E74" w:rsidRPr="00F408E2">
        <w:rPr>
          <w:rFonts w:cs="Times New Roman"/>
        </w:rPr>
        <w:t>ns</w:t>
      </w:r>
      <w:r w:rsidR="0020491F" w:rsidRPr="00F408E2">
        <w:rPr>
          <w:rFonts w:cs="Times New Roman"/>
        </w:rPr>
        <w:t xml:space="preserve"> </w:t>
      </w:r>
    </w:p>
    <w:p w14:paraId="35DCACE9" w14:textId="645D1658" w:rsidR="0020491F" w:rsidRPr="00F408E2" w:rsidRDefault="00172208" w:rsidP="004237A4">
      <w:pPr>
        <w:numPr>
          <w:ilvl w:val="1"/>
          <w:numId w:val="4"/>
        </w:numPr>
        <w:rPr>
          <w:rFonts w:cs="Times New Roman"/>
        </w:rPr>
      </w:pPr>
      <w:r w:rsidRPr="00F408E2">
        <w:rPr>
          <w:rFonts w:cs="Times New Roman"/>
        </w:rPr>
        <w:t>Maladresse</w:t>
      </w:r>
      <w:r w:rsidR="0020491F" w:rsidRPr="00F408E2">
        <w:rPr>
          <w:rFonts w:cs="Times New Roman"/>
        </w:rPr>
        <w:t xml:space="preserve"> des geste</w:t>
      </w:r>
      <w:r w:rsidR="00C0339B" w:rsidRPr="00F408E2">
        <w:rPr>
          <w:rFonts w:cs="Times New Roman"/>
        </w:rPr>
        <w:t>s</w:t>
      </w:r>
      <w:r w:rsidR="0020491F" w:rsidRPr="00F408E2">
        <w:rPr>
          <w:rFonts w:cs="Times New Roman"/>
        </w:rPr>
        <w:t xml:space="preserve"> main</w:t>
      </w:r>
      <w:r w:rsidR="00C0339B" w:rsidRPr="00F408E2">
        <w:rPr>
          <w:rFonts w:cs="Times New Roman"/>
        </w:rPr>
        <w:t>s,</w:t>
      </w:r>
      <w:r w:rsidR="0020491F" w:rsidRPr="00F408E2">
        <w:rPr>
          <w:rFonts w:cs="Times New Roman"/>
        </w:rPr>
        <w:t xml:space="preserve"> raide</w:t>
      </w:r>
      <w:r w:rsidR="00213E74" w:rsidRPr="00F408E2">
        <w:rPr>
          <w:rFonts w:cs="Times New Roman"/>
        </w:rPr>
        <w:t>u</w:t>
      </w:r>
      <w:r w:rsidR="0020491F" w:rsidRPr="00F408E2">
        <w:rPr>
          <w:rFonts w:cs="Times New Roman"/>
        </w:rPr>
        <w:t xml:space="preserve">r main, fait tomber objet </w:t>
      </w:r>
      <w:r w:rsidRPr="00F408E2">
        <w:rPr>
          <w:rFonts w:cs="Times New Roman"/>
        </w:rPr>
        <w:t>involontairement</w:t>
      </w:r>
      <w:r w:rsidR="0020491F" w:rsidRPr="00F408E2">
        <w:rPr>
          <w:rFonts w:cs="Times New Roman"/>
        </w:rPr>
        <w:t xml:space="preserve">, crampe </w:t>
      </w:r>
      <w:r w:rsidRPr="00F408E2">
        <w:rPr>
          <w:rFonts w:cs="Times New Roman"/>
        </w:rPr>
        <w:t>volontiers</w:t>
      </w:r>
      <w:r w:rsidR="0020491F" w:rsidRPr="00F408E2">
        <w:rPr>
          <w:rFonts w:cs="Times New Roman"/>
        </w:rPr>
        <w:t xml:space="preserve"> déclenché par le froi</w:t>
      </w:r>
      <w:r w:rsidR="00213E74" w:rsidRPr="00F408E2">
        <w:rPr>
          <w:rFonts w:cs="Times New Roman"/>
        </w:rPr>
        <w:t>d</w:t>
      </w:r>
      <w:r w:rsidR="0020491F" w:rsidRPr="00F408E2">
        <w:rPr>
          <w:rFonts w:cs="Times New Roman"/>
        </w:rPr>
        <w:t xml:space="preserve">, atrophie </w:t>
      </w:r>
    </w:p>
    <w:p w14:paraId="1BECD9C9" w14:textId="419BDE40" w:rsidR="0020491F" w:rsidRPr="00F408E2" w:rsidRDefault="0020491F" w:rsidP="004237A4">
      <w:pPr>
        <w:numPr>
          <w:ilvl w:val="1"/>
          <w:numId w:val="4"/>
        </w:numPr>
        <w:rPr>
          <w:rFonts w:cs="Times New Roman"/>
        </w:rPr>
      </w:pPr>
      <w:r w:rsidRPr="00F408E2">
        <w:rPr>
          <w:rFonts w:cs="Times New Roman"/>
        </w:rPr>
        <w:t xml:space="preserve">Progression ascendante : </w:t>
      </w:r>
      <w:r w:rsidR="00172208" w:rsidRPr="00F408E2">
        <w:rPr>
          <w:rFonts w:cs="Times New Roman"/>
        </w:rPr>
        <w:t>avant-bras</w:t>
      </w:r>
      <w:r w:rsidRPr="00F408E2">
        <w:rPr>
          <w:rFonts w:cs="Times New Roman"/>
        </w:rPr>
        <w:t xml:space="preserve">, bras, </w:t>
      </w:r>
      <w:r w:rsidR="007950CD" w:rsidRPr="00F408E2">
        <w:rPr>
          <w:rFonts w:cs="Times New Roman"/>
        </w:rPr>
        <w:t>c</w:t>
      </w:r>
      <w:r w:rsidRPr="00F408E2">
        <w:rPr>
          <w:rFonts w:cs="Times New Roman"/>
        </w:rPr>
        <w:t>ou</w:t>
      </w:r>
      <w:r w:rsidR="007950CD" w:rsidRPr="00F408E2">
        <w:rPr>
          <w:rFonts w:cs="Times New Roman"/>
        </w:rPr>
        <w:t>,</w:t>
      </w:r>
      <w:r w:rsidRPr="00F408E2">
        <w:rPr>
          <w:rFonts w:cs="Times New Roman"/>
        </w:rPr>
        <w:t xml:space="preserve"> atteint</w:t>
      </w:r>
      <w:r w:rsidR="00CF6A67" w:rsidRPr="00F408E2">
        <w:rPr>
          <w:rFonts w:cs="Times New Roman"/>
        </w:rPr>
        <w:t>e</w:t>
      </w:r>
      <w:r w:rsidRPr="00F408E2">
        <w:rPr>
          <w:rFonts w:cs="Times New Roman"/>
        </w:rPr>
        <w:t xml:space="preserve"> symét</w:t>
      </w:r>
      <w:r w:rsidR="007950CD" w:rsidRPr="00F408E2">
        <w:rPr>
          <w:rFonts w:cs="Times New Roman"/>
        </w:rPr>
        <w:t>r</w:t>
      </w:r>
      <w:r w:rsidRPr="00F408E2">
        <w:rPr>
          <w:rFonts w:cs="Times New Roman"/>
        </w:rPr>
        <w:t>ique</w:t>
      </w:r>
    </w:p>
    <w:p w14:paraId="737CA23A" w14:textId="1E49BAD9" w:rsidR="00213E74" w:rsidRPr="00F408E2" w:rsidRDefault="00213E74" w:rsidP="00213E74">
      <w:pPr>
        <w:rPr>
          <w:rFonts w:cs="Times New Roman"/>
          <w:b/>
          <w:bCs/>
        </w:rPr>
      </w:pPr>
      <w:r w:rsidRPr="00F408E2">
        <w:rPr>
          <w:rFonts w:cs="Times New Roman"/>
          <w:b/>
          <w:bCs/>
        </w:rPr>
        <w:t>Examen physique</w:t>
      </w:r>
      <w:r w:rsidR="00C44C95" w:rsidRPr="00F408E2">
        <w:rPr>
          <w:rFonts w:cs="Times New Roman"/>
          <w:b/>
          <w:bCs/>
        </w:rPr>
        <w:t> :</w:t>
      </w:r>
    </w:p>
    <w:p w14:paraId="0C9C4F34" w14:textId="7195DFA7" w:rsidR="00213E74" w:rsidRPr="00F408E2" w:rsidRDefault="00213E74" w:rsidP="004237A4">
      <w:pPr>
        <w:numPr>
          <w:ilvl w:val="1"/>
          <w:numId w:val="4"/>
        </w:numPr>
        <w:rPr>
          <w:rFonts w:cs="Times New Roman"/>
        </w:rPr>
      </w:pPr>
      <w:r w:rsidRPr="00F408E2">
        <w:rPr>
          <w:rFonts w:cs="Times New Roman"/>
        </w:rPr>
        <w:t>Déficit musculai</w:t>
      </w:r>
      <w:r w:rsidR="00CF6A67" w:rsidRPr="00F408E2">
        <w:rPr>
          <w:rFonts w:cs="Times New Roman"/>
        </w:rPr>
        <w:t>r</w:t>
      </w:r>
      <w:r w:rsidRPr="00F408E2">
        <w:rPr>
          <w:rFonts w:cs="Times New Roman"/>
        </w:rPr>
        <w:t>e distal memb</w:t>
      </w:r>
      <w:r w:rsidR="008B018B" w:rsidRPr="00F408E2">
        <w:rPr>
          <w:rFonts w:cs="Times New Roman"/>
        </w:rPr>
        <w:t>r</w:t>
      </w:r>
      <w:r w:rsidRPr="00F408E2">
        <w:rPr>
          <w:rFonts w:cs="Times New Roman"/>
        </w:rPr>
        <w:t xml:space="preserve">e </w:t>
      </w:r>
      <w:r w:rsidR="00172208" w:rsidRPr="00F408E2">
        <w:rPr>
          <w:rFonts w:cs="Times New Roman"/>
        </w:rPr>
        <w:t>supérieur</w:t>
      </w:r>
      <w:r w:rsidRPr="00F408E2">
        <w:rPr>
          <w:rFonts w:cs="Times New Roman"/>
        </w:rPr>
        <w:t>, rareme</w:t>
      </w:r>
      <w:r w:rsidR="006C28A5" w:rsidRPr="00F408E2">
        <w:rPr>
          <w:rFonts w:cs="Times New Roman"/>
        </w:rPr>
        <w:t>nt</w:t>
      </w:r>
      <w:r w:rsidRPr="00F408E2">
        <w:rPr>
          <w:rFonts w:cs="Times New Roman"/>
        </w:rPr>
        <w:t xml:space="preserve"> proxima</w:t>
      </w:r>
      <w:r w:rsidR="006C28A5" w:rsidRPr="00F408E2">
        <w:rPr>
          <w:rFonts w:cs="Times New Roman"/>
        </w:rPr>
        <w:t>le</w:t>
      </w:r>
      <w:r w:rsidRPr="00F408E2">
        <w:rPr>
          <w:rFonts w:cs="Times New Roman"/>
        </w:rPr>
        <w:t xml:space="preserve">, à </w:t>
      </w:r>
      <w:r w:rsidR="00172208" w:rsidRPr="00F408E2">
        <w:rPr>
          <w:rFonts w:cs="Times New Roman"/>
        </w:rPr>
        <w:t>progression</w:t>
      </w:r>
      <w:r w:rsidRPr="00F408E2">
        <w:rPr>
          <w:rFonts w:cs="Times New Roman"/>
        </w:rPr>
        <w:t xml:space="preserve"> ascendant </w:t>
      </w:r>
    </w:p>
    <w:p w14:paraId="72B93D89" w14:textId="11115D31" w:rsidR="00213E74" w:rsidRPr="00F408E2" w:rsidRDefault="00213E74" w:rsidP="004237A4">
      <w:pPr>
        <w:numPr>
          <w:ilvl w:val="1"/>
          <w:numId w:val="4"/>
        </w:numPr>
        <w:rPr>
          <w:rFonts w:cs="Times New Roman"/>
        </w:rPr>
      </w:pPr>
      <w:r w:rsidRPr="00F408E2">
        <w:rPr>
          <w:rFonts w:cs="Times New Roman"/>
        </w:rPr>
        <w:t>Atrophie muscle intrinsèque main</w:t>
      </w:r>
      <w:r w:rsidR="008B018B" w:rsidRPr="00F408E2">
        <w:rPr>
          <w:rFonts w:cs="Times New Roman"/>
        </w:rPr>
        <w:t> :</w:t>
      </w:r>
    </w:p>
    <w:p w14:paraId="585439BB" w14:textId="4BE95682" w:rsidR="00213E74" w:rsidRPr="00F408E2" w:rsidRDefault="00213E74" w:rsidP="004237A4">
      <w:pPr>
        <w:numPr>
          <w:ilvl w:val="2"/>
          <w:numId w:val="4"/>
        </w:numPr>
        <w:rPr>
          <w:rFonts w:cs="Times New Roman"/>
        </w:rPr>
      </w:pPr>
      <w:r w:rsidRPr="00F408E2">
        <w:rPr>
          <w:rFonts w:cs="Times New Roman"/>
        </w:rPr>
        <w:t>Court abduc</w:t>
      </w:r>
      <w:r w:rsidR="008B018B" w:rsidRPr="00F408E2">
        <w:rPr>
          <w:rFonts w:cs="Times New Roman"/>
        </w:rPr>
        <w:t>t</w:t>
      </w:r>
      <w:r w:rsidRPr="00F408E2">
        <w:rPr>
          <w:rFonts w:cs="Times New Roman"/>
        </w:rPr>
        <w:t xml:space="preserve">ion du pouce, interosseux, muscle </w:t>
      </w:r>
      <w:r w:rsidR="00172208" w:rsidRPr="00F408E2">
        <w:rPr>
          <w:rFonts w:cs="Times New Roman"/>
        </w:rPr>
        <w:t>métacarpien</w:t>
      </w:r>
      <w:r w:rsidRPr="00F408E2">
        <w:rPr>
          <w:rFonts w:cs="Times New Roman"/>
        </w:rPr>
        <w:t>, tous les muscle</w:t>
      </w:r>
      <w:r w:rsidR="006C28A5" w:rsidRPr="00F408E2">
        <w:rPr>
          <w:rFonts w:cs="Times New Roman"/>
        </w:rPr>
        <w:t>s</w:t>
      </w:r>
      <w:r w:rsidRPr="00F408E2">
        <w:rPr>
          <w:rFonts w:cs="Times New Roman"/>
        </w:rPr>
        <w:t xml:space="preserve"> de la main (main de singe)</w:t>
      </w:r>
    </w:p>
    <w:p w14:paraId="14DFB2E9" w14:textId="4B446E78" w:rsidR="008B018B" w:rsidRPr="00F408E2" w:rsidRDefault="008B018B" w:rsidP="004237A4">
      <w:pPr>
        <w:numPr>
          <w:ilvl w:val="1"/>
          <w:numId w:val="4"/>
        </w:numPr>
        <w:rPr>
          <w:rFonts w:cs="Times New Roman"/>
        </w:rPr>
      </w:pPr>
      <w:r w:rsidRPr="00F408E2">
        <w:rPr>
          <w:rFonts w:cs="Times New Roman"/>
        </w:rPr>
        <w:lastRenderedPageBreak/>
        <w:t>Atrophie muscle avant-bras : fléchisseurs des do</w:t>
      </w:r>
      <w:r w:rsidR="005E28DE" w:rsidRPr="00F408E2">
        <w:rPr>
          <w:rFonts w:cs="Times New Roman"/>
        </w:rPr>
        <w:t>i</w:t>
      </w:r>
      <w:r w:rsidR="00172208">
        <w:rPr>
          <w:rFonts w:cs="Times New Roman"/>
        </w:rPr>
        <w:t>gts pui</w:t>
      </w:r>
      <w:r w:rsidRPr="00F408E2">
        <w:rPr>
          <w:rFonts w:cs="Times New Roman"/>
        </w:rPr>
        <w:t xml:space="preserve">s </w:t>
      </w:r>
      <w:r w:rsidR="00172208" w:rsidRPr="00F408E2">
        <w:rPr>
          <w:rFonts w:cs="Times New Roman"/>
        </w:rPr>
        <w:t>extenseurs</w:t>
      </w:r>
      <w:r w:rsidRPr="00F408E2">
        <w:rPr>
          <w:rFonts w:cs="Times New Roman"/>
        </w:rPr>
        <w:t>, biceps pus triceps, muscle de la ceinture scapul</w:t>
      </w:r>
      <w:r w:rsidR="00E2167C" w:rsidRPr="00F408E2">
        <w:rPr>
          <w:rFonts w:cs="Times New Roman"/>
        </w:rPr>
        <w:t>aire</w:t>
      </w:r>
      <w:r w:rsidRPr="00F408E2">
        <w:rPr>
          <w:rFonts w:cs="Times New Roman"/>
        </w:rPr>
        <w:t xml:space="preserve"> </w:t>
      </w:r>
    </w:p>
    <w:p w14:paraId="620027F3" w14:textId="3A43A2F6" w:rsidR="008B018B" w:rsidRPr="00F408E2" w:rsidRDefault="008B018B" w:rsidP="004237A4">
      <w:pPr>
        <w:numPr>
          <w:ilvl w:val="1"/>
          <w:numId w:val="4"/>
        </w:numPr>
        <w:rPr>
          <w:rFonts w:cs="Times New Roman"/>
        </w:rPr>
      </w:pPr>
      <w:r w:rsidRPr="00F408E2">
        <w:rPr>
          <w:rFonts w:cs="Times New Roman"/>
        </w:rPr>
        <w:t>Fascicula</w:t>
      </w:r>
      <w:r w:rsidR="00E2167C" w:rsidRPr="00F408E2">
        <w:rPr>
          <w:rFonts w:cs="Times New Roman"/>
        </w:rPr>
        <w:t>tion</w:t>
      </w:r>
      <w:r w:rsidRPr="00F408E2">
        <w:rPr>
          <w:rFonts w:cs="Times New Roman"/>
        </w:rPr>
        <w:t xml:space="preserve"> (</w:t>
      </w:r>
      <w:r w:rsidR="00172208" w:rsidRPr="00F408E2">
        <w:rPr>
          <w:rFonts w:cs="Times New Roman"/>
        </w:rPr>
        <w:t>muscle</w:t>
      </w:r>
      <w:r w:rsidRPr="00F408E2">
        <w:rPr>
          <w:rFonts w:cs="Times New Roman"/>
        </w:rPr>
        <w:t xml:space="preserve"> </w:t>
      </w:r>
      <w:r w:rsidR="00172208" w:rsidRPr="00F408E2">
        <w:rPr>
          <w:rFonts w:cs="Times New Roman"/>
        </w:rPr>
        <w:t>membre,</w:t>
      </w:r>
      <w:r w:rsidRPr="00F408E2">
        <w:rPr>
          <w:rFonts w:cs="Times New Roman"/>
        </w:rPr>
        <w:t xml:space="preserve"> lang</w:t>
      </w:r>
      <w:r w:rsidR="00E2167C" w:rsidRPr="00F408E2">
        <w:rPr>
          <w:rFonts w:cs="Times New Roman"/>
        </w:rPr>
        <w:t>ue)</w:t>
      </w:r>
      <w:r w:rsidR="00E2167C" w:rsidRPr="00F408E2">
        <w:rPr>
          <w:rStyle w:val="Appelnotedebasdep"/>
          <w:rFonts w:cs="Times New Roman"/>
        </w:rPr>
        <w:footnoteReference w:id="13"/>
      </w:r>
    </w:p>
    <w:p w14:paraId="5D26D9C2" w14:textId="5324B1A1" w:rsidR="005F3BAB" w:rsidRPr="00F408E2" w:rsidRDefault="005F3BAB" w:rsidP="004237A4">
      <w:pPr>
        <w:numPr>
          <w:ilvl w:val="1"/>
          <w:numId w:val="4"/>
        </w:numPr>
        <w:rPr>
          <w:rFonts w:cs="Times New Roman"/>
        </w:rPr>
      </w:pPr>
      <w:r w:rsidRPr="00F408E2">
        <w:rPr>
          <w:rFonts w:cs="Times New Roman"/>
        </w:rPr>
        <w:t>Sd pyramid</w:t>
      </w:r>
      <w:r w:rsidR="00172208">
        <w:rPr>
          <w:rFonts w:cs="Times New Roman"/>
        </w:rPr>
        <w:t>ale membre : hyperréflectivité</w:t>
      </w:r>
      <w:r w:rsidRPr="00F408E2">
        <w:rPr>
          <w:rFonts w:cs="Times New Roman"/>
        </w:rPr>
        <w:t xml:space="preserve"> </w:t>
      </w:r>
      <w:r w:rsidR="00172208" w:rsidRPr="00F408E2">
        <w:rPr>
          <w:rFonts w:cs="Times New Roman"/>
        </w:rPr>
        <w:t>tendineuse,</w:t>
      </w:r>
      <w:r w:rsidR="00172208">
        <w:rPr>
          <w:rFonts w:cs="Times New Roman"/>
        </w:rPr>
        <w:t xml:space="preserve"> vifs, poly</w:t>
      </w:r>
      <w:r w:rsidRPr="00F408E2">
        <w:rPr>
          <w:rFonts w:cs="Times New Roman"/>
        </w:rPr>
        <w:t>c</w:t>
      </w:r>
      <w:r w:rsidR="00172208">
        <w:rPr>
          <w:rFonts w:cs="Times New Roman"/>
        </w:rPr>
        <w:t>i</w:t>
      </w:r>
      <w:r w:rsidRPr="00F408E2">
        <w:rPr>
          <w:rFonts w:cs="Times New Roman"/>
        </w:rPr>
        <w:t xml:space="preserve">nétique et diffusée, </w:t>
      </w:r>
      <w:r w:rsidR="007B3B02" w:rsidRPr="00F408E2">
        <w:rPr>
          <w:rFonts w:cs="Times New Roman"/>
        </w:rPr>
        <w:t>clonie</w:t>
      </w:r>
      <w:r w:rsidRPr="00F408E2">
        <w:rPr>
          <w:rFonts w:cs="Times New Roman"/>
        </w:rPr>
        <w:t xml:space="preserve"> de la </w:t>
      </w:r>
      <w:r w:rsidR="007B3B02" w:rsidRPr="00F408E2">
        <w:rPr>
          <w:rFonts w:cs="Times New Roman"/>
        </w:rPr>
        <w:t>rotule</w:t>
      </w:r>
      <w:r w:rsidRPr="00F408E2">
        <w:rPr>
          <w:rFonts w:cs="Times New Roman"/>
        </w:rPr>
        <w:t>,</w:t>
      </w:r>
      <w:r w:rsidR="007B3B02" w:rsidRPr="00F408E2">
        <w:rPr>
          <w:rFonts w:cs="Times New Roman"/>
        </w:rPr>
        <w:t xml:space="preserve"> t</w:t>
      </w:r>
      <w:r w:rsidRPr="00F408E2">
        <w:rPr>
          <w:rFonts w:cs="Times New Roman"/>
        </w:rPr>
        <w:t xml:space="preserve">répidation du </w:t>
      </w:r>
      <w:r w:rsidR="00172208" w:rsidRPr="00F408E2">
        <w:rPr>
          <w:rFonts w:cs="Times New Roman"/>
        </w:rPr>
        <w:t>pied,</w:t>
      </w:r>
      <w:r w:rsidRPr="00F408E2">
        <w:rPr>
          <w:rFonts w:cs="Times New Roman"/>
        </w:rPr>
        <w:t xml:space="preserve"> Babinski </w:t>
      </w:r>
      <w:r w:rsidR="006C5400" w:rsidRPr="00F408E2">
        <w:rPr>
          <w:rFonts w:cs="Times New Roman"/>
        </w:rPr>
        <w:t>inconstant</w:t>
      </w:r>
      <w:r w:rsidRPr="00F408E2">
        <w:rPr>
          <w:rFonts w:cs="Times New Roman"/>
        </w:rPr>
        <w:t xml:space="preserve"> </w:t>
      </w:r>
    </w:p>
    <w:p w14:paraId="6E467241" w14:textId="2EA8A605" w:rsidR="005F3BAB" w:rsidRPr="00F408E2" w:rsidRDefault="005F3BAB" w:rsidP="004237A4">
      <w:pPr>
        <w:numPr>
          <w:ilvl w:val="1"/>
          <w:numId w:val="4"/>
        </w:numPr>
        <w:rPr>
          <w:rFonts w:cs="Times New Roman"/>
        </w:rPr>
      </w:pPr>
      <w:r w:rsidRPr="00F408E2">
        <w:rPr>
          <w:rFonts w:cs="Times New Roman"/>
        </w:rPr>
        <w:t>Possible hypo ou aréfl</w:t>
      </w:r>
      <w:r w:rsidR="008B1FEB" w:rsidRPr="00F408E2">
        <w:rPr>
          <w:rFonts w:cs="Times New Roman"/>
        </w:rPr>
        <w:t>e</w:t>
      </w:r>
      <w:r w:rsidRPr="00F408E2">
        <w:rPr>
          <w:rFonts w:cs="Times New Roman"/>
        </w:rPr>
        <w:t xml:space="preserve">xie </w:t>
      </w:r>
    </w:p>
    <w:p w14:paraId="7339A69C" w14:textId="6CBA4AE1" w:rsidR="005F3BAB" w:rsidRPr="00F408E2" w:rsidRDefault="005F3BAB" w:rsidP="004237A4">
      <w:pPr>
        <w:numPr>
          <w:ilvl w:val="1"/>
          <w:numId w:val="4"/>
        </w:numPr>
        <w:rPr>
          <w:rFonts w:cs="Times New Roman"/>
        </w:rPr>
      </w:pPr>
      <w:r w:rsidRPr="00F408E2">
        <w:rPr>
          <w:rFonts w:cs="Times New Roman"/>
        </w:rPr>
        <w:t>P</w:t>
      </w:r>
      <w:r w:rsidR="008B1FEB" w:rsidRPr="00F408E2">
        <w:rPr>
          <w:rFonts w:cs="Times New Roman"/>
        </w:rPr>
        <w:t>a</w:t>
      </w:r>
      <w:r w:rsidRPr="00F408E2">
        <w:rPr>
          <w:rFonts w:cs="Times New Roman"/>
        </w:rPr>
        <w:t xml:space="preserve">s de </w:t>
      </w:r>
      <w:r w:rsidR="00172208" w:rsidRPr="00F408E2">
        <w:rPr>
          <w:rFonts w:cs="Times New Roman"/>
        </w:rPr>
        <w:t>trouble</w:t>
      </w:r>
      <w:r w:rsidRPr="00F408E2">
        <w:rPr>
          <w:rFonts w:cs="Times New Roman"/>
        </w:rPr>
        <w:t xml:space="preserve"> sensib</w:t>
      </w:r>
      <w:r w:rsidR="008B1FEB" w:rsidRPr="00F408E2">
        <w:rPr>
          <w:rFonts w:cs="Times New Roman"/>
        </w:rPr>
        <w:t>i</w:t>
      </w:r>
      <w:r w:rsidRPr="00F408E2">
        <w:rPr>
          <w:rFonts w:cs="Times New Roman"/>
        </w:rPr>
        <w:t>lité</w:t>
      </w:r>
    </w:p>
    <w:p w14:paraId="6E1BFF5F" w14:textId="08F51AA0" w:rsidR="008B1FEB" w:rsidRPr="00F408E2" w:rsidRDefault="00F84720" w:rsidP="004237A4">
      <w:pPr>
        <w:numPr>
          <w:ilvl w:val="1"/>
          <w:numId w:val="4"/>
        </w:numPr>
        <w:rPr>
          <w:rFonts w:cs="Times New Roman"/>
        </w:rPr>
      </w:pPr>
      <w:r w:rsidRPr="00F408E2">
        <w:rPr>
          <w:rFonts w:cs="Times New Roman"/>
        </w:rPr>
        <w:t xml:space="preserve">Gêne </w:t>
      </w:r>
      <w:r w:rsidR="00172208">
        <w:rPr>
          <w:rFonts w:cs="Times New Roman"/>
        </w:rPr>
        <w:t>parole</w:t>
      </w:r>
      <w:r w:rsidR="00172208" w:rsidRPr="00F408E2">
        <w:rPr>
          <w:rFonts w:cs="Times New Roman"/>
        </w:rPr>
        <w:t xml:space="preserve"> ou</w:t>
      </w:r>
      <w:r w:rsidRPr="00F408E2">
        <w:rPr>
          <w:rFonts w:cs="Times New Roman"/>
        </w:rPr>
        <w:t xml:space="preserve"> </w:t>
      </w:r>
      <w:r w:rsidR="00172208" w:rsidRPr="00F408E2">
        <w:rPr>
          <w:rFonts w:cs="Times New Roman"/>
        </w:rPr>
        <w:t>trouble</w:t>
      </w:r>
      <w:r w:rsidRPr="00F408E2">
        <w:rPr>
          <w:rFonts w:cs="Times New Roman"/>
        </w:rPr>
        <w:t xml:space="preserve"> </w:t>
      </w:r>
      <w:r w:rsidR="00172208" w:rsidRPr="00F408E2">
        <w:rPr>
          <w:rFonts w:cs="Times New Roman"/>
        </w:rPr>
        <w:t>déglutition</w:t>
      </w:r>
      <w:r w:rsidRPr="00F408E2">
        <w:rPr>
          <w:rFonts w:cs="Times New Roman"/>
        </w:rPr>
        <w:t xml:space="preserve"> </w:t>
      </w:r>
      <w:r w:rsidR="00172208" w:rsidRPr="00F408E2">
        <w:rPr>
          <w:rFonts w:cs="Times New Roman"/>
        </w:rPr>
        <w:t>toujours</w:t>
      </w:r>
      <w:r w:rsidRPr="00F408E2">
        <w:rPr>
          <w:rFonts w:cs="Times New Roman"/>
        </w:rPr>
        <w:t xml:space="preserve"> à progression </w:t>
      </w:r>
      <w:r w:rsidR="00172208">
        <w:rPr>
          <w:rFonts w:cs="Times New Roman"/>
        </w:rPr>
        <w:t>voix</w:t>
      </w:r>
      <w:r w:rsidRPr="00F408E2">
        <w:rPr>
          <w:rFonts w:cs="Times New Roman"/>
        </w:rPr>
        <w:t xml:space="preserve"> </w:t>
      </w:r>
      <w:r w:rsidR="00172208" w:rsidRPr="00F408E2">
        <w:rPr>
          <w:rFonts w:cs="Times New Roman"/>
        </w:rPr>
        <w:t>devient</w:t>
      </w:r>
      <w:r w:rsidR="00172208">
        <w:rPr>
          <w:rFonts w:cs="Times New Roman"/>
        </w:rPr>
        <w:t xml:space="preserve"> </w:t>
      </w:r>
      <w:r w:rsidRPr="00F408E2">
        <w:rPr>
          <w:rFonts w:cs="Times New Roman"/>
        </w:rPr>
        <w:t xml:space="preserve">mal articulée, nasonnée, </w:t>
      </w:r>
      <w:r w:rsidRPr="00F408E2">
        <w:rPr>
          <w:rFonts w:cs="Times New Roman"/>
        </w:rPr>
        <w:sym w:font="Wingdings" w:char="F0E8"/>
      </w:r>
      <w:r w:rsidR="00172208">
        <w:rPr>
          <w:rFonts w:cs="Times New Roman"/>
        </w:rPr>
        <w:t xml:space="preserve"> incompréhensible</w:t>
      </w:r>
      <w:r w:rsidRPr="00F408E2">
        <w:rPr>
          <w:rFonts w:cs="Times New Roman"/>
        </w:rPr>
        <w:t xml:space="preserve">, </w:t>
      </w:r>
      <w:r w:rsidR="00172208" w:rsidRPr="00F408E2">
        <w:rPr>
          <w:rFonts w:cs="Times New Roman"/>
        </w:rPr>
        <w:t>réduire</w:t>
      </w:r>
      <w:r w:rsidRPr="00F408E2">
        <w:rPr>
          <w:rFonts w:cs="Times New Roman"/>
        </w:rPr>
        <w:t xml:space="preserve"> à </w:t>
      </w:r>
      <w:r w:rsidR="00172208" w:rsidRPr="00F408E2">
        <w:rPr>
          <w:rFonts w:cs="Times New Roman"/>
        </w:rPr>
        <w:t>quelque</w:t>
      </w:r>
      <w:r w:rsidRPr="00F408E2">
        <w:rPr>
          <w:rFonts w:cs="Times New Roman"/>
        </w:rPr>
        <w:t xml:space="preserve"> sons </w:t>
      </w:r>
    </w:p>
    <w:p w14:paraId="4FCA9DD4" w14:textId="3C3984F6" w:rsidR="00F84720" w:rsidRPr="00F408E2" w:rsidRDefault="00F84720" w:rsidP="004237A4">
      <w:pPr>
        <w:numPr>
          <w:ilvl w:val="1"/>
          <w:numId w:val="4"/>
        </w:numPr>
        <w:rPr>
          <w:rFonts w:cs="Times New Roman"/>
        </w:rPr>
      </w:pPr>
      <w:r w:rsidRPr="00F408E2">
        <w:rPr>
          <w:rFonts w:cs="Times New Roman"/>
        </w:rPr>
        <w:t xml:space="preserve">Pas de </w:t>
      </w:r>
      <w:r w:rsidR="00172208" w:rsidRPr="00F408E2">
        <w:rPr>
          <w:rFonts w:cs="Times New Roman"/>
        </w:rPr>
        <w:t>trouble</w:t>
      </w:r>
      <w:r w:rsidRPr="00F408E2">
        <w:rPr>
          <w:rFonts w:cs="Times New Roman"/>
        </w:rPr>
        <w:t xml:space="preserve"> </w:t>
      </w:r>
      <w:r w:rsidR="00172208" w:rsidRPr="00F408E2">
        <w:rPr>
          <w:rFonts w:cs="Times New Roman"/>
        </w:rPr>
        <w:t>sphinctérien</w:t>
      </w:r>
      <w:r w:rsidRPr="00F408E2">
        <w:rPr>
          <w:rFonts w:cs="Times New Roman"/>
        </w:rPr>
        <w:t xml:space="preserve"> </w:t>
      </w:r>
    </w:p>
    <w:p w14:paraId="05645E20" w14:textId="3594A03A" w:rsidR="00F84720" w:rsidRPr="00F408E2" w:rsidRDefault="00F84720" w:rsidP="004237A4">
      <w:pPr>
        <w:numPr>
          <w:ilvl w:val="1"/>
          <w:numId w:val="4"/>
        </w:numPr>
        <w:rPr>
          <w:rFonts w:cs="Times New Roman"/>
        </w:rPr>
      </w:pPr>
      <w:r w:rsidRPr="00F408E2">
        <w:rPr>
          <w:rFonts w:cs="Times New Roman"/>
        </w:rPr>
        <w:t xml:space="preserve">Troubles de la marche </w:t>
      </w:r>
    </w:p>
    <w:p w14:paraId="4F8D071C" w14:textId="44E66F74" w:rsidR="00F84720" w:rsidRPr="00F408E2" w:rsidRDefault="00F84720" w:rsidP="004237A4">
      <w:pPr>
        <w:numPr>
          <w:ilvl w:val="1"/>
          <w:numId w:val="4"/>
        </w:numPr>
        <w:rPr>
          <w:rFonts w:cs="Times New Roman"/>
        </w:rPr>
      </w:pPr>
      <w:r w:rsidRPr="00F408E2">
        <w:rPr>
          <w:rFonts w:cs="Times New Roman"/>
        </w:rPr>
        <w:t xml:space="preserve">Pertes des poids </w:t>
      </w:r>
      <w:r w:rsidR="00172208" w:rsidRPr="00F408E2">
        <w:rPr>
          <w:rFonts w:cs="Times New Roman"/>
        </w:rPr>
        <w:t>progressif</w:t>
      </w:r>
    </w:p>
    <w:p w14:paraId="717CE2E7" w14:textId="60CE446B" w:rsidR="005D2EB5" w:rsidRPr="00F408E2" w:rsidRDefault="005D2EB5" w:rsidP="005D2EB5">
      <w:pPr>
        <w:rPr>
          <w:rFonts w:cs="Times New Roman"/>
          <w:b/>
          <w:bCs/>
        </w:rPr>
      </w:pPr>
      <w:r w:rsidRPr="00F408E2">
        <w:rPr>
          <w:rFonts w:cs="Times New Roman"/>
          <w:b/>
          <w:bCs/>
        </w:rPr>
        <w:t xml:space="preserve">Examens </w:t>
      </w:r>
      <w:r w:rsidR="00172208" w:rsidRPr="00F408E2">
        <w:rPr>
          <w:rFonts w:cs="Times New Roman"/>
          <w:b/>
          <w:bCs/>
        </w:rPr>
        <w:t>paraclinique</w:t>
      </w:r>
      <w:r w:rsidR="00C44C95" w:rsidRPr="00F408E2">
        <w:rPr>
          <w:rFonts w:cs="Times New Roman"/>
          <w:b/>
          <w:bCs/>
        </w:rPr>
        <w:t> :</w:t>
      </w:r>
    </w:p>
    <w:p w14:paraId="1E677DD3" w14:textId="26D1F72A" w:rsidR="005D2EB5" w:rsidRPr="00F408E2" w:rsidRDefault="005D2EB5" w:rsidP="004237A4">
      <w:pPr>
        <w:numPr>
          <w:ilvl w:val="1"/>
          <w:numId w:val="4"/>
        </w:numPr>
        <w:rPr>
          <w:rFonts w:cs="Times New Roman"/>
        </w:rPr>
      </w:pPr>
      <w:r w:rsidRPr="00F408E2">
        <w:rPr>
          <w:rFonts w:cs="Times New Roman"/>
        </w:rPr>
        <w:t>ENMG signes d’atteint</w:t>
      </w:r>
      <w:r w:rsidR="000D4E1E" w:rsidRPr="00F408E2">
        <w:rPr>
          <w:rFonts w:cs="Times New Roman"/>
        </w:rPr>
        <w:t>e</w:t>
      </w:r>
      <w:r w:rsidRPr="00F408E2">
        <w:rPr>
          <w:rFonts w:cs="Times New Roman"/>
        </w:rPr>
        <w:t xml:space="preserve"> neur</w:t>
      </w:r>
      <w:r w:rsidR="000D4E1E" w:rsidRPr="00F408E2">
        <w:rPr>
          <w:rFonts w:cs="Times New Roman"/>
        </w:rPr>
        <w:t>o</w:t>
      </w:r>
      <w:r w:rsidRPr="00F408E2">
        <w:rPr>
          <w:rFonts w:cs="Times New Roman"/>
        </w:rPr>
        <w:t xml:space="preserve">ne moteur périphérique diffus </w:t>
      </w:r>
    </w:p>
    <w:p w14:paraId="71CA0F1A" w14:textId="41476796" w:rsidR="005D2EB5" w:rsidRPr="00F408E2" w:rsidRDefault="00172208" w:rsidP="004237A4">
      <w:pPr>
        <w:numPr>
          <w:ilvl w:val="1"/>
          <w:numId w:val="4"/>
        </w:numPr>
        <w:rPr>
          <w:rFonts w:cs="Times New Roman"/>
        </w:rPr>
      </w:pPr>
      <w:r w:rsidRPr="00F408E2">
        <w:rPr>
          <w:rFonts w:cs="Times New Roman"/>
        </w:rPr>
        <w:t>Examen</w:t>
      </w:r>
      <w:r w:rsidR="005D2EB5" w:rsidRPr="00F408E2">
        <w:rPr>
          <w:rFonts w:cs="Times New Roman"/>
        </w:rPr>
        <w:t xml:space="preserve"> de </w:t>
      </w:r>
      <w:r w:rsidRPr="00F408E2">
        <w:rPr>
          <w:rFonts w:cs="Times New Roman"/>
        </w:rPr>
        <w:t>détection</w:t>
      </w:r>
      <w:r w:rsidR="005D2EB5" w:rsidRPr="00F408E2">
        <w:rPr>
          <w:rFonts w:cs="Times New Roman"/>
        </w:rPr>
        <w:t xml:space="preserve"> à l’aiguille  élect</w:t>
      </w:r>
      <w:r w:rsidR="00B77B07" w:rsidRPr="00F408E2">
        <w:rPr>
          <w:rFonts w:cs="Times New Roman"/>
        </w:rPr>
        <w:t>r</w:t>
      </w:r>
      <w:r w:rsidR="005D2EB5" w:rsidRPr="00F408E2">
        <w:rPr>
          <w:rFonts w:cs="Times New Roman"/>
        </w:rPr>
        <w:t>ode : sig</w:t>
      </w:r>
      <w:r w:rsidR="00B77B07" w:rsidRPr="00F408E2">
        <w:rPr>
          <w:rFonts w:cs="Times New Roman"/>
        </w:rPr>
        <w:t>n</w:t>
      </w:r>
      <w:r w:rsidR="005D2EB5" w:rsidRPr="00F408E2">
        <w:rPr>
          <w:rFonts w:cs="Times New Roman"/>
        </w:rPr>
        <w:t>e de dénervatio</w:t>
      </w:r>
      <w:r w:rsidR="00B77B07" w:rsidRPr="00F408E2">
        <w:rPr>
          <w:rFonts w:cs="Times New Roman"/>
        </w:rPr>
        <w:t>n</w:t>
      </w:r>
      <w:r w:rsidR="005D2EB5" w:rsidRPr="00F408E2">
        <w:rPr>
          <w:rFonts w:cs="Times New Roman"/>
        </w:rPr>
        <w:t xml:space="preserve"> surtou</w:t>
      </w:r>
      <w:r w:rsidR="00B77B07" w:rsidRPr="00F408E2">
        <w:rPr>
          <w:rFonts w:cs="Times New Roman"/>
        </w:rPr>
        <w:t>t</w:t>
      </w:r>
      <w:r w:rsidR="005D2EB5" w:rsidRPr="00F408E2">
        <w:rPr>
          <w:rFonts w:cs="Times New Roman"/>
        </w:rPr>
        <w:t xml:space="preserve"> fasciculations +++ </w:t>
      </w:r>
      <w:r w:rsidR="00CB16F4" w:rsidRPr="00F408E2">
        <w:rPr>
          <w:rFonts w:cs="Times New Roman"/>
        </w:rPr>
        <w:t xml:space="preserve">territoire </w:t>
      </w:r>
    </w:p>
    <w:p w14:paraId="3947F6DF" w14:textId="08A418FC" w:rsidR="00CB16F4" w:rsidRPr="00F408E2" w:rsidRDefault="00CB16F4" w:rsidP="004237A4">
      <w:pPr>
        <w:numPr>
          <w:ilvl w:val="1"/>
          <w:numId w:val="4"/>
        </w:numPr>
        <w:rPr>
          <w:rFonts w:cs="Times New Roman"/>
        </w:rPr>
      </w:pPr>
      <w:r w:rsidRPr="00F408E2">
        <w:rPr>
          <w:rFonts w:cs="Times New Roman"/>
        </w:rPr>
        <w:t xml:space="preserve">Territoire : muscle </w:t>
      </w:r>
      <w:r w:rsidR="00172208" w:rsidRPr="00F408E2">
        <w:rPr>
          <w:rFonts w:cs="Times New Roman"/>
        </w:rPr>
        <w:t>bulbaire,</w:t>
      </w:r>
      <w:r w:rsidRPr="00F408E2">
        <w:rPr>
          <w:rFonts w:cs="Times New Roman"/>
        </w:rPr>
        <w:t xml:space="preserve"> spina</w:t>
      </w:r>
      <w:r w:rsidR="00B77B07" w:rsidRPr="00F408E2">
        <w:rPr>
          <w:rFonts w:cs="Times New Roman"/>
        </w:rPr>
        <w:t>l</w:t>
      </w:r>
      <w:r w:rsidRPr="00F408E2">
        <w:rPr>
          <w:rFonts w:cs="Times New Roman"/>
        </w:rPr>
        <w:t xml:space="preserve"> (Msup et Minf)</w:t>
      </w:r>
    </w:p>
    <w:p w14:paraId="0F5FD4C4" w14:textId="4F088650" w:rsidR="000D4E1E" w:rsidRPr="00F408E2" w:rsidRDefault="000D4E1E" w:rsidP="004237A4">
      <w:pPr>
        <w:numPr>
          <w:ilvl w:val="1"/>
          <w:numId w:val="4"/>
        </w:numPr>
        <w:rPr>
          <w:rFonts w:cs="Times New Roman"/>
        </w:rPr>
      </w:pPr>
      <w:r w:rsidRPr="00F408E2">
        <w:rPr>
          <w:rFonts w:cs="Times New Roman"/>
        </w:rPr>
        <w:t>Examen de stimulodétec</w:t>
      </w:r>
      <w:r w:rsidR="00D260D1" w:rsidRPr="00F408E2">
        <w:rPr>
          <w:rFonts w:cs="Times New Roman"/>
        </w:rPr>
        <w:t>tion</w:t>
      </w:r>
      <w:r w:rsidRPr="00F408E2">
        <w:rPr>
          <w:rFonts w:cs="Times New Roman"/>
        </w:rPr>
        <w:t xml:space="preserve"> : </w:t>
      </w:r>
      <w:r w:rsidR="00172208" w:rsidRPr="00F408E2">
        <w:rPr>
          <w:rFonts w:cs="Times New Roman"/>
        </w:rPr>
        <w:t>diminution de</w:t>
      </w:r>
      <w:r w:rsidR="00A81745" w:rsidRPr="00F408E2">
        <w:rPr>
          <w:rFonts w:cs="Times New Roman"/>
        </w:rPr>
        <w:t xml:space="preserve"> conduction </w:t>
      </w:r>
      <w:r w:rsidR="00172208" w:rsidRPr="00F408E2">
        <w:rPr>
          <w:rFonts w:cs="Times New Roman"/>
        </w:rPr>
        <w:t>nerveuse</w:t>
      </w:r>
      <w:r w:rsidR="00172208">
        <w:rPr>
          <w:rFonts w:cs="Times New Roman"/>
        </w:rPr>
        <w:t xml:space="preserve"> moteur</w:t>
      </w:r>
      <w:r w:rsidR="00A81745" w:rsidRPr="00F408E2">
        <w:rPr>
          <w:rFonts w:cs="Times New Roman"/>
        </w:rPr>
        <w:t xml:space="preserve"> (a</w:t>
      </w:r>
      <w:r w:rsidR="00766007" w:rsidRPr="00F408E2">
        <w:rPr>
          <w:rFonts w:cs="Times New Roman"/>
        </w:rPr>
        <w:t>m</w:t>
      </w:r>
      <w:r w:rsidR="00A81745" w:rsidRPr="00F408E2">
        <w:rPr>
          <w:rFonts w:cs="Times New Roman"/>
        </w:rPr>
        <w:t xml:space="preserve">plitude </w:t>
      </w:r>
      <w:r w:rsidR="00172208">
        <w:rPr>
          <w:rFonts w:cs="Times New Roman"/>
        </w:rPr>
        <w:t xml:space="preserve"> diminuée motrice +/- ralentissement</w:t>
      </w:r>
      <w:r w:rsidR="00A81745" w:rsidRPr="00F408E2">
        <w:rPr>
          <w:rFonts w:cs="Times New Roman"/>
        </w:rPr>
        <w:t xml:space="preserve"> VCM)</w:t>
      </w:r>
    </w:p>
    <w:p w14:paraId="360EFCC0" w14:textId="7C43FCCF" w:rsidR="00A81745" w:rsidRPr="00F408E2" w:rsidRDefault="00172208" w:rsidP="004237A4">
      <w:pPr>
        <w:numPr>
          <w:ilvl w:val="1"/>
          <w:numId w:val="4"/>
        </w:numPr>
        <w:rPr>
          <w:rFonts w:cs="Times New Roman"/>
        </w:rPr>
      </w:pPr>
      <w:r w:rsidRPr="00F408E2">
        <w:rPr>
          <w:rFonts w:cs="Times New Roman"/>
        </w:rPr>
        <w:t>Conduction</w:t>
      </w:r>
      <w:r w:rsidR="00A81745" w:rsidRPr="00F408E2">
        <w:rPr>
          <w:rFonts w:cs="Times New Roman"/>
        </w:rPr>
        <w:t xml:space="preserve"> ner</w:t>
      </w:r>
      <w:r w:rsidR="00766007" w:rsidRPr="00F408E2">
        <w:rPr>
          <w:rFonts w:cs="Times New Roman"/>
        </w:rPr>
        <w:t>v</w:t>
      </w:r>
      <w:r w:rsidR="00A81745" w:rsidRPr="00F408E2">
        <w:rPr>
          <w:rFonts w:cs="Times New Roman"/>
        </w:rPr>
        <w:t>euse s</w:t>
      </w:r>
      <w:r w:rsidR="00766007" w:rsidRPr="00F408E2">
        <w:rPr>
          <w:rFonts w:cs="Times New Roman"/>
        </w:rPr>
        <w:t>ens</w:t>
      </w:r>
      <w:r w:rsidR="00A81745" w:rsidRPr="00F408E2">
        <w:rPr>
          <w:rFonts w:cs="Times New Roman"/>
        </w:rPr>
        <w:t>itive  norma</w:t>
      </w:r>
      <w:r w:rsidR="00766007" w:rsidRPr="00F408E2">
        <w:rPr>
          <w:rFonts w:cs="Times New Roman"/>
        </w:rPr>
        <w:t>le</w:t>
      </w:r>
      <w:r w:rsidR="00A81745" w:rsidRPr="00F408E2">
        <w:rPr>
          <w:rFonts w:cs="Times New Roman"/>
        </w:rPr>
        <w:t xml:space="preserve"> </w:t>
      </w:r>
    </w:p>
    <w:p w14:paraId="413EE98B" w14:textId="048A2E90" w:rsidR="00A81745" w:rsidRPr="00F408E2" w:rsidRDefault="00A81745" w:rsidP="004237A4">
      <w:pPr>
        <w:numPr>
          <w:ilvl w:val="1"/>
          <w:numId w:val="4"/>
        </w:numPr>
        <w:rPr>
          <w:rFonts w:cs="Times New Roman"/>
        </w:rPr>
      </w:pPr>
      <w:r w:rsidRPr="00F408E2">
        <w:rPr>
          <w:rFonts w:cs="Times New Roman"/>
        </w:rPr>
        <w:t xml:space="preserve">IRM cérébrale et médullaire </w:t>
      </w:r>
    </w:p>
    <w:p w14:paraId="12AA96D6" w14:textId="4AEB7B3A" w:rsidR="00A81745" w:rsidRPr="00F408E2" w:rsidRDefault="00A81745" w:rsidP="004237A4">
      <w:pPr>
        <w:numPr>
          <w:ilvl w:val="1"/>
          <w:numId w:val="4"/>
        </w:numPr>
        <w:rPr>
          <w:rFonts w:cs="Times New Roman"/>
        </w:rPr>
      </w:pPr>
      <w:r w:rsidRPr="00F408E2">
        <w:rPr>
          <w:rFonts w:cs="Times New Roman"/>
        </w:rPr>
        <w:t xml:space="preserve">Test génétique si </w:t>
      </w:r>
      <w:r w:rsidR="00172208" w:rsidRPr="00F408E2">
        <w:rPr>
          <w:rFonts w:cs="Times New Roman"/>
        </w:rPr>
        <w:t>antécédents</w:t>
      </w:r>
      <w:r w:rsidRPr="00F408E2">
        <w:rPr>
          <w:rFonts w:cs="Times New Roman"/>
        </w:rPr>
        <w:t xml:space="preserve"> famil</w:t>
      </w:r>
      <w:r w:rsidR="00766007" w:rsidRPr="00F408E2">
        <w:rPr>
          <w:rFonts w:cs="Times New Roman"/>
        </w:rPr>
        <w:t>iaux</w:t>
      </w:r>
    </w:p>
    <w:p w14:paraId="68D51049" w14:textId="590523AD" w:rsidR="00D260D1" w:rsidRPr="00F408E2" w:rsidRDefault="00D260D1" w:rsidP="00D260D1">
      <w:pPr>
        <w:rPr>
          <w:rFonts w:cs="Times New Roman"/>
          <w:b/>
          <w:bCs/>
        </w:rPr>
      </w:pPr>
      <w:r w:rsidRPr="00F408E2">
        <w:rPr>
          <w:rFonts w:cs="Times New Roman"/>
          <w:b/>
          <w:bCs/>
        </w:rPr>
        <w:t>Evolution</w:t>
      </w:r>
      <w:r w:rsidR="00C44C95" w:rsidRPr="00F408E2">
        <w:rPr>
          <w:rFonts w:cs="Times New Roman"/>
          <w:b/>
          <w:bCs/>
        </w:rPr>
        <w:t> :</w:t>
      </w:r>
    </w:p>
    <w:p w14:paraId="3C0222FE" w14:textId="17744F59" w:rsidR="00D260D1" w:rsidRPr="00F408E2" w:rsidRDefault="00D260D1" w:rsidP="004237A4">
      <w:pPr>
        <w:numPr>
          <w:ilvl w:val="1"/>
          <w:numId w:val="4"/>
        </w:numPr>
        <w:rPr>
          <w:rFonts w:cs="Times New Roman"/>
        </w:rPr>
      </w:pPr>
      <w:r w:rsidRPr="00F408E2">
        <w:rPr>
          <w:rFonts w:cs="Times New Roman"/>
        </w:rPr>
        <w:t>Aggrav</w:t>
      </w:r>
      <w:r w:rsidR="00172208">
        <w:rPr>
          <w:rFonts w:cs="Times New Roman"/>
        </w:rPr>
        <w:t>at</w:t>
      </w:r>
      <w:r w:rsidRPr="00F408E2">
        <w:rPr>
          <w:rFonts w:cs="Times New Roman"/>
        </w:rPr>
        <w:t xml:space="preserve">ion </w:t>
      </w:r>
      <w:r w:rsidR="00172208" w:rsidRPr="00F408E2">
        <w:rPr>
          <w:rFonts w:cs="Times New Roman"/>
        </w:rPr>
        <w:t>progressive</w:t>
      </w:r>
      <w:r w:rsidRPr="00F408E2">
        <w:rPr>
          <w:rFonts w:cs="Times New Roman"/>
        </w:rPr>
        <w:t> : 2 – 3 a</w:t>
      </w:r>
      <w:r w:rsidR="00C0339B" w:rsidRPr="00F408E2">
        <w:rPr>
          <w:rFonts w:cs="Times New Roman"/>
        </w:rPr>
        <w:t>n</w:t>
      </w:r>
      <w:r w:rsidRPr="00F408E2">
        <w:rPr>
          <w:rFonts w:cs="Times New Roman"/>
        </w:rPr>
        <w:t xml:space="preserve">s </w:t>
      </w:r>
    </w:p>
    <w:p w14:paraId="28F317E4" w14:textId="38B62477" w:rsidR="00D260D1" w:rsidRPr="00F408E2" w:rsidRDefault="00D260D1" w:rsidP="004237A4">
      <w:pPr>
        <w:numPr>
          <w:ilvl w:val="1"/>
          <w:numId w:val="4"/>
        </w:numPr>
        <w:rPr>
          <w:rFonts w:cs="Times New Roman"/>
        </w:rPr>
      </w:pPr>
      <w:r w:rsidRPr="00F408E2">
        <w:rPr>
          <w:rFonts w:cs="Times New Roman"/>
        </w:rPr>
        <w:t>Décès par atteinte bulbaire : table</w:t>
      </w:r>
      <w:r w:rsidR="00B94420" w:rsidRPr="00F408E2">
        <w:rPr>
          <w:rFonts w:cs="Times New Roman"/>
        </w:rPr>
        <w:t>au</w:t>
      </w:r>
      <w:r w:rsidRPr="00F408E2">
        <w:rPr>
          <w:rFonts w:cs="Times New Roman"/>
        </w:rPr>
        <w:t xml:space="preserve"> insuffisance respiratoire</w:t>
      </w:r>
    </w:p>
    <w:p w14:paraId="14C9ED5F" w14:textId="77777777" w:rsidR="006B13B9" w:rsidRPr="00F408E2" w:rsidRDefault="00B94420" w:rsidP="00B94420">
      <w:pPr>
        <w:pStyle w:val="Titre2"/>
        <w:rPr>
          <w:rFonts w:cs="Times New Roman"/>
        </w:rPr>
      </w:pPr>
      <w:bookmarkStart w:id="527" w:name="_Toc196656686"/>
      <w:bookmarkStart w:id="528" w:name="_Toc196662493"/>
      <w:r w:rsidRPr="00F408E2">
        <w:rPr>
          <w:rFonts w:cs="Times New Roman"/>
        </w:rPr>
        <w:t>Formes clinique :</w:t>
      </w:r>
      <w:bookmarkEnd w:id="527"/>
      <w:bookmarkEnd w:id="528"/>
      <w:r w:rsidRPr="00F408E2">
        <w:rPr>
          <w:rFonts w:cs="Times New Roman"/>
        </w:rPr>
        <w:t xml:space="preserve"> </w:t>
      </w:r>
    </w:p>
    <w:p w14:paraId="5F5DB45B" w14:textId="46B5407F" w:rsidR="00B94420" w:rsidRPr="00F408E2" w:rsidRDefault="006B13B9" w:rsidP="006B13B9">
      <w:pPr>
        <w:pStyle w:val="Titre3"/>
        <w:rPr>
          <w:rFonts w:cs="Times New Roman"/>
        </w:rPr>
      </w:pPr>
      <w:bookmarkStart w:id="529" w:name="_Toc196656687"/>
      <w:bookmarkStart w:id="530" w:name="_Toc196662494"/>
      <w:r w:rsidRPr="00F408E2">
        <w:rPr>
          <w:rFonts w:cs="Times New Roman"/>
        </w:rPr>
        <w:t>F</w:t>
      </w:r>
      <w:r w:rsidR="00B94420" w:rsidRPr="00F408E2">
        <w:rPr>
          <w:rFonts w:cs="Times New Roman"/>
        </w:rPr>
        <w:t>orme</w:t>
      </w:r>
      <w:r w:rsidRPr="00F408E2">
        <w:rPr>
          <w:rFonts w:cs="Times New Roman"/>
        </w:rPr>
        <w:t xml:space="preserve"> </w:t>
      </w:r>
      <w:r w:rsidR="00172208" w:rsidRPr="00F408E2">
        <w:rPr>
          <w:rFonts w:cs="Times New Roman"/>
        </w:rPr>
        <w:t>pseudopolynévrite</w:t>
      </w:r>
      <w:r w:rsidRPr="00F408E2">
        <w:rPr>
          <w:rFonts w:cs="Times New Roman"/>
        </w:rPr>
        <w:t xml:space="preserve"> </w:t>
      </w:r>
      <w:r w:rsidR="00172208" w:rsidRPr="00F408E2">
        <w:rPr>
          <w:rFonts w:cs="Times New Roman"/>
        </w:rPr>
        <w:t>souvent</w:t>
      </w:r>
      <w:r w:rsidRPr="00F408E2">
        <w:rPr>
          <w:rFonts w:cs="Times New Roman"/>
        </w:rPr>
        <w:t xml:space="preserve"> </w:t>
      </w:r>
      <w:r w:rsidR="00172208" w:rsidRPr="00F408E2">
        <w:rPr>
          <w:rFonts w:cs="Times New Roman"/>
        </w:rPr>
        <w:t>unilatérale</w:t>
      </w:r>
      <w:r w:rsidRPr="00F408E2">
        <w:rPr>
          <w:rFonts w:cs="Times New Roman"/>
        </w:rPr>
        <w:t xml:space="preserve">, </w:t>
      </w:r>
      <w:r w:rsidR="00172208" w:rsidRPr="00F408E2">
        <w:rPr>
          <w:rFonts w:cs="Times New Roman"/>
        </w:rPr>
        <w:t>engourdissements</w:t>
      </w:r>
      <w:r w:rsidRPr="00F408E2">
        <w:rPr>
          <w:rFonts w:cs="Times New Roman"/>
        </w:rPr>
        <w:t xml:space="preserve"> et </w:t>
      </w:r>
      <w:r w:rsidR="00172208" w:rsidRPr="00F408E2">
        <w:rPr>
          <w:rFonts w:cs="Times New Roman"/>
        </w:rPr>
        <w:t>fourmillements</w:t>
      </w:r>
      <w:r w:rsidRPr="00F408E2">
        <w:rPr>
          <w:rFonts w:cs="Times New Roman"/>
        </w:rPr>
        <w:t xml:space="preserve"> </w:t>
      </w:r>
      <w:r w:rsidR="00172208" w:rsidRPr="00F408E2">
        <w:rPr>
          <w:rFonts w:cs="Times New Roman"/>
        </w:rPr>
        <w:t>extrémités</w:t>
      </w:r>
      <w:r w:rsidRPr="00F408E2">
        <w:rPr>
          <w:rFonts w:cs="Times New Roman"/>
        </w:rPr>
        <w:t xml:space="preserve"> distale m</w:t>
      </w:r>
      <w:r w:rsidR="00DF054B" w:rsidRPr="00F408E2">
        <w:rPr>
          <w:rFonts w:cs="Times New Roman"/>
        </w:rPr>
        <w:t>e</w:t>
      </w:r>
      <w:r w:rsidRPr="00F408E2">
        <w:rPr>
          <w:rFonts w:cs="Times New Roman"/>
        </w:rPr>
        <w:t>mbre inférieu</w:t>
      </w:r>
      <w:r w:rsidR="00DF054B" w:rsidRPr="00F408E2">
        <w:rPr>
          <w:rFonts w:cs="Times New Roman"/>
        </w:rPr>
        <w:t>r</w:t>
      </w:r>
      <w:r w:rsidRPr="00F408E2">
        <w:rPr>
          <w:rFonts w:cs="Times New Roman"/>
        </w:rPr>
        <w:t xml:space="preserve"> n puis </w:t>
      </w:r>
      <w:r w:rsidR="00172208" w:rsidRPr="00F408E2">
        <w:rPr>
          <w:rFonts w:cs="Times New Roman"/>
        </w:rPr>
        <w:t>déficit</w:t>
      </w:r>
      <w:r w:rsidRPr="00F408E2">
        <w:rPr>
          <w:rFonts w:cs="Times New Roman"/>
        </w:rPr>
        <w:t xml:space="preserve"> </w:t>
      </w:r>
      <w:r w:rsidR="00172208" w:rsidRPr="00F408E2">
        <w:rPr>
          <w:rFonts w:cs="Times New Roman"/>
        </w:rPr>
        <w:t>releveurs</w:t>
      </w:r>
      <w:r w:rsidRPr="00F408E2">
        <w:rPr>
          <w:rFonts w:cs="Times New Roman"/>
        </w:rPr>
        <w:t xml:space="preserve"> du pied et </w:t>
      </w:r>
      <w:r w:rsidR="00172208" w:rsidRPr="00F408E2">
        <w:rPr>
          <w:rFonts w:cs="Times New Roman"/>
        </w:rPr>
        <w:t>orteils</w:t>
      </w:r>
      <w:r w:rsidRPr="00F408E2">
        <w:rPr>
          <w:rFonts w:cs="Times New Roman"/>
        </w:rPr>
        <w:t xml:space="preserve"> </w:t>
      </w:r>
      <w:r w:rsidRPr="00F408E2">
        <w:rPr>
          <w:rFonts w:cs="Times New Roman"/>
        </w:rPr>
        <w:sym w:font="Wingdings" w:char="F0E8"/>
      </w:r>
      <w:r w:rsidRPr="00F408E2">
        <w:rPr>
          <w:rFonts w:cs="Times New Roman"/>
        </w:rPr>
        <w:t xml:space="preserve"> steppage</w:t>
      </w:r>
      <w:bookmarkEnd w:id="529"/>
      <w:bookmarkEnd w:id="530"/>
      <w:r w:rsidRPr="00F408E2">
        <w:rPr>
          <w:rFonts w:cs="Times New Roman"/>
        </w:rPr>
        <w:t xml:space="preserve"> </w:t>
      </w:r>
    </w:p>
    <w:p w14:paraId="774AB92C" w14:textId="6DD6A32B" w:rsidR="006B13B9" w:rsidRPr="00F408E2" w:rsidRDefault="00172208" w:rsidP="006B13B9">
      <w:pPr>
        <w:rPr>
          <w:rFonts w:cs="Times New Roman"/>
        </w:rPr>
      </w:pPr>
      <w:r w:rsidRPr="00F408E2">
        <w:rPr>
          <w:rFonts w:cs="Times New Roman"/>
        </w:rPr>
        <w:t>Atrophie</w:t>
      </w:r>
      <w:r w:rsidR="006B13B9" w:rsidRPr="00F408E2">
        <w:rPr>
          <w:rFonts w:cs="Times New Roman"/>
        </w:rPr>
        <w:t xml:space="preserve"> </w:t>
      </w:r>
      <w:r w:rsidRPr="00F408E2">
        <w:rPr>
          <w:rFonts w:cs="Times New Roman"/>
        </w:rPr>
        <w:t>muscle</w:t>
      </w:r>
      <w:r w:rsidR="007B3BA9">
        <w:rPr>
          <w:rFonts w:cs="Times New Roman"/>
        </w:rPr>
        <w:t xml:space="preserve"> et </w:t>
      </w:r>
      <w:r w:rsidR="002F1731">
        <w:rPr>
          <w:rFonts w:cs="Times New Roman"/>
        </w:rPr>
        <w:t>faciale</w:t>
      </w:r>
      <w:r w:rsidR="007B3BA9">
        <w:rPr>
          <w:rFonts w:cs="Times New Roman"/>
        </w:rPr>
        <w:t xml:space="preserve"> des</w:t>
      </w:r>
      <w:r w:rsidR="006B13B9" w:rsidRPr="00F408E2">
        <w:rPr>
          <w:rFonts w:cs="Times New Roman"/>
        </w:rPr>
        <w:t xml:space="preserve"> muscle</w:t>
      </w:r>
      <w:r w:rsidR="007B3BA9">
        <w:rPr>
          <w:rFonts w:cs="Times New Roman"/>
        </w:rPr>
        <w:t>s</w:t>
      </w:r>
      <w:r w:rsidR="006B13B9" w:rsidRPr="00F408E2">
        <w:rPr>
          <w:rFonts w:cs="Times New Roman"/>
        </w:rPr>
        <w:t xml:space="preserve"> </w:t>
      </w:r>
      <w:r w:rsidR="002F1731">
        <w:rPr>
          <w:rFonts w:cs="Times New Roman"/>
        </w:rPr>
        <w:t>atteint</w:t>
      </w:r>
      <w:r w:rsidR="002F1731" w:rsidRPr="00F408E2">
        <w:rPr>
          <w:rFonts w:cs="Times New Roman"/>
        </w:rPr>
        <w:t>s</w:t>
      </w:r>
    </w:p>
    <w:p w14:paraId="4D950D7A" w14:textId="3CF7747B" w:rsidR="006B13B9" w:rsidRPr="00F408E2" w:rsidRDefault="006B13B9" w:rsidP="006B13B9">
      <w:pPr>
        <w:rPr>
          <w:rFonts w:cs="Times New Roman"/>
        </w:rPr>
      </w:pPr>
      <w:r w:rsidRPr="00F408E2">
        <w:rPr>
          <w:rFonts w:cs="Times New Roman"/>
        </w:rPr>
        <w:t xml:space="preserve">Apes sd </w:t>
      </w:r>
      <w:r w:rsidR="002F1731" w:rsidRPr="00F408E2">
        <w:rPr>
          <w:rFonts w:cs="Times New Roman"/>
        </w:rPr>
        <w:t>pyramidale,</w:t>
      </w:r>
      <w:r w:rsidRPr="00F408E2">
        <w:rPr>
          <w:rFonts w:cs="Times New Roman"/>
        </w:rPr>
        <w:t xml:space="preserve"> troubles sensitifs</w:t>
      </w:r>
    </w:p>
    <w:p w14:paraId="2DB26DF6" w14:textId="0ED8B5D1" w:rsidR="00B94420" w:rsidRPr="00F408E2" w:rsidRDefault="00DF054B" w:rsidP="00DF054B">
      <w:pPr>
        <w:pStyle w:val="Titre3"/>
        <w:rPr>
          <w:rFonts w:cs="Times New Roman"/>
        </w:rPr>
      </w:pPr>
      <w:bookmarkStart w:id="531" w:name="_Toc196656688"/>
      <w:bookmarkStart w:id="532" w:name="_Toc196662495"/>
      <w:r w:rsidRPr="00F408E2">
        <w:rPr>
          <w:rFonts w:cs="Times New Roman"/>
        </w:rPr>
        <w:lastRenderedPageBreak/>
        <w:t>Forme bulbaire : singe d’atteinte bulbaire d’</w:t>
      </w:r>
      <w:r w:rsidR="002F1731" w:rsidRPr="00F408E2">
        <w:rPr>
          <w:rFonts w:cs="Times New Roman"/>
        </w:rPr>
        <w:t>emblée</w:t>
      </w:r>
      <w:r w:rsidRPr="00F408E2">
        <w:rPr>
          <w:rFonts w:cs="Times New Roman"/>
        </w:rPr>
        <w:t xml:space="preserve"> (30%)</w:t>
      </w:r>
      <w:bookmarkEnd w:id="531"/>
      <w:bookmarkEnd w:id="532"/>
    </w:p>
    <w:p w14:paraId="5A5142E5" w14:textId="17345D3C" w:rsidR="00DF054B" w:rsidRPr="00F408E2" w:rsidRDefault="002F1731" w:rsidP="00DF054B">
      <w:pPr>
        <w:rPr>
          <w:rFonts w:cs="Times New Roman"/>
        </w:rPr>
      </w:pPr>
      <w:r w:rsidRPr="00F408E2">
        <w:rPr>
          <w:rFonts w:cs="Times New Roman"/>
        </w:rPr>
        <w:t>Trouble</w:t>
      </w:r>
      <w:r w:rsidR="00DF054B" w:rsidRPr="00F408E2">
        <w:rPr>
          <w:rFonts w:cs="Times New Roman"/>
        </w:rPr>
        <w:t xml:space="preserve"> </w:t>
      </w:r>
      <w:r w:rsidRPr="00F408E2">
        <w:rPr>
          <w:rFonts w:cs="Times New Roman"/>
        </w:rPr>
        <w:t>déglutinons</w:t>
      </w:r>
      <w:r w:rsidR="00DF054B" w:rsidRPr="00F408E2">
        <w:rPr>
          <w:rFonts w:cs="Times New Roman"/>
        </w:rPr>
        <w:t xml:space="preserve"> </w:t>
      </w:r>
    </w:p>
    <w:p w14:paraId="6DF8DBB8" w14:textId="6ACEE0CA" w:rsidR="00DF054B" w:rsidRPr="00F408E2" w:rsidRDefault="00DF054B" w:rsidP="00DF054B">
      <w:pPr>
        <w:rPr>
          <w:rFonts w:cs="Times New Roman"/>
        </w:rPr>
      </w:pPr>
      <w:r w:rsidRPr="00F408E2">
        <w:rPr>
          <w:rFonts w:cs="Times New Roman"/>
        </w:rPr>
        <w:t>Détresse respiratoire aigue</w:t>
      </w:r>
    </w:p>
    <w:p w14:paraId="1D8B4161" w14:textId="74BB7E06" w:rsidR="00DF054B" w:rsidRPr="00F408E2" w:rsidRDefault="00BF3B01" w:rsidP="00DF054B">
      <w:pPr>
        <w:rPr>
          <w:rFonts w:cs="Times New Roman"/>
        </w:rPr>
      </w:pPr>
      <w:r w:rsidRPr="00F408E2">
        <w:rPr>
          <w:rFonts w:cs="Times New Roman"/>
        </w:rPr>
        <w:t>T</w:t>
      </w:r>
      <w:r w:rsidR="00DF054B" w:rsidRPr="00F408E2">
        <w:rPr>
          <w:rFonts w:cs="Times New Roman"/>
        </w:rPr>
        <w:t>rach</w:t>
      </w:r>
      <w:r w:rsidRPr="00F408E2">
        <w:rPr>
          <w:rFonts w:cs="Times New Roman"/>
        </w:rPr>
        <w:t>é</w:t>
      </w:r>
      <w:r w:rsidR="00DF054B" w:rsidRPr="00F408E2">
        <w:rPr>
          <w:rFonts w:cs="Times New Roman"/>
        </w:rPr>
        <w:t>ot</w:t>
      </w:r>
      <w:r w:rsidRPr="00F408E2">
        <w:rPr>
          <w:rFonts w:cs="Times New Roman"/>
        </w:rPr>
        <w:t xml:space="preserve">omie </w:t>
      </w:r>
      <w:r w:rsidRPr="00F408E2">
        <w:rPr>
          <w:rFonts w:cs="Times New Roman"/>
        </w:rPr>
        <w:sym w:font="Wingdings" w:char="F0E8"/>
      </w:r>
      <w:r w:rsidRPr="00F408E2">
        <w:rPr>
          <w:rFonts w:cs="Times New Roman"/>
        </w:rPr>
        <w:t xml:space="preserve"> décès</w:t>
      </w:r>
    </w:p>
    <w:p w14:paraId="114C2299" w14:textId="6CEBA708" w:rsidR="00BF3B01" w:rsidRPr="00F408E2" w:rsidRDefault="00BF3B01" w:rsidP="00BF3B01">
      <w:pPr>
        <w:pStyle w:val="Titre3"/>
        <w:rPr>
          <w:rFonts w:cs="Times New Roman"/>
        </w:rPr>
      </w:pPr>
      <w:bookmarkStart w:id="533" w:name="_Toc196656689"/>
      <w:bookmarkStart w:id="534" w:name="_Toc196662496"/>
      <w:r w:rsidRPr="00F408E2">
        <w:rPr>
          <w:rFonts w:cs="Times New Roman"/>
        </w:rPr>
        <w:t>Forme monom</w:t>
      </w:r>
      <w:r w:rsidR="00FB0610" w:rsidRPr="00F408E2">
        <w:rPr>
          <w:rFonts w:cs="Times New Roman"/>
        </w:rPr>
        <w:t>yé</w:t>
      </w:r>
      <w:r w:rsidRPr="00F408E2">
        <w:rPr>
          <w:rFonts w:cs="Times New Roman"/>
        </w:rPr>
        <w:t>lin</w:t>
      </w:r>
      <w:r w:rsidR="00FB0610" w:rsidRPr="00F408E2">
        <w:rPr>
          <w:rFonts w:cs="Times New Roman"/>
        </w:rPr>
        <w:t>i</w:t>
      </w:r>
      <w:r w:rsidRPr="00F408E2">
        <w:rPr>
          <w:rFonts w:cs="Times New Roman"/>
        </w:rPr>
        <w:t xml:space="preserve">que ou </w:t>
      </w:r>
      <w:r w:rsidR="00430DD5" w:rsidRPr="00F408E2">
        <w:rPr>
          <w:rFonts w:cs="Times New Roman"/>
        </w:rPr>
        <w:t>sclérose</w:t>
      </w:r>
      <w:r w:rsidRPr="00F408E2">
        <w:rPr>
          <w:rFonts w:cs="Times New Roman"/>
        </w:rPr>
        <w:t xml:space="preserve"> latérale </w:t>
      </w:r>
      <w:r w:rsidR="00430DD5" w:rsidRPr="00F408E2">
        <w:rPr>
          <w:rFonts w:cs="Times New Roman"/>
        </w:rPr>
        <w:t>amyotrophique</w:t>
      </w:r>
      <w:r w:rsidR="0063333D" w:rsidRPr="00F408E2">
        <w:rPr>
          <w:rFonts w:cs="Times New Roman"/>
        </w:rPr>
        <w:t xml:space="preserve"> béni</w:t>
      </w:r>
      <w:r w:rsidR="00430DD5" w:rsidRPr="00F408E2">
        <w:rPr>
          <w:rFonts w:cs="Times New Roman"/>
        </w:rPr>
        <w:t>gn</w:t>
      </w:r>
      <w:r w:rsidR="0063333D" w:rsidRPr="00F408E2">
        <w:rPr>
          <w:rFonts w:cs="Times New Roman"/>
        </w:rPr>
        <w:t>e</w:t>
      </w:r>
      <w:bookmarkEnd w:id="533"/>
      <w:bookmarkEnd w:id="534"/>
      <w:r w:rsidR="0063333D" w:rsidRPr="00F408E2">
        <w:rPr>
          <w:rFonts w:cs="Times New Roman"/>
        </w:rPr>
        <w:t xml:space="preserve"> </w:t>
      </w:r>
    </w:p>
    <w:p w14:paraId="63568217" w14:textId="29F46595" w:rsidR="0063333D" w:rsidRPr="00F408E2" w:rsidRDefault="008831DA" w:rsidP="0063333D">
      <w:pPr>
        <w:pStyle w:val="Titre3"/>
        <w:rPr>
          <w:rFonts w:cs="Times New Roman"/>
        </w:rPr>
      </w:pPr>
      <w:bookmarkStart w:id="535" w:name="_Toc196656690"/>
      <w:bookmarkStart w:id="536" w:name="_Toc196662497"/>
      <w:r w:rsidRPr="00F408E2">
        <w:rPr>
          <w:rFonts w:cs="Times New Roman"/>
        </w:rPr>
        <w:t>Forme juvénile</w:t>
      </w:r>
      <w:r w:rsidR="0063333D" w:rsidRPr="00F408E2">
        <w:rPr>
          <w:rFonts w:cs="Times New Roman"/>
        </w:rPr>
        <w:t xml:space="preserve"> de </w:t>
      </w:r>
      <w:r w:rsidR="00BD3770" w:rsidRPr="00F408E2">
        <w:rPr>
          <w:rFonts w:cs="Times New Roman"/>
        </w:rPr>
        <w:t>sclérose</w:t>
      </w:r>
      <w:r w:rsidR="0063333D" w:rsidRPr="00F408E2">
        <w:rPr>
          <w:rFonts w:cs="Times New Roman"/>
        </w:rPr>
        <w:t xml:space="preserve"> </w:t>
      </w:r>
      <w:r w:rsidR="00BD3770" w:rsidRPr="00F408E2">
        <w:rPr>
          <w:rFonts w:cs="Times New Roman"/>
        </w:rPr>
        <w:t>latérale amyotrophique</w:t>
      </w:r>
      <w:r w:rsidR="0063333D" w:rsidRPr="00F408E2">
        <w:rPr>
          <w:rFonts w:cs="Times New Roman"/>
        </w:rPr>
        <w:t> : surv</w:t>
      </w:r>
      <w:r w:rsidR="00BD3770" w:rsidRPr="00F408E2">
        <w:rPr>
          <w:rFonts w:cs="Times New Roman"/>
        </w:rPr>
        <w:t>e</w:t>
      </w:r>
      <w:r w:rsidR="0063333D" w:rsidRPr="00F408E2">
        <w:rPr>
          <w:rFonts w:cs="Times New Roman"/>
        </w:rPr>
        <w:t>nue &lt; 25 ans</w:t>
      </w:r>
      <w:bookmarkEnd w:id="535"/>
      <w:bookmarkEnd w:id="536"/>
    </w:p>
    <w:p w14:paraId="57C684A8" w14:textId="7097204C" w:rsidR="0063333D" w:rsidRPr="00F408E2" w:rsidRDefault="0017448E" w:rsidP="0017448E">
      <w:pPr>
        <w:pStyle w:val="Titre1"/>
        <w:rPr>
          <w:rFonts w:cs="Times New Roman"/>
        </w:rPr>
      </w:pPr>
      <w:bookmarkStart w:id="537" w:name="_Toc196656691"/>
      <w:bookmarkStart w:id="538" w:name="_Toc196662498"/>
      <w:r w:rsidRPr="00F408E2">
        <w:rPr>
          <w:rFonts w:cs="Times New Roman"/>
        </w:rPr>
        <w:t>Diagnostics</w:t>
      </w:r>
      <w:bookmarkEnd w:id="537"/>
      <w:bookmarkEnd w:id="538"/>
      <w:r w:rsidRPr="00F408E2">
        <w:rPr>
          <w:rFonts w:cs="Times New Roman"/>
        </w:rPr>
        <w:t xml:space="preserve"> </w:t>
      </w:r>
    </w:p>
    <w:p w14:paraId="6836546F" w14:textId="4861B006" w:rsidR="0017448E" w:rsidRPr="00F408E2" w:rsidRDefault="0017448E" w:rsidP="0017448E">
      <w:pPr>
        <w:pStyle w:val="Titre2"/>
        <w:rPr>
          <w:rFonts w:cs="Times New Roman"/>
        </w:rPr>
      </w:pPr>
      <w:bookmarkStart w:id="539" w:name="_Toc196656692"/>
      <w:bookmarkStart w:id="540" w:name="_Toc196662499"/>
      <w:r w:rsidRPr="00F408E2">
        <w:rPr>
          <w:rFonts w:cs="Times New Roman"/>
        </w:rPr>
        <w:t xml:space="preserve">Diagnostics </w:t>
      </w:r>
      <w:r w:rsidR="002F1731" w:rsidRPr="00F408E2">
        <w:rPr>
          <w:rFonts w:cs="Times New Roman"/>
        </w:rPr>
        <w:t>positif</w:t>
      </w:r>
      <w:r w:rsidRPr="00F408E2">
        <w:rPr>
          <w:rFonts w:cs="Times New Roman"/>
        </w:rPr>
        <w:t xml:space="preserve"> : </w:t>
      </w:r>
      <w:r w:rsidRPr="00F408E2">
        <w:rPr>
          <w:rFonts w:cs="Times New Roman"/>
        </w:rPr>
        <w:sym w:font="Wingdings" w:char="F0E8"/>
      </w:r>
      <w:r w:rsidRPr="00F408E2">
        <w:rPr>
          <w:rFonts w:cs="Times New Roman"/>
        </w:rPr>
        <w:t xml:space="preserve"> clinique</w:t>
      </w:r>
      <w:bookmarkEnd w:id="539"/>
      <w:bookmarkEnd w:id="540"/>
    </w:p>
    <w:p w14:paraId="3AC197CB" w14:textId="2E1C098B" w:rsidR="0017448E" w:rsidRPr="00F408E2" w:rsidRDefault="002F1731" w:rsidP="0017448E">
      <w:pPr>
        <w:rPr>
          <w:rFonts w:cs="Times New Roman"/>
        </w:rPr>
      </w:pPr>
      <w:r w:rsidRPr="00F408E2">
        <w:rPr>
          <w:rFonts w:cs="Times New Roman"/>
        </w:rPr>
        <w:t>Connaissance</w:t>
      </w:r>
      <w:r w:rsidR="0017448E" w:rsidRPr="00F408E2">
        <w:rPr>
          <w:rFonts w:cs="Times New Roman"/>
        </w:rPr>
        <w:t xml:space="preserve"> </w:t>
      </w:r>
      <w:r w:rsidR="00CD7746" w:rsidRPr="00F408E2">
        <w:rPr>
          <w:rFonts w:cs="Times New Roman"/>
        </w:rPr>
        <w:t>antécédents</w:t>
      </w:r>
      <w:r w:rsidR="0017448E" w:rsidRPr="00F408E2">
        <w:rPr>
          <w:rFonts w:cs="Times New Roman"/>
        </w:rPr>
        <w:t xml:space="preserve"> </w:t>
      </w:r>
      <w:r w:rsidRPr="00F408E2">
        <w:rPr>
          <w:rFonts w:cs="Times New Roman"/>
        </w:rPr>
        <w:t>personnels,</w:t>
      </w:r>
      <w:r w:rsidR="0017448E" w:rsidRPr="00F408E2">
        <w:rPr>
          <w:rFonts w:cs="Times New Roman"/>
        </w:rPr>
        <w:t xml:space="preserve"> familiau</w:t>
      </w:r>
      <w:r w:rsidR="00CD7746" w:rsidRPr="00F408E2">
        <w:rPr>
          <w:rFonts w:cs="Times New Roman"/>
        </w:rPr>
        <w:t>x</w:t>
      </w:r>
    </w:p>
    <w:p w14:paraId="5F6E2C9C" w14:textId="2786E62D" w:rsidR="0017448E" w:rsidRPr="00F408E2" w:rsidRDefault="0017448E" w:rsidP="0017448E">
      <w:pPr>
        <w:rPr>
          <w:rFonts w:cs="Times New Roman"/>
        </w:rPr>
      </w:pPr>
      <w:r w:rsidRPr="00F408E2">
        <w:rPr>
          <w:rFonts w:cs="Times New Roman"/>
        </w:rPr>
        <w:t xml:space="preserve">Tétrade </w:t>
      </w:r>
      <w:r w:rsidR="002F1731" w:rsidRPr="00F408E2">
        <w:rPr>
          <w:rFonts w:cs="Times New Roman"/>
        </w:rPr>
        <w:t>positive</w:t>
      </w:r>
      <w:r w:rsidRPr="00F408E2">
        <w:rPr>
          <w:rFonts w:cs="Times New Roman"/>
        </w:rPr>
        <w:t xml:space="preserve"> : </w:t>
      </w:r>
      <w:r w:rsidR="002F1731" w:rsidRPr="00F408E2">
        <w:rPr>
          <w:rFonts w:cs="Times New Roman"/>
        </w:rPr>
        <w:t>atrophie</w:t>
      </w:r>
      <w:r w:rsidRPr="00F408E2">
        <w:rPr>
          <w:rFonts w:cs="Times New Roman"/>
        </w:rPr>
        <w:t xml:space="preserve"> musculaire </w:t>
      </w:r>
      <w:r w:rsidR="002F1731" w:rsidRPr="00F408E2">
        <w:rPr>
          <w:rFonts w:cs="Times New Roman"/>
        </w:rPr>
        <w:t>progressive,</w:t>
      </w:r>
      <w:r w:rsidRPr="00F408E2">
        <w:rPr>
          <w:rFonts w:cs="Times New Roman"/>
        </w:rPr>
        <w:t xml:space="preserve"> sd </w:t>
      </w:r>
      <w:r w:rsidR="002F1731" w:rsidRPr="00F408E2">
        <w:rPr>
          <w:rFonts w:cs="Times New Roman"/>
        </w:rPr>
        <w:t>pyramidal</w:t>
      </w:r>
      <w:r w:rsidRPr="00F408E2">
        <w:rPr>
          <w:rFonts w:cs="Times New Roman"/>
        </w:rPr>
        <w:t xml:space="preserve">, </w:t>
      </w:r>
      <w:r w:rsidR="002F1731" w:rsidRPr="00F408E2">
        <w:rPr>
          <w:rFonts w:cs="Times New Roman"/>
        </w:rPr>
        <w:t>fasciculation</w:t>
      </w:r>
      <w:r w:rsidRPr="00F408E2">
        <w:rPr>
          <w:rFonts w:cs="Times New Roman"/>
        </w:rPr>
        <w:t xml:space="preserve"> </w:t>
      </w:r>
    </w:p>
    <w:p w14:paraId="5FB4123A" w14:textId="3C12968C" w:rsidR="0017448E" w:rsidRPr="00F408E2" w:rsidRDefault="0017448E" w:rsidP="0017448E">
      <w:pPr>
        <w:rPr>
          <w:rFonts w:cs="Times New Roman"/>
        </w:rPr>
      </w:pPr>
      <w:r w:rsidRPr="00F408E2">
        <w:rPr>
          <w:rFonts w:cs="Times New Roman"/>
        </w:rPr>
        <w:t xml:space="preserve">Tétrade négative : </w:t>
      </w:r>
      <w:r w:rsidR="00CD7746" w:rsidRPr="00F408E2">
        <w:rPr>
          <w:rFonts w:cs="Times New Roman"/>
        </w:rPr>
        <w:t>a</w:t>
      </w:r>
      <w:r w:rsidRPr="00F408E2">
        <w:rPr>
          <w:rFonts w:cs="Times New Roman"/>
        </w:rPr>
        <w:t xml:space="preserve">bsence de troubles </w:t>
      </w:r>
      <w:r w:rsidR="002F1731" w:rsidRPr="00F408E2">
        <w:rPr>
          <w:rFonts w:cs="Times New Roman"/>
        </w:rPr>
        <w:t>sensitifs</w:t>
      </w:r>
      <w:r w:rsidRPr="00F408E2">
        <w:rPr>
          <w:rFonts w:cs="Times New Roman"/>
        </w:rPr>
        <w:t>, de t</w:t>
      </w:r>
      <w:r w:rsidR="002F1731">
        <w:rPr>
          <w:rFonts w:cs="Times New Roman"/>
        </w:rPr>
        <w:t>r</w:t>
      </w:r>
      <w:r w:rsidRPr="00F408E2">
        <w:rPr>
          <w:rFonts w:cs="Times New Roman"/>
        </w:rPr>
        <w:t>ou</w:t>
      </w:r>
      <w:r w:rsidR="002F1731">
        <w:rPr>
          <w:rFonts w:cs="Times New Roman"/>
        </w:rPr>
        <w:t>b</w:t>
      </w:r>
      <w:r w:rsidRPr="00F408E2">
        <w:rPr>
          <w:rFonts w:cs="Times New Roman"/>
        </w:rPr>
        <w:t>le oculomoteur, tro</w:t>
      </w:r>
      <w:r w:rsidR="002F1731">
        <w:rPr>
          <w:rFonts w:cs="Times New Roman"/>
        </w:rPr>
        <w:t>uble</w:t>
      </w:r>
      <w:r w:rsidRPr="00F408E2">
        <w:rPr>
          <w:rFonts w:cs="Times New Roman"/>
        </w:rPr>
        <w:t xml:space="preserve"> sphinctérien </w:t>
      </w:r>
    </w:p>
    <w:p w14:paraId="0C0BB83D" w14:textId="5F4596D5" w:rsidR="0017448E" w:rsidRPr="00F408E2" w:rsidRDefault="0017448E" w:rsidP="0017448E">
      <w:pPr>
        <w:rPr>
          <w:rFonts w:cs="Times New Roman"/>
        </w:rPr>
      </w:pPr>
      <w:r w:rsidRPr="00F408E2">
        <w:rPr>
          <w:rFonts w:cs="Times New Roman"/>
        </w:rPr>
        <w:sym w:font="Wingdings" w:char="F0E8"/>
      </w:r>
      <w:r w:rsidRPr="00F408E2">
        <w:rPr>
          <w:rFonts w:cs="Times New Roman"/>
        </w:rPr>
        <w:t xml:space="preserve"> </w:t>
      </w:r>
      <w:r w:rsidR="00D47423" w:rsidRPr="00F408E2">
        <w:rPr>
          <w:rFonts w:cs="Times New Roman"/>
        </w:rPr>
        <w:t xml:space="preserve"> </w:t>
      </w:r>
      <w:r w:rsidRPr="00F408E2">
        <w:rPr>
          <w:rFonts w:cs="Times New Roman"/>
        </w:rPr>
        <w:t>paraclinique</w:t>
      </w:r>
      <w:r w:rsidR="00CD7746" w:rsidRPr="00F408E2">
        <w:rPr>
          <w:rFonts w:cs="Times New Roman"/>
        </w:rPr>
        <w:t> : ENMG</w:t>
      </w:r>
    </w:p>
    <w:p w14:paraId="51C3B90A" w14:textId="17034C14" w:rsidR="00D2023F" w:rsidRPr="00E615C8" w:rsidRDefault="00D2023F" w:rsidP="0017448E">
      <w:pPr>
        <w:rPr>
          <w:rFonts w:cs="Times New Roman"/>
          <w:lang w:val="en-US"/>
        </w:rPr>
      </w:pPr>
      <w:r w:rsidRPr="00E615C8">
        <w:rPr>
          <w:rFonts w:cs="Times New Roman"/>
          <w:lang w:val="en-US"/>
        </w:rPr>
        <w:t>THE AMYOTROPHIC LATE</w:t>
      </w:r>
      <w:r w:rsidR="001D260F" w:rsidRPr="00E615C8">
        <w:rPr>
          <w:rFonts w:cs="Times New Roman"/>
          <w:lang w:val="en-US"/>
        </w:rPr>
        <w:t>RAL</w:t>
      </w:r>
      <w:r w:rsidRPr="00E615C8">
        <w:rPr>
          <w:rFonts w:cs="Times New Roman"/>
          <w:lang w:val="en-US"/>
        </w:rPr>
        <w:t xml:space="preserve"> SCLOROSIS FUNCTINAL RATING SCALE (ALSFRS-R)</w:t>
      </w:r>
    </w:p>
    <w:p w14:paraId="1D34E8F9" w14:textId="6A01E4D7" w:rsidR="00D2023F" w:rsidRPr="00F408E2" w:rsidRDefault="00D2023F" w:rsidP="004237A4">
      <w:pPr>
        <w:numPr>
          <w:ilvl w:val="1"/>
          <w:numId w:val="4"/>
        </w:numPr>
        <w:rPr>
          <w:rFonts w:cs="Times New Roman"/>
        </w:rPr>
      </w:pPr>
      <w:r w:rsidRPr="00F408E2">
        <w:rPr>
          <w:rFonts w:cs="Times New Roman"/>
        </w:rPr>
        <w:t xml:space="preserve">12 </w:t>
      </w:r>
      <w:r w:rsidR="002F1731" w:rsidRPr="00F408E2">
        <w:rPr>
          <w:rFonts w:cs="Times New Roman"/>
        </w:rPr>
        <w:t>items</w:t>
      </w:r>
      <w:r w:rsidRPr="00F408E2">
        <w:rPr>
          <w:rFonts w:cs="Times New Roman"/>
        </w:rPr>
        <w:t> :</w:t>
      </w:r>
      <w:r w:rsidR="002F1731">
        <w:rPr>
          <w:rFonts w:cs="Times New Roman"/>
        </w:rPr>
        <w:t xml:space="preserve"> parole</w:t>
      </w:r>
      <w:r w:rsidRPr="00F408E2">
        <w:rPr>
          <w:rFonts w:cs="Times New Roman"/>
        </w:rPr>
        <w:t>,</w:t>
      </w:r>
      <w:r w:rsidR="002F1731">
        <w:rPr>
          <w:rFonts w:cs="Times New Roman"/>
        </w:rPr>
        <w:t xml:space="preserve"> </w:t>
      </w:r>
      <w:r w:rsidRPr="00F408E2">
        <w:rPr>
          <w:rFonts w:cs="Times New Roman"/>
        </w:rPr>
        <w:t>salivation, déglu</w:t>
      </w:r>
      <w:r w:rsidR="002F1731">
        <w:rPr>
          <w:rFonts w:cs="Times New Roman"/>
        </w:rPr>
        <w:t>tition, écriture, hyg</w:t>
      </w:r>
      <w:r w:rsidR="002F1731" w:rsidRPr="00F408E2">
        <w:rPr>
          <w:rFonts w:cs="Times New Roman"/>
        </w:rPr>
        <w:t>i</w:t>
      </w:r>
      <w:r w:rsidR="002F1731">
        <w:rPr>
          <w:rFonts w:cs="Times New Roman"/>
        </w:rPr>
        <w:t>è</w:t>
      </w:r>
      <w:r w:rsidR="002F1731" w:rsidRPr="00F408E2">
        <w:rPr>
          <w:rFonts w:cs="Times New Roman"/>
        </w:rPr>
        <w:t>ne,</w:t>
      </w:r>
      <w:r w:rsidR="002F1731">
        <w:rPr>
          <w:rFonts w:cs="Times New Roman"/>
        </w:rPr>
        <w:t xml:space="preserve"> préparation des aliments, enc</w:t>
      </w:r>
      <w:r w:rsidRPr="00F408E2">
        <w:rPr>
          <w:rFonts w:cs="Times New Roman"/>
        </w:rPr>
        <w:t xml:space="preserve"> de gartonomin </w:t>
      </w:r>
      <w:r w:rsidR="002F1731" w:rsidRPr="00F408E2">
        <w:rPr>
          <w:rFonts w:cs="Times New Roman"/>
        </w:rPr>
        <w:t>mobilisation</w:t>
      </w:r>
      <w:r w:rsidR="002F1731">
        <w:rPr>
          <w:rFonts w:cs="Times New Roman"/>
        </w:rPr>
        <w:t xml:space="preserve"> au lit,</w:t>
      </w:r>
      <w:r w:rsidRPr="00F408E2">
        <w:rPr>
          <w:rFonts w:cs="Times New Roman"/>
        </w:rPr>
        <w:t xml:space="preserve"> </w:t>
      </w:r>
      <w:r w:rsidR="002F1731" w:rsidRPr="00F408E2">
        <w:rPr>
          <w:rFonts w:cs="Times New Roman"/>
        </w:rPr>
        <w:t>marche</w:t>
      </w:r>
      <w:r w:rsidR="002F1731">
        <w:rPr>
          <w:rFonts w:cs="Times New Roman"/>
        </w:rPr>
        <w:t xml:space="preserve"> montre d’esc</w:t>
      </w:r>
      <w:r w:rsidR="002F1731" w:rsidRPr="00F408E2">
        <w:rPr>
          <w:rFonts w:cs="Times New Roman"/>
        </w:rPr>
        <w:t>alier,</w:t>
      </w:r>
      <w:r w:rsidRPr="00F408E2">
        <w:rPr>
          <w:rFonts w:cs="Times New Roman"/>
        </w:rPr>
        <w:t xml:space="preserve"> </w:t>
      </w:r>
      <w:r w:rsidR="002F1731" w:rsidRPr="00F408E2">
        <w:rPr>
          <w:rFonts w:cs="Times New Roman"/>
        </w:rPr>
        <w:t>dyspnée,</w:t>
      </w:r>
      <w:r w:rsidRPr="00F408E2">
        <w:rPr>
          <w:rFonts w:cs="Times New Roman"/>
        </w:rPr>
        <w:t xml:space="preserve"> </w:t>
      </w:r>
      <w:r w:rsidR="002F1731" w:rsidRPr="00F408E2">
        <w:rPr>
          <w:rFonts w:cs="Times New Roman"/>
        </w:rPr>
        <w:t>orthopnée</w:t>
      </w:r>
      <w:r w:rsidRPr="00F408E2">
        <w:rPr>
          <w:rFonts w:cs="Times New Roman"/>
        </w:rPr>
        <w:t xml:space="preserve">, insuffisance respiratoire </w:t>
      </w:r>
    </w:p>
    <w:p w14:paraId="0FE33E08" w14:textId="02867586" w:rsidR="00D2023F" w:rsidRPr="00F408E2" w:rsidRDefault="00282696" w:rsidP="004237A4">
      <w:pPr>
        <w:numPr>
          <w:ilvl w:val="1"/>
          <w:numId w:val="4"/>
        </w:numPr>
        <w:rPr>
          <w:rFonts w:cs="Times New Roman"/>
        </w:rPr>
      </w:pPr>
      <w:r w:rsidRPr="00F408E2">
        <w:rPr>
          <w:rFonts w:cs="Times New Roman"/>
        </w:rPr>
        <w:t xml:space="preserve">12 </w:t>
      </w:r>
      <w:r w:rsidR="002F1731" w:rsidRPr="00F408E2">
        <w:rPr>
          <w:rFonts w:cs="Times New Roman"/>
        </w:rPr>
        <w:t>it</w:t>
      </w:r>
      <w:r w:rsidR="002F1731">
        <w:rPr>
          <w:rFonts w:cs="Times New Roman"/>
        </w:rPr>
        <w:t>ems, cotat</w:t>
      </w:r>
      <w:r w:rsidRPr="00F408E2">
        <w:rPr>
          <w:rFonts w:cs="Times New Roman"/>
        </w:rPr>
        <w:t>io</w:t>
      </w:r>
      <w:r w:rsidR="002F1731">
        <w:rPr>
          <w:rFonts w:cs="Times New Roman"/>
        </w:rPr>
        <w:t>n</w:t>
      </w:r>
      <w:r w:rsidRPr="00F408E2">
        <w:rPr>
          <w:rFonts w:cs="Times New Roman"/>
        </w:rPr>
        <w:t xml:space="preserve"> 0 – 4 (normal à </w:t>
      </w:r>
      <w:r w:rsidR="002F1731" w:rsidRPr="00F408E2">
        <w:rPr>
          <w:rFonts w:cs="Times New Roman"/>
        </w:rPr>
        <w:t>absence</w:t>
      </w:r>
      <w:r w:rsidRPr="00F408E2">
        <w:rPr>
          <w:rFonts w:cs="Times New Roman"/>
        </w:rPr>
        <w:t>)</w:t>
      </w:r>
    </w:p>
    <w:p w14:paraId="253328C1" w14:textId="3AC6F983" w:rsidR="00282696" w:rsidRPr="00F408E2" w:rsidRDefault="002F1731" w:rsidP="004237A4">
      <w:pPr>
        <w:numPr>
          <w:ilvl w:val="1"/>
          <w:numId w:val="4"/>
        </w:numPr>
        <w:rPr>
          <w:rFonts w:cs="Times New Roman"/>
        </w:rPr>
      </w:pPr>
      <w:r w:rsidRPr="00F408E2">
        <w:rPr>
          <w:rFonts w:cs="Times New Roman"/>
        </w:rPr>
        <w:t>Plus</w:t>
      </w:r>
      <w:r w:rsidR="00282696" w:rsidRPr="00F408E2">
        <w:rPr>
          <w:rFonts w:cs="Times New Roman"/>
        </w:rPr>
        <w:t xml:space="preserve"> score </w:t>
      </w:r>
      <w:r w:rsidRPr="00F408E2">
        <w:rPr>
          <w:rFonts w:cs="Times New Roman"/>
        </w:rPr>
        <w:t>élevé,</w:t>
      </w:r>
      <w:r w:rsidR="00282696" w:rsidRPr="00F408E2">
        <w:rPr>
          <w:rFonts w:cs="Times New Roman"/>
        </w:rPr>
        <w:t xml:space="preserve"> moins handicap chez le patient</w:t>
      </w:r>
    </w:p>
    <w:p w14:paraId="61484AC2" w14:textId="3001E160" w:rsidR="00282696" w:rsidRPr="00F408E2" w:rsidRDefault="002F1731" w:rsidP="00282696">
      <w:pPr>
        <w:pStyle w:val="Titre2"/>
        <w:rPr>
          <w:rFonts w:cs="Times New Roman"/>
        </w:rPr>
      </w:pPr>
      <w:bookmarkStart w:id="541" w:name="_Toc196656693"/>
      <w:bookmarkStart w:id="542" w:name="_Toc196662500"/>
      <w:r w:rsidRPr="00F408E2">
        <w:rPr>
          <w:rFonts w:cs="Times New Roman"/>
        </w:rPr>
        <w:t>Diagnostics</w:t>
      </w:r>
      <w:r w:rsidR="00282696" w:rsidRPr="00F408E2">
        <w:rPr>
          <w:rFonts w:cs="Times New Roman"/>
        </w:rPr>
        <w:t xml:space="preserve"> de gravité : atteinte bulbaire</w:t>
      </w:r>
      <w:bookmarkEnd w:id="541"/>
      <w:bookmarkEnd w:id="542"/>
    </w:p>
    <w:p w14:paraId="6FF5B7F5" w14:textId="630C1531" w:rsidR="00282696" w:rsidRPr="00F408E2" w:rsidRDefault="00282696" w:rsidP="00282696">
      <w:pPr>
        <w:rPr>
          <w:rFonts w:cs="Times New Roman"/>
        </w:rPr>
      </w:pPr>
      <w:r w:rsidRPr="00F408E2">
        <w:rPr>
          <w:rFonts w:cs="Times New Roman"/>
        </w:rPr>
        <w:t xml:space="preserve">Perte </w:t>
      </w:r>
      <w:r w:rsidR="002F1731" w:rsidRPr="00F408E2">
        <w:rPr>
          <w:rFonts w:cs="Times New Roman"/>
        </w:rPr>
        <w:t>progressive</w:t>
      </w:r>
      <w:r w:rsidRPr="00F408E2">
        <w:rPr>
          <w:rFonts w:cs="Times New Roman"/>
        </w:rPr>
        <w:t xml:space="preserve"> </w:t>
      </w:r>
      <w:r w:rsidR="002F1731" w:rsidRPr="00F408E2">
        <w:rPr>
          <w:rFonts w:cs="Times New Roman"/>
        </w:rPr>
        <w:t>motoneurone</w:t>
      </w:r>
      <w:r w:rsidRPr="00F408E2">
        <w:rPr>
          <w:rFonts w:cs="Times New Roman"/>
        </w:rPr>
        <w:t xml:space="preserve"> tronc cérébral </w:t>
      </w:r>
    </w:p>
    <w:p w14:paraId="7D44EC9A" w14:textId="655FDDB2" w:rsidR="00282696" w:rsidRPr="00F408E2" w:rsidRDefault="00282696" w:rsidP="00282696">
      <w:pPr>
        <w:rPr>
          <w:rFonts w:cs="Times New Roman"/>
        </w:rPr>
      </w:pPr>
      <w:r w:rsidRPr="00F408E2">
        <w:rPr>
          <w:rFonts w:cs="Times New Roman"/>
        </w:rPr>
        <w:t>T</w:t>
      </w:r>
      <w:r w:rsidR="0016390C" w:rsidRPr="00F408E2">
        <w:rPr>
          <w:rFonts w:cs="Times New Roman"/>
        </w:rPr>
        <w:t>ro</w:t>
      </w:r>
      <w:r w:rsidRPr="00F408E2">
        <w:rPr>
          <w:rFonts w:cs="Times New Roman"/>
        </w:rPr>
        <w:t>ubles élocution,</w:t>
      </w:r>
      <w:r w:rsidR="001D260F" w:rsidRPr="00F408E2">
        <w:rPr>
          <w:rFonts w:cs="Times New Roman"/>
        </w:rPr>
        <w:t xml:space="preserve"> </w:t>
      </w:r>
      <w:r w:rsidR="002F1731" w:rsidRPr="00F408E2">
        <w:rPr>
          <w:rFonts w:cs="Times New Roman"/>
        </w:rPr>
        <w:t>déglutition,</w:t>
      </w:r>
      <w:r w:rsidRPr="00F408E2">
        <w:rPr>
          <w:rFonts w:cs="Times New Roman"/>
        </w:rPr>
        <w:t xml:space="preserve"> phonation, respiratoire (gr</w:t>
      </w:r>
      <w:r w:rsidR="001D260F" w:rsidRPr="00F408E2">
        <w:rPr>
          <w:rFonts w:cs="Times New Roman"/>
        </w:rPr>
        <w:t>ave)</w:t>
      </w:r>
    </w:p>
    <w:p w14:paraId="19C39F4F" w14:textId="7AD013A8" w:rsidR="00282696" w:rsidRPr="00F408E2" w:rsidRDefault="00282696" w:rsidP="00282696">
      <w:pPr>
        <w:rPr>
          <w:rFonts w:cs="Times New Roman"/>
        </w:rPr>
      </w:pPr>
      <w:r w:rsidRPr="00F408E2">
        <w:rPr>
          <w:rFonts w:cs="Times New Roman"/>
        </w:rPr>
        <w:t>Atrophie progressive langue</w:t>
      </w:r>
      <w:r w:rsidR="00B41C14" w:rsidRPr="00F408E2">
        <w:rPr>
          <w:rFonts w:cs="Times New Roman"/>
        </w:rPr>
        <w:t xml:space="preserve"> </w:t>
      </w:r>
      <w:r w:rsidRPr="00F408E2">
        <w:rPr>
          <w:rFonts w:cs="Times New Roman"/>
        </w:rPr>
        <w:t>+ fascicula</w:t>
      </w:r>
      <w:r w:rsidR="00B41C14" w:rsidRPr="00F408E2">
        <w:rPr>
          <w:rFonts w:cs="Times New Roman"/>
        </w:rPr>
        <w:t>t</w:t>
      </w:r>
      <w:r w:rsidRPr="00F408E2">
        <w:rPr>
          <w:rFonts w:cs="Times New Roman"/>
        </w:rPr>
        <w:t xml:space="preserve">ion </w:t>
      </w:r>
    </w:p>
    <w:p w14:paraId="367A8B32" w14:textId="316B455B" w:rsidR="00282696" w:rsidRPr="00F408E2" w:rsidRDefault="00282696" w:rsidP="00282696">
      <w:pPr>
        <w:rPr>
          <w:rFonts w:cs="Times New Roman"/>
        </w:rPr>
      </w:pPr>
      <w:r w:rsidRPr="00F408E2">
        <w:rPr>
          <w:rFonts w:cs="Times New Roman"/>
        </w:rPr>
        <w:t>Labilité émoti</w:t>
      </w:r>
      <w:r w:rsidR="00B41C14" w:rsidRPr="00F408E2">
        <w:rPr>
          <w:rFonts w:cs="Times New Roman"/>
        </w:rPr>
        <w:t>o</w:t>
      </w:r>
      <w:r w:rsidRPr="00F408E2">
        <w:rPr>
          <w:rFonts w:cs="Times New Roman"/>
        </w:rPr>
        <w:t xml:space="preserve">nnelle + </w:t>
      </w:r>
      <w:r w:rsidR="002F1731" w:rsidRPr="00F408E2">
        <w:rPr>
          <w:rFonts w:cs="Times New Roman"/>
        </w:rPr>
        <w:t>difficulté</w:t>
      </w:r>
      <w:r w:rsidR="00B41C14" w:rsidRPr="00F408E2">
        <w:rPr>
          <w:rFonts w:cs="Times New Roman"/>
        </w:rPr>
        <w:t xml:space="preserve"> à contenir ses émotions</w:t>
      </w:r>
    </w:p>
    <w:p w14:paraId="4253CBCA" w14:textId="42E355B8" w:rsidR="00282696" w:rsidRPr="00F408E2" w:rsidRDefault="005F1F75" w:rsidP="005F1F75">
      <w:pPr>
        <w:pStyle w:val="Titre2"/>
        <w:rPr>
          <w:rFonts w:cs="Times New Roman"/>
        </w:rPr>
      </w:pPr>
      <w:bookmarkStart w:id="543" w:name="_Toc196656694"/>
      <w:bookmarkStart w:id="544" w:name="_Toc196662501"/>
      <w:r w:rsidRPr="00F408E2">
        <w:rPr>
          <w:rFonts w:cs="Times New Roman"/>
        </w:rPr>
        <w:lastRenderedPageBreak/>
        <w:t>Diagnostic différentiels</w:t>
      </w:r>
      <w:bookmarkEnd w:id="543"/>
      <w:bookmarkEnd w:id="544"/>
    </w:p>
    <w:p w14:paraId="3B0F276C" w14:textId="5B410F28" w:rsidR="005F1F75" w:rsidRPr="00F408E2" w:rsidRDefault="002F1731" w:rsidP="005F1F75">
      <w:pPr>
        <w:pStyle w:val="Titre3"/>
        <w:rPr>
          <w:rFonts w:cs="Times New Roman"/>
        </w:rPr>
      </w:pPr>
      <w:bookmarkStart w:id="545" w:name="_Toc196656695"/>
      <w:bookmarkStart w:id="546" w:name="_Toc196662502"/>
      <w:r w:rsidRPr="00F408E2">
        <w:rPr>
          <w:rFonts w:cs="Times New Roman"/>
        </w:rPr>
        <w:t>Myélopathie</w:t>
      </w:r>
      <w:r w:rsidR="005F1F75" w:rsidRPr="00F408E2">
        <w:rPr>
          <w:rFonts w:cs="Times New Roman"/>
        </w:rPr>
        <w:t xml:space="preserve"> cervico-artho</w:t>
      </w:r>
      <w:r w:rsidR="00416BEB" w:rsidRPr="00F408E2">
        <w:rPr>
          <w:rFonts w:cs="Times New Roman"/>
        </w:rPr>
        <w:t>sique</w:t>
      </w:r>
      <w:bookmarkEnd w:id="545"/>
      <w:bookmarkEnd w:id="546"/>
      <w:r w:rsidR="00416BEB" w:rsidRPr="00F408E2">
        <w:rPr>
          <w:rFonts w:cs="Times New Roman"/>
        </w:rPr>
        <w:t xml:space="preserve"> </w:t>
      </w:r>
    </w:p>
    <w:p w14:paraId="5156ABBE" w14:textId="44010BDA" w:rsidR="00416BEB" w:rsidRPr="00F408E2" w:rsidRDefault="00416BEB" w:rsidP="00416BEB">
      <w:pPr>
        <w:rPr>
          <w:rFonts w:cs="Times New Roman"/>
        </w:rPr>
      </w:pPr>
      <w:r w:rsidRPr="00F408E2">
        <w:rPr>
          <w:rFonts w:cs="Times New Roman"/>
        </w:rPr>
        <w:t xml:space="preserve">Diminution </w:t>
      </w:r>
      <w:r w:rsidR="002F1731" w:rsidRPr="00F408E2">
        <w:rPr>
          <w:rFonts w:cs="Times New Roman"/>
        </w:rPr>
        <w:t>progressive</w:t>
      </w:r>
      <w:r w:rsidRPr="00F408E2">
        <w:rPr>
          <w:rFonts w:cs="Times New Roman"/>
        </w:rPr>
        <w:t xml:space="preserve"> moelle </w:t>
      </w:r>
      <w:r w:rsidR="002F1731" w:rsidRPr="00F408E2">
        <w:rPr>
          <w:rFonts w:cs="Times New Roman"/>
        </w:rPr>
        <w:t>cervicale</w:t>
      </w:r>
      <w:r w:rsidRPr="00F408E2">
        <w:rPr>
          <w:rFonts w:cs="Times New Roman"/>
        </w:rPr>
        <w:t xml:space="preserve"> et </w:t>
      </w:r>
      <w:r w:rsidR="002F1731" w:rsidRPr="00F408E2">
        <w:rPr>
          <w:rFonts w:cs="Times New Roman"/>
        </w:rPr>
        <w:t>racine</w:t>
      </w:r>
      <w:r w:rsidRPr="00F408E2">
        <w:rPr>
          <w:rFonts w:cs="Times New Roman"/>
        </w:rPr>
        <w:t xml:space="preserve"> des nerfs  destination des M</w:t>
      </w:r>
      <w:r w:rsidR="002F1731">
        <w:rPr>
          <w:rFonts w:cs="Times New Roman"/>
        </w:rPr>
        <w:t xml:space="preserve">. </w:t>
      </w:r>
      <w:r w:rsidRPr="00F408E2">
        <w:rPr>
          <w:rFonts w:cs="Times New Roman"/>
        </w:rPr>
        <w:t>sup (</w:t>
      </w:r>
      <w:r w:rsidR="002F1731" w:rsidRPr="00F408E2">
        <w:rPr>
          <w:rFonts w:cs="Times New Roman"/>
        </w:rPr>
        <w:t>arthrose</w:t>
      </w:r>
      <w:r w:rsidR="002F1731">
        <w:rPr>
          <w:rFonts w:cs="Times New Roman"/>
        </w:rPr>
        <w:t xml:space="preserve"> rachis</w:t>
      </w:r>
      <w:r w:rsidRPr="00F408E2">
        <w:rPr>
          <w:rFonts w:cs="Times New Roman"/>
        </w:rPr>
        <w:t xml:space="preserve"> </w:t>
      </w:r>
      <w:r w:rsidR="002F1731" w:rsidRPr="00F408E2">
        <w:rPr>
          <w:rFonts w:cs="Times New Roman"/>
        </w:rPr>
        <w:t>cervical</w:t>
      </w:r>
      <w:r w:rsidR="002F1731">
        <w:rPr>
          <w:rFonts w:cs="Times New Roman"/>
        </w:rPr>
        <w:t>)</w:t>
      </w:r>
    </w:p>
    <w:p w14:paraId="2151D5B8" w14:textId="1DA4A3A8" w:rsidR="00416BEB" w:rsidRPr="00F408E2" w:rsidRDefault="002F1731" w:rsidP="00416BEB">
      <w:pPr>
        <w:rPr>
          <w:rFonts w:cs="Times New Roman"/>
        </w:rPr>
      </w:pPr>
      <w:r w:rsidRPr="00F408E2">
        <w:rPr>
          <w:rFonts w:cs="Times New Roman"/>
        </w:rPr>
        <w:t>Cervicalgie</w:t>
      </w:r>
      <w:r w:rsidR="00B82570" w:rsidRPr="00F408E2">
        <w:rPr>
          <w:rFonts w:cs="Times New Roman"/>
        </w:rPr>
        <w:t>,</w:t>
      </w:r>
      <w:r w:rsidR="00416BEB" w:rsidRPr="00F408E2">
        <w:rPr>
          <w:rFonts w:cs="Times New Roman"/>
        </w:rPr>
        <w:t xml:space="preserve"> troubles équil</w:t>
      </w:r>
      <w:r w:rsidR="00B82570" w:rsidRPr="00F408E2">
        <w:rPr>
          <w:rFonts w:cs="Times New Roman"/>
        </w:rPr>
        <w:t>i</w:t>
      </w:r>
      <w:r w:rsidR="00416BEB" w:rsidRPr="00F408E2">
        <w:rPr>
          <w:rFonts w:cs="Times New Roman"/>
        </w:rPr>
        <w:t xml:space="preserve">bre, troubles </w:t>
      </w:r>
      <w:r w:rsidR="0027064E" w:rsidRPr="00F408E2">
        <w:rPr>
          <w:rFonts w:cs="Times New Roman"/>
        </w:rPr>
        <w:t>sensibilité</w:t>
      </w:r>
      <w:r w:rsidR="00416BEB" w:rsidRPr="00F408E2">
        <w:rPr>
          <w:rFonts w:cs="Times New Roman"/>
        </w:rPr>
        <w:t xml:space="preserve"> névralg</w:t>
      </w:r>
      <w:r w:rsidR="0027064E" w:rsidRPr="00F408E2">
        <w:rPr>
          <w:rFonts w:cs="Times New Roman"/>
        </w:rPr>
        <w:t>i</w:t>
      </w:r>
      <w:r w:rsidR="00416BEB" w:rsidRPr="00F408E2">
        <w:rPr>
          <w:rFonts w:cs="Times New Roman"/>
        </w:rPr>
        <w:t>e cervic</w:t>
      </w:r>
      <w:r w:rsidR="00BB6D65" w:rsidRPr="00F408E2">
        <w:rPr>
          <w:rFonts w:cs="Times New Roman"/>
        </w:rPr>
        <w:t>o</w:t>
      </w:r>
      <w:r w:rsidR="00416BEB" w:rsidRPr="00F408E2">
        <w:rPr>
          <w:rFonts w:cs="Times New Roman"/>
        </w:rPr>
        <w:t>-brachiale, paresthésies</w:t>
      </w:r>
    </w:p>
    <w:p w14:paraId="1F1B1513" w14:textId="005D7193" w:rsidR="00B82570" w:rsidRPr="00F408E2" w:rsidRDefault="00B82570" w:rsidP="00B82570">
      <w:pPr>
        <w:pStyle w:val="Titre3"/>
        <w:rPr>
          <w:rFonts w:cs="Times New Roman"/>
        </w:rPr>
      </w:pPr>
      <w:bookmarkStart w:id="547" w:name="_Toc196656696"/>
      <w:bookmarkStart w:id="548" w:name="_Toc196662503"/>
      <w:r w:rsidRPr="00F408E2">
        <w:rPr>
          <w:rFonts w:cs="Times New Roman"/>
        </w:rPr>
        <w:t>Tumeu</w:t>
      </w:r>
      <w:r w:rsidR="00D63BB5" w:rsidRPr="00F408E2">
        <w:rPr>
          <w:rFonts w:cs="Times New Roman"/>
        </w:rPr>
        <w:t>r</w:t>
      </w:r>
      <w:r w:rsidRPr="00F408E2">
        <w:rPr>
          <w:rFonts w:cs="Times New Roman"/>
        </w:rPr>
        <w:t>s médullaire</w:t>
      </w:r>
      <w:bookmarkEnd w:id="547"/>
      <w:bookmarkEnd w:id="548"/>
    </w:p>
    <w:p w14:paraId="5326E340" w14:textId="056956B5" w:rsidR="00B82570" w:rsidRPr="00F408E2" w:rsidRDefault="00B82570" w:rsidP="00B82570">
      <w:pPr>
        <w:rPr>
          <w:rFonts w:cs="Times New Roman"/>
        </w:rPr>
      </w:pPr>
      <w:r w:rsidRPr="00F408E2">
        <w:rPr>
          <w:rFonts w:cs="Times New Roman"/>
        </w:rPr>
        <w:t>Provoq</w:t>
      </w:r>
      <w:r w:rsidR="0027064E" w:rsidRPr="00F408E2">
        <w:rPr>
          <w:rFonts w:cs="Times New Roman"/>
        </w:rPr>
        <w:t>u</w:t>
      </w:r>
      <w:r w:rsidRPr="00F408E2">
        <w:rPr>
          <w:rFonts w:cs="Times New Roman"/>
        </w:rPr>
        <w:t>en</w:t>
      </w:r>
      <w:r w:rsidR="0027064E" w:rsidRPr="00F408E2">
        <w:rPr>
          <w:rFonts w:cs="Times New Roman"/>
        </w:rPr>
        <w:t>t</w:t>
      </w:r>
      <w:r w:rsidRPr="00F408E2">
        <w:rPr>
          <w:rFonts w:cs="Times New Roman"/>
        </w:rPr>
        <w:t xml:space="preserve"> une co</w:t>
      </w:r>
      <w:r w:rsidR="00BB6D65" w:rsidRPr="00F408E2">
        <w:rPr>
          <w:rFonts w:cs="Times New Roman"/>
        </w:rPr>
        <w:t>m</w:t>
      </w:r>
      <w:r w:rsidRPr="00F408E2">
        <w:rPr>
          <w:rFonts w:cs="Times New Roman"/>
        </w:rPr>
        <w:t>pressio</w:t>
      </w:r>
      <w:r w:rsidR="00BB6D65" w:rsidRPr="00F408E2">
        <w:rPr>
          <w:rFonts w:cs="Times New Roman"/>
        </w:rPr>
        <w:t>n</w:t>
      </w:r>
      <w:r w:rsidRPr="00F408E2">
        <w:rPr>
          <w:rFonts w:cs="Times New Roman"/>
        </w:rPr>
        <w:t xml:space="preserve"> </w:t>
      </w:r>
      <w:r w:rsidR="0027064E" w:rsidRPr="00F408E2">
        <w:rPr>
          <w:rFonts w:cs="Times New Roman"/>
        </w:rPr>
        <w:t>médullaire</w:t>
      </w:r>
      <w:r w:rsidRPr="00F408E2">
        <w:rPr>
          <w:rFonts w:cs="Times New Roman"/>
        </w:rPr>
        <w:t xml:space="preserve"> lent</w:t>
      </w:r>
      <w:r w:rsidR="00D63BB5" w:rsidRPr="00F408E2">
        <w:rPr>
          <w:rFonts w:cs="Times New Roman"/>
        </w:rPr>
        <w:t>e</w:t>
      </w:r>
    </w:p>
    <w:p w14:paraId="2BBF4A85" w14:textId="089AD26F" w:rsidR="00B82570" w:rsidRPr="00F408E2" w:rsidRDefault="002F1731" w:rsidP="00B82570">
      <w:pPr>
        <w:pStyle w:val="Titre3"/>
        <w:rPr>
          <w:rFonts w:cs="Times New Roman"/>
        </w:rPr>
      </w:pPr>
      <w:bookmarkStart w:id="549" w:name="_Toc196656697"/>
      <w:bookmarkStart w:id="550" w:name="_Toc196662504"/>
      <w:r w:rsidRPr="00F408E2">
        <w:rPr>
          <w:rFonts w:cs="Times New Roman"/>
        </w:rPr>
        <w:t>Brucellose</w:t>
      </w:r>
      <w:bookmarkEnd w:id="549"/>
      <w:bookmarkEnd w:id="550"/>
    </w:p>
    <w:p w14:paraId="63133017" w14:textId="2DAE67F5" w:rsidR="00B82570" w:rsidRPr="00F408E2" w:rsidRDefault="00B82570" w:rsidP="00B82570">
      <w:pPr>
        <w:pStyle w:val="Titre3"/>
        <w:rPr>
          <w:rFonts w:cs="Times New Roman"/>
        </w:rPr>
      </w:pPr>
      <w:bookmarkStart w:id="551" w:name="_Toc196656698"/>
      <w:bookmarkStart w:id="552" w:name="_Toc196662505"/>
      <w:r w:rsidRPr="00F408E2">
        <w:rPr>
          <w:rFonts w:cs="Times New Roman"/>
        </w:rPr>
        <w:t>HIV</w:t>
      </w:r>
      <w:bookmarkEnd w:id="551"/>
      <w:bookmarkEnd w:id="552"/>
    </w:p>
    <w:p w14:paraId="503AC2A2" w14:textId="406123C9" w:rsidR="00B82570" w:rsidRPr="00F408E2" w:rsidRDefault="00B82570" w:rsidP="00B82570">
      <w:pPr>
        <w:pStyle w:val="Titre3"/>
        <w:rPr>
          <w:rFonts w:cs="Times New Roman"/>
        </w:rPr>
      </w:pPr>
      <w:bookmarkStart w:id="553" w:name="_Toc196656699"/>
      <w:bookmarkStart w:id="554" w:name="_Toc196662506"/>
      <w:r w:rsidRPr="00F408E2">
        <w:rPr>
          <w:rFonts w:cs="Times New Roman"/>
        </w:rPr>
        <w:t>Maladie de Lyme</w:t>
      </w:r>
      <w:bookmarkEnd w:id="553"/>
      <w:bookmarkEnd w:id="554"/>
    </w:p>
    <w:p w14:paraId="30CBB017" w14:textId="5ECB1843" w:rsidR="00D63BB5" w:rsidRPr="00F408E2" w:rsidRDefault="00D63BB5" w:rsidP="00D63BB5">
      <w:pPr>
        <w:pStyle w:val="Sous-titre"/>
        <w:rPr>
          <w:rFonts w:ascii="Times New Roman" w:hAnsi="Times New Roman" w:cs="Times New Roman"/>
        </w:rPr>
      </w:pPr>
      <w:r w:rsidRPr="00F408E2">
        <w:rPr>
          <w:rFonts w:ascii="Times New Roman" w:hAnsi="Times New Roman" w:cs="Times New Roman"/>
        </w:rPr>
        <w:t>Conclusion</w:t>
      </w:r>
    </w:p>
    <w:p w14:paraId="29A2D2C7" w14:textId="3051DF6D" w:rsidR="00D63BB5" w:rsidRPr="00F408E2" w:rsidRDefault="00D63BB5" w:rsidP="00D63BB5">
      <w:pPr>
        <w:rPr>
          <w:rFonts w:cs="Times New Roman"/>
        </w:rPr>
      </w:pPr>
      <w:r w:rsidRPr="00F408E2">
        <w:rPr>
          <w:rFonts w:cs="Times New Roman"/>
        </w:rPr>
        <w:t>Maladie</w:t>
      </w:r>
      <w:r w:rsidR="002F1731">
        <w:rPr>
          <w:rFonts w:cs="Times New Roman"/>
        </w:rPr>
        <w:t xml:space="preserve"> des</w:t>
      </w:r>
      <w:r w:rsidRPr="00F408E2">
        <w:rPr>
          <w:rFonts w:cs="Times New Roman"/>
        </w:rPr>
        <w:t xml:space="preserve"> </w:t>
      </w:r>
      <w:r w:rsidR="002F1731" w:rsidRPr="00F408E2">
        <w:rPr>
          <w:rFonts w:cs="Times New Roman"/>
        </w:rPr>
        <w:t>motoneurone</w:t>
      </w:r>
      <w:r w:rsidR="002F1731">
        <w:rPr>
          <w:rFonts w:cs="Times New Roman"/>
        </w:rPr>
        <w:t>s</w:t>
      </w:r>
      <w:r w:rsidRPr="00F408E2">
        <w:rPr>
          <w:rFonts w:cs="Times New Roman"/>
        </w:rPr>
        <w:t xml:space="preserve"> </w:t>
      </w:r>
      <w:r w:rsidR="002F1731" w:rsidRPr="00F408E2">
        <w:rPr>
          <w:rFonts w:cs="Times New Roman"/>
        </w:rPr>
        <w:t>centraux</w:t>
      </w:r>
      <w:r w:rsidRPr="00F408E2">
        <w:rPr>
          <w:rFonts w:cs="Times New Roman"/>
        </w:rPr>
        <w:t xml:space="preserve"> et </w:t>
      </w:r>
      <w:r w:rsidR="002F1731" w:rsidRPr="00F408E2">
        <w:rPr>
          <w:rFonts w:cs="Times New Roman"/>
        </w:rPr>
        <w:t>périphérique</w:t>
      </w:r>
      <w:r w:rsidR="002F1731">
        <w:rPr>
          <w:rFonts w:cs="Times New Roman"/>
        </w:rPr>
        <w:t xml:space="preserve"> d’origi</w:t>
      </w:r>
      <w:r w:rsidRPr="00F408E2">
        <w:rPr>
          <w:rFonts w:cs="Times New Roman"/>
        </w:rPr>
        <w:t xml:space="preserve">ne dégénérative </w:t>
      </w:r>
    </w:p>
    <w:p w14:paraId="1DEA9040" w14:textId="752C9EB6" w:rsidR="00D63BB5" w:rsidRPr="00F408E2" w:rsidRDefault="00D63BB5" w:rsidP="00D63BB5">
      <w:pPr>
        <w:rPr>
          <w:rFonts w:cs="Times New Roman"/>
        </w:rPr>
      </w:pPr>
      <w:r w:rsidRPr="00F408E2">
        <w:rPr>
          <w:rFonts w:cs="Times New Roman"/>
        </w:rPr>
        <w:t xml:space="preserve">Score </w:t>
      </w:r>
      <w:r w:rsidR="002F1731" w:rsidRPr="00F408E2">
        <w:rPr>
          <w:rFonts w:cs="Times New Roman"/>
        </w:rPr>
        <w:t>diagnostique</w:t>
      </w:r>
      <w:r w:rsidRPr="00F408E2">
        <w:rPr>
          <w:rFonts w:cs="Times New Roman"/>
        </w:rPr>
        <w:t xml:space="preserve"> ALSFRS-R </w:t>
      </w:r>
    </w:p>
    <w:p w14:paraId="152CB334" w14:textId="1ACF12E0" w:rsidR="00D63BB5" w:rsidRPr="00F408E2" w:rsidRDefault="00D63BB5" w:rsidP="00D63BB5">
      <w:pPr>
        <w:rPr>
          <w:rFonts w:cs="Times New Roman"/>
        </w:rPr>
      </w:pPr>
      <w:r w:rsidRPr="00F408E2">
        <w:rPr>
          <w:rFonts w:cs="Times New Roman"/>
        </w:rPr>
        <w:t>ENM</w:t>
      </w:r>
      <w:r w:rsidR="00841C3D" w:rsidRPr="00F408E2">
        <w:rPr>
          <w:rFonts w:cs="Times New Roman"/>
        </w:rPr>
        <w:t>G</w:t>
      </w:r>
      <w:r w:rsidRPr="00F408E2">
        <w:rPr>
          <w:rFonts w:cs="Times New Roman"/>
        </w:rPr>
        <w:t xml:space="preserve"> : </w:t>
      </w:r>
      <w:r w:rsidR="00281CF3" w:rsidRPr="00F408E2">
        <w:rPr>
          <w:rFonts w:cs="Times New Roman"/>
        </w:rPr>
        <w:t xml:space="preserve">indispensable </w:t>
      </w:r>
      <w:r w:rsidRPr="00F408E2">
        <w:rPr>
          <w:rFonts w:cs="Times New Roman"/>
        </w:rPr>
        <w:t>dan</w:t>
      </w:r>
      <w:r w:rsidR="00281CF3" w:rsidRPr="00F408E2">
        <w:rPr>
          <w:rFonts w:cs="Times New Roman"/>
        </w:rPr>
        <w:t>s</w:t>
      </w:r>
      <w:r w:rsidRPr="00F408E2">
        <w:rPr>
          <w:rFonts w:cs="Times New Roman"/>
        </w:rPr>
        <w:t xml:space="preserve"> </w:t>
      </w:r>
      <w:r w:rsidR="002F1731" w:rsidRPr="00F408E2">
        <w:rPr>
          <w:rFonts w:cs="Times New Roman"/>
        </w:rPr>
        <w:t>établissement</w:t>
      </w:r>
      <w:r w:rsidR="00841C3D" w:rsidRPr="00F408E2">
        <w:rPr>
          <w:rFonts w:cs="Times New Roman"/>
        </w:rPr>
        <w:t xml:space="preserve"> </w:t>
      </w:r>
      <w:r w:rsidR="002F1731" w:rsidRPr="00F408E2">
        <w:rPr>
          <w:rFonts w:cs="Times New Roman"/>
        </w:rPr>
        <w:t>diagnostique</w:t>
      </w:r>
      <w:r w:rsidR="00841C3D" w:rsidRPr="00F408E2">
        <w:rPr>
          <w:rFonts w:cs="Times New Roman"/>
        </w:rPr>
        <w:t xml:space="preserve"> </w:t>
      </w:r>
    </w:p>
    <w:p w14:paraId="33F72EC9" w14:textId="42124279" w:rsidR="00281CF3" w:rsidRPr="00F408E2" w:rsidRDefault="00841C3D" w:rsidP="00D63BB5">
      <w:pPr>
        <w:rPr>
          <w:rFonts w:cs="Times New Roman"/>
        </w:rPr>
      </w:pPr>
      <w:r w:rsidRPr="00F408E2">
        <w:rPr>
          <w:rFonts w:cs="Times New Roman"/>
        </w:rPr>
        <w:t xml:space="preserve">Forme </w:t>
      </w:r>
      <w:r w:rsidR="002F1731" w:rsidRPr="00F408E2">
        <w:rPr>
          <w:rFonts w:cs="Times New Roman"/>
        </w:rPr>
        <w:t>bulbaire</w:t>
      </w:r>
      <w:r w:rsidRPr="00F408E2">
        <w:rPr>
          <w:rFonts w:cs="Times New Roman"/>
        </w:rPr>
        <w:t> : grave et PEC rapide</w:t>
      </w:r>
    </w:p>
    <w:p w14:paraId="58BDC3BD" w14:textId="77777777" w:rsidR="00281CF3" w:rsidRPr="00F408E2" w:rsidRDefault="00281CF3">
      <w:pPr>
        <w:numPr>
          <w:ilvl w:val="0"/>
          <w:numId w:val="0"/>
        </w:numPr>
        <w:spacing w:after="200"/>
        <w:rPr>
          <w:rFonts w:cs="Times New Roman"/>
        </w:rPr>
      </w:pPr>
      <w:r w:rsidRPr="00F408E2">
        <w:rPr>
          <w:rFonts w:cs="Times New Roman"/>
        </w:rPr>
        <w:br w:type="page"/>
      </w:r>
    </w:p>
    <w:p w14:paraId="4BB139D2" w14:textId="60DC2E1C" w:rsidR="00841C3D" w:rsidRPr="00F408E2" w:rsidRDefault="00281CF3" w:rsidP="00281CF3">
      <w:pPr>
        <w:pStyle w:val="Titre"/>
        <w:rPr>
          <w:rFonts w:cs="Times New Roman"/>
        </w:rPr>
      </w:pPr>
      <w:r w:rsidRPr="00F408E2">
        <w:rPr>
          <w:rFonts w:cs="Times New Roman"/>
        </w:rPr>
        <w:lastRenderedPageBreak/>
        <w:t>Polynévrites</w:t>
      </w:r>
    </w:p>
    <w:p w14:paraId="0F5573A2" w14:textId="641F0823" w:rsidR="00281CF3" w:rsidRPr="00F408E2" w:rsidRDefault="00281CF3" w:rsidP="00281CF3">
      <w:pPr>
        <w:pStyle w:val="Sous-titre"/>
        <w:rPr>
          <w:rFonts w:ascii="Times New Roman" w:hAnsi="Times New Roman" w:cs="Times New Roman"/>
        </w:rPr>
      </w:pPr>
      <w:r w:rsidRPr="00F408E2">
        <w:rPr>
          <w:rFonts w:ascii="Times New Roman" w:hAnsi="Times New Roman" w:cs="Times New Roman"/>
        </w:rPr>
        <w:t>Objectifs</w:t>
      </w:r>
    </w:p>
    <w:p w14:paraId="3E4DA42B" w14:textId="3B0B4F1B" w:rsidR="00281CF3" w:rsidRPr="00F408E2" w:rsidRDefault="002F1731" w:rsidP="00281CF3">
      <w:pPr>
        <w:rPr>
          <w:rFonts w:cs="Times New Roman"/>
        </w:rPr>
      </w:pPr>
      <w:r w:rsidRPr="00F408E2">
        <w:rPr>
          <w:rFonts w:cs="Times New Roman"/>
        </w:rPr>
        <w:t>Enumérer</w:t>
      </w:r>
      <w:r w:rsidR="00192D9F" w:rsidRPr="00F408E2">
        <w:rPr>
          <w:rFonts w:cs="Times New Roman"/>
        </w:rPr>
        <w:t xml:space="preserve"> </w:t>
      </w:r>
      <w:r w:rsidRPr="00F408E2">
        <w:rPr>
          <w:rFonts w:cs="Times New Roman"/>
        </w:rPr>
        <w:t>les signes cliniques</w:t>
      </w:r>
      <w:r w:rsidR="00192D9F" w:rsidRPr="00F408E2">
        <w:rPr>
          <w:rFonts w:cs="Times New Roman"/>
        </w:rPr>
        <w:t xml:space="preserve"> </w:t>
      </w:r>
    </w:p>
    <w:p w14:paraId="239ECC5B" w14:textId="26CA0FC7" w:rsidR="00192D9F" w:rsidRPr="00F408E2" w:rsidRDefault="00192D9F" w:rsidP="00281CF3">
      <w:pPr>
        <w:rPr>
          <w:rFonts w:cs="Times New Roman"/>
        </w:rPr>
      </w:pPr>
      <w:r w:rsidRPr="00F408E2">
        <w:rPr>
          <w:rFonts w:cs="Times New Roman"/>
        </w:rPr>
        <w:t xml:space="preserve">Poser le diagnostic positif et </w:t>
      </w:r>
      <w:r w:rsidR="002F1731" w:rsidRPr="00F408E2">
        <w:rPr>
          <w:rFonts w:cs="Times New Roman"/>
        </w:rPr>
        <w:t>diagnostic</w:t>
      </w:r>
      <w:r w:rsidRPr="00F408E2">
        <w:rPr>
          <w:rFonts w:cs="Times New Roman"/>
        </w:rPr>
        <w:t xml:space="preserve"> de gravité</w:t>
      </w:r>
    </w:p>
    <w:p w14:paraId="466C8B9B" w14:textId="3028C08C" w:rsidR="002C7298" w:rsidRPr="00F408E2" w:rsidRDefault="002F1731" w:rsidP="002C7298">
      <w:pPr>
        <w:pStyle w:val="Sous-titre"/>
        <w:rPr>
          <w:rFonts w:ascii="Times New Roman" w:hAnsi="Times New Roman" w:cs="Times New Roman"/>
        </w:rPr>
      </w:pPr>
      <w:r w:rsidRPr="00F408E2">
        <w:rPr>
          <w:rFonts w:ascii="Times New Roman" w:hAnsi="Times New Roman" w:cs="Times New Roman"/>
        </w:rPr>
        <w:t>Introduction</w:t>
      </w:r>
      <w:r w:rsidR="002C7298" w:rsidRPr="00F408E2">
        <w:rPr>
          <w:rFonts w:ascii="Times New Roman" w:hAnsi="Times New Roman" w:cs="Times New Roman"/>
        </w:rPr>
        <w:t xml:space="preserve"> </w:t>
      </w:r>
    </w:p>
    <w:p w14:paraId="164A6D95" w14:textId="434BF08F" w:rsidR="002C7298" w:rsidRPr="00F408E2" w:rsidRDefault="002C7298" w:rsidP="002C7298">
      <w:pPr>
        <w:rPr>
          <w:rFonts w:cs="Times New Roman"/>
        </w:rPr>
      </w:pPr>
      <w:r w:rsidRPr="00F408E2">
        <w:rPr>
          <w:rFonts w:cs="Times New Roman"/>
        </w:rPr>
        <w:t xml:space="preserve">Définition </w:t>
      </w:r>
    </w:p>
    <w:p w14:paraId="020CC82C" w14:textId="5BAD90FC" w:rsidR="002C7298" w:rsidRPr="00F408E2" w:rsidRDefault="002C7298" w:rsidP="004237A4">
      <w:pPr>
        <w:numPr>
          <w:ilvl w:val="1"/>
          <w:numId w:val="4"/>
        </w:numPr>
        <w:rPr>
          <w:rFonts w:cs="Times New Roman"/>
        </w:rPr>
      </w:pPr>
      <w:r w:rsidRPr="00F408E2">
        <w:rPr>
          <w:rFonts w:cs="Times New Roman"/>
        </w:rPr>
        <w:t xml:space="preserve">Polynévrite : </w:t>
      </w:r>
      <w:r w:rsidR="002F1731" w:rsidRPr="00F408E2">
        <w:rPr>
          <w:rFonts w:cs="Times New Roman"/>
        </w:rPr>
        <w:t>atteinte</w:t>
      </w:r>
      <w:r w:rsidRPr="00F408E2">
        <w:rPr>
          <w:rFonts w:cs="Times New Roman"/>
        </w:rPr>
        <w:t xml:space="preserve"> </w:t>
      </w:r>
      <w:r w:rsidR="002F1731" w:rsidRPr="00F408E2">
        <w:rPr>
          <w:rFonts w:cs="Times New Roman"/>
        </w:rPr>
        <w:t>inflammatoire</w:t>
      </w:r>
      <w:r w:rsidRPr="00F408E2">
        <w:rPr>
          <w:rFonts w:cs="Times New Roman"/>
        </w:rPr>
        <w:t xml:space="preserve"> </w:t>
      </w:r>
      <w:r w:rsidR="002F1731" w:rsidRPr="00F408E2">
        <w:rPr>
          <w:rFonts w:cs="Times New Roman"/>
        </w:rPr>
        <w:t>subaiguë,</w:t>
      </w:r>
      <w:r w:rsidRPr="00F408E2">
        <w:rPr>
          <w:rFonts w:cs="Times New Roman"/>
        </w:rPr>
        <w:t xml:space="preserve"> </w:t>
      </w:r>
      <w:r w:rsidR="002F1731" w:rsidRPr="00F408E2">
        <w:rPr>
          <w:rFonts w:cs="Times New Roman"/>
        </w:rPr>
        <w:t>bilatérale,</w:t>
      </w:r>
      <w:r w:rsidRPr="00F408E2">
        <w:rPr>
          <w:rFonts w:cs="Times New Roman"/>
        </w:rPr>
        <w:t xml:space="preserve"> </w:t>
      </w:r>
      <w:r w:rsidR="002F1731" w:rsidRPr="00F408E2">
        <w:rPr>
          <w:rFonts w:cs="Times New Roman"/>
        </w:rPr>
        <w:t>symétrie</w:t>
      </w:r>
      <w:r w:rsidRPr="00F408E2">
        <w:rPr>
          <w:rFonts w:cs="Times New Roman"/>
        </w:rPr>
        <w:t xml:space="preserve"> des nerfs les plus longs</w:t>
      </w:r>
      <w:r w:rsidR="00826CD6" w:rsidRPr="00F408E2">
        <w:rPr>
          <w:rFonts w:cs="Times New Roman"/>
        </w:rPr>
        <w:t xml:space="preserve"> </w:t>
      </w:r>
      <w:r w:rsidRPr="00F408E2">
        <w:rPr>
          <w:rFonts w:cs="Times New Roman"/>
        </w:rPr>
        <w:t>au n</w:t>
      </w:r>
      <w:r w:rsidR="00826CD6" w:rsidRPr="00F408E2">
        <w:rPr>
          <w:rFonts w:cs="Times New Roman"/>
        </w:rPr>
        <w:t>i</w:t>
      </w:r>
      <w:r w:rsidRPr="00F408E2">
        <w:rPr>
          <w:rFonts w:cs="Times New Roman"/>
        </w:rPr>
        <w:t>vea</w:t>
      </w:r>
      <w:r w:rsidR="00826CD6" w:rsidRPr="00F408E2">
        <w:rPr>
          <w:rFonts w:cs="Times New Roman"/>
        </w:rPr>
        <w:t>u</w:t>
      </w:r>
      <w:r w:rsidRPr="00F408E2">
        <w:rPr>
          <w:rFonts w:cs="Times New Roman"/>
        </w:rPr>
        <w:t xml:space="preserve"> de la partie distale </w:t>
      </w:r>
      <w:r w:rsidR="00826CD6" w:rsidRPr="00F408E2">
        <w:rPr>
          <w:rFonts w:cs="Times New Roman"/>
        </w:rPr>
        <w:t>des</w:t>
      </w:r>
      <w:r w:rsidRPr="00F408E2">
        <w:rPr>
          <w:rFonts w:cs="Times New Roman"/>
        </w:rPr>
        <w:t xml:space="preserve"> membres </w:t>
      </w:r>
    </w:p>
    <w:p w14:paraId="04626907" w14:textId="3A70CC03" w:rsidR="002C7298" w:rsidRPr="00F408E2" w:rsidRDefault="002F1731" w:rsidP="004237A4">
      <w:pPr>
        <w:numPr>
          <w:ilvl w:val="1"/>
          <w:numId w:val="4"/>
        </w:numPr>
        <w:rPr>
          <w:rFonts w:cs="Times New Roman"/>
        </w:rPr>
      </w:pPr>
      <w:r w:rsidRPr="00F408E2">
        <w:rPr>
          <w:rFonts w:cs="Times New Roman"/>
        </w:rPr>
        <w:t>Sensitive</w:t>
      </w:r>
      <w:r w:rsidR="002C7298" w:rsidRPr="00F408E2">
        <w:rPr>
          <w:rFonts w:cs="Times New Roman"/>
        </w:rPr>
        <w:t xml:space="preserve"> </w:t>
      </w:r>
      <w:r w:rsidRPr="00F408E2">
        <w:rPr>
          <w:rFonts w:cs="Times New Roman"/>
        </w:rPr>
        <w:t>indolore</w:t>
      </w:r>
      <w:r w:rsidR="002C7298" w:rsidRPr="00F408E2">
        <w:rPr>
          <w:rFonts w:cs="Times New Roman"/>
        </w:rPr>
        <w:t xml:space="preserve">, </w:t>
      </w:r>
      <w:r w:rsidRPr="00F408E2">
        <w:rPr>
          <w:rFonts w:cs="Times New Roman"/>
        </w:rPr>
        <w:t>douloureuse</w:t>
      </w:r>
      <w:r w:rsidR="002C7298" w:rsidRPr="00F408E2">
        <w:rPr>
          <w:rFonts w:cs="Times New Roman"/>
        </w:rPr>
        <w:t xml:space="preserve"> (</w:t>
      </w:r>
      <w:r w:rsidRPr="00F408E2">
        <w:rPr>
          <w:rFonts w:cs="Times New Roman"/>
        </w:rPr>
        <w:t>neuropathique</w:t>
      </w:r>
      <w:r w:rsidR="002C7298" w:rsidRPr="00F408E2">
        <w:rPr>
          <w:rFonts w:cs="Times New Roman"/>
        </w:rPr>
        <w:t xml:space="preserve"> ou </w:t>
      </w:r>
      <w:r w:rsidRPr="00F408E2">
        <w:rPr>
          <w:rFonts w:cs="Times New Roman"/>
        </w:rPr>
        <w:t>névralgique),</w:t>
      </w:r>
      <w:r>
        <w:rPr>
          <w:rFonts w:cs="Times New Roman"/>
        </w:rPr>
        <w:t xml:space="preserve"> sentivo-</w:t>
      </w:r>
      <w:r w:rsidR="002C7298" w:rsidRPr="00F408E2">
        <w:rPr>
          <w:rFonts w:cs="Times New Roman"/>
        </w:rPr>
        <w:t>motr</w:t>
      </w:r>
      <w:r>
        <w:rPr>
          <w:rFonts w:cs="Times New Roman"/>
        </w:rPr>
        <w:t>ic</w:t>
      </w:r>
      <w:r w:rsidR="002C7298" w:rsidRPr="00F408E2">
        <w:rPr>
          <w:rFonts w:cs="Times New Roman"/>
        </w:rPr>
        <w:t>es (rare), végétative</w:t>
      </w:r>
    </w:p>
    <w:p w14:paraId="79CD283B" w14:textId="4D348F24" w:rsidR="002C7298" w:rsidRPr="00F408E2" w:rsidRDefault="00227030" w:rsidP="00227030">
      <w:pPr>
        <w:rPr>
          <w:rFonts w:cs="Times New Roman"/>
        </w:rPr>
      </w:pPr>
      <w:r w:rsidRPr="00F408E2">
        <w:rPr>
          <w:rFonts w:cs="Times New Roman"/>
        </w:rPr>
        <w:t>Origine endocrinienne : diabète +++</w:t>
      </w:r>
    </w:p>
    <w:p w14:paraId="4220FE73" w14:textId="697BB6C4" w:rsidR="00227030" w:rsidRPr="00F408E2" w:rsidRDefault="00227030" w:rsidP="00227030">
      <w:pPr>
        <w:rPr>
          <w:rFonts w:cs="Times New Roman"/>
        </w:rPr>
      </w:pPr>
      <w:r w:rsidRPr="00F408E2">
        <w:rPr>
          <w:rFonts w:cs="Times New Roman"/>
        </w:rPr>
        <w:t xml:space="preserve"> 50% patient  </w:t>
      </w:r>
      <w:r w:rsidR="002F1731" w:rsidRPr="00F408E2">
        <w:rPr>
          <w:rFonts w:cs="Times New Roman"/>
        </w:rPr>
        <w:t>neuropathie</w:t>
      </w:r>
      <w:r w:rsidRPr="00F408E2">
        <w:rPr>
          <w:rFonts w:cs="Times New Roman"/>
        </w:rPr>
        <w:t xml:space="preserve"> après 25 ans début </w:t>
      </w:r>
      <w:r w:rsidR="002F1731" w:rsidRPr="00F408E2">
        <w:rPr>
          <w:rFonts w:cs="Times New Roman"/>
        </w:rPr>
        <w:t>diabète</w:t>
      </w:r>
    </w:p>
    <w:p w14:paraId="11683E8E" w14:textId="4F75903D" w:rsidR="00227030" w:rsidRPr="00F408E2" w:rsidRDefault="00227030" w:rsidP="00227030">
      <w:pPr>
        <w:rPr>
          <w:rFonts w:cs="Times New Roman"/>
        </w:rPr>
      </w:pPr>
      <w:r w:rsidRPr="00F408E2">
        <w:rPr>
          <w:rFonts w:cs="Times New Roman"/>
        </w:rPr>
        <w:t xml:space="preserve">7 % : neuropathie </w:t>
      </w:r>
      <w:r w:rsidR="002F1731" w:rsidRPr="00F408E2">
        <w:rPr>
          <w:rFonts w:cs="Times New Roman"/>
        </w:rPr>
        <w:t>symptomatique</w:t>
      </w:r>
      <w:r w:rsidR="002F1731">
        <w:rPr>
          <w:rFonts w:cs="Times New Roman"/>
        </w:rPr>
        <w:t xml:space="preserve"> au non</w:t>
      </w:r>
      <w:r w:rsidRPr="00F408E2">
        <w:rPr>
          <w:rFonts w:cs="Times New Roman"/>
        </w:rPr>
        <w:t xml:space="preserve"> </w:t>
      </w:r>
      <w:r w:rsidR="002F1731" w:rsidRPr="00F408E2">
        <w:rPr>
          <w:rFonts w:cs="Times New Roman"/>
        </w:rPr>
        <w:t>découverte</w:t>
      </w:r>
      <w:r w:rsidRPr="00F408E2">
        <w:rPr>
          <w:rFonts w:cs="Times New Roman"/>
        </w:rPr>
        <w:t xml:space="preserve"> di</w:t>
      </w:r>
      <w:r w:rsidR="002F1731">
        <w:rPr>
          <w:rFonts w:cs="Times New Roman"/>
        </w:rPr>
        <w:t>a</w:t>
      </w:r>
      <w:r w:rsidRPr="00F408E2">
        <w:rPr>
          <w:rFonts w:cs="Times New Roman"/>
        </w:rPr>
        <w:t>bè</w:t>
      </w:r>
      <w:r w:rsidR="002F1731">
        <w:rPr>
          <w:rFonts w:cs="Times New Roman"/>
        </w:rPr>
        <w:t>t</w:t>
      </w:r>
      <w:r w:rsidRPr="00F408E2">
        <w:rPr>
          <w:rFonts w:cs="Times New Roman"/>
        </w:rPr>
        <w:t xml:space="preserve">es </w:t>
      </w:r>
    </w:p>
    <w:p w14:paraId="52EB3D18" w14:textId="67FB700A" w:rsidR="00227030" w:rsidRPr="00F408E2" w:rsidRDefault="002F1731" w:rsidP="00227030">
      <w:pPr>
        <w:rPr>
          <w:rFonts w:cs="Times New Roman"/>
        </w:rPr>
      </w:pPr>
      <w:r w:rsidRPr="00F408E2">
        <w:rPr>
          <w:rFonts w:cs="Times New Roman"/>
        </w:rPr>
        <w:t>Prédominance</w:t>
      </w:r>
      <w:r w:rsidR="00227030" w:rsidRPr="00F408E2">
        <w:rPr>
          <w:rFonts w:cs="Times New Roman"/>
        </w:rPr>
        <w:t xml:space="preserve"> masculine</w:t>
      </w:r>
    </w:p>
    <w:p w14:paraId="345370A7" w14:textId="73130FB4" w:rsidR="00227030" w:rsidRPr="00F408E2" w:rsidRDefault="00E02BE7" w:rsidP="00227030">
      <w:pPr>
        <w:rPr>
          <w:rFonts w:cs="Times New Roman"/>
        </w:rPr>
      </w:pPr>
      <w:r w:rsidRPr="00F408E2">
        <w:rPr>
          <w:rFonts w:cs="Times New Roman"/>
        </w:rPr>
        <w:t>Pathogenèses</w:t>
      </w:r>
    </w:p>
    <w:p w14:paraId="641EC3D5" w14:textId="064951CE" w:rsidR="00E02BE7" w:rsidRPr="00F408E2" w:rsidRDefault="00E02BE7" w:rsidP="004237A4">
      <w:pPr>
        <w:numPr>
          <w:ilvl w:val="1"/>
          <w:numId w:val="4"/>
        </w:numPr>
        <w:rPr>
          <w:rFonts w:cs="Times New Roman"/>
        </w:rPr>
      </w:pPr>
      <w:r w:rsidRPr="00F408E2">
        <w:rPr>
          <w:rFonts w:cs="Times New Roman"/>
        </w:rPr>
        <w:t xml:space="preserve">Lésion </w:t>
      </w:r>
      <w:r w:rsidR="002F1731" w:rsidRPr="00F408E2">
        <w:rPr>
          <w:rFonts w:cs="Times New Roman"/>
        </w:rPr>
        <w:t>élémentaire</w:t>
      </w:r>
      <w:r w:rsidR="002F1731">
        <w:rPr>
          <w:rFonts w:cs="Times New Roman"/>
        </w:rPr>
        <w:t xml:space="preserve"> </w:t>
      </w:r>
    </w:p>
    <w:p w14:paraId="57BF47C7" w14:textId="0223186B" w:rsidR="00E02BE7" w:rsidRPr="00F408E2" w:rsidRDefault="00E02BE7" w:rsidP="004237A4">
      <w:pPr>
        <w:numPr>
          <w:ilvl w:val="2"/>
          <w:numId w:val="4"/>
        </w:numPr>
        <w:rPr>
          <w:rFonts w:cs="Times New Roman"/>
        </w:rPr>
      </w:pPr>
      <w:r w:rsidRPr="00F408E2">
        <w:rPr>
          <w:rFonts w:cs="Times New Roman"/>
        </w:rPr>
        <w:t xml:space="preserve">Dégénérescence axonale </w:t>
      </w:r>
    </w:p>
    <w:p w14:paraId="365C5025" w14:textId="433AF934" w:rsidR="00E02BE7" w:rsidRPr="00F408E2" w:rsidRDefault="00E02BE7" w:rsidP="004237A4">
      <w:pPr>
        <w:numPr>
          <w:ilvl w:val="2"/>
          <w:numId w:val="4"/>
        </w:numPr>
        <w:rPr>
          <w:rFonts w:cs="Times New Roman"/>
        </w:rPr>
      </w:pPr>
      <w:r w:rsidRPr="00F408E2">
        <w:rPr>
          <w:rFonts w:cs="Times New Roman"/>
        </w:rPr>
        <w:t>Démyélini</w:t>
      </w:r>
      <w:r w:rsidR="00957032" w:rsidRPr="00F408E2">
        <w:rPr>
          <w:rFonts w:cs="Times New Roman"/>
        </w:rPr>
        <w:t>s</w:t>
      </w:r>
      <w:r w:rsidRPr="00F408E2">
        <w:rPr>
          <w:rFonts w:cs="Times New Roman"/>
        </w:rPr>
        <w:t>a</w:t>
      </w:r>
      <w:r w:rsidR="00957032" w:rsidRPr="00F408E2">
        <w:rPr>
          <w:rFonts w:cs="Times New Roman"/>
        </w:rPr>
        <w:t>t</w:t>
      </w:r>
      <w:r w:rsidRPr="00F408E2">
        <w:rPr>
          <w:rFonts w:cs="Times New Roman"/>
        </w:rPr>
        <w:t>io</w:t>
      </w:r>
      <w:r w:rsidR="00957032" w:rsidRPr="00F408E2">
        <w:rPr>
          <w:rFonts w:cs="Times New Roman"/>
        </w:rPr>
        <w:t>n</w:t>
      </w:r>
      <w:r w:rsidRPr="00F408E2">
        <w:rPr>
          <w:rFonts w:cs="Times New Roman"/>
        </w:rPr>
        <w:t xml:space="preserve"> secon</w:t>
      </w:r>
      <w:r w:rsidR="00957032" w:rsidRPr="00F408E2">
        <w:rPr>
          <w:rFonts w:cs="Times New Roman"/>
        </w:rPr>
        <w:t>daire</w:t>
      </w:r>
    </w:p>
    <w:p w14:paraId="3EC892A5" w14:textId="15AB7A54" w:rsidR="00E02BE7" w:rsidRPr="00F408E2" w:rsidRDefault="00E02BE7" w:rsidP="004237A4">
      <w:pPr>
        <w:numPr>
          <w:ilvl w:val="2"/>
          <w:numId w:val="4"/>
        </w:numPr>
        <w:rPr>
          <w:rFonts w:cs="Times New Roman"/>
        </w:rPr>
      </w:pPr>
      <w:r w:rsidRPr="00F408E2">
        <w:rPr>
          <w:rFonts w:cs="Times New Roman"/>
        </w:rPr>
        <w:t>Repousse axonale imp</w:t>
      </w:r>
      <w:r w:rsidR="00957032" w:rsidRPr="00F408E2">
        <w:rPr>
          <w:rFonts w:cs="Times New Roman"/>
        </w:rPr>
        <w:t>a</w:t>
      </w:r>
      <w:r w:rsidRPr="00F408E2">
        <w:rPr>
          <w:rFonts w:cs="Times New Roman"/>
        </w:rPr>
        <w:t>rfai</w:t>
      </w:r>
      <w:r w:rsidR="00957032" w:rsidRPr="00F408E2">
        <w:rPr>
          <w:rFonts w:cs="Times New Roman"/>
        </w:rPr>
        <w:t>t</w:t>
      </w:r>
      <w:r w:rsidRPr="00F408E2">
        <w:rPr>
          <w:rFonts w:cs="Times New Roman"/>
        </w:rPr>
        <w:t xml:space="preserve">e </w:t>
      </w:r>
    </w:p>
    <w:p w14:paraId="134E8F4A" w14:textId="0FB2A8BF" w:rsidR="00E02BE7" w:rsidRPr="00F408E2" w:rsidRDefault="002F1731" w:rsidP="004237A4">
      <w:pPr>
        <w:numPr>
          <w:ilvl w:val="2"/>
          <w:numId w:val="4"/>
        </w:numPr>
        <w:rPr>
          <w:rFonts w:cs="Times New Roman"/>
        </w:rPr>
      </w:pPr>
      <w:r w:rsidRPr="00F408E2">
        <w:rPr>
          <w:rFonts w:cs="Times New Roman"/>
        </w:rPr>
        <w:t>Atteintes</w:t>
      </w:r>
      <w:r w:rsidR="00E02BE7" w:rsidRPr="00F408E2">
        <w:rPr>
          <w:rFonts w:cs="Times New Roman"/>
        </w:rPr>
        <w:t xml:space="preserve"> des nerfs le</w:t>
      </w:r>
      <w:r w:rsidR="009415F6" w:rsidRPr="00F408E2">
        <w:rPr>
          <w:rFonts w:cs="Times New Roman"/>
        </w:rPr>
        <w:t>s</w:t>
      </w:r>
      <w:r w:rsidR="00E02BE7" w:rsidRPr="00F408E2">
        <w:rPr>
          <w:rFonts w:cs="Times New Roman"/>
        </w:rPr>
        <w:t xml:space="preserve"> plus longs</w:t>
      </w:r>
    </w:p>
    <w:p w14:paraId="1DDD98B1" w14:textId="7AA380E2" w:rsidR="00957032" w:rsidRPr="00F408E2" w:rsidRDefault="00957032" w:rsidP="004237A4">
      <w:pPr>
        <w:numPr>
          <w:ilvl w:val="1"/>
          <w:numId w:val="4"/>
        </w:numPr>
        <w:rPr>
          <w:rFonts w:cs="Times New Roman"/>
        </w:rPr>
      </w:pPr>
      <w:r w:rsidRPr="00F408E2">
        <w:rPr>
          <w:rFonts w:cs="Times New Roman"/>
        </w:rPr>
        <w:t xml:space="preserve">Mécanisme élémentaire : afflux de cellules </w:t>
      </w:r>
      <w:r w:rsidR="002F1731" w:rsidRPr="00F408E2">
        <w:rPr>
          <w:rFonts w:cs="Times New Roman"/>
        </w:rPr>
        <w:t>inflammatoire</w:t>
      </w:r>
      <w:r w:rsidR="002F1731">
        <w:rPr>
          <w:rFonts w:cs="Times New Roman"/>
        </w:rPr>
        <w:t>s</w:t>
      </w:r>
      <w:r w:rsidRPr="00F408E2">
        <w:rPr>
          <w:rFonts w:cs="Times New Roman"/>
        </w:rPr>
        <w:t xml:space="preserve"> attaqu</w:t>
      </w:r>
      <w:r w:rsidR="00FB518E" w:rsidRPr="00F408E2">
        <w:rPr>
          <w:rFonts w:cs="Times New Roman"/>
        </w:rPr>
        <w:t>ant</w:t>
      </w:r>
      <w:r w:rsidRPr="00F408E2">
        <w:rPr>
          <w:rFonts w:cs="Times New Roman"/>
        </w:rPr>
        <w:t xml:space="preserve"> axone et myéline de</w:t>
      </w:r>
      <w:r w:rsidR="00FB518E" w:rsidRPr="00F408E2">
        <w:rPr>
          <w:rFonts w:cs="Times New Roman"/>
        </w:rPr>
        <w:t xml:space="preserve"> </w:t>
      </w:r>
      <w:r w:rsidRPr="00F408E2">
        <w:rPr>
          <w:rFonts w:cs="Times New Roman"/>
        </w:rPr>
        <w:t>l’</w:t>
      </w:r>
      <w:r w:rsidR="002F1731">
        <w:rPr>
          <w:rFonts w:cs="Times New Roman"/>
        </w:rPr>
        <w:t>extrémité</w:t>
      </w:r>
      <w:r w:rsidRPr="00F408E2">
        <w:rPr>
          <w:rFonts w:cs="Times New Roman"/>
        </w:rPr>
        <w:t xml:space="preserve"> dis</w:t>
      </w:r>
      <w:r w:rsidR="00FB518E" w:rsidRPr="00F408E2">
        <w:rPr>
          <w:rFonts w:cs="Times New Roman"/>
        </w:rPr>
        <w:t>tale</w:t>
      </w:r>
      <w:r w:rsidRPr="00F408E2">
        <w:rPr>
          <w:rFonts w:cs="Times New Roman"/>
        </w:rPr>
        <w:t xml:space="preserve"> des ner</w:t>
      </w:r>
      <w:r w:rsidR="00FB518E" w:rsidRPr="00F408E2">
        <w:rPr>
          <w:rFonts w:cs="Times New Roman"/>
        </w:rPr>
        <w:t>f</w:t>
      </w:r>
      <w:r w:rsidRPr="00F408E2">
        <w:rPr>
          <w:rFonts w:cs="Times New Roman"/>
        </w:rPr>
        <w:t>s ve</w:t>
      </w:r>
      <w:r w:rsidR="00FB518E" w:rsidRPr="00F408E2">
        <w:rPr>
          <w:rFonts w:cs="Times New Roman"/>
        </w:rPr>
        <w:t>r</w:t>
      </w:r>
      <w:r w:rsidRPr="00F408E2">
        <w:rPr>
          <w:rFonts w:cs="Times New Roman"/>
        </w:rPr>
        <w:t>s proximale (DYING BACK</w:t>
      </w:r>
      <w:r w:rsidR="00FB518E" w:rsidRPr="00F408E2">
        <w:rPr>
          <w:rFonts w:cs="Times New Roman"/>
        </w:rPr>
        <w:t>)</w:t>
      </w:r>
    </w:p>
    <w:p w14:paraId="08425A3B" w14:textId="2AF956A5" w:rsidR="00405590" w:rsidRPr="00F408E2" w:rsidRDefault="00405590" w:rsidP="00405590">
      <w:pPr>
        <w:rPr>
          <w:rFonts w:cs="Times New Roman"/>
        </w:rPr>
      </w:pPr>
      <w:r w:rsidRPr="00F408E2">
        <w:rPr>
          <w:rFonts w:cs="Times New Roman"/>
        </w:rPr>
        <w:t xml:space="preserve">Intérêts </w:t>
      </w:r>
    </w:p>
    <w:p w14:paraId="07645D27" w14:textId="672F849D" w:rsidR="00405590" w:rsidRPr="00F408E2" w:rsidRDefault="00405590" w:rsidP="004237A4">
      <w:pPr>
        <w:numPr>
          <w:ilvl w:val="1"/>
          <w:numId w:val="4"/>
        </w:numPr>
        <w:rPr>
          <w:rFonts w:cs="Times New Roman"/>
        </w:rPr>
      </w:pPr>
      <w:r w:rsidRPr="00F408E2">
        <w:rPr>
          <w:rFonts w:cs="Times New Roman"/>
        </w:rPr>
        <w:t xml:space="preserve">Grave handicap </w:t>
      </w:r>
      <w:r w:rsidR="002F1731">
        <w:rPr>
          <w:rFonts w:cs="Times New Roman"/>
        </w:rPr>
        <w:t xml:space="preserve">fonctionnel </w:t>
      </w:r>
      <w:r w:rsidR="002F1731" w:rsidRPr="00F408E2">
        <w:rPr>
          <w:rFonts w:cs="Times New Roman"/>
        </w:rPr>
        <w:t>progressif</w:t>
      </w:r>
      <w:r w:rsidRPr="00F408E2">
        <w:rPr>
          <w:rFonts w:cs="Times New Roman"/>
        </w:rPr>
        <w:t xml:space="preserve"> </w:t>
      </w:r>
      <w:r w:rsidR="002F1731" w:rsidRPr="00F408E2">
        <w:rPr>
          <w:rFonts w:cs="Times New Roman"/>
        </w:rPr>
        <w:t>membre</w:t>
      </w:r>
      <w:r w:rsidR="002F1731">
        <w:rPr>
          <w:rFonts w:cs="Times New Roman"/>
        </w:rPr>
        <w:t xml:space="preserve"> peuvent</w:t>
      </w:r>
      <w:r w:rsidRPr="00F408E2">
        <w:rPr>
          <w:rFonts w:cs="Times New Roman"/>
        </w:rPr>
        <w:t xml:space="preserve"> </w:t>
      </w:r>
      <w:r w:rsidR="002F1731" w:rsidRPr="00F408E2">
        <w:rPr>
          <w:rFonts w:cs="Times New Roman"/>
        </w:rPr>
        <w:t>évoluer</w:t>
      </w:r>
      <w:r w:rsidRPr="00F408E2">
        <w:rPr>
          <w:rFonts w:cs="Times New Roman"/>
        </w:rPr>
        <w:t xml:space="preserve"> pare un éta</w:t>
      </w:r>
      <w:r w:rsidR="002F1731">
        <w:rPr>
          <w:rFonts w:cs="Times New Roman"/>
        </w:rPr>
        <w:t>t grabataire chronique et</w:t>
      </w:r>
      <w:r w:rsidRPr="00F408E2">
        <w:rPr>
          <w:rFonts w:cs="Times New Roman"/>
        </w:rPr>
        <w:t xml:space="preserve"> décès </w:t>
      </w:r>
      <w:r w:rsidR="002F1731">
        <w:rPr>
          <w:rFonts w:cs="Times New Roman"/>
        </w:rPr>
        <w:t>pat</w:t>
      </w:r>
      <w:r w:rsidR="002F1731" w:rsidRPr="00F408E2">
        <w:rPr>
          <w:rFonts w:cs="Times New Roman"/>
        </w:rPr>
        <w:t>ient</w:t>
      </w:r>
      <w:r w:rsidRPr="00F408E2">
        <w:rPr>
          <w:rFonts w:cs="Times New Roman"/>
        </w:rPr>
        <w:t xml:space="preserve"> </w:t>
      </w:r>
    </w:p>
    <w:p w14:paraId="1317C1AE" w14:textId="467C8FD9" w:rsidR="00405590" w:rsidRPr="00F408E2" w:rsidRDefault="00405590" w:rsidP="004237A4">
      <w:pPr>
        <w:numPr>
          <w:ilvl w:val="1"/>
          <w:numId w:val="4"/>
        </w:numPr>
        <w:rPr>
          <w:rFonts w:cs="Times New Roman"/>
        </w:rPr>
      </w:pPr>
      <w:r w:rsidRPr="00F408E2">
        <w:rPr>
          <w:rFonts w:cs="Times New Roman"/>
        </w:rPr>
        <w:t>Urgence : possib</w:t>
      </w:r>
      <w:r w:rsidR="00A16B6F" w:rsidRPr="00F408E2">
        <w:rPr>
          <w:rFonts w:cs="Times New Roman"/>
        </w:rPr>
        <w:t>i</w:t>
      </w:r>
      <w:r w:rsidRPr="00F408E2">
        <w:rPr>
          <w:rFonts w:cs="Times New Roman"/>
        </w:rPr>
        <w:t>l</w:t>
      </w:r>
      <w:r w:rsidR="00A16B6F" w:rsidRPr="00F408E2">
        <w:rPr>
          <w:rFonts w:cs="Times New Roman"/>
        </w:rPr>
        <w:t>i</w:t>
      </w:r>
      <w:r w:rsidRPr="00F408E2">
        <w:rPr>
          <w:rFonts w:cs="Times New Roman"/>
        </w:rPr>
        <w:t xml:space="preserve">té </w:t>
      </w:r>
      <w:r w:rsidR="00A16B6F" w:rsidRPr="00F408E2">
        <w:rPr>
          <w:rFonts w:cs="Times New Roman"/>
        </w:rPr>
        <w:t>t</w:t>
      </w:r>
      <w:r w:rsidRPr="00F408E2">
        <w:rPr>
          <w:rFonts w:cs="Times New Roman"/>
        </w:rPr>
        <w:t>ro</w:t>
      </w:r>
      <w:r w:rsidR="00A16B6F" w:rsidRPr="00F408E2">
        <w:rPr>
          <w:rFonts w:cs="Times New Roman"/>
        </w:rPr>
        <w:t>u</w:t>
      </w:r>
      <w:r w:rsidRPr="00F408E2">
        <w:rPr>
          <w:rFonts w:cs="Times New Roman"/>
        </w:rPr>
        <w:t>ble dysautonmiqu</w:t>
      </w:r>
      <w:r w:rsidR="00A16B6F" w:rsidRPr="00F408E2">
        <w:rPr>
          <w:rFonts w:cs="Times New Roman"/>
        </w:rPr>
        <w:t>e</w:t>
      </w:r>
      <w:r w:rsidRPr="00F408E2">
        <w:rPr>
          <w:rFonts w:cs="Times New Roman"/>
        </w:rPr>
        <w:t xml:space="preserve"> pouvant menace </w:t>
      </w:r>
      <w:r w:rsidR="002F1731" w:rsidRPr="00F408E2">
        <w:rPr>
          <w:rFonts w:cs="Times New Roman"/>
        </w:rPr>
        <w:t>pronostic</w:t>
      </w:r>
      <w:r w:rsidRPr="00F408E2">
        <w:rPr>
          <w:rFonts w:cs="Times New Roman"/>
        </w:rPr>
        <w:t xml:space="preserve"> </w:t>
      </w:r>
      <w:r w:rsidR="00A16B6F" w:rsidRPr="00F408E2">
        <w:rPr>
          <w:rFonts w:cs="Times New Roman"/>
        </w:rPr>
        <w:t>d</w:t>
      </w:r>
      <w:r w:rsidRPr="00F408E2">
        <w:rPr>
          <w:rFonts w:cs="Times New Roman"/>
        </w:rPr>
        <w:t>i</w:t>
      </w:r>
      <w:r w:rsidR="00A16B6F" w:rsidRPr="00F408E2">
        <w:rPr>
          <w:rFonts w:cs="Times New Roman"/>
        </w:rPr>
        <w:t>s</w:t>
      </w:r>
      <w:r w:rsidRPr="00F408E2">
        <w:rPr>
          <w:rFonts w:cs="Times New Roman"/>
        </w:rPr>
        <w:t>tale court</w:t>
      </w:r>
      <w:r w:rsidR="002F1731">
        <w:rPr>
          <w:rFonts w:cs="Times New Roman"/>
        </w:rPr>
        <w:t xml:space="preserve"> terme</w:t>
      </w:r>
      <w:r w:rsidRPr="00F408E2">
        <w:rPr>
          <w:rFonts w:cs="Times New Roman"/>
        </w:rPr>
        <w:t xml:space="preserve"> en</w:t>
      </w:r>
      <w:r w:rsidR="00A16B6F" w:rsidRPr="00F408E2">
        <w:rPr>
          <w:rFonts w:cs="Times New Roman"/>
        </w:rPr>
        <w:t xml:space="preserve"> </w:t>
      </w:r>
      <w:r w:rsidRPr="00F408E2">
        <w:rPr>
          <w:rFonts w:cs="Times New Roman"/>
        </w:rPr>
        <w:t>absence de PEC</w:t>
      </w:r>
    </w:p>
    <w:p w14:paraId="22458692" w14:textId="1A6A20C4" w:rsidR="00A16B6F" w:rsidRPr="00F408E2" w:rsidRDefault="00A16B6F" w:rsidP="00224B36">
      <w:pPr>
        <w:pStyle w:val="Titre1"/>
      </w:pPr>
      <w:bookmarkStart w:id="555" w:name="_Toc196656700"/>
      <w:bookmarkStart w:id="556" w:name="_Toc196662507"/>
      <w:r w:rsidRPr="00F408E2">
        <w:t>Signes</w:t>
      </w:r>
      <w:bookmarkEnd w:id="555"/>
      <w:bookmarkEnd w:id="556"/>
    </w:p>
    <w:p w14:paraId="49C60A88" w14:textId="2DF4FD0E" w:rsidR="00A16B6F" w:rsidRPr="00F408E2" w:rsidRDefault="00422E71" w:rsidP="00A16B6F">
      <w:pPr>
        <w:pStyle w:val="Titre2"/>
        <w:rPr>
          <w:rFonts w:cs="Times New Roman"/>
        </w:rPr>
      </w:pPr>
      <w:bookmarkStart w:id="557" w:name="_Toc196656701"/>
      <w:bookmarkStart w:id="558" w:name="_Toc196662508"/>
      <w:r w:rsidRPr="00F408E2">
        <w:rPr>
          <w:rFonts w:cs="Times New Roman"/>
        </w:rPr>
        <w:t xml:space="preserve">TDD : polynévrite </w:t>
      </w:r>
      <w:r w:rsidR="002F1731" w:rsidRPr="00F408E2">
        <w:rPr>
          <w:rFonts w:cs="Times New Roman"/>
        </w:rPr>
        <w:t>diabétique</w:t>
      </w:r>
      <w:r w:rsidRPr="00F408E2">
        <w:rPr>
          <w:rFonts w:cs="Times New Roman"/>
        </w:rPr>
        <w:t xml:space="preserve"> distale </w:t>
      </w:r>
      <w:r w:rsidR="002F1731" w:rsidRPr="00F408E2">
        <w:rPr>
          <w:rFonts w:cs="Times New Roman"/>
        </w:rPr>
        <w:t>symétrique</w:t>
      </w:r>
      <w:bookmarkEnd w:id="557"/>
      <w:bookmarkEnd w:id="558"/>
      <w:r w:rsidRPr="00F408E2">
        <w:rPr>
          <w:rFonts w:cs="Times New Roman"/>
        </w:rPr>
        <w:t xml:space="preserve"> </w:t>
      </w:r>
    </w:p>
    <w:p w14:paraId="59F48A6A" w14:textId="704FA5FA" w:rsidR="00422E71" w:rsidRPr="00F408E2" w:rsidRDefault="00422E71" w:rsidP="00422E71">
      <w:pPr>
        <w:pStyle w:val="Titre3"/>
        <w:rPr>
          <w:rFonts w:cs="Times New Roman"/>
        </w:rPr>
      </w:pPr>
      <w:bookmarkStart w:id="559" w:name="_Toc196656702"/>
      <w:bookmarkStart w:id="560" w:name="_Toc196662509"/>
      <w:r w:rsidRPr="00F408E2">
        <w:rPr>
          <w:rFonts w:cs="Times New Roman"/>
        </w:rPr>
        <w:t>Clinique</w:t>
      </w:r>
      <w:bookmarkEnd w:id="559"/>
      <w:bookmarkEnd w:id="560"/>
    </w:p>
    <w:p w14:paraId="637EDA77" w14:textId="795EA5AA" w:rsidR="00422E71" w:rsidRPr="00F408E2" w:rsidRDefault="00422E71" w:rsidP="00422E71">
      <w:pPr>
        <w:rPr>
          <w:rFonts w:cs="Times New Roman"/>
        </w:rPr>
      </w:pPr>
      <w:r w:rsidRPr="00F408E2">
        <w:rPr>
          <w:rFonts w:cs="Times New Roman"/>
        </w:rPr>
        <w:t xml:space="preserve">Interrogatoires </w:t>
      </w:r>
    </w:p>
    <w:p w14:paraId="755BE470" w14:textId="6AD496E9" w:rsidR="00422E71" w:rsidRPr="00F408E2" w:rsidRDefault="00422E71" w:rsidP="004237A4">
      <w:pPr>
        <w:numPr>
          <w:ilvl w:val="1"/>
          <w:numId w:val="4"/>
        </w:numPr>
        <w:rPr>
          <w:rFonts w:cs="Times New Roman"/>
        </w:rPr>
      </w:pPr>
      <w:r w:rsidRPr="00F408E2">
        <w:rPr>
          <w:rFonts w:cs="Times New Roman"/>
        </w:rPr>
        <w:t>Terrain : home ou fe</w:t>
      </w:r>
      <w:r w:rsidR="002F1731">
        <w:rPr>
          <w:rFonts w:cs="Times New Roman"/>
        </w:rPr>
        <w:t xml:space="preserve">mme </w:t>
      </w:r>
      <w:r w:rsidR="002F1731" w:rsidRPr="00F408E2">
        <w:rPr>
          <w:rFonts w:cs="Times New Roman"/>
        </w:rPr>
        <w:t>diabétique</w:t>
      </w:r>
      <w:r w:rsidRPr="00F408E2">
        <w:rPr>
          <w:rFonts w:cs="Times New Roman"/>
        </w:rPr>
        <w:t xml:space="preserve"> 50 ans </w:t>
      </w:r>
    </w:p>
    <w:p w14:paraId="2F3BFFF5" w14:textId="0263BAFF" w:rsidR="00422E71" w:rsidRPr="00F408E2" w:rsidRDefault="00422E71" w:rsidP="004237A4">
      <w:pPr>
        <w:numPr>
          <w:ilvl w:val="1"/>
          <w:numId w:val="4"/>
        </w:numPr>
        <w:rPr>
          <w:rFonts w:cs="Times New Roman"/>
        </w:rPr>
      </w:pPr>
      <w:r w:rsidRPr="00F408E2">
        <w:rPr>
          <w:rFonts w:cs="Times New Roman"/>
        </w:rPr>
        <w:lastRenderedPageBreak/>
        <w:t>Douleurs neuropa</w:t>
      </w:r>
      <w:r w:rsidR="007F33F5" w:rsidRPr="00F408E2">
        <w:rPr>
          <w:rFonts w:cs="Times New Roman"/>
        </w:rPr>
        <w:t xml:space="preserve">thique : </w:t>
      </w:r>
      <w:r w:rsidR="002F1731" w:rsidRPr="00F408E2">
        <w:rPr>
          <w:rFonts w:cs="Times New Roman"/>
        </w:rPr>
        <w:t>brulure,</w:t>
      </w:r>
      <w:r w:rsidR="007F33F5" w:rsidRPr="00F408E2">
        <w:rPr>
          <w:rFonts w:cs="Times New Roman"/>
        </w:rPr>
        <w:t xml:space="preserve"> froi</w:t>
      </w:r>
      <w:r w:rsidR="00972C8D" w:rsidRPr="00F408E2">
        <w:rPr>
          <w:rFonts w:cs="Times New Roman"/>
        </w:rPr>
        <w:t>d</w:t>
      </w:r>
      <w:r w:rsidR="007F33F5" w:rsidRPr="00F408E2">
        <w:rPr>
          <w:rFonts w:cs="Times New Roman"/>
        </w:rPr>
        <w:t xml:space="preserve">s </w:t>
      </w:r>
      <w:r w:rsidR="002F1731" w:rsidRPr="00F408E2">
        <w:rPr>
          <w:rFonts w:cs="Times New Roman"/>
        </w:rPr>
        <w:t>douloureux</w:t>
      </w:r>
      <w:r w:rsidR="002F1731">
        <w:rPr>
          <w:rFonts w:cs="Times New Roman"/>
        </w:rPr>
        <w:t xml:space="preserve"> en chaussette, choc</w:t>
      </w:r>
      <w:r w:rsidR="007F33F5" w:rsidRPr="00F408E2">
        <w:rPr>
          <w:rFonts w:cs="Times New Roman"/>
        </w:rPr>
        <w:t xml:space="preserve">s </w:t>
      </w:r>
      <w:r w:rsidR="002F1731" w:rsidRPr="00F408E2">
        <w:rPr>
          <w:rFonts w:cs="Times New Roman"/>
        </w:rPr>
        <w:t>électriques</w:t>
      </w:r>
      <w:r w:rsidR="007F33F5" w:rsidRPr="00F408E2">
        <w:rPr>
          <w:rFonts w:cs="Times New Roman"/>
        </w:rPr>
        <w:t>,</w:t>
      </w:r>
      <w:r w:rsidR="00972C8D" w:rsidRPr="00F408E2">
        <w:rPr>
          <w:rFonts w:cs="Times New Roman"/>
        </w:rPr>
        <w:t xml:space="preserve"> </w:t>
      </w:r>
      <w:r w:rsidR="001E2571" w:rsidRPr="00F408E2">
        <w:rPr>
          <w:rFonts w:cs="Times New Roman"/>
        </w:rPr>
        <w:t>piqures,</w:t>
      </w:r>
      <w:r w:rsidR="007F33F5" w:rsidRPr="00F408E2">
        <w:rPr>
          <w:rFonts w:cs="Times New Roman"/>
        </w:rPr>
        <w:t xml:space="preserve"> </w:t>
      </w:r>
      <w:r w:rsidR="001E2571" w:rsidRPr="00F408E2">
        <w:rPr>
          <w:rFonts w:cs="Times New Roman"/>
        </w:rPr>
        <w:t>paresthésie,</w:t>
      </w:r>
      <w:r w:rsidR="007F33F5" w:rsidRPr="00F408E2">
        <w:rPr>
          <w:rFonts w:cs="Times New Roman"/>
        </w:rPr>
        <w:t xml:space="preserve"> prédominant la nuit</w:t>
      </w:r>
    </w:p>
    <w:p w14:paraId="3160DED4" w14:textId="665580CB" w:rsidR="00972C8D" w:rsidRPr="00F408E2" w:rsidRDefault="001E2571" w:rsidP="004237A4">
      <w:pPr>
        <w:numPr>
          <w:ilvl w:val="1"/>
          <w:numId w:val="4"/>
        </w:numPr>
        <w:rPr>
          <w:rFonts w:cs="Times New Roman"/>
        </w:rPr>
      </w:pPr>
      <w:r w:rsidRPr="00F408E2">
        <w:rPr>
          <w:rFonts w:cs="Times New Roman"/>
        </w:rPr>
        <w:t>Engourdissement,</w:t>
      </w:r>
      <w:r w:rsidR="00972C8D" w:rsidRPr="00F408E2">
        <w:rPr>
          <w:rFonts w:cs="Times New Roman"/>
        </w:rPr>
        <w:t xml:space="preserve"> perte de </w:t>
      </w:r>
      <w:r w:rsidRPr="00F408E2">
        <w:rPr>
          <w:rFonts w:cs="Times New Roman"/>
        </w:rPr>
        <w:t>sensation</w:t>
      </w:r>
      <w:r w:rsidR="00972C8D" w:rsidRPr="00F408E2">
        <w:rPr>
          <w:rFonts w:cs="Times New Roman"/>
        </w:rPr>
        <w:t xml:space="preserve"> au chaud / froid </w:t>
      </w:r>
    </w:p>
    <w:p w14:paraId="717D4890" w14:textId="5EE03B7B" w:rsidR="00972C8D" w:rsidRPr="00F408E2" w:rsidRDefault="00972C8D" w:rsidP="004237A4">
      <w:pPr>
        <w:numPr>
          <w:ilvl w:val="1"/>
          <w:numId w:val="4"/>
        </w:numPr>
        <w:rPr>
          <w:rFonts w:cs="Times New Roman"/>
        </w:rPr>
      </w:pPr>
      <w:r w:rsidRPr="00F408E2">
        <w:rPr>
          <w:rFonts w:cs="Times New Roman"/>
        </w:rPr>
        <w:t>Sensa</w:t>
      </w:r>
      <w:r w:rsidR="00C44E8E" w:rsidRPr="00F408E2">
        <w:rPr>
          <w:rFonts w:cs="Times New Roman"/>
        </w:rPr>
        <w:t xml:space="preserve">tion </w:t>
      </w:r>
      <w:r w:rsidRPr="00F408E2">
        <w:rPr>
          <w:rFonts w:cs="Times New Roman"/>
        </w:rPr>
        <w:t>de ne pas bien senti</w:t>
      </w:r>
      <w:r w:rsidR="00C44E8E" w:rsidRPr="00F408E2">
        <w:rPr>
          <w:rFonts w:cs="Times New Roman"/>
        </w:rPr>
        <w:t>r</w:t>
      </w:r>
      <w:r w:rsidR="001E2571">
        <w:rPr>
          <w:rFonts w:cs="Times New Roman"/>
        </w:rPr>
        <w:t xml:space="preserve"> le sol en m</w:t>
      </w:r>
      <w:r w:rsidRPr="00F408E2">
        <w:rPr>
          <w:rFonts w:cs="Times New Roman"/>
        </w:rPr>
        <w:t>arche pied nus impression de marche sur</w:t>
      </w:r>
      <w:r w:rsidR="00320D15" w:rsidRPr="00F408E2">
        <w:rPr>
          <w:rFonts w:cs="Times New Roman"/>
        </w:rPr>
        <w:t xml:space="preserve"> le </w:t>
      </w:r>
      <w:r w:rsidRPr="00F408E2">
        <w:rPr>
          <w:rFonts w:cs="Times New Roman"/>
        </w:rPr>
        <w:t>cot</w:t>
      </w:r>
      <w:r w:rsidR="00320D15" w:rsidRPr="00F408E2">
        <w:rPr>
          <w:rFonts w:cs="Times New Roman"/>
        </w:rPr>
        <w:t>o</w:t>
      </w:r>
      <w:r w:rsidRPr="00F408E2">
        <w:rPr>
          <w:rFonts w:cs="Times New Roman"/>
        </w:rPr>
        <w:t xml:space="preserve">n </w:t>
      </w:r>
    </w:p>
    <w:p w14:paraId="4E9B5821" w14:textId="23CDF5B2" w:rsidR="00972C8D" w:rsidRPr="00F408E2" w:rsidRDefault="00972C8D" w:rsidP="004237A4">
      <w:pPr>
        <w:numPr>
          <w:ilvl w:val="1"/>
          <w:numId w:val="4"/>
        </w:numPr>
        <w:rPr>
          <w:rFonts w:cs="Times New Roman"/>
        </w:rPr>
      </w:pPr>
      <w:r w:rsidRPr="00F408E2">
        <w:rPr>
          <w:rFonts w:cs="Times New Roman"/>
        </w:rPr>
        <w:t xml:space="preserve">Fatigabilité </w:t>
      </w:r>
    </w:p>
    <w:p w14:paraId="4A8EE1B3" w14:textId="24249415" w:rsidR="00972C8D" w:rsidRPr="00F408E2" w:rsidRDefault="00972C8D" w:rsidP="004237A4">
      <w:pPr>
        <w:numPr>
          <w:ilvl w:val="1"/>
          <w:numId w:val="4"/>
        </w:numPr>
        <w:rPr>
          <w:rFonts w:cs="Times New Roman"/>
        </w:rPr>
      </w:pPr>
      <w:r w:rsidRPr="00F408E2">
        <w:rPr>
          <w:rFonts w:cs="Times New Roman"/>
        </w:rPr>
        <w:t>Plaies t</w:t>
      </w:r>
      <w:r w:rsidR="00320D15" w:rsidRPr="00F408E2">
        <w:rPr>
          <w:rFonts w:cs="Times New Roman"/>
        </w:rPr>
        <w:t>or</w:t>
      </w:r>
      <w:r w:rsidRPr="00F408E2">
        <w:rPr>
          <w:rFonts w:cs="Times New Roman"/>
        </w:rPr>
        <w:t xml:space="preserve">pides </w:t>
      </w:r>
      <w:r w:rsidR="00320D15" w:rsidRPr="00F408E2">
        <w:rPr>
          <w:rFonts w:cs="Times New Roman"/>
        </w:rPr>
        <w:t>(plaie surinfectée)</w:t>
      </w:r>
      <w:r w:rsidRPr="00F408E2">
        <w:rPr>
          <w:rFonts w:cs="Times New Roman"/>
        </w:rPr>
        <w:t>, phanère pieds</w:t>
      </w:r>
    </w:p>
    <w:p w14:paraId="382895A5" w14:textId="1F358D9A" w:rsidR="00C44E8E" w:rsidRPr="00F408E2" w:rsidRDefault="00C44E8E" w:rsidP="00C44E8E">
      <w:pPr>
        <w:rPr>
          <w:rFonts w:cs="Times New Roman"/>
        </w:rPr>
      </w:pPr>
      <w:r w:rsidRPr="00F408E2">
        <w:rPr>
          <w:rFonts w:cs="Times New Roman"/>
        </w:rPr>
        <w:t xml:space="preserve">Examen physique </w:t>
      </w:r>
    </w:p>
    <w:p w14:paraId="089669B0" w14:textId="55AA0349" w:rsidR="00C44E8E" w:rsidRPr="00F408E2" w:rsidRDefault="00C44E8E" w:rsidP="004237A4">
      <w:pPr>
        <w:numPr>
          <w:ilvl w:val="1"/>
          <w:numId w:val="4"/>
        </w:numPr>
        <w:rPr>
          <w:rFonts w:cs="Times New Roman"/>
        </w:rPr>
      </w:pPr>
      <w:r w:rsidRPr="00F408E2">
        <w:rPr>
          <w:rFonts w:cs="Times New Roman"/>
        </w:rPr>
        <w:t xml:space="preserve">Pas de déficit ou léger déficit </w:t>
      </w:r>
      <w:r w:rsidR="001E2571" w:rsidRPr="00F408E2">
        <w:rPr>
          <w:rFonts w:cs="Times New Roman"/>
        </w:rPr>
        <w:t>releveurs</w:t>
      </w:r>
      <w:r w:rsidRPr="00F408E2">
        <w:rPr>
          <w:rFonts w:cs="Times New Roman"/>
        </w:rPr>
        <w:t xml:space="preserve"> </w:t>
      </w:r>
      <w:r w:rsidR="001E2571" w:rsidRPr="00F408E2">
        <w:rPr>
          <w:rFonts w:cs="Times New Roman"/>
        </w:rPr>
        <w:t>orteil</w:t>
      </w:r>
      <w:r w:rsidRPr="00F408E2">
        <w:rPr>
          <w:rFonts w:cs="Times New Roman"/>
        </w:rPr>
        <w:t xml:space="preserve"> et jambier </w:t>
      </w:r>
      <w:r w:rsidR="001E2571" w:rsidRPr="00F408E2">
        <w:rPr>
          <w:rFonts w:cs="Times New Roman"/>
        </w:rPr>
        <w:t>antérieur</w:t>
      </w:r>
      <w:r w:rsidRPr="00F408E2">
        <w:rPr>
          <w:rFonts w:cs="Times New Roman"/>
        </w:rPr>
        <w:t xml:space="preserve"> </w:t>
      </w:r>
    </w:p>
    <w:p w14:paraId="5631C978" w14:textId="6BB8F471" w:rsidR="00C44E8E" w:rsidRPr="00F408E2" w:rsidRDefault="001E2571" w:rsidP="004237A4">
      <w:pPr>
        <w:numPr>
          <w:ilvl w:val="1"/>
          <w:numId w:val="4"/>
        </w:numPr>
        <w:rPr>
          <w:rFonts w:cs="Times New Roman"/>
        </w:rPr>
      </w:pPr>
      <w:r w:rsidRPr="00F408E2">
        <w:rPr>
          <w:rFonts w:cs="Times New Roman"/>
        </w:rPr>
        <w:t>Hypoesthésie</w:t>
      </w:r>
      <w:r w:rsidR="00C44E8E" w:rsidRPr="00F408E2">
        <w:rPr>
          <w:rFonts w:cs="Times New Roman"/>
        </w:rPr>
        <w:t xml:space="preserve"> au </w:t>
      </w:r>
      <w:r w:rsidRPr="00F408E2">
        <w:rPr>
          <w:rFonts w:cs="Times New Roman"/>
        </w:rPr>
        <w:t>chaud</w:t>
      </w:r>
      <w:r w:rsidR="00C44E8E" w:rsidRPr="00F408E2">
        <w:rPr>
          <w:rFonts w:cs="Times New Roman"/>
        </w:rPr>
        <w:t xml:space="preserve">/froid ou à la piqure </w:t>
      </w:r>
    </w:p>
    <w:p w14:paraId="18186852" w14:textId="0692CD36" w:rsidR="00C44E8E" w:rsidRPr="00F408E2" w:rsidRDefault="00522E07" w:rsidP="004237A4">
      <w:pPr>
        <w:numPr>
          <w:ilvl w:val="1"/>
          <w:numId w:val="4"/>
        </w:numPr>
        <w:rPr>
          <w:rFonts w:cs="Times New Roman"/>
        </w:rPr>
      </w:pPr>
      <w:r w:rsidRPr="00F408E2">
        <w:rPr>
          <w:rFonts w:cs="Times New Roman"/>
        </w:rPr>
        <w:t>H</w:t>
      </w:r>
      <w:r w:rsidR="00C44E8E" w:rsidRPr="00F408E2">
        <w:rPr>
          <w:rFonts w:cs="Times New Roman"/>
        </w:rPr>
        <w:t>yp</w:t>
      </w:r>
      <w:r w:rsidR="001E2571">
        <w:rPr>
          <w:rFonts w:cs="Times New Roman"/>
        </w:rPr>
        <w:t>opallesthésie</w:t>
      </w:r>
      <w:r w:rsidRPr="00F408E2">
        <w:rPr>
          <w:rFonts w:cs="Times New Roman"/>
        </w:rPr>
        <w:t xml:space="preserve"> à prédomin</w:t>
      </w:r>
      <w:r w:rsidR="001E2571">
        <w:rPr>
          <w:rFonts w:cs="Times New Roman"/>
        </w:rPr>
        <w:t>ance distale</w:t>
      </w:r>
      <w:r w:rsidRPr="00F408E2">
        <w:rPr>
          <w:rFonts w:cs="Times New Roman"/>
        </w:rPr>
        <w:t>,</w:t>
      </w:r>
      <w:r w:rsidR="001E2571">
        <w:rPr>
          <w:rFonts w:cs="Times New Roman"/>
        </w:rPr>
        <w:t xml:space="preserve"> </w:t>
      </w:r>
      <w:r w:rsidRPr="00F408E2">
        <w:rPr>
          <w:rFonts w:cs="Times New Roman"/>
        </w:rPr>
        <w:t xml:space="preserve">erreur </w:t>
      </w:r>
      <w:r w:rsidR="0095379E" w:rsidRPr="00F408E2">
        <w:rPr>
          <w:rFonts w:cs="Times New Roman"/>
        </w:rPr>
        <w:t xml:space="preserve">dans le sens </w:t>
      </w:r>
      <w:r w:rsidRPr="00F408E2">
        <w:rPr>
          <w:rFonts w:cs="Times New Roman"/>
        </w:rPr>
        <w:t>de position du gros orteil</w:t>
      </w:r>
    </w:p>
    <w:p w14:paraId="719D0775" w14:textId="32CA39DB" w:rsidR="0095379E" w:rsidRPr="00F408E2" w:rsidRDefault="0095379E" w:rsidP="004237A4">
      <w:pPr>
        <w:numPr>
          <w:ilvl w:val="1"/>
          <w:numId w:val="4"/>
        </w:numPr>
        <w:rPr>
          <w:rFonts w:cs="Times New Roman"/>
        </w:rPr>
      </w:pPr>
      <w:r w:rsidRPr="00F408E2">
        <w:rPr>
          <w:rFonts w:cs="Times New Roman"/>
        </w:rPr>
        <w:t xml:space="preserve">Hypo ou aréflexie au niveau rotulien et achilléen </w:t>
      </w:r>
    </w:p>
    <w:p w14:paraId="7580EB45" w14:textId="23DF215B" w:rsidR="0095379E" w:rsidRPr="00F408E2" w:rsidRDefault="0095379E" w:rsidP="004237A4">
      <w:pPr>
        <w:numPr>
          <w:ilvl w:val="1"/>
          <w:numId w:val="4"/>
        </w:numPr>
        <w:rPr>
          <w:rFonts w:cs="Times New Roman"/>
        </w:rPr>
      </w:pPr>
      <w:r w:rsidRPr="00F408E2">
        <w:rPr>
          <w:rFonts w:cs="Times New Roman"/>
        </w:rPr>
        <w:t>Déform</w:t>
      </w:r>
      <w:r w:rsidR="00F97DCA" w:rsidRPr="00F408E2">
        <w:rPr>
          <w:rFonts w:cs="Times New Roman"/>
        </w:rPr>
        <w:t>ations</w:t>
      </w:r>
      <w:r w:rsidRPr="00F408E2">
        <w:rPr>
          <w:rFonts w:cs="Times New Roman"/>
        </w:rPr>
        <w:t xml:space="preserve"> (pieds </w:t>
      </w:r>
      <w:r w:rsidR="001E2571" w:rsidRPr="00F408E2">
        <w:rPr>
          <w:rFonts w:cs="Times New Roman"/>
        </w:rPr>
        <w:t>creux,</w:t>
      </w:r>
      <w:r w:rsidRPr="00F408E2">
        <w:rPr>
          <w:rFonts w:cs="Times New Roman"/>
        </w:rPr>
        <w:t xml:space="preserve"> </w:t>
      </w:r>
      <w:r w:rsidR="001E2571" w:rsidRPr="00F408E2">
        <w:rPr>
          <w:rFonts w:cs="Times New Roman"/>
        </w:rPr>
        <w:t>orteils</w:t>
      </w:r>
      <w:r w:rsidRPr="00F408E2">
        <w:rPr>
          <w:rFonts w:cs="Times New Roman"/>
        </w:rPr>
        <w:t xml:space="preserve"> en marteau)</w:t>
      </w:r>
    </w:p>
    <w:p w14:paraId="63BC6951" w14:textId="5C542BFB" w:rsidR="00F97DCA" w:rsidRPr="00F408E2" w:rsidRDefault="00F97DCA" w:rsidP="00F97DCA">
      <w:pPr>
        <w:rPr>
          <w:rFonts w:cs="Times New Roman"/>
        </w:rPr>
      </w:pPr>
      <w:r w:rsidRPr="00F408E2">
        <w:rPr>
          <w:rFonts w:cs="Times New Roman"/>
        </w:rPr>
        <w:t>Examens paraclinique</w:t>
      </w:r>
    </w:p>
    <w:p w14:paraId="30775AA3" w14:textId="33BBEA26" w:rsidR="00F97DCA" w:rsidRPr="00F408E2" w:rsidRDefault="001F4EA5" w:rsidP="004237A4">
      <w:pPr>
        <w:numPr>
          <w:ilvl w:val="1"/>
          <w:numId w:val="4"/>
        </w:numPr>
        <w:rPr>
          <w:rFonts w:cs="Times New Roman"/>
        </w:rPr>
      </w:pPr>
      <w:r w:rsidRPr="00F408E2">
        <w:rPr>
          <w:rFonts w:cs="Times New Roman"/>
        </w:rPr>
        <w:t xml:space="preserve">ENMG : non </w:t>
      </w:r>
      <w:r w:rsidR="001E2571" w:rsidRPr="00F408E2">
        <w:rPr>
          <w:rFonts w:cs="Times New Roman"/>
        </w:rPr>
        <w:t>systématique</w:t>
      </w:r>
      <w:r w:rsidRPr="00F408E2">
        <w:rPr>
          <w:rFonts w:cs="Times New Roman"/>
        </w:rPr>
        <w:t xml:space="preserve"> </w:t>
      </w:r>
    </w:p>
    <w:p w14:paraId="23C2A7C2" w14:textId="03514D31" w:rsidR="001F4EA5" w:rsidRPr="00F408E2" w:rsidRDefault="001F4EA5" w:rsidP="004237A4">
      <w:pPr>
        <w:numPr>
          <w:ilvl w:val="2"/>
          <w:numId w:val="4"/>
        </w:numPr>
        <w:rPr>
          <w:rFonts w:cs="Times New Roman"/>
        </w:rPr>
      </w:pPr>
      <w:r w:rsidRPr="00F408E2">
        <w:rPr>
          <w:rFonts w:cs="Times New Roman"/>
        </w:rPr>
        <w:t xml:space="preserve">Baisse amplitude réponse </w:t>
      </w:r>
      <w:r w:rsidR="001E2571" w:rsidRPr="00F408E2">
        <w:rPr>
          <w:rFonts w:cs="Times New Roman"/>
        </w:rPr>
        <w:t>motrice</w:t>
      </w:r>
      <w:r w:rsidRPr="00F408E2">
        <w:rPr>
          <w:rFonts w:cs="Times New Roman"/>
        </w:rPr>
        <w:t xml:space="preserve"> et sens</w:t>
      </w:r>
      <w:r w:rsidR="00F121DE" w:rsidRPr="00F408E2">
        <w:rPr>
          <w:rFonts w:cs="Times New Roman"/>
        </w:rPr>
        <w:t>i</w:t>
      </w:r>
      <w:r w:rsidRPr="00F408E2">
        <w:rPr>
          <w:rFonts w:cs="Times New Roman"/>
        </w:rPr>
        <w:t>tive et ou</w:t>
      </w:r>
      <w:r w:rsidR="001E2571">
        <w:rPr>
          <w:rFonts w:cs="Times New Roman"/>
        </w:rPr>
        <w:t xml:space="preserve"> </w:t>
      </w:r>
      <w:r w:rsidR="001E2571" w:rsidRPr="00F408E2">
        <w:rPr>
          <w:rFonts w:cs="Times New Roman"/>
        </w:rPr>
        <w:t>ralentissement</w:t>
      </w:r>
      <w:r w:rsidRPr="00F408E2">
        <w:rPr>
          <w:rFonts w:cs="Times New Roman"/>
        </w:rPr>
        <w:t xml:space="preserve"> de VC </w:t>
      </w:r>
    </w:p>
    <w:p w14:paraId="4492043B" w14:textId="6BA1B818" w:rsidR="001F4EA5" w:rsidRPr="00F408E2" w:rsidRDefault="001F4EA5" w:rsidP="004237A4">
      <w:pPr>
        <w:numPr>
          <w:ilvl w:val="2"/>
          <w:numId w:val="4"/>
        </w:numPr>
        <w:rPr>
          <w:rFonts w:cs="Times New Roman"/>
        </w:rPr>
      </w:pPr>
      <w:r w:rsidRPr="00F408E2">
        <w:rPr>
          <w:rFonts w:cs="Times New Roman"/>
        </w:rPr>
        <w:t xml:space="preserve">Neuropathie démyélinisante : </w:t>
      </w:r>
      <w:r w:rsidR="001E2571" w:rsidRPr="00F408E2">
        <w:rPr>
          <w:rFonts w:cs="Times New Roman"/>
        </w:rPr>
        <w:t>bloc</w:t>
      </w:r>
      <w:r w:rsidRPr="00F408E2">
        <w:rPr>
          <w:rFonts w:cs="Times New Roman"/>
        </w:rPr>
        <w:t xml:space="preserve"> de </w:t>
      </w:r>
      <w:r w:rsidR="001E2571" w:rsidRPr="00F408E2">
        <w:rPr>
          <w:rFonts w:cs="Times New Roman"/>
        </w:rPr>
        <w:t>conduction</w:t>
      </w:r>
      <w:r w:rsidRPr="00F408E2">
        <w:rPr>
          <w:rFonts w:cs="Times New Roman"/>
        </w:rPr>
        <w:t xml:space="preserve"> ave</w:t>
      </w:r>
      <w:r w:rsidR="007E0A58" w:rsidRPr="00F408E2">
        <w:rPr>
          <w:rFonts w:cs="Times New Roman"/>
        </w:rPr>
        <w:t xml:space="preserve">c dispersion </w:t>
      </w:r>
      <w:r w:rsidRPr="00F408E2">
        <w:rPr>
          <w:rFonts w:cs="Times New Roman"/>
        </w:rPr>
        <w:t>temp</w:t>
      </w:r>
      <w:r w:rsidR="007E0A58" w:rsidRPr="00F408E2">
        <w:rPr>
          <w:rFonts w:cs="Times New Roman"/>
        </w:rPr>
        <w:t>o</w:t>
      </w:r>
      <w:r w:rsidRPr="00F408E2">
        <w:rPr>
          <w:rFonts w:cs="Times New Roman"/>
        </w:rPr>
        <w:t>rel</w:t>
      </w:r>
      <w:r w:rsidR="007E0A58" w:rsidRPr="00F408E2">
        <w:rPr>
          <w:rFonts w:cs="Times New Roman"/>
        </w:rPr>
        <w:t>l</w:t>
      </w:r>
      <w:r w:rsidRPr="00F408E2">
        <w:rPr>
          <w:rFonts w:cs="Times New Roman"/>
        </w:rPr>
        <w:t xml:space="preserve">e </w:t>
      </w:r>
    </w:p>
    <w:p w14:paraId="6859142F" w14:textId="7318B3D6" w:rsidR="001F4EA5" w:rsidRPr="00F408E2" w:rsidRDefault="001F4EA5" w:rsidP="004237A4">
      <w:pPr>
        <w:numPr>
          <w:ilvl w:val="2"/>
          <w:numId w:val="4"/>
        </w:numPr>
        <w:rPr>
          <w:rFonts w:cs="Times New Roman"/>
        </w:rPr>
      </w:pPr>
      <w:r w:rsidRPr="00F408E2">
        <w:rPr>
          <w:rFonts w:cs="Times New Roman"/>
        </w:rPr>
        <w:t xml:space="preserve">Neuropathie </w:t>
      </w:r>
      <w:r w:rsidR="007E0A58" w:rsidRPr="00F408E2">
        <w:rPr>
          <w:rFonts w:cs="Times New Roman"/>
        </w:rPr>
        <w:t>a</w:t>
      </w:r>
      <w:r w:rsidRPr="00F408E2">
        <w:rPr>
          <w:rFonts w:cs="Times New Roman"/>
        </w:rPr>
        <w:t>xonale</w:t>
      </w:r>
    </w:p>
    <w:p w14:paraId="222AA947" w14:textId="6880A92C" w:rsidR="00F121DE" w:rsidRPr="00F408E2" w:rsidRDefault="00F121DE" w:rsidP="00F121DE">
      <w:pPr>
        <w:rPr>
          <w:rFonts w:cs="Times New Roman"/>
        </w:rPr>
      </w:pPr>
      <w:r w:rsidRPr="00F408E2">
        <w:rPr>
          <w:rFonts w:cs="Times New Roman"/>
        </w:rPr>
        <w:t xml:space="preserve">Evolution </w:t>
      </w:r>
    </w:p>
    <w:p w14:paraId="7AAB8AAF" w14:textId="12C48013" w:rsidR="00F121DE" w:rsidRPr="00F408E2" w:rsidRDefault="00F121DE" w:rsidP="004237A4">
      <w:pPr>
        <w:numPr>
          <w:ilvl w:val="1"/>
          <w:numId w:val="4"/>
        </w:numPr>
        <w:rPr>
          <w:rFonts w:cs="Times New Roman"/>
        </w:rPr>
      </w:pPr>
      <w:r w:rsidRPr="00F408E2">
        <w:rPr>
          <w:rFonts w:cs="Times New Roman"/>
        </w:rPr>
        <w:t xml:space="preserve">Lentement </w:t>
      </w:r>
      <w:r w:rsidR="001E2571" w:rsidRPr="00F408E2">
        <w:rPr>
          <w:rFonts w:cs="Times New Roman"/>
        </w:rPr>
        <w:t>progressive</w:t>
      </w:r>
      <w:r w:rsidRPr="00F408E2">
        <w:rPr>
          <w:rFonts w:cs="Times New Roman"/>
        </w:rPr>
        <w:t xml:space="preserve"> </w:t>
      </w:r>
    </w:p>
    <w:p w14:paraId="01D1E9DB" w14:textId="6036E843" w:rsidR="00F121DE" w:rsidRPr="00F408E2" w:rsidRDefault="00F121DE" w:rsidP="004237A4">
      <w:pPr>
        <w:numPr>
          <w:ilvl w:val="1"/>
          <w:numId w:val="4"/>
        </w:numPr>
        <w:rPr>
          <w:rFonts w:cs="Times New Roman"/>
        </w:rPr>
      </w:pPr>
      <w:r w:rsidRPr="00F408E2">
        <w:rPr>
          <w:rFonts w:cs="Times New Roman"/>
        </w:rPr>
        <w:t>Plaies torpides ++</w:t>
      </w:r>
    </w:p>
    <w:p w14:paraId="16B95C54" w14:textId="0EB34702" w:rsidR="003C529E" w:rsidRPr="00F408E2" w:rsidRDefault="003C529E" w:rsidP="003C529E">
      <w:pPr>
        <w:pStyle w:val="Titre2"/>
        <w:rPr>
          <w:rFonts w:cs="Times New Roman"/>
        </w:rPr>
      </w:pPr>
      <w:bookmarkStart w:id="561" w:name="_Toc196656703"/>
      <w:bookmarkStart w:id="562" w:name="_Toc196662510"/>
      <w:r w:rsidRPr="00F408E2">
        <w:rPr>
          <w:rFonts w:cs="Times New Roman"/>
        </w:rPr>
        <w:t xml:space="preserve">Forme </w:t>
      </w:r>
      <w:r w:rsidR="001E2571" w:rsidRPr="00F408E2">
        <w:rPr>
          <w:rFonts w:cs="Times New Roman"/>
        </w:rPr>
        <w:t>clinique</w:t>
      </w:r>
      <w:bookmarkEnd w:id="561"/>
      <w:bookmarkEnd w:id="562"/>
      <w:r w:rsidRPr="00F408E2">
        <w:rPr>
          <w:rFonts w:cs="Times New Roman"/>
        </w:rPr>
        <w:t xml:space="preserve"> </w:t>
      </w:r>
    </w:p>
    <w:p w14:paraId="6C68F94F" w14:textId="422535E8" w:rsidR="003C529E" w:rsidRPr="00F408E2" w:rsidRDefault="001E2571" w:rsidP="007172DC">
      <w:pPr>
        <w:pStyle w:val="Titre3"/>
        <w:rPr>
          <w:rFonts w:cs="Times New Roman"/>
        </w:rPr>
      </w:pPr>
      <w:bookmarkStart w:id="563" w:name="_Toc196656704"/>
      <w:bookmarkStart w:id="564" w:name="_Toc196662511"/>
      <w:r w:rsidRPr="00F408E2">
        <w:rPr>
          <w:rFonts w:cs="Times New Roman"/>
        </w:rPr>
        <w:t>Neuropathies</w:t>
      </w:r>
      <w:r w:rsidR="007172DC" w:rsidRPr="00F408E2">
        <w:rPr>
          <w:rFonts w:cs="Times New Roman"/>
        </w:rPr>
        <w:t xml:space="preserve"> focale et multifocale (</w:t>
      </w:r>
      <w:r w:rsidRPr="00F408E2">
        <w:rPr>
          <w:rFonts w:cs="Times New Roman"/>
        </w:rPr>
        <w:t>vers</w:t>
      </w:r>
      <w:r w:rsidR="007172DC" w:rsidRPr="00F408E2">
        <w:rPr>
          <w:rFonts w:cs="Times New Roman"/>
        </w:rPr>
        <w:t xml:space="preserve"> 65 ans)</w:t>
      </w:r>
      <w:bookmarkEnd w:id="563"/>
      <w:bookmarkEnd w:id="564"/>
    </w:p>
    <w:p w14:paraId="313F1A66" w14:textId="7CB11662" w:rsidR="007172DC" w:rsidRPr="00F408E2" w:rsidRDefault="007172DC" w:rsidP="007172DC">
      <w:pPr>
        <w:rPr>
          <w:rFonts w:cs="Times New Roman"/>
        </w:rPr>
      </w:pPr>
      <w:r w:rsidRPr="00F408E2">
        <w:rPr>
          <w:rFonts w:cs="Times New Roman"/>
        </w:rPr>
        <w:t xml:space="preserve">Proximale et </w:t>
      </w:r>
      <w:r w:rsidR="001E2571" w:rsidRPr="00F408E2">
        <w:rPr>
          <w:rFonts w:cs="Times New Roman"/>
        </w:rPr>
        <w:t>subaiguë</w:t>
      </w:r>
      <w:r w:rsidRPr="00F408E2">
        <w:rPr>
          <w:rFonts w:cs="Times New Roman"/>
        </w:rPr>
        <w:t xml:space="preserve"> </w:t>
      </w:r>
    </w:p>
    <w:p w14:paraId="6B2C8722" w14:textId="03ED3080" w:rsidR="007172DC" w:rsidRPr="00F408E2" w:rsidRDefault="001E2571" w:rsidP="007172DC">
      <w:pPr>
        <w:rPr>
          <w:rFonts w:cs="Times New Roman"/>
        </w:rPr>
      </w:pPr>
      <w:r w:rsidRPr="00F408E2">
        <w:rPr>
          <w:rFonts w:cs="Times New Roman"/>
        </w:rPr>
        <w:t>Souvent</w:t>
      </w:r>
      <w:r w:rsidR="007172DC" w:rsidRPr="00F408E2">
        <w:rPr>
          <w:rFonts w:cs="Times New Roman"/>
        </w:rPr>
        <w:t xml:space="preserve"> </w:t>
      </w:r>
      <w:r w:rsidRPr="00F408E2">
        <w:rPr>
          <w:rFonts w:cs="Times New Roman"/>
        </w:rPr>
        <w:t>unilatéral</w:t>
      </w:r>
      <w:r w:rsidR="007172DC" w:rsidRPr="00F408E2">
        <w:rPr>
          <w:rFonts w:cs="Times New Roman"/>
        </w:rPr>
        <w:t xml:space="preserve"> au début </w:t>
      </w:r>
    </w:p>
    <w:p w14:paraId="4B7C7FD3" w14:textId="0A70F161" w:rsidR="007172DC" w:rsidRPr="00F408E2" w:rsidRDefault="007172DC" w:rsidP="007172DC">
      <w:pPr>
        <w:rPr>
          <w:rFonts w:cs="Times New Roman"/>
        </w:rPr>
      </w:pPr>
      <w:r w:rsidRPr="00F408E2">
        <w:rPr>
          <w:rFonts w:cs="Times New Roman"/>
        </w:rPr>
        <w:t>Douleur +++</w:t>
      </w:r>
    </w:p>
    <w:p w14:paraId="65806144" w14:textId="3162064E" w:rsidR="007172DC" w:rsidRPr="00F408E2" w:rsidRDefault="001E2571" w:rsidP="007172DC">
      <w:pPr>
        <w:rPr>
          <w:rFonts w:cs="Times New Roman"/>
        </w:rPr>
      </w:pPr>
      <w:r w:rsidRPr="00F408E2">
        <w:rPr>
          <w:rFonts w:cs="Times New Roman"/>
        </w:rPr>
        <w:t>Amyotrophie</w:t>
      </w:r>
      <w:r w:rsidR="007172DC" w:rsidRPr="00F408E2">
        <w:rPr>
          <w:rFonts w:cs="Times New Roman"/>
        </w:rPr>
        <w:t xml:space="preserve"> cuiss</w:t>
      </w:r>
      <w:r w:rsidR="00DC1012" w:rsidRPr="00F408E2">
        <w:rPr>
          <w:rFonts w:cs="Times New Roman"/>
        </w:rPr>
        <w:t>e</w:t>
      </w:r>
      <w:r w:rsidR="007172DC" w:rsidRPr="00F408E2">
        <w:rPr>
          <w:rFonts w:cs="Times New Roman"/>
        </w:rPr>
        <w:t>, AEG avec</w:t>
      </w:r>
      <w:r w:rsidR="00DC1012" w:rsidRPr="00F408E2">
        <w:rPr>
          <w:rFonts w:cs="Times New Roman"/>
        </w:rPr>
        <w:t xml:space="preserve"> </w:t>
      </w:r>
      <w:r w:rsidR="007172DC" w:rsidRPr="00F408E2">
        <w:rPr>
          <w:rFonts w:cs="Times New Roman"/>
        </w:rPr>
        <w:t>per</w:t>
      </w:r>
      <w:r w:rsidR="00DC1012" w:rsidRPr="00F408E2">
        <w:rPr>
          <w:rFonts w:cs="Times New Roman"/>
        </w:rPr>
        <w:t>te</w:t>
      </w:r>
      <w:r w:rsidR="007172DC" w:rsidRPr="00F408E2">
        <w:rPr>
          <w:rFonts w:cs="Times New Roman"/>
        </w:rPr>
        <w:t xml:space="preserve"> </w:t>
      </w:r>
      <w:r w:rsidR="00DC1012" w:rsidRPr="00F408E2">
        <w:rPr>
          <w:rFonts w:cs="Times New Roman"/>
        </w:rPr>
        <w:t>d</w:t>
      </w:r>
      <w:r w:rsidR="007172DC" w:rsidRPr="00F408E2">
        <w:rPr>
          <w:rFonts w:cs="Times New Roman"/>
        </w:rPr>
        <w:t>e poids et sd dépressif</w:t>
      </w:r>
    </w:p>
    <w:p w14:paraId="2A1BB970" w14:textId="35996B20" w:rsidR="00DC1012" w:rsidRPr="00F408E2" w:rsidRDefault="001E2571" w:rsidP="00DC1012">
      <w:pPr>
        <w:pStyle w:val="Titre1"/>
        <w:rPr>
          <w:rFonts w:cs="Times New Roman"/>
        </w:rPr>
      </w:pPr>
      <w:bookmarkStart w:id="565" w:name="_Toc196656705"/>
      <w:bookmarkStart w:id="566" w:name="_Toc196662512"/>
      <w:r w:rsidRPr="00F408E2">
        <w:rPr>
          <w:rFonts w:cs="Times New Roman"/>
        </w:rPr>
        <w:t>Diagnostics</w:t>
      </w:r>
      <w:bookmarkEnd w:id="565"/>
      <w:bookmarkEnd w:id="566"/>
    </w:p>
    <w:p w14:paraId="2E71E9F6" w14:textId="320A16CE" w:rsidR="00DC1012" w:rsidRPr="00F408E2" w:rsidRDefault="00DC1012" w:rsidP="00DC1012">
      <w:pPr>
        <w:pStyle w:val="Titre2"/>
        <w:rPr>
          <w:rFonts w:cs="Times New Roman"/>
        </w:rPr>
      </w:pPr>
      <w:bookmarkStart w:id="567" w:name="_Toc196656706"/>
      <w:bookmarkStart w:id="568" w:name="_Toc196662513"/>
      <w:r w:rsidRPr="00F408E2">
        <w:rPr>
          <w:rFonts w:cs="Times New Roman"/>
        </w:rPr>
        <w:t>Positifs</w:t>
      </w:r>
      <w:bookmarkEnd w:id="567"/>
      <w:bookmarkEnd w:id="568"/>
      <w:r w:rsidRPr="00F408E2">
        <w:rPr>
          <w:rFonts w:cs="Times New Roman"/>
        </w:rPr>
        <w:t xml:space="preserve"> </w:t>
      </w:r>
    </w:p>
    <w:p w14:paraId="19406D89" w14:textId="5C289594" w:rsidR="00DC1012" w:rsidRPr="00F408E2" w:rsidRDefault="001E2571" w:rsidP="00DC1012">
      <w:pPr>
        <w:rPr>
          <w:rFonts w:cs="Times New Roman"/>
        </w:rPr>
      </w:pPr>
      <w:r w:rsidRPr="00F408E2">
        <w:rPr>
          <w:rFonts w:cs="Times New Roman"/>
        </w:rPr>
        <w:t>Essentiellement</w:t>
      </w:r>
      <w:r w:rsidR="00DC1012" w:rsidRPr="00F408E2">
        <w:rPr>
          <w:rFonts w:cs="Times New Roman"/>
        </w:rPr>
        <w:t xml:space="preserve"> clinique</w:t>
      </w:r>
    </w:p>
    <w:p w14:paraId="0FEE5B9F" w14:textId="0798F987" w:rsidR="00DC1012" w:rsidRPr="00F408E2" w:rsidRDefault="00DC1012" w:rsidP="00DC1012">
      <w:pPr>
        <w:rPr>
          <w:rFonts w:cs="Times New Roman"/>
        </w:rPr>
      </w:pPr>
      <w:r w:rsidRPr="00F408E2">
        <w:rPr>
          <w:rFonts w:cs="Times New Roman"/>
        </w:rPr>
        <w:lastRenderedPageBreak/>
        <w:t>Atteintes symétrique,</w:t>
      </w:r>
      <w:r w:rsidR="00407555" w:rsidRPr="00F408E2">
        <w:rPr>
          <w:rFonts w:cs="Times New Roman"/>
        </w:rPr>
        <w:t xml:space="preserve"> </w:t>
      </w:r>
      <w:r w:rsidRPr="00F408E2">
        <w:rPr>
          <w:rFonts w:cs="Times New Roman"/>
        </w:rPr>
        <w:t xml:space="preserve">ascendantes </w:t>
      </w:r>
      <w:r w:rsidR="001E2571" w:rsidRPr="00F408E2">
        <w:rPr>
          <w:rFonts w:cs="Times New Roman"/>
        </w:rPr>
        <w:t>subaiguë,</w:t>
      </w:r>
      <w:r w:rsidRPr="00F408E2">
        <w:rPr>
          <w:rFonts w:cs="Times New Roman"/>
        </w:rPr>
        <w:t xml:space="preserve"> </w:t>
      </w:r>
      <w:r w:rsidR="001E2571">
        <w:rPr>
          <w:rFonts w:cs="Times New Roman"/>
        </w:rPr>
        <w:t>sensitives</w:t>
      </w:r>
      <w:r w:rsidRPr="00F408E2">
        <w:rPr>
          <w:rFonts w:cs="Times New Roman"/>
        </w:rPr>
        <w:t>,</w:t>
      </w:r>
      <w:r w:rsidR="001E2571">
        <w:rPr>
          <w:rFonts w:cs="Times New Roman"/>
        </w:rPr>
        <w:t xml:space="preserve"> motrices</w:t>
      </w:r>
      <w:r w:rsidRPr="00F408E2">
        <w:rPr>
          <w:rFonts w:cs="Times New Roman"/>
        </w:rPr>
        <w:t xml:space="preserve"> ou végéta</w:t>
      </w:r>
      <w:r w:rsidR="00407555" w:rsidRPr="00F408E2">
        <w:rPr>
          <w:rFonts w:cs="Times New Roman"/>
        </w:rPr>
        <w:t>ti</w:t>
      </w:r>
      <w:r w:rsidRPr="00F408E2">
        <w:rPr>
          <w:rFonts w:cs="Times New Roman"/>
        </w:rPr>
        <w:t>ve extrémité dis</w:t>
      </w:r>
      <w:r w:rsidR="00407555" w:rsidRPr="00F408E2">
        <w:rPr>
          <w:rFonts w:cs="Times New Roman"/>
        </w:rPr>
        <w:t>t</w:t>
      </w:r>
      <w:r w:rsidRPr="00F408E2">
        <w:rPr>
          <w:rFonts w:cs="Times New Roman"/>
        </w:rPr>
        <w:t>ale</w:t>
      </w:r>
      <w:r w:rsidR="00407555" w:rsidRPr="00F408E2">
        <w:rPr>
          <w:rFonts w:cs="Times New Roman"/>
        </w:rPr>
        <w:t xml:space="preserve"> </w:t>
      </w:r>
      <w:r w:rsidRPr="00F408E2">
        <w:rPr>
          <w:rFonts w:cs="Times New Roman"/>
        </w:rPr>
        <w:t>des mem</w:t>
      </w:r>
      <w:r w:rsidR="00407555" w:rsidRPr="00F408E2">
        <w:rPr>
          <w:rFonts w:cs="Times New Roman"/>
        </w:rPr>
        <w:t>b</w:t>
      </w:r>
      <w:r w:rsidRPr="00F408E2">
        <w:rPr>
          <w:rFonts w:cs="Times New Roman"/>
        </w:rPr>
        <w:t>res</w:t>
      </w:r>
    </w:p>
    <w:p w14:paraId="1B25913A" w14:textId="533942E3" w:rsidR="00407555" w:rsidRPr="00F408E2" w:rsidRDefault="00407555" w:rsidP="00407555">
      <w:pPr>
        <w:pStyle w:val="Titre2"/>
        <w:rPr>
          <w:rFonts w:cs="Times New Roman"/>
        </w:rPr>
      </w:pPr>
      <w:bookmarkStart w:id="569" w:name="_Toc196656707"/>
      <w:bookmarkStart w:id="570" w:name="_Toc196662514"/>
      <w:r w:rsidRPr="00F408E2">
        <w:rPr>
          <w:rFonts w:cs="Times New Roman"/>
        </w:rPr>
        <w:t>Gravité</w:t>
      </w:r>
      <w:bookmarkEnd w:id="569"/>
      <w:bookmarkEnd w:id="570"/>
      <w:r w:rsidRPr="00F408E2">
        <w:rPr>
          <w:rFonts w:cs="Times New Roman"/>
        </w:rPr>
        <w:t xml:space="preserve"> </w:t>
      </w:r>
    </w:p>
    <w:p w14:paraId="4D37A932" w14:textId="3793DE37" w:rsidR="00407555" w:rsidRPr="00F408E2" w:rsidRDefault="00407555" w:rsidP="00407555">
      <w:pPr>
        <w:pStyle w:val="Titre3"/>
        <w:rPr>
          <w:rFonts w:cs="Times New Roman"/>
        </w:rPr>
      </w:pPr>
      <w:bookmarkStart w:id="571" w:name="_Toc196656708"/>
      <w:bookmarkStart w:id="572" w:name="_Toc196662515"/>
      <w:r w:rsidRPr="00F408E2">
        <w:rPr>
          <w:rFonts w:cs="Times New Roman"/>
        </w:rPr>
        <w:t>Pied diabétique</w:t>
      </w:r>
      <w:bookmarkEnd w:id="571"/>
      <w:bookmarkEnd w:id="572"/>
    </w:p>
    <w:p w14:paraId="49E03664" w14:textId="1F926699" w:rsidR="00407555" w:rsidRPr="00F408E2" w:rsidRDefault="001E2571" w:rsidP="00407555">
      <w:pPr>
        <w:rPr>
          <w:rFonts w:cs="Times New Roman"/>
        </w:rPr>
      </w:pPr>
      <w:r>
        <w:rPr>
          <w:rFonts w:cs="Times New Roman"/>
        </w:rPr>
        <w:t>Complication fréquente (10 -15 ans</w:t>
      </w:r>
      <w:r w:rsidR="00407555" w:rsidRPr="00F408E2">
        <w:rPr>
          <w:rFonts w:cs="Times New Roman"/>
        </w:rPr>
        <w:t>), traumati</w:t>
      </w:r>
      <w:r w:rsidR="00EA65CE" w:rsidRPr="00F408E2">
        <w:rPr>
          <w:rFonts w:cs="Times New Roman"/>
        </w:rPr>
        <w:t>sm</w:t>
      </w:r>
      <w:r w:rsidR="00407555" w:rsidRPr="00F408E2">
        <w:rPr>
          <w:rFonts w:cs="Times New Roman"/>
        </w:rPr>
        <w:t>e générant plaie surinfect</w:t>
      </w:r>
      <w:r w:rsidR="00EA65CE" w:rsidRPr="00F408E2">
        <w:rPr>
          <w:rFonts w:cs="Times New Roman"/>
        </w:rPr>
        <w:t>ée</w:t>
      </w:r>
    </w:p>
    <w:p w14:paraId="5D092C52" w14:textId="3A4EE250" w:rsidR="00407555" w:rsidRPr="00F408E2" w:rsidRDefault="001E2571" w:rsidP="00407555">
      <w:pPr>
        <w:rPr>
          <w:rFonts w:cs="Times New Roman"/>
        </w:rPr>
      </w:pPr>
      <w:r w:rsidRPr="00F408E2">
        <w:rPr>
          <w:rFonts w:cs="Times New Roman"/>
        </w:rPr>
        <w:t>Gangrène</w:t>
      </w:r>
      <w:r w:rsidR="00407555" w:rsidRPr="00F408E2">
        <w:rPr>
          <w:rFonts w:cs="Times New Roman"/>
        </w:rPr>
        <w:t xml:space="preserve"> i</w:t>
      </w:r>
      <w:r w:rsidR="00EA65CE" w:rsidRPr="00F408E2">
        <w:rPr>
          <w:rFonts w:cs="Times New Roman"/>
        </w:rPr>
        <w:t>n</w:t>
      </w:r>
      <w:r w:rsidR="00407555" w:rsidRPr="00F408E2">
        <w:rPr>
          <w:rFonts w:cs="Times New Roman"/>
        </w:rPr>
        <w:t>fectieuse e</w:t>
      </w:r>
      <w:r w:rsidR="00EA65CE" w:rsidRPr="00F408E2">
        <w:rPr>
          <w:rFonts w:cs="Times New Roman"/>
        </w:rPr>
        <w:t>t</w:t>
      </w:r>
      <w:r w:rsidR="00407555" w:rsidRPr="00F408E2">
        <w:rPr>
          <w:rFonts w:cs="Times New Roman"/>
        </w:rPr>
        <w:t xml:space="preserve"> nécroses ischémique </w:t>
      </w:r>
    </w:p>
    <w:p w14:paraId="4B96E4E1" w14:textId="529D264F" w:rsidR="00407555" w:rsidRPr="00F408E2" w:rsidRDefault="00407555" w:rsidP="00407555">
      <w:pPr>
        <w:rPr>
          <w:rFonts w:cs="Times New Roman"/>
        </w:rPr>
      </w:pPr>
      <w:r w:rsidRPr="00F408E2">
        <w:rPr>
          <w:rFonts w:cs="Times New Roman"/>
        </w:rPr>
        <w:t>Très handicapante</w:t>
      </w:r>
      <w:r w:rsidR="00EA65CE" w:rsidRPr="00F408E2">
        <w:rPr>
          <w:rFonts w:cs="Times New Roman"/>
        </w:rPr>
        <w:t xml:space="preserve"> </w:t>
      </w:r>
      <w:r w:rsidRPr="00F408E2">
        <w:rPr>
          <w:rFonts w:cs="Times New Roman"/>
        </w:rPr>
        <w:sym w:font="Wingdings" w:char="F0E8"/>
      </w:r>
      <w:r w:rsidRPr="00F408E2">
        <w:rPr>
          <w:rFonts w:cs="Times New Roman"/>
        </w:rPr>
        <w:t xml:space="preserve"> état grabataire voire décès</w:t>
      </w:r>
    </w:p>
    <w:p w14:paraId="5695EC76" w14:textId="2B11B9BC" w:rsidR="00EA65CE" w:rsidRPr="00F408E2" w:rsidRDefault="00EA65CE" w:rsidP="00EA65CE">
      <w:pPr>
        <w:pStyle w:val="Titre2"/>
        <w:rPr>
          <w:rFonts w:cs="Times New Roman"/>
        </w:rPr>
      </w:pPr>
      <w:bookmarkStart w:id="573" w:name="_Toc196656709"/>
      <w:bookmarkStart w:id="574" w:name="_Toc196662516"/>
      <w:r w:rsidRPr="00F408E2">
        <w:rPr>
          <w:rFonts w:cs="Times New Roman"/>
        </w:rPr>
        <w:t>Etiologique</w:t>
      </w:r>
      <w:bookmarkEnd w:id="573"/>
      <w:bookmarkEnd w:id="574"/>
    </w:p>
    <w:p w14:paraId="52C819DC" w14:textId="4978EE30" w:rsidR="00EA65CE" w:rsidRPr="00F408E2" w:rsidRDefault="001E2571" w:rsidP="00EA65CE">
      <w:pPr>
        <w:rPr>
          <w:rFonts w:cs="Times New Roman"/>
        </w:rPr>
      </w:pPr>
      <w:r w:rsidRPr="00F408E2">
        <w:rPr>
          <w:rFonts w:cs="Times New Roman"/>
        </w:rPr>
        <w:t>Métaboliques</w:t>
      </w:r>
      <w:r w:rsidR="00EA65CE" w:rsidRPr="00F408E2">
        <w:rPr>
          <w:rFonts w:cs="Times New Roman"/>
        </w:rPr>
        <w:t xml:space="preserve"> et </w:t>
      </w:r>
      <w:r w:rsidRPr="00F408E2">
        <w:rPr>
          <w:rFonts w:cs="Times New Roman"/>
        </w:rPr>
        <w:t>endocrines</w:t>
      </w:r>
      <w:r w:rsidR="00EA65CE" w:rsidRPr="00F408E2">
        <w:rPr>
          <w:rFonts w:cs="Times New Roman"/>
        </w:rPr>
        <w:t xml:space="preserve"> : </w:t>
      </w:r>
      <w:r w:rsidRPr="00F408E2">
        <w:rPr>
          <w:rFonts w:cs="Times New Roman"/>
        </w:rPr>
        <w:t>diabètes,</w:t>
      </w:r>
      <w:r w:rsidR="00EA65CE" w:rsidRPr="00F408E2">
        <w:rPr>
          <w:rFonts w:cs="Times New Roman"/>
        </w:rPr>
        <w:t xml:space="preserve"> hyper</w:t>
      </w:r>
      <w:r>
        <w:rPr>
          <w:rFonts w:cs="Times New Roman"/>
        </w:rPr>
        <w:t xml:space="preserve"> </w:t>
      </w:r>
      <w:r w:rsidR="00EA65CE" w:rsidRPr="00F408E2">
        <w:rPr>
          <w:rFonts w:cs="Times New Roman"/>
        </w:rPr>
        <w:t xml:space="preserve">ou </w:t>
      </w:r>
      <w:r w:rsidRPr="00F408E2">
        <w:rPr>
          <w:rFonts w:cs="Times New Roman"/>
        </w:rPr>
        <w:t>hypothyroïdie,</w:t>
      </w:r>
      <w:r w:rsidR="00EA65CE" w:rsidRPr="00F408E2">
        <w:rPr>
          <w:rFonts w:cs="Times New Roman"/>
        </w:rPr>
        <w:t xml:space="preserve"> </w:t>
      </w:r>
      <w:r w:rsidRPr="00F408E2">
        <w:rPr>
          <w:rFonts w:cs="Times New Roman"/>
        </w:rPr>
        <w:t>acromégalie,</w:t>
      </w:r>
      <w:r w:rsidR="00EA65CE" w:rsidRPr="00F408E2">
        <w:rPr>
          <w:rFonts w:cs="Times New Roman"/>
        </w:rPr>
        <w:t xml:space="preserve"> IRC</w:t>
      </w:r>
      <w:r w:rsidR="00EA65CE" w:rsidRPr="00F408E2">
        <w:rPr>
          <w:rFonts w:cs="Times New Roman"/>
        </w:rPr>
        <w:tab/>
      </w:r>
    </w:p>
    <w:p w14:paraId="18970E05" w14:textId="019F4DC3" w:rsidR="00DF7F85" w:rsidRPr="00F408E2" w:rsidRDefault="00DF7F85" w:rsidP="00EA65CE">
      <w:pPr>
        <w:rPr>
          <w:rFonts w:cs="Times New Roman"/>
        </w:rPr>
      </w:pPr>
      <w:r w:rsidRPr="00F408E2">
        <w:rPr>
          <w:rFonts w:cs="Times New Roman"/>
        </w:rPr>
        <w:t xml:space="preserve">Affection malignes </w:t>
      </w:r>
    </w:p>
    <w:p w14:paraId="06E0AAC2" w14:textId="047540CE" w:rsidR="00DF7F85" w:rsidRPr="00F408E2" w:rsidRDefault="00DF7F85" w:rsidP="00EA65CE">
      <w:pPr>
        <w:rPr>
          <w:rFonts w:cs="Times New Roman"/>
        </w:rPr>
      </w:pPr>
      <w:r w:rsidRPr="00F408E2">
        <w:rPr>
          <w:rFonts w:cs="Times New Roman"/>
        </w:rPr>
        <w:t xml:space="preserve">Sd </w:t>
      </w:r>
      <w:r w:rsidR="001E2571" w:rsidRPr="00F408E2">
        <w:rPr>
          <w:rFonts w:cs="Times New Roman"/>
        </w:rPr>
        <w:t>paranéoplasique</w:t>
      </w:r>
      <w:r w:rsidRPr="00F408E2">
        <w:rPr>
          <w:rFonts w:cs="Times New Roman"/>
        </w:rPr>
        <w:t xml:space="preserve"> </w:t>
      </w:r>
    </w:p>
    <w:p w14:paraId="7CF8E489" w14:textId="103FC76A" w:rsidR="00DF7F85" w:rsidRPr="00F408E2" w:rsidRDefault="00DF7F85" w:rsidP="00EA65CE">
      <w:pPr>
        <w:rPr>
          <w:rFonts w:cs="Times New Roman"/>
        </w:rPr>
      </w:pPr>
      <w:r w:rsidRPr="00F408E2">
        <w:rPr>
          <w:rFonts w:cs="Times New Roman"/>
        </w:rPr>
        <w:t>Hémopathie : LMNH, LH</w:t>
      </w:r>
      <w:r w:rsidR="006F0DA2" w:rsidRPr="00F408E2">
        <w:rPr>
          <w:rFonts w:cs="Times New Roman"/>
        </w:rPr>
        <w:t xml:space="preserve"> (Lymphome Hodgikinien)</w:t>
      </w:r>
    </w:p>
    <w:p w14:paraId="0274C373" w14:textId="5BEBD4AC" w:rsidR="006F0DA2" w:rsidRPr="00F408E2" w:rsidRDefault="0004417C" w:rsidP="00EA65CE">
      <w:pPr>
        <w:rPr>
          <w:rFonts w:cs="Times New Roman"/>
        </w:rPr>
      </w:pPr>
      <w:r w:rsidRPr="00F408E2">
        <w:rPr>
          <w:rFonts w:cs="Times New Roman"/>
        </w:rPr>
        <w:t xml:space="preserve">Toxique </w:t>
      </w:r>
    </w:p>
    <w:p w14:paraId="2C04027C" w14:textId="531F80F5" w:rsidR="0004417C" w:rsidRPr="00F408E2" w:rsidRDefault="0004417C" w:rsidP="004237A4">
      <w:pPr>
        <w:numPr>
          <w:ilvl w:val="1"/>
          <w:numId w:val="4"/>
        </w:numPr>
        <w:rPr>
          <w:rFonts w:cs="Times New Roman"/>
        </w:rPr>
      </w:pPr>
      <w:r w:rsidRPr="00F408E2">
        <w:rPr>
          <w:rFonts w:cs="Times New Roman"/>
        </w:rPr>
        <w:t xml:space="preserve">Nutritionnel et alcoolique : </w:t>
      </w:r>
      <w:r w:rsidR="001E2571" w:rsidRPr="00F408E2">
        <w:rPr>
          <w:rFonts w:cs="Times New Roman"/>
        </w:rPr>
        <w:t>alcool,</w:t>
      </w:r>
      <w:r w:rsidR="001E2571">
        <w:rPr>
          <w:rFonts w:cs="Times New Roman"/>
        </w:rPr>
        <w:t xml:space="preserve"> carence vitamine (B1, b6, b12</w:t>
      </w:r>
      <w:r w:rsidRPr="00F408E2">
        <w:rPr>
          <w:rFonts w:cs="Times New Roman"/>
        </w:rPr>
        <w:t>, fola</w:t>
      </w:r>
      <w:r w:rsidR="001E2571">
        <w:rPr>
          <w:rFonts w:cs="Times New Roman"/>
        </w:rPr>
        <w:t>t</w:t>
      </w:r>
      <w:r w:rsidRPr="00F408E2">
        <w:rPr>
          <w:rFonts w:cs="Times New Roman"/>
        </w:rPr>
        <w:t xml:space="preserve">es, PP, B2), malabsorption </w:t>
      </w:r>
    </w:p>
    <w:p w14:paraId="0AC5C7F4" w14:textId="1E29DBC9" w:rsidR="0004417C" w:rsidRPr="00F408E2" w:rsidRDefault="001E2571" w:rsidP="004237A4">
      <w:pPr>
        <w:numPr>
          <w:ilvl w:val="1"/>
          <w:numId w:val="4"/>
        </w:numPr>
        <w:rPr>
          <w:rFonts w:cs="Times New Roman"/>
        </w:rPr>
      </w:pPr>
      <w:r w:rsidRPr="00F408E2">
        <w:rPr>
          <w:rFonts w:cs="Times New Roman"/>
        </w:rPr>
        <w:t>Industriel</w:t>
      </w:r>
      <w:r w:rsidR="0004417C" w:rsidRPr="00F408E2">
        <w:rPr>
          <w:rFonts w:cs="Times New Roman"/>
        </w:rPr>
        <w:t xml:space="preserve"> et médicamenteux : métaux lourds (Pb, </w:t>
      </w:r>
      <w:r w:rsidRPr="00F408E2">
        <w:rPr>
          <w:rFonts w:cs="Times New Roman"/>
        </w:rPr>
        <w:t>Arsenic,</w:t>
      </w:r>
      <w:r w:rsidR="0004417C" w:rsidRPr="00F408E2">
        <w:rPr>
          <w:rFonts w:cs="Times New Roman"/>
        </w:rPr>
        <w:t xml:space="preserve"> </w:t>
      </w:r>
      <w:r w:rsidRPr="00F408E2">
        <w:rPr>
          <w:rFonts w:cs="Times New Roman"/>
        </w:rPr>
        <w:t>mercure</w:t>
      </w:r>
      <w:r w:rsidR="0004417C" w:rsidRPr="00F408E2">
        <w:rPr>
          <w:rFonts w:cs="Times New Roman"/>
        </w:rPr>
        <w:t>)</w:t>
      </w:r>
      <w:r>
        <w:rPr>
          <w:rFonts w:cs="Times New Roman"/>
        </w:rPr>
        <w:t> ;</w:t>
      </w:r>
      <w:r w:rsidR="0004417C" w:rsidRPr="00F408E2">
        <w:rPr>
          <w:rFonts w:cs="Times New Roman"/>
        </w:rPr>
        <w:t xml:space="preserve"> </w:t>
      </w:r>
      <w:r w:rsidRPr="00F408E2">
        <w:rPr>
          <w:rFonts w:cs="Times New Roman"/>
        </w:rPr>
        <w:t>médicalement</w:t>
      </w:r>
      <w:r w:rsidR="0004417C" w:rsidRPr="00F408E2">
        <w:rPr>
          <w:rFonts w:cs="Times New Roman"/>
        </w:rPr>
        <w:t xml:space="preserve"> (</w:t>
      </w:r>
      <w:r w:rsidRPr="00F408E2">
        <w:rPr>
          <w:rFonts w:cs="Times New Roman"/>
        </w:rPr>
        <w:t>anticancéreux</w:t>
      </w:r>
      <w:r w:rsidR="0004417C" w:rsidRPr="00F408E2">
        <w:rPr>
          <w:rFonts w:cs="Times New Roman"/>
        </w:rPr>
        <w:t>, imidazolés, amiodarone)</w:t>
      </w:r>
    </w:p>
    <w:p w14:paraId="71999016" w14:textId="207DBEBD" w:rsidR="00E15C94" w:rsidRPr="00F408E2" w:rsidRDefault="00E15C94" w:rsidP="00E15C94">
      <w:pPr>
        <w:pStyle w:val="Sous-titre"/>
        <w:rPr>
          <w:rFonts w:ascii="Times New Roman" w:hAnsi="Times New Roman" w:cs="Times New Roman"/>
        </w:rPr>
      </w:pPr>
      <w:r w:rsidRPr="00F408E2">
        <w:rPr>
          <w:rFonts w:ascii="Times New Roman" w:hAnsi="Times New Roman" w:cs="Times New Roman"/>
        </w:rPr>
        <w:t xml:space="preserve">Conclusion </w:t>
      </w:r>
    </w:p>
    <w:p w14:paraId="2CB1CBCC" w14:textId="060F8CC6" w:rsidR="00E15C94" w:rsidRPr="00F408E2" w:rsidRDefault="00E15C94" w:rsidP="00E15C94">
      <w:pPr>
        <w:rPr>
          <w:rFonts w:cs="Times New Roman"/>
        </w:rPr>
      </w:pPr>
      <w:r w:rsidRPr="00F408E2">
        <w:rPr>
          <w:rFonts w:cs="Times New Roman"/>
        </w:rPr>
        <w:t>Affectio</w:t>
      </w:r>
      <w:r w:rsidR="003742C8" w:rsidRPr="00F408E2">
        <w:rPr>
          <w:rFonts w:cs="Times New Roman"/>
        </w:rPr>
        <w:t>n</w:t>
      </w:r>
      <w:r w:rsidRPr="00F408E2">
        <w:rPr>
          <w:rFonts w:cs="Times New Roman"/>
        </w:rPr>
        <w:t xml:space="preserve"> ne</w:t>
      </w:r>
      <w:r w:rsidR="003742C8" w:rsidRPr="00F408E2">
        <w:rPr>
          <w:rFonts w:cs="Times New Roman"/>
        </w:rPr>
        <w:t>urolo</w:t>
      </w:r>
      <w:r w:rsidRPr="00F408E2">
        <w:rPr>
          <w:rFonts w:cs="Times New Roman"/>
        </w:rPr>
        <w:t>giq</w:t>
      </w:r>
      <w:r w:rsidR="003742C8" w:rsidRPr="00F408E2">
        <w:rPr>
          <w:rFonts w:cs="Times New Roman"/>
        </w:rPr>
        <w:t>ue</w:t>
      </w:r>
      <w:r w:rsidRPr="00F408E2">
        <w:rPr>
          <w:rFonts w:cs="Times New Roman"/>
        </w:rPr>
        <w:t xml:space="preserve"> fréquen</w:t>
      </w:r>
      <w:r w:rsidR="003742C8" w:rsidRPr="00F408E2">
        <w:rPr>
          <w:rFonts w:cs="Times New Roman"/>
        </w:rPr>
        <w:t xml:space="preserve">t </w:t>
      </w:r>
      <w:r w:rsidRPr="00F408E2">
        <w:rPr>
          <w:rFonts w:cs="Times New Roman"/>
        </w:rPr>
        <w:t xml:space="preserve">mais </w:t>
      </w:r>
      <w:r w:rsidR="001E2571" w:rsidRPr="00F408E2">
        <w:rPr>
          <w:rFonts w:cs="Times New Roman"/>
        </w:rPr>
        <w:t>diagnostic</w:t>
      </w:r>
      <w:r w:rsidR="003D7F7B" w:rsidRPr="00F408E2">
        <w:rPr>
          <w:rFonts w:cs="Times New Roman"/>
        </w:rPr>
        <w:t xml:space="preserve"> souvent tardi</w:t>
      </w:r>
      <w:r w:rsidR="003742C8" w:rsidRPr="00F408E2">
        <w:rPr>
          <w:rFonts w:cs="Times New Roman"/>
        </w:rPr>
        <w:t>f</w:t>
      </w:r>
    </w:p>
    <w:p w14:paraId="732E1077" w14:textId="2EBEC6FD" w:rsidR="003D7F7B" w:rsidRPr="00F408E2" w:rsidRDefault="003D7F7B" w:rsidP="00E15C94">
      <w:pPr>
        <w:rPr>
          <w:rFonts w:cs="Times New Roman"/>
        </w:rPr>
      </w:pPr>
      <w:r w:rsidRPr="00F408E2">
        <w:rPr>
          <w:rFonts w:cs="Times New Roman"/>
        </w:rPr>
        <w:t>Diagnostic clin</w:t>
      </w:r>
      <w:r w:rsidR="003742C8" w:rsidRPr="00F408E2">
        <w:rPr>
          <w:rFonts w:cs="Times New Roman"/>
        </w:rPr>
        <w:t>i</w:t>
      </w:r>
      <w:r w:rsidRPr="00F408E2">
        <w:rPr>
          <w:rFonts w:cs="Times New Roman"/>
        </w:rPr>
        <w:t>que</w:t>
      </w:r>
    </w:p>
    <w:p w14:paraId="6ACF62DB" w14:textId="1F589156" w:rsidR="003D7F7B" w:rsidRPr="00F408E2" w:rsidRDefault="003742C8" w:rsidP="00E15C94">
      <w:pPr>
        <w:rPr>
          <w:rFonts w:cs="Times New Roman"/>
        </w:rPr>
      </w:pPr>
      <w:r w:rsidRPr="00F408E2">
        <w:rPr>
          <w:rFonts w:cs="Times New Roman"/>
        </w:rPr>
        <w:t>Examen s</w:t>
      </w:r>
      <w:r w:rsidR="003D7F7B" w:rsidRPr="00F408E2">
        <w:rPr>
          <w:rFonts w:cs="Times New Roman"/>
        </w:rPr>
        <w:t>ystématique chez les sujets à risque</w:t>
      </w:r>
    </w:p>
    <w:p w14:paraId="566591DE" w14:textId="689966CB" w:rsidR="003D43B0" w:rsidRPr="00F408E2" w:rsidRDefault="003D43B0">
      <w:pPr>
        <w:numPr>
          <w:ilvl w:val="0"/>
          <w:numId w:val="0"/>
        </w:numPr>
        <w:spacing w:after="200"/>
        <w:rPr>
          <w:rFonts w:cs="Times New Roman"/>
        </w:rPr>
      </w:pPr>
      <w:r w:rsidRPr="00F408E2">
        <w:rPr>
          <w:rFonts w:cs="Times New Roman"/>
        </w:rPr>
        <w:br w:type="page"/>
      </w:r>
    </w:p>
    <w:p w14:paraId="60095BE7" w14:textId="480EAC35" w:rsidR="0030587A" w:rsidRPr="00F408E2" w:rsidRDefault="002C250C" w:rsidP="007A04BF">
      <w:pPr>
        <w:pStyle w:val="Titre"/>
        <w:rPr>
          <w:rFonts w:cs="Times New Roman"/>
        </w:rPr>
      </w:pPr>
      <w:r w:rsidRPr="00F408E2">
        <w:rPr>
          <w:rFonts w:cs="Times New Roman"/>
        </w:rPr>
        <w:lastRenderedPageBreak/>
        <w:t>Myélite</w:t>
      </w:r>
      <w:r w:rsidR="00112FCA" w:rsidRPr="00F408E2">
        <w:rPr>
          <w:rFonts w:cs="Times New Roman"/>
        </w:rPr>
        <w:t xml:space="preserve"> transverse aiguë</w:t>
      </w:r>
    </w:p>
    <w:p w14:paraId="67326868" w14:textId="536B9D8A" w:rsidR="007A04BF" w:rsidRPr="00F408E2" w:rsidRDefault="007A04BF" w:rsidP="007A04BF">
      <w:pPr>
        <w:rPr>
          <w:rFonts w:cs="Times New Roman"/>
        </w:rPr>
      </w:pPr>
      <w:r w:rsidRPr="00F408E2">
        <w:rPr>
          <w:rFonts w:cs="Times New Roman"/>
        </w:rPr>
        <w:t xml:space="preserve">Dr </w:t>
      </w:r>
      <w:r w:rsidR="00673A62" w:rsidRPr="00F408E2">
        <w:rPr>
          <w:rFonts w:cs="Times New Roman"/>
        </w:rPr>
        <w:t>RAZANAMAHEFA Julien</w:t>
      </w:r>
    </w:p>
    <w:p w14:paraId="05AEF3AF" w14:textId="28EF1F3B" w:rsidR="00673A62" w:rsidRPr="00F408E2" w:rsidRDefault="00673A62" w:rsidP="00673A62">
      <w:pPr>
        <w:pStyle w:val="Sous-titre"/>
        <w:rPr>
          <w:rFonts w:ascii="Times New Roman" w:hAnsi="Times New Roman" w:cs="Times New Roman"/>
        </w:rPr>
      </w:pPr>
      <w:r w:rsidRPr="00F408E2">
        <w:rPr>
          <w:rFonts w:ascii="Times New Roman" w:hAnsi="Times New Roman" w:cs="Times New Roman"/>
        </w:rPr>
        <w:t>Objectifs</w:t>
      </w:r>
    </w:p>
    <w:p w14:paraId="4CB9B540" w14:textId="267D3327" w:rsidR="00673A62" w:rsidRPr="00F408E2" w:rsidRDefault="002C250C" w:rsidP="00673A62">
      <w:pPr>
        <w:rPr>
          <w:rFonts w:cs="Times New Roman"/>
        </w:rPr>
      </w:pPr>
      <w:r w:rsidRPr="00F408E2">
        <w:rPr>
          <w:rFonts w:cs="Times New Roman"/>
        </w:rPr>
        <w:t xml:space="preserve">Définir </w:t>
      </w:r>
      <w:r w:rsidR="0083646A" w:rsidRPr="00F408E2">
        <w:rPr>
          <w:rFonts w:cs="Times New Roman"/>
        </w:rPr>
        <w:t>la myélite transverse aiguë</w:t>
      </w:r>
    </w:p>
    <w:p w14:paraId="6F8AC2B0" w14:textId="58B89ECF" w:rsidR="002C250C" w:rsidRPr="00F408E2" w:rsidRDefault="002C250C" w:rsidP="00673A62">
      <w:pPr>
        <w:rPr>
          <w:rFonts w:cs="Times New Roman"/>
        </w:rPr>
      </w:pPr>
      <w:r w:rsidRPr="00F408E2">
        <w:rPr>
          <w:rFonts w:cs="Times New Roman"/>
        </w:rPr>
        <w:t xml:space="preserve">Décrie </w:t>
      </w:r>
      <w:r w:rsidR="001E2571" w:rsidRPr="00F408E2">
        <w:rPr>
          <w:rFonts w:cs="Times New Roman"/>
        </w:rPr>
        <w:t>les arguments diagnostiques (cliniques et paracliniques</w:t>
      </w:r>
      <w:r w:rsidRPr="00F408E2">
        <w:rPr>
          <w:rFonts w:cs="Times New Roman"/>
        </w:rPr>
        <w:t xml:space="preserve">) et les </w:t>
      </w:r>
      <w:r w:rsidR="0083646A" w:rsidRPr="00F408E2">
        <w:rPr>
          <w:rFonts w:cs="Times New Roman"/>
        </w:rPr>
        <w:t>critères</w:t>
      </w:r>
      <w:r w:rsidRPr="00F408E2">
        <w:rPr>
          <w:rFonts w:cs="Times New Roman"/>
        </w:rPr>
        <w:t xml:space="preserve"> de classification </w:t>
      </w:r>
    </w:p>
    <w:p w14:paraId="70CB5CF7" w14:textId="7B7B04A0" w:rsidR="002C250C" w:rsidRPr="00F408E2" w:rsidRDefault="002C250C" w:rsidP="00673A62">
      <w:pPr>
        <w:rPr>
          <w:rFonts w:cs="Times New Roman"/>
        </w:rPr>
      </w:pPr>
      <w:r w:rsidRPr="00F408E2">
        <w:rPr>
          <w:rFonts w:cs="Times New Roman"/>
        </w:rPr>
        <w:t>Connaitre les principes du traitement</w:t>
      </w:r>
    </w:p>
    <w:p w14:paraId="76AC1BA5" w14:textId="26615493" w:rsidR="00DC6F47" w:rsidRPr="00F408E2" w:rsidRDefault="002E5B38" w:rsidP="00DC6F47">
      <w:pPr>
        <w:pStyle w:val="Sous-titre"/>
        <w:rPr>
          <w:rFonts w:ascii="Times New Roman" w:hAnsi="Times New Roman" w:cs="Times New Roman"/>
        </w:rPr>
      </w:pPr>
      <w:r w:rsidRPr="00F408E2">
        <w:rPr>
          <w:rFonts w:ascii="Times New Roman" w:hAnsi="Times New Roman" w:cs="Times New Roman"/>
        </w:rPr>
        <w:t>Introduction</w:t>
      </w:r>
      <w:r w:rsidR="00DC6F47" w:rsidRPr="00F408E2">
        <w:rPr>
          <w:rFonts w:ascii="Times New Roman" w:hAnsi="Times New Roman" w:cs="Times New Roman"/>
        </w:rPr>
        <w:t xml:space="preserve"> </w:t>
      </w:r>
    </w:p>
    <w:p w14:paraId="7F3EC36B" w14:textId="20BBA882" w:rsidR="00DC6F47" w:rsidRPr="00F408E2" w:rsidRDefault="002E5B38" w:rsidP="00DC6F47">
      <w:pPr>
        <w:rPr>
          <w:rFonts w:cs="Times New Roman"/>
        </w:rPr>
      </w:pPr>
      <w:r w:rsidRPr="00F408E2">
        <w:rPr>
          <w:rFonts w:cs="Times New Roman"/>
        </w:rPr>
        <w:t>Définition</w:t>
      </w:r>
      <w:r w:rsidR="005D052C" w:rsidRPr="00F408E2">
        <w:rPr>
          <w:rFonts w:cs="Times New Roman"/>
        </w:rPr>
        <w:t> :</w:t>
      </w:r>
    </w:p>
    <w:p w14:paraId="3281AF2C" w14:textId="024EBC73" w:rsidR="00DC6F47" w:rsidRPr="00F408E2" w:rsidRDefault="00DC6F47" w:rsidP="004237A4">
      <w:pPr>
        <w:numPr>
          <w:ilvl w:val="1"/>
          <w:numId w:val="4"/>
        </w:numPr>
        <w:rPr>
          <w:rFonts w:cs="Times New Roman"/>
        </w:rPr>
      </w:pPr>
      <w:r w:rsidRPr="00F408E2">
        <w:rPr>
          <w:rFonts w:cs="Times New Roman"/>
        </w:rPr>
        <w:t xml:space="preserve">Maladie inflammatoire </w:t>
      </w:r>
      <w:r w:rsidR="002E5B38" w:rsidRPr="00F408E2">
        <w:rPr>
          <w:rFonts w:cs="Times New Roman"/>
        </w:rPr>
        <w:t>aiguë</w:t>
      </w:r>
      <w:r w:rsidRPr="00F408E2">
        <w:rPr>
          <w:rFonts w:cs="Times New Roman"/>
        </w:rPr>
        <w:t xml:space="preserve"> de la moelle </w:t>
      </w:r>
      <w:r w:rsidR="002E5B38" w:rsidRPr="00F408E2">
        <w:rPr>
          <w:rFonts w:cs="Times New Roman"/>
        </w:rPr>
        <w:t>caractérisée</w:t>
      </w:r>
      <w:r w:rsidRPr="00F408E2">
        <w:rPr>
          <w:rFonts w:cs="Times New Roman"/>
        </w:rPr>
        <w:t xml:space="preserve"> par déficit moteur </w:t>
      </w:r>
      <w:r w:rsidR="002E5B38" w:rsidRPr="00F408E2">
        <w:rPr>
          <w:rFonts w:cs="Times New Roman"/>
        </w:rPr>
        <w:t>rapide</w:t>
      </w:r>
      <w:r w:rsidRPr="00F408E2">
        <w:rPr>
          <w:rFonts w:cs="Times New Roman"/>
        </w:rPr>
        <w:t xml:space="preserve"> bilatéral aigue </w:t>
      </w:r>
      <w:r w:rsidR="002E5B38" w:rsidRPr="00F408E2">
        <w:rPr>
          <w:rFonts w:cs="Times New Roman"/>
        </w:rPr>
        <w:t>membre</w:t>
      </w:r>
      <w:r w:rsidRPr="00F408E2">
        <w:rPr>
          <w:rFonts w:cs="Times New Roman"/>
        </w:rPr>
        <w:t xml:space="preserve"> </w:t>
      </w:r>
      <w:r w:rsidR="002E5B38" w:rsidRPr="00F408E2">
        <w:rPr>
          <w:rFonts w:cs="Times New Roman"/>
        </w:rPr>
        <w:t>inférieurs</w:t>
      </w:r>
      <w:r w:rsidRPr="00F408E2">
        <w:rPr>
          <w:rFonts w:cs="Times New Roman"/>
        </w:rPr>
        <w:t xml:space="preserve"> et </w:t>
      </w:r>
      <w:r w:rsidR="002E5B38" w:rsidRPr="00F408E2">
        <w:rPr>
          <w:rFonts w:cs="Times New Roman"/>
        </w:rPr>
        <w:t>trouble</w:t>
      </w:r>
      <w:r w:rsidRPr="00F408E2">
        <w:rPr>
          <w:rFonts w:cs="Times New Roman"/>
        </w:rPr>
        <w:t xml:space="preserve"> </w:t>
      </w:r>
      <w:r w:rsidR="002E5B38" w:rsidRPr="00F408E2">
        <w:rPr>
          <w:rFonts w:cs="Times New Roman"/>
        </w:rPr>
        <w:t>sphinctérien</w:t>
      </w:r>
      <w:r w:rsidR="00D65EDC" w:rsidRPr="00F408E2">
        <w:rPr>
          <w:rFonts w:cs="Times New Roman"/>
        </w:rPr>
        <w:t xml:space="preserve"> (rétention d'urine)</w:t>
      </w:r>
      <w:r w:rsidRPr="00F408E2">
        <w:rPr>
          <w:rFonts w:cs="Times New Roman"/>
        </w:rPr>
        <w:t xml:space="preserve"> avec </w:t>
      </w:r>
      <w:r w:rsidR="002E5B38" w:rsidRPr="00F408E2">
        <w:rPr>
          <w:rFonts w:cs="Times New Roman"/>
        </w:rPr>
        <w:t>niveau</w:t>
      </w:r>
      <w:r w:rsidRPr="00F408E2">
        <w:rPr>
          <w:rFonts w:cs="Times New Roman"/>
        </w:rPr>
        <w:t xml:space="preserve"> sensitif, associée à une </w:t>
      </w:r>
      <w:r w:rsidR="002E5B38" w:rsidRPr="00F408E2">
        <w:rPr>
          <w:rFonts w:cs="Times New Roman"/>
          <w:b/>
          <w:bCs/>
        </w:rPr>
        <w:t>lésion</w:t>
      </w:r>
      <w:r w:rsidRPr="00F408E2">
        <w:rPr>
          <w:rFonts w:cs="Times New Roman"/>
          <w:b/>
          <w:bCs/>
        </w:rPr>
        <w:t xml:space="preserve"> </w:t>
      </w:r>
      <w:r w:rsidR="002E5B38" w:rsidRPr="00F408E2">
        <w:rPr>
          <w:rFonts w:cs="Times New Roman"/>
          <w:b/>
          <w:bCs/>
        </w:rPr>
        <w:t>inflammatoire</w:t>
      </w:r>
      <w:r w:rsidRPr="00F408E2">
        <w:rPr>
          <w:rFonts w:cs="Times New Roman"/>
          <w:b/>
          <w:bCs/>
        </w:rPr>
        <w:t xml:space="preserve"> extensive</w:t>
      </w:r>
      <w:r w:rsidRPr="00F408E2">
        <w:rPr>
          <w:rFonts w:cs="Times New Roman"/>
        </w:rPr>
        <w:t xml:space="preserve"> </w:t>
      </w:r>
      <w:r w:rsidR="006F005F" w:rsidRPr="00F408E2">
        <w:rPr>
          <w:rFonts w:cs="Times New Roman"/>
        </w:rPr>
        <w:t>(extension avec le temps)</w:t>
      </w:r>
      <w:r w:rsidR="005D052C" w:rsidRPr="00F408E2">
        <w:rPr>
          <w:rFonts w:cs="Times New Roman"/>
        </w:rPr>
        <w:t xml:space="preserve"> </w:t>
      </w:r>
      <w:r w:rsidRPr="00F408E2">
        <w:rPr>
          <w:rFonts w:cs="Times New Roman"/>
        </w:rPr>
        <w:t>de la moelle</w:t>
      </w:r>
      <w:r w:rsidR="002E5B38" w:rsidRPr="00F408E2">
        <w:rPr>
          <w:rFonts w:cs="Times New Roman"/>
        </w:rPr>
        <w:t xml:space="preserve"> (évolution en quelque jour</w:t>
      </w:r>
      <w:r w:rsidR="00D65EDC" w:rsidRPr="00F408E2">
        <w:rPr>
          <w:rFonts w:cs="Times New Roman"/>
        </w:rPr>
        <w:t>s).</w:t>
      </w:r>
    </w:p>
    <w:p w14:paraId="3625B3BA" w14:textId="470A5BFF" w:rsidR="006F005F" w:rsidRPr="00F408E2" w:rsidRDefault="006F005F" w:rsidP="006F005F">
      <w:pPr>
        <w:rPr>
          <w:rFonts w:cs="Times New Roman"/>
        </w:rPr>
      </w:pPr>
      <w:r w:rsidRPr="00F408E2">
        <w:rPr>
          <w:rFonts w:cs="Times New Roman"/>
        </w:rPr>
        <w:t>Intérêt</w:t>
      </w:r>
      <w:r w:rsidR="005D052C" w:rsidRPr="00F408E2">
        <w:rPr>
          <w:rFonts w:cs="Times New Roman"/>
        </w:rPr>
        <w:t>s :</w:t>
      </w:r>
    </w:p>
    <w:p w14:paraId="219EE40F" w14:textId="3A957720" w:rsidR="006F005F" w:rsidRPr="00F408E2" w:rsidRDefault="006F005F" w:rsidP="004237A4">
      <w:pPr>
        <w:numPr>
          <w:ilvl w:val="1"/>
          <w:numId w:val="4"/>
        </w:numPr>
        <w:rPr>
          <w:rFonts w:cs="Times New Roman"/>
        </w:rPr>
      </w:pPr>
      <w:r w:rsidRPr="00F408E2">
        <w:rPr>
          <w:rFonts w:cs="Times New Roman"/>
        </w:rPr>
        <w:t xml:space="preserve">Maladie rare </w:t>
      </w:r>
    </w:p>
    <w:p w14:paraId="2FA58DA1" w14:textId="47A8F6C6" w:rsidR="006F005F" w:rsidRPr="00F408E2" w:rsidRDefault="006F005F" w:rsidP="004237A4">
      <w:pPr>
        <w:numPr>
          <w:ilvl w:val="1"/>
          <w:numId w:val="4"/>
        </w:numPr>
        <w:rPr>
          <w:rFonts w:cs="Times New Roman"/>
        </w:rPr>
      </w:pPr>
      <w:r w:rsidRPr="00F408E2">
        <w:rPr>
          <w:rFonts w:cs="Times New Roman"/>
        </w:rPr>
        <w:t xml:space="preserve">Gravité : </w:t>
      </w:r>
      <w:r w:rsidR="00E169E7" w:rsidRPr="00F408E2">
        <w:rPr>
          <w:rFonts w:cs="Times New Roman"/>
        </w:rPr>
        <w:t>handicap</w:t>
      </w:r>
      <w:r w:rsidRPr="00F408E2">
        <w:rPr>
          <w:rFonts w:cs="Times New Roman"/>
        </w:rPr>
        <w:t xml:space="preserve"> </w:t>
      </w:r>
      <w:r w:rsidR="00E169E7" w:rsidRPr="00F408E2">
        <w:rPr>
          <w:rFonts w:cs="Times New Roman"/>
        </w:rPr>
        <w:t>fonctionnel</w:t>
      </w:r>
      <w:r w:rsidRPr="00F408E2">
        <w:rPr>
          <w:rFonts w:cs="Times New Roman"/>
        </w:rPr>
        <w:t xml:space="preserve"> </w:t>
      </w:r>
      <w:r w:rsidR="00E169E7" w:rsidRPr="00F408E2">
        <w:rPr>
          <w:rFonts w:cs="Times New Roman"/>
        </w:rPr>
        <w:t>moteur</w:t>
      </w:r>
      <w:r w:rsidRPr="00F408E2">
        <w:rPr>
          <w:rFonts w:cs="Times New Roman"/>
        </w:rPr>
        <w:t xml:space="preserve"> membres </w:t>
      </w:r>
      <w:r w:rsidR="00E169E7" w:rsidRPr="00F408E2">
        <w:rPr>
          <w:rFonts w:cs="Times New Roman"/>
        </w:rPr>
        <w:t>pouvant</w:t>
      </w:r>
      <w:r w:rsidRPr="00F408E2">
        <w:rPr>
          <w:rFonts w:cs="Times New Roman"/>
        </w:rPr>
        <w:t xml:space="preserve"> </w:t>
      </w:r>
      <w:r w:rsidR="00E169E7" w:rsidRPr="00F408E2">
        <w:rPr>
          <w:rFonts w:cs="Times New Roman"/>
        </w:rPr>
        <w:t>entrainer</w:t>
      </w:r>
      <w:r w:rsidRPr="00F408E2">
        <w:rPr>
          <w:rFonts w:cs="Times New Roman"/>
        </w:rPr>
        <w:t xml:space="preserve"> état </w:t>
      </w:r>
      <w:r w:rsidR="00E169E7" w:rsidRPr="00F408E2">
        <w:rPr>
          <w:rFonts w:cs="Times New Roman"/>
        </w:rPr>
        <w:t>grabataire</w:t>
      </w:r>
      <w:r w:rsidRPr="00F408E2">
        <w:rPr>
          <w:rFonts w:cs="Times New Roman"/>
        </w:rPr>
        <w:t xml:space="preserve"> et décès </w:t>
      </w:r>
    </w:p>
    <w:p w14:paraId="72175E12" w14:textId="65D4A005" w:rsidR="006F005F" w:rsidRPr="00F408E2" w:rsidRDefault="006F005F" w:rsidP="004237A4">
      <w:pPr>
        <w:numPr>
          <w:ilvl w:val="1"/>
          <w:numId w:val="4"/>
        </w:numPr>
        <w:rPr>
          <w:rFonts w:cs="Times New Roman"/>
        </w:rPr>
      </w:pPr>
      <w:r w:rsidRPr="00F408E2">
        <w:rPr>
          <w:rFonts w:cs="Times New Roman"/>
        </w:rPr>
        <w:t xml:space="preserve">Pose </w:t>
      </w:r>
      <w:r w:rsidR="00E169E7" w:rsidRPr="00F408E2">
        <w:rPr>
          <w:rFonts w:cs="Times New Roman"/>
        </w:rPr>
        <w:t>surtout</w:t>
      </w:r>
      <w:r w:rsidRPr="00F408E2">
        <w:rPr>
          <w:rFonts w:cs="Times New Roman"/>
        </w:rPr>
        <w:t xml:space="preserve"> </w:t>
      </w:r>
      <w:r w:rsidR="00E169E7" w:rsidRPr="00F408E2">
        <w:rPr>
          <w:rFonts w:cs="Times New Roman"/>
        </w:rPr>
        <w:t>problème</w:t>
      </w:r>
      <w:r w:rsidRPr="00F408E2">
        <w:rPr>
          <w:rFonts w:cs="Times New Roman"/>
        </w:rPr>
        <w:t xml:space="preserve"> diagnostic différentie</w:t>
      </w:r>
      <w:r w:rsidR="00E169E7" w:rsidRPr="00F408E2">
        <w:rPr>
          <w:rFonts w:cs="Times New Roman"/>
        </w:rPr>
        <w:t>l</w:t>
      </w:r>
      <w:r w:rsidRPr="00F408E2">
        <w:rPr>
          <w:rFonts w:cs="Times New Roman"/>
        </w:rPr>
        <w:t xml:space="preserve"> et étiol</w:t>
      </w:r>
      <w:r w:rsidR="00E169E7" w:rsidRPr="00F408E2">
        <w:rPr>
          <w:rFonts w:cs="Times New Roman"/>
        </w:rPr>
        <w:t>o</w:t>
      </w:r>
      <w:r w:rsidRPr="00F408E2">
        <w:rPr>
          <w:rFonts w:cs="Times New Roman"/>
        </w:rPr>
        <w:t>gique</w:t>
      </w:r>
    </w:p>
    <w:p w14:paraId="52C66C2A" w14:textId="31C54389" w:rsidR="005D052C" w:rsidRPr="00F408E2" w:rsidRDefault="00180A43" w:rsidP="00180A43">
      <w:pPr>
        <w:pStyle w:val="Sous-titre"/>
        <w:rPr>
          <w:rFonts w:ascii="Times New Roman" w:hAnsi="Times New Roman" w:cs="Times New Roman"/>
        </w:rPr>
      </w:pPr>
      <w:r w:rsidRPr="00F408E2">
        <w:rPr>
          <w:rFonts w:ascii="Times New Roman" w:hAnsi="Times New Roman" w:cs="Times New Roman"/>
        </w:rPr>
        <w:t>Pathogénèse</w:t>
      </w:r>
    </w:p>
    <w:p w14:paraId="1DFE4FDD" w14:textId="4FB6BCE0" w:rsidR="00B11DEE" w:rsidRPr="00F408E2" w:rsidRDefault="00A1734C" w:rsidP="00B11DEE">
      <w:pPr>
        <w:rPr>
          <w:rFonts w:cs="Times New Roman"/>
        </w:rPr>
      </w:pPr>
      <w:r w:rsidRPr="00F408E2">
        <w:rPr>
          <w:rFonts w:cs="Times New Roman"/>
        </w:rPr>
        <w:t>Lésion</w:t>
      </w:r>
      <w:r w:rsidR="00B11DEE" w:rsidRPr="00F408E2">
        <w:rPr>
          <w:rFonts w:cs="Times New Roman"/>
        </w:rPr>
        <w:t>s</w:t>
      </w:r>
      <w:r w:rsidRPr="00F408E2">
        <w:rPr>
          <w:rFonts w:cs="Times New Roman"/>
        </w:rPr>
        <w:t xml:space="preserve"> élémentaires</w:t>
      </w:r>
      <w:r w:rsidR="00B11DEE" w:rsidRPr="00F408E2">
        <w:rPr>
          <w:rFonts w:cs="Times New Roman"/>
        </w:rPr>
        <w:t> :</w:t>
      </w:r>
    </w:p>
    <w:p w14:paraId="4B7CBE5E" w14:textId="5EFC608E" w:rsidR="00A1734C" w:rsidRPr="00F408E2" w:rsidRDefault="00A1734C" w:rsidP="004237A4">
      <w:pPr>
        <w:numPr>
          <w:ilvl w:val="1"/>
          <w:numId w:val="4"/>
        </w:numPr>
        <w:rPr>
          <w:rFonts w:cs="Times New Roman"/>
        </w:rPr>
      </w:pPr>
      <w:r w:rsidRPr="00F408E2">
        <w:rPr>
          <w:rFonts w:cs="Times New Roman"/>
        </w:rPr>
        <w:t xml:space="preserve">Lésion </w:t>
      </w:r>
      <w:r w:rsidR="00E549F4" w:rsidRPr="00F408E2">
        <w:rPr>
          <w:rFonts w:cs="Times New Roman"/>
        </w:rPr>
        <w:t>bilatérale</w:t>
      </w:r>
      <w:r w:rsidRPr="00F408E2">
        <w:rPr>
          <w:rFonts w:cs="Times New Roman"/>
        </w:rPr>
        <w:t xml:space="preserve"> et centre de la moelle avec </w:t>
      </w:r>
      <w:r w:rsidR="00E549F4" w:rsidRPr="00F408E2">
        <w:rPr>
          <w:rFonts w:cs="Times New Roman"/>
        </w:rPr>
        <w:t>atteinte</w:t>
      </w:r>
      <w:r w:rsidRPr="00F408E2">
        <w:rPr>
          <w:rFonts w:cs="Times New Roman"/>
        </w:rPr>
        <w:t xml:space="preserve"> myélin</w:t>
      </w:r>
      <w:r w:rsidR="00E549F4" w:rsidRPr="00F408E2">
        <w:rPr>
          <w:rFonts w:cs="Times New Roman"/>
        </w:rPr>
        <w:t>i</w:t>
      </w:r>
      <w:r w:rsidRPr="00F408E2">
        <w:rPr>
          <w:rFonts w:cs="Times New Roman"/>
        </w:rPr>
        <w:t xml:space="preserve">que et axonale sévères </w:t>
      </w:r>
    </w:p>
    <w:p w14:paraId="4F98EB73" w14:textId="10D1432B" w:rsidR="00A1734C" w:rsidRPr="00F408E2" w:rsidRDefault="00E549F4" w:rsidP="004237A4">
      <w:pPr>
        <w:numPr>
          <w:ilvl w:val="1"/>
          <w:numId w:val="4"/>
        </w:numPr>
        <w:rPr>
          <w:rFonts w:cs="Times New Roman"/>
        </w:rPr>
      </w:pPr>
      <w:r w:rsidRPr="00F408E2">
        <w:rPr>
          <w:rFonts w:cs="Times New Roman"/>
        </w:rPr>
        <w:t>atteinte</w:t>
      </w:r>
      <w:r w:rsidR="00A1734C" w:rsidRPr="00F408E2">
        <w:rPr>
          <w:rFonts w:cs="Times New Roman"/>
        </w:rPr>
        <w:t xml:space="preserve"> sur le plan vertical, étendue sen hauteur sur plusieurs segments</w:t>
      </w:r>
    </w:p>
    <w:p w14:paraId="246F6FC1" w14:textId="756F3BD7" w:rsidR="00B11DEE" w:rsidRPr="00F408E2" w:rsidRDefault="00B11DEE" w:rsidP="00B11DEE">
      <w:pPr>
        <w:rPr>
          <w:rFonts w:cs="Times New Roman"/>
        </w:rPr>
      </w:pPr>
      <w:r w:rsidRPr="00F408E2">
        <w:rPr>
          <w:rFonts w:cs="Times New Roman"/>
        </w:rPr>
        <w:t>mécanismes</w:t>
      </w:r>
      <w:r w:rsidR="003109DF" w:rsidRPr="00F408E2">
        <w:rPr>
          <w:rFonts w:cs="Times New Roman"/>
        </w:rPr>
        <w:t> :</w:t>
      </w:r>
    </w:p>
    <w:p w14:paraId="2EC426FF" w14:textId="09FC44F7" w:rsidR="00B11DEE" w:rsidRPr="00F408E2" w:rsidRDefault="00B11DEE" w:rsidP="004237A4">
      <w:pPr>
        <w:numPr>
          <w:ilvl w:val="1"/>
          <w:numId w:val="4"/>
        </w:numPr>
        <w:rPr>
          <w:rFonts w:cs="Times New Roman"/>
        </w:rPr>
      </w:pPr>
      <w:r w:rsidRPr="00F408E2">
        <w:rPr>
          <w:rFonts w:cs="Times New Roman"/>
        </w:rPr>
        <w:t>réaction inflammatoire aiguë</w:t>
      </w:r>
    </w:p>
    <w:p w14:paraId="53FD2433" w14:textId="14585B5C" w:rsidR="00B11DEE" w:rsidRPr="00F408E2" w:rsidRDefault="003109DF" w:rsidP="00B11DEE">
      <w:pPr>
        <w:rPr>
          <w:rFonts w:cs="Times New Roman"/>
        </w:rPr>
      </w:pPr>
      <w:r w:rsidRPr="00F408E2">
        <w:rPr>
          <w:rFonts w:cs="Times New Roman"/>
        </w:rPr>
        <w:t>étiologies :</w:t>
      </w:r>
    </w:p>
    <w:p w14:paraId="482BF5B0" w14:textId="5AAB2C1A" w:rsidR="00B11DEE" w:rsidRPr="00F408E2" w:rsidRDefault="00B11DEE" w:rsidP="004237A4">
      <w:pPr>
        <w:numPr>
          <w:ilvl w:val="1"/>
          <w:numId w:val="4"/>
        </w:numPr>
        <w:rPr>
          <w:rFonts w:cs="Times New Roman"/>
        </w:rPr>
      </w:pPr>
      <w:r w:rsidRPr="00F408E2">
        <w:rPr>
          <w:rFonts w:cs="Times New Roman"/>
        </w:rPr>
        <w:t xml:space="preserve">pathologie dysimmunitaire </w:t>
      </w:r>
    </w:p>
    <w:p w14:paraId="548A8199" w14:textId="7AD632F5" w:rsidR="00B11DEE" w:rsidRPr="00F408E2" w:rsidRDefault="00B11DEE" w:rsidP="004237A4">
      <w:pPr>
        <w:numPr>
          <w:ilvl w:val="1"/>
          <w:numId w:val="4"/>
        </w:numPr>
        <w:rPr>
          <w:rFonts w:cs="Times New Roman"/>
        </w:rPr>
      </w:pPr>
      <w:r w:rsidRPr="00F408E2">
        <w:rPr>
          <w:rFonts w:cs="Times New Roman"/>
        </w:rPr>
        <w:t>sd post-</w:t>
      </w:r>
      <w:r w:rsidR="003109DF" w:rsidRPr="00F408E2">
        <w:rPr>
          <w:rFonts w:cs="Times New Roman"/>
        </w:rPr>
        <w:t>infectieux</w:t>
      </w:r>
    </w:p>
    <w:p w14:paraId="2F5FB8BF" w14:textId="2D4E7C4A" w:rsidR="003109DF" w:rsidRPr="00224B36" w:rsidRDefault="001E2571" w:rsidP="004237A4">
      <w:pPr>
        <w:pStyle w:val="Titre1"/>
        <w:numPr>
          <w:ilvl w:val="0"/>
          <w:numId w:val="35"/>
        </w:numPr>
        <w:rPr>
          <w:rFonts w:cs="Times New Roman"/>
        </w:rPr>
      </w:pPr>
      <w:bookmarkStart w:id="575" w:name="_Toc196656710"/>
      <w:bookmarkStart w:id="576" w:name="_Toc196662517"/>
      <w:r w:rsidRPr="00224B36">
        <w:rPr>
          <w:rFonts w:cs="Times New Roman"/>
        </w:rPr>
        <w:t>Symptomatologie</w:t>
      </w:r>
      <w:bookmarkEnd w:id="575"/>
      <w:bookmarkEnd w:id="576"/>
    </w:p>
    <w:p w14:paraId="5C4735F7" w14:textId="6FC58D38" w:rsidR="003109DF" w:rsidRPr="00F408E2" w:rsidRDefault="001E2571" w:rsidP="000154E1">
      <w:pPr>
        <w:pStyle w:val="Titre2"/>
        <w:rPr>
          <w:rFonts w:cs="Times New Roman"/>
        </w:rPr>
      </w:pPr>
      <w:bookmarkStart w:id="577" w:name="_Toc196656711"/>
      <w:bookmarkStart w:id="578" w:name="_Toc196662518"/>
      <w:r w:rsidRPr="00F408E2">
        <w:rPr>
          <w:rFonts w:cs="Times New Roman"/>
        </w:rPr>
        <w:t>Type</w:t>
      </w:r>
      <w:r w:rsidR="000154E1" w:rsidRPr="00F408E2">
        <w:rPr>
          <w:rFonts w:cs="Times New Roman"/>
        </w:rPr>
        <w:t xml:space="preserve"> de description</w:t>
      </w:r>
      <w:bookmarkEnd w:id="577"/>
      <w:bookmarkEnd w:id="578"/>
      <w:r w:rsidR="000154E1" w:rsidRPr="00F408E2">
        <w:rPr>
          <w:rFonts w:cs="Times New Roman"/>
        </w:rPr>
        <w:t xml:space="preserve"> </w:t>
      </w:r>
    </w:p>
    <w:p w14:paraId="7E58374F" w14:textId="7CC0188E" w:rsidR="000154E1" w:rsidRPr="00F408E2" w:rsidRDefault="000154E1" w:rsidP="000154E1">
      <w:pPr>
        <w:rPr>
          <w:rFonts w:cs="Times New Roman"/>
        </w:rPr>
      </w:pPr>
      <w:r w:rsidRPr="00F408E2">
        <w:rPr>
          <w:rFonts w:cs="Times New Roman"/>
        </w:rPr>
        <w:t>myélite transverse aigue complète dorsal idiopathique</w:t>
      </w:r>
    </w:p>
    <w:p w14:paraId="373B5695" w14:textId="1A21FBB5" w:rsidR="000154E1" w:rsidRPr="00F408E2" w:rsidRDefault="000154E1" w:rsidP="000154E1">
      <w:pPr>
        <w:rPr>
          <w:rFonts w:cs="Times New Roman"/>
        </w:rPr>
      </w:pPr>
      <w:r w:rsidRPr="00F408E2">
        <w:rPr>
          <w:rFonts w:cs="Times New Roman"/>
        </w:rPr>
        <w:t>circonstance de découverte :</w:t>
      </w:r>
    </w:p>
    <w:p w14:paraId="468B0D2D" w14:textId="2EE1F4B4" w:rsidR="000154E1" w:rsidRPr="00F408E2" w:rsidRDefault="000154E1" w:rsidP="004237A4">
      <w:pPr>
        <w:numPr>
          <w:ilvl w:val="1"/>
          <w:numId w:val="4"/>
        </w:numPr>
        <w:rPr>
          <w:rFonts w:cs="Times New Roman"/>
        </w:rPr>
      </w:pPr>
      <w:r w:rsidRPr="00F408E2">
        <w:rPr>
          <w:rFonts w:cs="Times New Roman"/>
        </w:rPr>
        <w:lastRenderedPageBreak/>
        <w:t>sujet jeun</w:t>
      </w:r>
      <w:r w:rsidR="004268ED" w:rsidRPr="00F408E2">
        <w:rPr>
          <w:rFonts w:cs="Times New Roman"/>
        </w:rPr>
        <w:t>e</w:t>
      </w:r>
      <w:r w:rsidRPr="00F408E2">
        <w:rPr>
          <w:rFonts w:cs="Times New Roman"/>
        </w:rPr>
        <w:t xml:space="preserve"> </w:t>
      </w:r>
      <w:r w:rsidR="004268ED" w:rsidRPr="00F408E2">
        <w:rPr>
          <w:rFonts w:cs="Times New Roman"/>
        </w:rPr>
        <w:t>autour</w:t>
      </w:r>
      <w:r w:rsidRPr="00F408E2">
        <w:rPr>
          <w:rFonts w:cs="Times New Roman"/>
        </w:rPr>
        <w:t xml:space="preserve"> de </w:t>
      </w:r>
      <w:r w:rsidR="006069DF" w:rsidRPr="00F408E2">
        <w:rPr>
          <w:rFonts w:cs="Times New Roman"/>
        </w:rPr>
        <w:t xml:space="preserve">30 – 40 ans </w:t>
      </w:r>
      <w:r w:rsidR="004268ED" w:rsidRPr="00F408E2">
        <w:rPr>
          <w:rFonts w:cs="Times New Roman"/>
        </w:rPr>
        <w:t>(différer avec sciatique</w:t>
      </w:r>
      <w:r w:rsidR="000A34B3" w:rsidRPr="00F408E2">
        <w:rPr>
          <w:rFonts w:cs="Times New Roman"/>
        </w:rPr>
        <w:t> : 45 ans et plus)</w:t>
      </w:r>
    </w:p>
    <w:p w14:paraId="723F27C2" w14:textId="75AEC49B" w:rsidR="006069DF" w:rsidRPr="00F408E2" w:rsidRDefault="004268ED" w:rsidP="004237A4">
      <w:pPr>
        <w:numPr>
          <w:ilvl w:val="1"/>
          <w:numId w:val="4"/>
        </w:numPr>
        <w:rPr>
          <w:rFonts w:cs="Times New Roman"/>
        </w:rPr>
      </w:pPr>
      <w:r w:rsidRPr="00F408E2">
        <w:rPr>
          <w:rFonts w:cs="Times New Roman"/>
        </w:rPr>
        <w:t>installation</w:t>
      </w:r>
      <w:r w:rsidR="006069DF" w:rsidRPr="00F408E2">
        <w:rPr>
          <w:rFonts w:cs="Times New Roman"/>
        </w:rPr>
        <w:t xml:space="preserve"> rapide en quelques heures à quelques </w:t>
      </w:r>
      <w:r w:rsidR="001E2571" w:rsidRPr="00F408E2">
        <w:rPr>
          <w:rFonts w:cs="Times New Roman"/>
        </w:rPr>
        <w:t>jours</w:t>
      </w:r>
      <w:r w:rsidR="006069DF" w:rsidRPr="00F408E2">
        <w:rPr>
          <w:rFonts w:cs="Times New Roman"/>
        </w:rPr>
        <w:t xml:space="preserve"> </w:t>
      </w:r>
    </w:p>
    <w:p w14:paraId="43EC2929" w14:textId="3CFD9E37" w:rsidR="006069DF" w:rsidRPr="00F408E2" w:rsidRDefault="004268ED" w:rsidP="004237A4">
      <w:pPr>
        <w:numPr>
          <w:ilvl w:val="1"/>
          <w:numId w:val="4"/>
        </w:numPr>
        <w:rPr>
          <w:rFonts w:cs="Times New Roman"/>
        </w:rPr>
      </w:pPr>
      <w:r w:rsidRPr="00F408E2">
        <w:rPr>
          <w:rFonts w:cs="Times New Roman"/>
        </w:rPr>
        <w:t>douleur</w:t>
      </w:r>
      <w:r w:rsidR="006069DF" w:rsidRPr="00F408E2">
        <w:rPr>
          <w:rFonts w:cs="Times New Roman"/>
        </w:rPr>
        <w:t xml:space="preserve"> rachidiennes localisées et </w:t>
      </w:r>
      <w:r w:rsidRPr="00F408E2">
        <w:rPr>
          <w:rFonts w:cs="Times New Roman"/>
        </w:rPr>
        <w:t>douleur</w:t>
      </w:r>
      <w:r w:rsidR="006069DF" w:rsidRPr="00F408E2">
        <w:rPr>
          <w:rFonts w:cs="Times New Roman"/>
        </w:rPr>
        <w:t xml:space="preserve"> musculaire non spécifiques</w:t>
      </w:r>
    </w:p>
    <w:p w14:paraId="0C7D7A5A" w14:textId="618F1DFA" w:rsidR="000A34B3" w:rsidRPr="00F408E2" w:rsidRDefault="001E2571" w:rsidP="00963FD0">
      <w:pPr>
        <w:pStyle w:val="Titre3"/>
        <w:rPr>
          <w:rFonts w:cs="Times New Roman"/>
        </w:rPr>
      </w:pPr>
      <w:bookmarkStart w:id="579" w:name="_Toc196656712"/>
      <w:bookmarkStart w:id="580" w:name="_Toc196662519"/>
      <w:r w:rsidRPr="00F408E2">
        <w:rPr>
          <w:rFonts w:cs="Times New Roman"/>
        </w:rPr>
        <w:t>Symptomatologie</w:t>
      </w:r>
      <w:r w:rsidR="000A34B3" w:rsidRPr="00F408E2">
        <w:rPr>
          <w:rFonts w:cs="Times New Roman"/>
        </w:rPr>
        <w:t xml:space="preserve"> a la phase d’état</w:t>
      </w:r>
      <w:bookmarkEnd w:id="579"/>
      <w:bookmarkEnd w:id="580"/>
    </w:p>
    <w:tbl>
      <w:tblPr>
        <w:tblStyle w:val="Grilledutableau"/>
        <w:tblW w:w="0" w:type="auto"/>
        <w:tblLook w:val="04A0" w:firstRow="1" w:lastRow="0" w:firstColumn="1" w:lastColumn="0" w:noHBand="0" w:noVBand="1"/>
      </w:tblPr>
      <w:tblGrid>
        <w:gridCol w:w="2226"/>
        <w:gridCol w:w="2226"/>
        <w:gridCol w:w="2227"/>
      </w:tblGrid>
      <w:tr w:rsidR="004B7D5D" w:rsidRPr="00F408E2" w14:paraId="5E2D7886" w14:textId="77777777" w:rsidTr="004B7D5D">
        <w:tc>
          <w:tcPr>
            <w:tcW w:w="2226" w:type="dxa"/>
          </w:tcPr>
          <w:p w14:paraId="4D500CA8" w14:textId="090862D5" w:rsidR="004B7D5D" w:rsidRPr="00F408E2" w:rsidRDefault="00984ED6" w:rsidP="008D38D7">
            <w:pPr>
              <w:numPr>
                <w:ilvl w:val="0"/>
                <w:numId w:val="0"/>
              </w:numPr>
              <w:jc w:val="center"/>
              <w:rPr>
                <w:rFonts w:cs="Times New Roman"/>
                <w:b/>
                <w:bCs/>
              </w:rPr>
            </w:pPr>
            <w:r w:rsidRPr="00F408E2">
              <w:rPr>
                <w:rFonts w:cs="Times New Roman"/>
                <w:b/>
                <w:bCs/>
              </w:rPr>
              <w:t>Symptôme</w:t>
            </w:r>
            <w:r w:rsidR="004B7D5D" w:rsidRPr="00F408E2">
              <w:rPr>
                <w:rFonts w:cs="Times New Roman"/>
                <w:b/>
                <w:bCs/>
              </w:rPr>
              <w:t xml:space="preserve"> </w:t>
            </w:r>
            <w:r w:rsidRPr="00F408E2">
              <w:rPr>
                <w:rFonts w:cs="Times New Roman"/>
                <w:b/>
                <w:bCs/>
              </w:rPr>
              <w:t>révélateurs</w:t>
            </w:r>
          </w:p>
        </w:tc>
        <w:tc>
          <w:tcPr>
            <w:tcW w:w="2226" w:type="dxa"/>
          </w:tcPr>
          <w:p w14:paraId="1302632C" w14:textId="21C442D3" w:rsidR="004B7D5D" w:rsidRPr="00F408E2" w:rsidRDefault="004B7D5D" w:rsidP="008D38D7">
            <w:pPr>
              <w:numPr>
                <w:ilvl w:val="0"/>
                <w:numId w:val="0"/>
              </w:numPr>
              <w:jc w:val="center"/>
              <w:rPr>
                <w:rFonts w:cs="Times New Roman"/>
                <w:b/>
                <w:bCs/>
              </w:rPr>
            </w:pPr>
            <w:r w:rsidRPr="00F408E2">
              <w:rPr>
                <w:rFonts w:cs="Times New Roman"/>
                <w:b/>
                <w:bCs/>
              </w:rPr>
              <w:t>Symptômes accompagnate</w:t>
            </w:r>
            <w:r w:rsidR="00984ED6" w:rsidRPr="00F408E2">
              <w:rPr>
                <w:rFonts w:cs="Times New Roman"/>
                <w:b/>
                <w:bCs/>
              </w:rPr>
              <w:t>ur</w:t>
            </w:r>
            <w:r w:rsidRPr="00F408E2">
              <w:rPr>
                <w:rFonts w:cs="Times New Roman"/>
                <w:b/>
                <w:bCs/>
              </w:rPr>
              <w:t>s</w:t>
            </w:r>
          </w:p>
        </w:tc>
        <w:tc>
          <w:tcPr>
            <w:tcW w:w="2227" w:type="dxa"/>
          </w:tcPr>
          <w:p w14:paraId="5E452A57" w14:textId="01444A09" w:rsidR="004B7D5D" w:rsidRPr="00F408E2" w:rsidRDefault="004B7D5D" w:rsidP="008D38D7">
            <w:pPr>
              <w:numPr>
                <w:ilvl w:val="0"/>
                <w:numId w:val="0"/>
              </w:numPr>
              <w:jc w:val="center"/>
              <w:rPr>
                <w:rFonts w:cs="Times New Roman"/>
                <w:b/>
                <w:bCs/>
              </w:rPr>
            </w:pPr>
            <w:r w:rsidRPr="00F408E2">
              <w:rPr>
                <w:rFonts w:cs="Times New Roman"/>
                <w:b/>
                <w:bCs/>
              </w:rPr>
              <w:t xml:space="preserve">Valeur </w:t>
            </w:r>
            <w:r w:rsidR="00E37789" w:rsidRPr="00F408E2">
              <w:rPr>
                <w:rFonts w:cs="Times New Roman"/>
                <w:b/>
                <w:bCs/>
              </w:rPr>
              <w:t>sémiologie</w:t>
            </w:r>
          </w:p>
          <w:p w14:paraId="5DA3562A" w14:textId="51F8721F" w:rsidR="004B7D5D" w:rsidRPr="00F408E2" w:rsidRDefault="004B7D5D" w:rsidP="008D38D7">
            <w:pPr>
              <w:numPr>
                <w:ilvl w:val="0"/>
                <w:numId w:val="0"/>
              </w:numPr>
              <w:jc w:val="center"/>
              <w:rPr>
                <w:rFonts w:cs="Times New Roman"/>
                <w:b/>
                <w:bCs/>
              </w:rPr>
            </w:pPr>
          </w:p>
        </w:tc>
      </w:tr>
      <w:tr w:rsidR="004B7D5D" w:rsidRPr="00F408E2" w14:paraId="7591E0A3" w14:textId="77777777" w:rsidTr="004B7D5D">
        <w:tc>
          <w:tcPr>
            <w:tcW w:w="2226" w:type="dxa"/>
          </w:tcPr>
          <w:p w14:paraId="32F7357B" w14:textId="30F994AE" w:rsidR="004B7D5D" w:rsidRPr="00F408E2" w:rsidRDefault="004B7D5D" w:rsidP="000A34B3">
            <w:pPr>
              <w:numPr>
                <w:ilvl w:val="0"/>
                <w:numId w:val="0"/>
              </w:numPr>
              <w:rPr>
                <w:rFonts w:cs="Times New Roman"/>
              </w:rPr>
            </w:pPr>
            <w:r w:rsidRPr="00F408E2">
              <w:rPr>
                <w:rFonts w:cs="Times New Roman"/>
              </w:rPr>
              <w:t xml:space="preserve">Paresthésies </w:t>
            </w:r>
            <w:r w:rsidR="00984ED6" w:rsidRPr="00F408E2">
              <w:rPr>
                <w:rFonts w:cs="Times New Roman"/>
              </w:rPr>
              <w:t>ascendantes</w:t>
            </w:r>
            <w:r w:rsidRPr="00F408E2">
              <w:rPr>
                <w:rFonts w:cs="Times New Roman"/>
              </w:rPr>
              <w:t xml:space="preserve"> </w:t>
            </w:r>
            <w:r w:rsidR="00984ED6" w:rsidRPr="00F408E2">
              <w:rPr>
                <w:rFonts w:cs="Times New Roman"/>
              </w:rPr>
              <w:t>membre</w:t>
            </w:r>
            <w:r w:rsidRPr="00F408E2">
              <w:rPr>
                <w:rFonts w:cs="Times New Roman"/>
              </w:rPr>
              <w:t xml:space="preserve"> </w:t>
            </w:r>
          </w:p>
          <w:p w14:paraId="1175A2C5" w14:textId="7149ADF3" w:rsidR="00D90A47" w:rsidRPr="00F408E2" w:rsidRDefault="00984ED6" w:rsidP="000A34B3">
            <w:pPr>
              <w:numPr>
                <w:ilvl w:val="0"/>
                <w:numId w:val="0"/>
              </w:numPr>
              <w:rPr>
                <w:rFonts w:cs="Times New Roman"/>
              </w:rPr>
            </w:pPr>
            <w:r w:rsidRPr="00F408E2">
              <w:rPr>
                <w:rFonts w:cs="Times New Roman"/>
              </w:rPr>
              <w:t>Faiblesse</w:t>
            </w:r>
            <w:r w:rsidR="00D90A47" w:rsidRPr="00F408E2">
              <w:rPr>
                <w:rFonts w:cs="Times New Roman"/>
              </w:rPr>
              <w:t xml:space="preserve"> </w:t>
            </w:r>
            <w:r w:rsidRPr="00F408E2">
              <w:rPr>
                <w:rFonts w:cs="Times New Roman"/>
              </w:rPr>
              <w:t>ascendant</w:t>
            </w:r>
            <w:r w:rsidR="00D90A47" w:rsidRPr="00F408E2">
              <w:rPr>
                <w:rFonts w:cs="Times New Roman"/>
              </w:rPr>
              <w:t xml:space="preserve"> </w:t>
            </w:r>
            <w:r w:rsidRPr="00F408E2">
              <w:rPr>
                <w:rFonts w:cs="Times New Roman"/>
              </w:rPr>
              <w:t>membre</w:t>
            </w:r>
            <w:r w:rsidR="00D90A47" w:rsidRPr="00F408E2">
              <w:rPr>
                <w:rFonts w:cs="Times New Roman"/>
              </w:rPr>
              <w:t xml:space="preserve"> </w:t>
            </w:r>
            <w:r w:rsidRPr="00F408E2">
              <w:rPr>
                <w:rFonts w:cs="Times New Roman"/>
              </w:rPr>
              <w:t>inférieur</w:t>
            </w:r>
            <w:r w:rsidR="00D90A47" w:rsidRPr="00F408E2">
              <w:rPr>
                <w:rFonts w:cs="Times New Roman"/>
              </w:rPr>
              <w:t xml:space="preserve"> asymétrique puis </w:t>
            </w:r>
            <w:r w:rsidRPr="00F408E2">
              <w:rPr>
                <w:rFonts w:cs="Times New Roman"/>
              </w:rPr>
              <w:t>paralysie</w:t>
            </w:r>
            <w:r w:rsidR="00D90A47" w:rsidRPr="00F408E2">
              <w:rPr>
                <w:rFonts w:cs="Times New Roman"/>
              </w:rPr>
              <w:t xml:space="preserve"> flasque</w:t>
            </w:r>
          </w:p>
        </w:tc>
        <w:tc>
          <w:tcPr>
            <w:tcW w:w="2226" w:type="dxa"/>
          </w:tcPr>
          <w:p w14:paraId="68F21D3B" w14:textId="23934E7C" w:rsidR="004B7D5D" w:rsidRPr="00F408E2" w:rsidRDefault="00D90A47" w:rsidP="000A34B3">
            <w:pPr>
              <w:numPr>
                <w:ilvl w:val="0"/>
                <w:numId w:val="0"/>
              </w:numPr>
              <w:rPr>
                <w:rFonts w:cs="Times New Roman"/>
              </w:rPr>
            </w:pPr>
            <w:r w:rsidRPr="00F408E2">
              <w:rPr>
                <w:rFonts w:cs="Times New Roman"/>
              </w:rPr>
              <w:t xml:space="preserve">Troubles sphinctériens : </w:t>
            </w:r>
            <w:r w:rsidR="001E2571" w:rsidRPr="00F408E2">
              <w:rPr>
                <w:rFonts w:cs="Times New Roman"/>
              </w:rPr>
              <w:t>dysurie,</w:t>
            </w:r>
            <w:r w:rsidRPr="00F408E2">
              <w:rPr>
                <w:rFonts w:cs="Times New Roman"/>
              </w:rPr>
              <w:t xml:space="preserve"> </w:t>
            </w:r>
            <w:r w:rsidR="001E2571" w:rsidRPr="00F408E2">
              <w:rPr>
                <w:rFonts w:cs="Times New Roman"/>
              </w:rPr>
              <w:t>pollakiurie,</w:t>
            </w:r>
            <w:r w:rsidRPr="00F408E2">
              <w:rPr>
                <w:rFonts w:cs="Times New Roman"/>
              </w:rPr>
              <w:t xml:space="preserve"> </w:t>
            </w:r>
            <w:r w:rsidR="00984ED6" w:rsidRPr="00F408E2">
              <w:rPr>
                <w:rFonts w:cs="Times New Roman"/>
              </w:rPr>
              <w:t>rétention</w:t>
            </w:r>
            <w:r w:rsidRPr="00F408E2">
              <w:rPr>
                <w:rFonts w:cs="Times New Roman"/>
              </w:rPr>
              <w:t xml:space="preserve"> d’</w:t>
            </w:r>
            <w:r w:rsidR="00E37789" w:rsidRPr="00F408E2">
              <w:rPr>
                <w:rFonts w:cs="Times New Roman"/>
              </w:rPr>
              <w:t>u</w:t>
            </w:r>
            <w:r w:rsidRPr="00F408E2">
              <w:rPr>
                <w:rFonts w:cs="Times New Roman"/>
              </w:rPr>
              <w:t>r</w:t>
            </w:r>
            <w:r w:rsidR="00E37789" w:rsidRPr="00F408E2">
              <w:rPr>
                <w:rFonts w:cs="Times New Roman"/>
              </w:rPr>
              <w:t>i</w:t>
            </w:r>
            <w:r w:rsidRPr="00F408E2">
              <w:rPr>
                <w:rFonts w:cs="Times New Roman"/>
              </w:rPr>
              <w:t xml:space="preserve">ne </w:t>
            </w:r>
          </w:p>
        </w:tc>
        <w:tc>
          <w:tcPr>
            <w:tcW w:w="2227" w:type="dxa"/>
          </w:tcPr>
          <w:p w14:paraId="2B584D15" w14:textId="1C89001F" w:rsidR="004B7D5D" w:rsidRPr="00F408E2" w:rsidRDefault="00D90A47" w:rsidP="000A34B3">
            <w:pPr>
              <w:numPr>
                <w:ilvl w:val="0"/>
                <w:numId w:val="0"/>
              </w:numPr>
              <w:rPr>
                <w:rFonts w:cs="Times New Roman"/>
              </w:rPr>
            </w:pPr>
            <w:r w:rsidRPr="00F408E2">
              <w:rPr>
                <w:rFonts w:cs="Times New Roman"/>
              </w:rPr>
              <w:t>Extensio</w:t>
            </w:r>
            <w:r w:rsidR="00E37789" w:rsidRPr="00F408E2">
              <w:rPr>
                <w:rFonts w:cs="Times New Roman"/>
              </w:rPr>
              <w:t>n</w:t>
            </w:r>
            <w:r w:rsidRPr="00F408E2">
              <w:rPr>
                <w:rFonts w:cs="Times New Roman"/>
              </w:rPr>
              <w:t xml:space="preserve"> en </w:t>
            </w:r>
            <w:r w:rsidR="00E37789" w:rsidRPr="00F408E2">
              <w:rPr>
                <w:rFonts w:cs="Times New Roman"/>
              </w:rPr>
              <w:t>hauteur</w:t>
            </w:r>
            <w:r w:rsidRPr="00F408E2">
              <w:rPr>
                <w:rFonts w:cs="Times New Roman"/>
              </w:rPr>
              <w:t xml:space="preserve"> de la m</w:t>
            </w:r>
            <w:r w:rsidR="00E37789" w:rsidRPr="00F408E2">
              <w:rPr>
                <w:rFonts w:cs="Times New Roman"/>
              </w:rPr>
              <w:t>yélite</w:t>
            </w:r>
          </w:p>
        </w:tc>
      </w:tr>
    </w:tbl>
    <w:p w14:paraId="59884A1F" w14:textId="77777777" w:rsidR="000A34B3" w:rsidRPr="00F408E2" w:rsidRDefault="000A34B3" w:rsidP="000A34B3">
      <w:pPr>
        <w:numPr>
          <w:ilvl w:val="0"/>
          <w:numId w:val="0"/>
        </w:numPr>
        <w:rPr>
          <w:rFonts w:cs="Times New Roman"/>
        </w:rPr>
      </w:pPr>
    </w:p>
    <w:p w14:paraId="4703570E" w14:textId="7D7774D0" w:rsidR="00723655" w:rsidRPr="00F408E2" w:rsidRDefault="001E2571" w:rsidP="00963FD0">
      <w:pPr>
        <w:pStyle w:val="Titre3"/>
        <w:rPr>
          <w:rFonts w:cs="Times New Roman"/>
        </w:rPr>
      </w:pPr>
      <w:bookmarkStart w:id="581" w:name="_Toc196656713"/>
      <w:bookmarkStart w:id="582" w:name="_Toc196662520"/>
      <w:r w:rsidRPr="00F408E2">
        <w:rPr>
          <w:rFonts w:cs="Times New Roman"/>
        </w:rPr>
        <w:t>Signes</w:t>
      </w:r>
      <w:r w:rsidR="004A68E0" w:rsidRPr="00F408E2">
        <w:rPr>
          <w:rFonts w:cs="Times New Roman"/>
        </w:rPr>
        <w:t xml:space="preserve"> : </w:t>
      </w:r>
      <w:r w:rsidR="00723655" w:rsidRPr="00F408E2">
        <w:rPr>
          <w:rFonts w:cs="Times New Roman"/>
        </w:rPr>
        <w:t>lésionnel et sou</w:t>
      </w:r>
      <w:r w:rsidR="00E3377F" w:rsidRPr="00F408E2">
        <w:rPr>
          <w:rFonts w:cs="Times New Roman"/>
        </w:rPr>
        <w:t>s</w:t>
      </w:r>
      <w:r w:rsidR="00723655" w:rsidRPr="00F408E2">
        <w:rPr>
          <w:rFonts w:cs="Times New Roman"/>
        </w:rPr>
        <w:t>-</w:t>
      </w:r>
      <w:r w:rsidR="00E3377F" w:rsidRPr="00F408E2">
        <w:rPr>
          <w:rFonts w:cs="Times New Roman"/>
        </w:rPr>
        <w:t>lésionnelle</w:t>
      </w:r>
      <w:bookmarkEnd w:id="581"/>
      <w:bookmarkEnd w:id="582"/>
    </w:p>
    <w:tbl>
      <w:tblPr>
        <w:tblStyle w:val="Grilledutableau"/>
        <w:tblW w:w="0" w:type="auto"/>
        <w:tblLook w:val="04A0" w:firstRow="1" w:lastRow="0" w:firstColumn="1" w:lastColumn="0" w:noHBand="0" w:noVBand="1"/>
      </w:tblPr>
      <w:tblGrid>
        <w:gridCol w:w="2226"/>
        <w:gridCol w:w="2226"/>
        <w:gridCol w:w="2227"/>
      </w:tblGrid>
      <w:tr w:rsidR="00723655" w:rsidRPr="00F408E2" w14:paraId="57088ACF" w14:textId="77777777" w:rsidTr="00723655">
        <w:tc>
          <w:tcPr>
            <w:tcW w:w="2226" w:type="dxa"/>
          </w:tcPr>
          <w:p w14:paraId="1EF1FD41" w14:textId="041DDEA8" w:rsidR="00723655" w:rsidRPr="00F408E2" w:rsidRDefault="00E3377F" w:rsidP="00E3377F">
            <w:pPr>
              <w:numPr>
                <w:ilvl w:val="0"/>
                <w:numId w:val="0"/>
              </w:numPr>
              <w:jc w:val="center"/>
              <w:rPr>
                <w:rFonts w:cs="Times New Roman"/>
                <w:b/>
                <w:bCs/>
              </w:rPr>
            </w:pPr>
            <w:r w:rsidRPr="00F408E2">
              <w:rPr>
                <w:rFonts w:cs="Times New Roman"/>
                <w:b/>
                <w:bCs/>
              </w:rPr>
              <w:t>Technique</w:t>
            </w:r>
            <w:r w:rsidR="00723655" w:rsidRPr="00F408E2">
              <w:rPr>
                <w:rFonts w:cs="Times New Roman"/>
                <w:b/>
                <w:bCs/>
              </w:rPr>
              <w:t xml:space="preserve"> d’examen</w:t>
            </w:r>
          </w:p>
        </w:tc>
        <w:tc>
          <w:tcPr>
            <w:tcW w:w="2226" w:type="dxa"/>
          </w:tcPr>
          <w:p w14:paraId="448D7A62" w14:textId="08F3883C" w:rsidR="00723655" w:rsidRPr="00F408E2" w:rsidRDefault="00723655" w:rsidP="00E3377F">
            <w:pPr>
              <w:numPr>
                <w:ilvl w:val="0"/>
                <w:numId w:val="0"/>
              </w:numPr>
              <w:jc w:val="center"/>
              <w:rPr>
                <w:rFonts w:cs="Times New Roman"/>
                <w:b/>
                <w:bCs/>
              </w:rPr>
            </w:pPr>
            <w:r w:rsidRPr="00F408E2">
              <w:rPr>
                <w:rFonts w:cs="Times New Roman"/>
                <w:b/>
                <w:bCs/>
              </w:rPr>
              <w:t>Résultats</w:t>
            </w:r>
          </w:p>
        </w:tc>
        <w:tc>
          <w:tcPr>
            <w:tcW w:w="2227" w:type="dxa"/>
          </w:tcPr>
          <w:p w14:paraId="029CDE4B" w14:textId="01BE17EE" w:rsidR="00723655" w:rsidRPr="00F408E2" w:rsidRDefault="00723655" w:rsidP="00E3377F">
            <w:pPr>
              <w:numPr>
                <w:ilvl w:val="0"/>
                <w:numId w:val="0"/>
              </w:numPr>
              <w:jc w:val="center"/>
              <w:rPr>
                <w:rFonts w:cs="Times New Roman"/>
                <w:b/>
                <w:bCs/>
              </w:rPr>
            </w:pPr>
            <w:r w:rsidRPr="00F408E2">
              <w:rPr>
                <w:rFonts w:cs="Times New Roman"/>
                <w:b/>
                <w:bCs/>
              </w:rPr>
              <w:t xml:space="preserve">Signification ou </w:t>
            </w:r>
            <w:r w:rsidR="00E3377F" w:rsidRPr="00F408E2">
              <w:rPr>
                <w:rFonts w:cs="Times New Roman"/>
                <w:b/>
                <w:bCs/>
              </w:rPr>
              <w:t>valeur</w:t>
            </w:r>
            <w:r w:rsidRPr="00F408E2">
              <w:rPr>
                <w:rFonts w:cs="Times New Roman"/>
                <w:b/>
                <w:bCs/>
              </w:rPr>
              <w:t xml:space="preserve"> </w:t>
            </w:r>
            <w:r w:rsidR="00E3377F" w:rsidRPr="00F408E2">
              <w:rPr>
                <w:rFonts w:cs="Times New Roman"/>
                <w:b/>
                <w:bCs/>
              </w:rPr>
              <w:t>sémiologique</w:t>
            </w:r>
          </w:p>
        </w:tc>
      </w:tr>
      <w:tr w:rsidR="00723655" w:rsidRPr="00F408E2" w14:paraId="4F29E35E" w14:textId="77777777" w:rsidTr="00723655">
        <w:tc>
          <w:tcPr>
            <w:tcW w:w="2226" w:type="dxa"/>
          </w:tcPr>
          <w:p w14:paraId="7DC1FD71" w14:textId="03A7BC1F" w:rsidR="00723655" w:rsidRPr="00F408E2" w:rsidRDefault="00723655" w:rsidP="00723655">
            <w:pPr>
              <w:numPr>
                <w:ilvl w:val="0"/>
                <w:numId w:val="0"/>
              </w:numPr>
              <w:rPr>
                <w:rFonts w:cs="Times New Roman"/>
              </w:rPr>
            </w:pPr>
            <w:r w:rsidRPr="00F408E2">
              <w:rPr>
                <w:rFonts w:cs="Times New Roman"/>
              </w:rPr>
              <w:t>Examen</w:t>
            </w:r>
            <w:r w:rsidR="00E3377F" w:rsidRPr="00F408E2">
              <w:rPr>
                <w:rFonts w:cs="Times New Roman"/>
              </w:rPr>
              <w:t xml:space="preserve"> </w:t>
            </w:r>
            <w:r w:rsidRPr="00F408E2">
              <w:rPr>
                <w:rFonts w:cs="Times New Roman"/>
              </w:rPr>
              <w:t xml:space="preserve">de </w:t>
            </w:r>
            <w:r w:rsidR="00E3377F" w:rsidRPr="00F408E2">
              <w:rPr>
                <w:rFonts w:cs="Times New Roman"/>
              </w:rPr>
              <w:t>sensibilité</w:t>
            </w:r>
            <w:r w:rsidRPr="00F408E2">
              <w:rPr>
                <w:rFonts w:cs="Times New Roman"/>
              </w:rPr>
              <w:t xml:space="preserve"> tac</w:t>
            </w:r>
            <w:r w:rsidR="004A68E0" w:rsidRPr="00F408E2">
              <w:rPr>
                <w:rFonts w:cs="Times New Roman"/>
              </w:rPr>
              <w:t>t</w:t>
            </w:r>
            <w:r w:rsidRPr="00F408E2">
              <w:rPr>
                <w:rFonts w:cs="Times New Roman"/>
              </w:rPr>
              <w:t>i</w:t>
            </w:r>
            <w:r w:rsidR="004A68E0" w:rsidRPr="00F408E2">
              <w:rPr>
                <w:rFonts w:cs="Times New Roman"/>
              </w:rPr>
              <w:t>l</w:t>
            </w:r>
            <w:r w:rsidRPr="00F408E2">
              <w:rPr>
                <w:rFonts w:cs="Times New Roman"/>
              </w:rPr>
              <w:t>e de bas en haut</w:t>
            </w:r>
          </w:p>
        </w:tc>
        <w:tc>
          <w:tcPr>
            <w:tcW w:w="2226" w:type="dxa"/>
          </w:tcPr>
          <w:p w14:paraId="1624CB85" w14:textId="33D8E348" w:rsidR="00723655" w:rsidRPr="00F408E2" w:rsidRDefault="00723655" w:rsidP="00723655">
            <w:pPr>
              <w:numPr>
                <w:ilvl w:val="0"/>
                <w:numId w:val="0"/>
              </w:numPr>
              <w:rPr>
                <w:rFonts w:cs="Times New Roman"/>
              </w:rPr>
            </w:pPr>
            <w:r w:rsidRPr="00F408E2">
              <w:rPr>
                <w:rFonts w:cs="Times New Roman"/>
              </w:rPr>
              <w:t xml:space="preserve">Anesthésie en </w:t>
            </w:r>
            <w:r w:rsidR="00E3377F" w:rsidRPr="00F408E2">
              <w:rPr>
                <w:rFonts w:cs="Times New Roman"/>
              </w:rPr>
              <w:t>bande</w:t>
            </w:r>
            <w:r w:rsidRPr="00F408E2">
              <w:rPr>
                <w:rFonts w:cs="Times New Roman"/>
              </w:rPr>
              <w:t xml:space="preserve"> au niveau du tro</w:t>
            </w:r>
            <w:r w:rsidR="008D38D7" w:rsidRPr="00F408E2">
              <w:rPr>
                <w:rFonts w:cs="Times New Roman"/>
              </w:rPr>
              <w:t>n</w:t>
            </w:r>
            <w:r w:rsidRPr="00F408E2">
              <w:rPr>
                <w:rFonts w:cs="Times New Roman"/>
              </w:rPr>
              <w:t xml:space="preserve">c </w:t>
            </w:r>
          </w:p>
        </w:tc>
        <w:tc>
          <w:tcPr>
            <w:tcW w:w="2227" w:type="dxa"/>
          </w:tcPr>
          <w:p w14:paraId="54960D7B" w14:textId="77777777" w:rsidR="00723655" w:rsidRPr="00F408E2" w:rsidRDefault="00723655" w:rsidP="00723655">
            <w:pPr>
              <w:numPr>
                <w:ilvl w:val="0"/>
                <w:numId w:val="0"/>
              </w:numPr>
              <w:rPr>
                <w:rFonts w:cs="Times New Roman"/>
              </w:rPr>
            </w:pPr>
            <w:r w:rsidRPr="00F408E2">
              <w:rPr>
                <w:rFonts w:cs="Times New Roman"/>
              </w:rPr>
              <w:t>niveau lési</w:t>
            </w:r>
            <w:r w:rsidR="00E3377F" w:rsidRPr="00F408E2">
              <w:rPr>
                <w:rFonts w:cs="Times New Roman"/>
              </w:rPr>
              <w:t>o</w:t>
            </w:r>
            <w:r w:rsidRPr="00F408E2">
              <w:rPr>
                <w:rFonts w:cs="Times New Roman"/>
              </w:rPr>
              <w:t>nne</w:t>
            </w:r>
            <w:r w:rsidR="00E3377F" w:rsidRPr="00F408E2">
              <w:rPr>
                <w:rFonts w:cs="Times New Roman"/>
              </w:rPr>
              <w:t>l</w:t>
            </w:r>
            <w:r w:rsidRPr="00F408E2">
              <w:rPr>
                <w:rFonts w:cs="Times New Roman"/>
              </w:rPr>
              <w:t xml:space="preserve"> dorsal</w:t>
            </w:r>
          </w:p>
          <w:p w14:paraId="1CA05D59" w14:textId="1E8B779E" w:rsidR="00510C08" w:rsidRPr="00F408E2" w:rsidRDefault="00510C08" w:rsidP="00723655">
            <w:pPr>
              <w:numPr>
                <w:ilvl w:val="0"/>
                <w:numId w:val="0"/>
              </w:numPr>
              <w:rPr>
                <w:rFonts w:cs="Times New Roman"/>
              </w:rPr>
            </w:pPr>
          </w:p>
        </w:tc>
      </w:tr>
      <w:tr w:rsidR="00510C08" w:rsidRPr="00F408E2" w14:paraId="08AF1DD4" w14:textId="77777777" w:rsidTr="00723655">
        <w:tc>
          <w:tcPr>
            <w:tcW w:w="2226" w:type="dxa"/>
          </w:tcPr>
          <w:p w14:paraId="00EAB412" w14:textId="7C617DC4" w:rsidR="00510C08" w:rsidRPr="00F408E2" w:rsidRDefault="00510C08" w:rsidP="00723655">
            <w:pPr>
              <w:numPr>
                <w:ilvl w:val="0"/>
                <w:numId w:val="0"/>
              </w:numPr>
              <w:rPr>
                <w:rFonts w:cs="Times New Roman"/>
              </w:rPr>
            </w:pPr>
            <w:r w:rsidRPr="00F408E2">
              <w:rPr>
                <w:rFonts w:cs="Times New Roman"/>
              </w:rPr>
              <w:t xml:space="preserve">Examen de motricité, </w:t>
            </w:r>
            <w:r w:rsidR="00631900" w:rsidRPr="00F408E2">
              <w:rPr>
                <w:rFonts w:cs="Times New Roman"/>
              </w:rPr>
              <w:t>sensibilité</w:t>
            </w:r>
            <w:r w:rsidRPr="00F408E2">
              <w:rPr>
                <w:rFonts w:cs="Times New Roman"/>
              </w:rPr>
              <w:t xml:space="preserve"> </w:t>
            </w:r>
          </w:p>
        </w:tc>
        <w:tc>
          <w:tcPr>
            <w:tcW w:w="2226" w:type="dxa"/>
          </w:tcPr>
          <w:p w14:paraId="38FC73AF" w14:textId="3901504D" w:rsidR="00510C08" w:rsidRPr="00F408E2" w:rsidRDefault="00631900" w:rsidP="00723655">
            <w:pPr>
              <w:numPr>
                <w:ilvl w:val="0"/>
                <w:numId w:val="0"/>
              </w:numPr>
              <w:rPr>
                <w:rFonts w:cs="Times New Roman"/>
              </w:rPr>
            </w:pPr>
            <w:r w:rsidRPr="00F408E2">
              <w:rPr>
                <w:rFonts w:cs="Times New Roman"/>
              </w:rPr>
              <w:t>Paraplégie</w:t>
            </w:r>
            <w:r w:rsidR="00510C08" w:rsidRPr="00F408E2">
              <w:rPr>
                <w:rFonts w:cs="Times New Roman"/>
              </w:rPr>
              <w:t xml:space="preserve"> type pyramidal  flasque </w:t>
            </w:r>
          </w:p>
          <w:p w14:paraId="692AB827" w14:textId="77777777" w:rsidR="00510C08" w:rsidRPr="00F408E2" w:rsidRDefault="00510C08" w:rsidP="00723655">
            <w:pPr>
              <w:numPr>
                <w:ilvl w:val="0"/>
                <w:numId w:val="0"/>
              </w:numPr>
              <w:rPr>
                <w:rFonts w:cs="Times New Roman"/>
              </w:rPr>
            </w:pPr>
            <w:r w:rsidRPr="00F408E2">
              <w:rPr>
                <w:rFonts w:cs="Times New Roman"/>
              </w:rPr>
              <w:t xml:space="preserve">ROT aboie </w:t>
            </w:r>
          </w:p>
          <w:p w14:paraId="49A7A06B" w14:textId="15CFA134" w:rsidR="00510C08" w:rsidRPr="00F408E2" w:rsidRDefault="00510C08" w:rsidP="00723655">
            <w:pPr>
              <w:numPr>
                <w:ilvl w:val="0"/>
                <w:numId w:val="0"/>
              </w:numPr>
              <w:rPr>
                <w:rFonts w:cs="Times New Roman"/>
              </w:rPr>
            </w:pPr>
            <w:r w:rsidRPr="00F408E2">
              <w:rPr>
                <w:rFonts w:cs="Times New Roman"/>
              </w:rPr>
              <w:t xml:space="preserve">Trouble sensitif à tous les modes </w:t>
            </w:r>
            <w:r w:rsidR="001E2571" w:rsidRPr="00F408E2">
              <w:rPr>
                <w:rFonts w:cs="Times New Roman"/>
              </w:rPr>
              <w:t>aux membres inférieurs</w:t>
            </w:r>
            <w:r w:rsidRPr="00F408E2">
              <w:rPr>
                <w:rFonts w:cs="Times New Roman"/>
              </w:rPr>
              <w:t xml:space="preserve"> </w:t>
            </w:r>
          </w:p>
          <w:p w14:paraId="0947CA37" w14:textId="77777777" w:rsidR="00510C08" w:rsidRPr="00F408E2" w:rsidRDefault="00510C08" w:rsidP="00723655">
            <w:pPr>
              <w:numPr>
                <w:ilvl w:val="0"/>
                <w:numId w:val="0"/>
              </w:numPr>
              <w:rPr>
                <w:rFonts w:cs="Times New Roman"/>
              </w:rPr>
            </w:pPr>
            <w:r w:rsidRPr="00F408E2">
              <w:rPr>
                <w:rFonts w:cs="Times New Roman"/>
              </w:rPr>
              <w:t xml:space="preserve">Anesthésie en selle </w:t>
            </w:r>
          </w:p>
          <w:p w14:paraId="470ACF42" w14:textId="4489A1D6" w:rsidR="00510C08" w:rsidRPr="00F408E2" w:rsidRDefault="00510C08" w:rsidP="00723655">
            <w:pPr>
              <w:numPr>
                <w:ilvl w:val="0"/>
                <w:numId w:val="0"/>
              </w:numPr>
              <w:rPr>
                <w:rFonts w:cs="Times New Roman"/>
              </w:rPr>
            </w:pPr>
            <w:r w:rsidRPr="00F408E2">
              <w:rPr>
                <w:rFonts w:cs="Times New Roman"/>
              </w:rPr>
              <w:t>Blob vésicale</w:t>
            </w:r>
          </w:p>
        </w:tc>
        <w:tc>
          <w:tcPr>
            <w:tcW w:w="2227" w:type="dxa"/>
          </w:tcPr>
          <w:p w14:paraId="04BE0414" w14:textId="2F640E3E" w:rsidR="00510C08" w:rsidRPr="00F408E2" w:rsidRDefault="00510C08" w:rsidP="00723655">
            <w:pPr>
              <w:numPr>
                <w:ilvl w:val="0"/>
                <w:numId w:val="0"/>
              </w:numPr>
              <w:rPr>
                <w:rFonts w:cs="Times New Roman"/>
              </w:rPr>
            </w:pPr>
            <w:r w:rsidRPr="00F408E2">
              <w:rPr>
                <w:rFonts w:cs="Times New Roman"/>
              </w:rPr>
              <w:t>S</w:t>
            </w:r>
            <w:r w:rsidR="00631900" w:rsidRPr="00F408E2">
              <w:rPr>
                <w:rFonts w:cs="Times New Roman"/>
              </w:rPr>
              <w:t>d sous-lésionnel</w:t>
            </w:r>
          </w:p>
        </w:tc>
      </w:tr>
    </w:tbl>
    <w:p w14:paraId="5059E2C9" w14:textId="77777777" w:rsidR="00723655" w:rsidRPr="00F408E2" w:rsidRDefault="00723655" w:rsidP="00723655">
      <w:pPr>
        <w:numPr>
          <w:ilvl w:val="0"/>
          <w:numId w:val="0"/>
        </w:numPr>
        <w:rPr>
          <w:rFonts w:cs="Times New Roman"/>
        </w:rPr>
      </w:pPr>
    </w:p>
    <w:p w14:paraId="26D6C612" w14:textId="440773DE" w:rsidR="008D38D7" w:rsidRPr="00F408E2" w:rsidRDefault="005D6BD0" w:rsidP="00723655">
      <w:pPr>
        <w:numPr>
          <w:ilvl w:val="0"/>
          <w:numId w:val="0"/>
        </w:numPr>
        <w:rPr>
          <w:rFonts w:cs="Times New Roman"/>
        </w:rPr>
      </w:pPr>
      <w:r w:rsidRPr="00F408E2">
        <w:rPr>
          <w:rFonts w:cs="Times New Roman"/>
        </w:rPr>
        <w:t xml:space="preserve">Les membres inférieurs en dessous de la lésion perdent leur sensibilité </w:t>
      </w:r>
    </w:p>
    <w:p w14:paraId="08F82AE4" w14:textId="77777777" w:rsidR="005D6BD0" w:rsidRPr="00F408E2" w:rsidRDefault="005D6BD0" w:rsidP="00723655">
      <w:pPr>
        <w:numPr>
          <w:ilvl w:val="0"/>
          <w:numId w:val="0"/>
        </w:numPr>
        <w:rPr>
          <w:rFonts w:cs="Times New Roman"/>
        </w:rPr>
      </w:pPr>
    </w:p>
    <w:p w14:paraId="263BBFCE" w14:textId="22CE002E" w:rsidR="00631900" w:rsidRPr="00F408E2" w:rsidRDefault="001E2571" w:rsidP="00963FD0">
      <w:pPr>
        <w:pStyle w:val="Titre3"/>
        <w:rPr>
          <w:rFonts w:cs="Times New Roman"/>
        </w:rPr>
      </w:pPr>
      <w:bookmarkStart w:id="583" w:name="_Toc196656714"/>
      <w:bookmarkStart w:id="584" w:name="_Toc196662521"/>
      <w:r w:rsidRPr="00F408E2">
        <w:rPr>
          <w:rFonts w:cs="Times New Roman"/>
        </w:rPr>
        <w:t>Évolution</w:t>
      </w:r>
      <w:bookmarkEnd w:id="583"/>
      <w:bookmarkEnd w:id="584"/>
      <w:r w:rsidR="00631900" w:rsidRPr="00F408E2">
        <w:rPr>
          <w:rFonts w:cs="Times New Roman"/>
        </w:rPr>
        <w:t xml:space="preserve"> </w:t>
      </w:r>
    </w:p>
    <w:p w14:paraId="69CEA7F1" w14:textId="04E6B98A" w:rsidR="00631900" w:rsidRPr="00F408E2" w:rsidRDefault="00442BFD" w:rsidP="00631900">
      <w:pPr>
        <w:rPr>
          <w:rFonts w:cs="Times New Roman"/>
        </w:rPr>
      </w:pPr>
      <w:r w:rsidRPr="00F408E2">
        <w:rPr>
          <w:rFonts w:cs="Times New Roman"/>
        </w:rPr>
        <w:t xml:space="preserve">hypertonie spastique membres inférieur aves augmentation de </w:t>
      </w:r>
      <w:r w:rsidR="001E2571" w:rsidRPr="00F408E2">
        <w:rPr>
          <w:rFonts w:cs="Times New Roman"/>
        </w:rPr>
        <w:t>ROT,</w:t>
      </w:r>
      <w:r w:rsidRPr="00F408E2">
        <w:rPr>
          <w:rFonts w:cs="Times New Roman"/>
        </w:rPr>
        <w:t xml:space="preserve"> RCP en extension bilatérale </w:t>
      </w:r>
    </w:p>
    <w:p w14:paraId="3753B7F3" w14:textId="78BAF8A2" w:rsidR="00442BFD" w:rsidRPr="00F408E2" w:rsidRDefault="00442BFD" w:rsidP="00631900">
      <w:pPr>
        <w:rPr>
          <w:rFonts w:cs="Times New Roman"/>
        </w:rPr>
      </w:pPr>
      <w:r w:rsidRPr="00F408E2">
        <w:rPr>
          <w:rFonts w:cs="Times New Roman"/>
        </w:rPr>
        <w:t>position vicieuses en</w:t>
      </w:r>
      <w:r w:rsidR="00CE22FF" w:rsidRPr="00F408E2">
        <w:rPr>
          <w:rFonts w:cs="Times New Roman"/>
        </w:rPr>
        <w:t xml:space="preserve"> </w:t>
      </w:r>
      <w:r w:rsidRPr="00F408E2">
        <w:rPr>
          <w:rFonts w:cs="Times New Roman"/>
        </w:rPr>
        <w:t xml:space="preserve">équinisme pieds </w:t>
      </w:r>
    </w:p>
    <w:p w14:paraId="5BEB18A8" w14:textId="244FA039" w:rsidR="00442BFD" w:rsidRPr="00F408E2" w:rsidRDefault="00442BFD" w:rsidP="00631900">
      <w:pPr>
        <w:rPr>
          <w:rFonts w:cs="Times New Roman"/>
        </w:rPr>
      </w:pPr>
      <w:r w:rsidRPr="00F408E2">
        <w:rPr>
          <w:rFonts w:cs="Times New Roman"/>
        </w:rPr>
        <w:t xml:space="preserve">risque escarres </w:t>
      </w:r>
    </w:p>
    <w:p w14:paraId="481C3AC9" w14:textId="24A5499C" w:rsidR="00442BFD" w:rsidRPr="00F408E2" w:rsidRDefault="00442BFD" w:rsidP="00631900">
      <w:pPr>
        <w:rPr>
          <w:rFonts w:cs="Times New Roman"/>
        </w:rPr>
      </w:pPr>
      <w:r w:rsidRPr="00F408E2">
        <w:rPr>
          <w:rFonts w:cs="Times New Roman"/>
        </w:rPr>
        <w:t>rétention chronique urine (vessie neurologique) (miction fréquente de petite quantité)</w:t>
      </w:r>
    </w:p>
    <w:p w14:paraId="03000F94" w14:textId="63E96521" w:rsidR="00442BFD" w:rsidRPr="00F408E2" w:rsidRDefault="00442BFD" w:rsidP="00631900">
      <w:pPr>
        <w:rPr>
          <w:rFonts w:cs="Times New Roman"/>
        </w:rPr>
      </w:pPr>
      <w:r w:rsidRPr="00F408E2">
        <w:rPr>
          <w:rFonts w:cs="Times New Roman"/>
        </w:rPr>
        <w:t>déficits séquellaire sensitivomoteur membres inférieurs</w:t>
      </w:r>
    </w:p>
    <w:p w14:paraId="5BF72E9B" w14:textId="46B935FE" w:rsidR="00CE22FF" w:rsidRPr="00F408E2" w:rsidRDefault="001E2571" w:rsidP="00963FD0">
      <w:pPr>
        <w:pStyle w:val="Titre3"/>
        <w:rPr>
          <w:rFonts w:cs="Times New Roman"/>
        </w:rPr>
      </w:pPr>
      <w:bookmarkStart w:id="585" w:name="_Toc196656715"/>
      <w:bookmarkStart w:id="586" w:name="_Toc196662522"/>
      <w:r w:rsidRPr="00F408E2">
        <w:rPr>
          <w:rFonts w:cs="Times New Roman"/>
        </w:rPr>
        <w:lastRenderedPageBreak/>
        <w:t>Examen</w:t>
      </w:r>
      <w:r w:rsidR="00CE22FF" w:rsidRPr="00F408E2">
        <w:rPr>
          <w:rFonts w:cs="Times New Roman"/>
        </w:rPr>
        <w:t xml:space="preserve"> complémentaire</w:t>
      </w:r>
      <w:bookmarkEnd w:id="585"/>
      <w:bookmarkEnd w:id="586"/>
    </w:p>
    <w:p w14:paraId="49720D0C" w14:textId="184380B5" w:rsidR="00CE22FF" w:rsidRPr="00F408E2" w:rsidRDefault="00CE22FF" w:rsidP="00CE22FF">
      <w:pPr>
        <w:rPr>
          <w:rFonts w:cs="Times New Roman"/>
        </w:rPr>
      </w:pPr>
      <w:r w:rsidRPr="00F408E2">
        <w:rPr>
          <w:rFonts w:cs="Times New Roman"/>
        </w:rPr>
        <w:t xml:space="preserve">IRM </w:t>
      </w:r>
      <w:r w:rsidR="009E360C" w:rsidRPr="00F408E2">
        <w:rPr>
          <w:rFonts w:cs="Times New Roman"/>
        </w:rPr>
        <w:t>médullaire</w:t>
      </w:r>
      <w:r w:rsidR="004F138C" w:rsidRPr="00F408E2">
        <w:rPr>
          <w:rFonts w:cs="Times New Roman"/>
        </w:rPr>
        <w:t xml:space="preserve"> </w:t>
      </w:r>
      <w:r w:rsidR="009E360C" w:rsidRPr="00F408E2">
        <w:rPr>
          <w:rFonts w:cs="Times New Roman"/>
        </w:rPr>
        <w:t>avec</w:t>
      </w:r>
      <w:r w:rsidR="004F138C" w:rsidRPr="00F408E2">
        <w:rPr>
          <w:rFonts w:cs="Times New Roman"/>
        </w:rPr>
        <w:t xml:space="preserve"> </w:t>
      </w:r>
      <w:r w:rsidR="009E360C" w:rsidRPr="00F408E2">
        <w:rPr>
          <w:rFonts w:cs="Times New Roman"/>
        </w:rPr>
        <w:t>injection</w:t>
      </w:r>
      <w:r w:rsidR="004F138C" w:rsidRPr="00F408E2">
        <w:rPr>
          <w:rFonts w:cs="Times New Roman"/>
        </w:rPr>
        <w:t xml:space="preserve"> de Gadolinium : </w:t>
      </w:r>
      <w:r w:rsidR="004F138C" w:rsidRPr="00F408E2">
        <w:rPr>
          <w:rFonts w:cs="Times New Roman"/>
        </w:rPr>
        <w:sym w:font="Wingdings" w:char="F0E8"/>
      </w:r>
      <w:r w:rsidR="004F138C" w:rsidRPr="00F408E2">
        <w:rPr>
          <w:rFonts w:cs="Times New Roman"/>
        </w:rPr>
        <w:t xml:space="preserve"> hyper signale</w:t>
      </w:r>
    </w:p>
    <w:p w14:paraId="1FAAD46C" w14:textId="69F8CB6C" w:rsidR="004F138C" w:rsidRPr="00F408E2" w:rsidRDefault="004F138C" w:rsidP="004237A4">
      <w:pPr>
        <w:numPr>
          <w:ilvl w:val="1"/>
          <w:numId w:val="4"/>
        </w:numPr>
        <w:rPr>
          <w:rFonts w:cs="Times New Roman"/>
        </w:rPr>
      </w:pPr>
      <w:r w:rsidRPr="00F408E2">
        <w:rPr>
          <w:rFonts w:cs="Times New Roman"/>
        </w:rPr>
        <w:sym w:font="Wingdings" w:char="F0E8"/>
      </w:r>
      <w:r w:rsidRPr="00F408E2">
        <w:rPr>
          <w:rFonts w:cs="Times New Roman"/>
        </w:rPr>
        <w:t xml:space="preserve"> prise de </w:t>
      </w:r>
      <w:r w:rsidR="009218F2" w:rsidRPr="00F408E2">
        <w:rPr>
          <w:rFonts w:cs="Times New Roman"/>
        </w:rPr>
        <w:t>contraste</w:t>
      </w:r>
      <w:r w:rsidRPr="00F408E2">
        <w:rPr>
          <w:rFonts w:cs="Times New Roman"/>
        </w:rPr>
        <w:t xml:space="preserve"> gadolinium étendue sur plusieurs segment mais </w:t>
      </w:r>
      <w:r w:rsidR="009218F2" w:rsidRPr="00F408E2">
        <w:rPr>
          <w:rFonts w:cs="Times New Roman"/>
        </w:rPr>
        <w:t>unique</w:t>
      </w:r>
      <w:r w:rsidRPr="00F408E2">
        <w:rPr>
          <w:rFonts w:cs="Times New Roman"/>
        </w:rPr>
        <w:t xml:space="preserve"> </w:t>
      </w:r>
    </w:p>
    <w:p w14:paraId="1B0C0E99" w14:textId="2A9650CA" w:rsidR="004F138C" w:rsidRPr="00F408E2" w:rsidRDefault="004F138C" w:rsidP="004237A4">
      <w:pPr>
        <w:numPr>
          <w:ilvl w:val="1"/>
          <w:numId w:val="4"/>
        </w:numPr>
        <w:rPr>
          <w:rFonts w:cs="Times New Roman"/>
        </w:rPr>
      </w:pPr>
      <w:r w:rsidRPr="00F408E2">
        <w:rPr>
          <w:rFonts w:cs="Times New Roman"/>
        </w:rPr>
        <w:t>Elimine</w:t>
      </w:r>
      <w:r w:rsidR="009218F2" w:rsidRPr="00F408E2">
        <w:rPr>
          <w:rFonts w:cs="Times New Roman"/>
        </w:rPr>
        <w:t xml:space="preserve"> </w:t>
      </w:r>
      <w:r w:rsidRPr="00F408E2">
        <w:rPr>
          <w:rFonts w:cs="Times New Roman"/>
        </w:rPr>
        <w:t>une compressio</w:t>
      </w:r>
      <w:r w:rsidR="009218F2" w:rsidRPr="00F408E2">
        <w:rPr>
          <w:rFonts w:cs="Times New Roman"/>
        </w:rPr>
        <w:t>n</w:t>
      </w:r>
      <w:r w:rsidRPr="00F408E2">
        <w:rPr>
          <w:rFonts w:cs="Times New Roman"/>
        </w:rPr>
        <w:t xml:space="preserve"> ou </w:t>
      </w:r>
      <w:r w:rsidR="001E2571" w:rsidRPr="00F408E2">
        <w:rPr>
          <w:rFonts w:cs="Times New Roman"/>
        </w:rPr>
        <w:t>une</w:t>
      </w:r>
      <w:r w:rsidRPr="00F408E2">
        <w:rPr>
          <w:rFonts w:cs="Times New Roman"/>
        </w:rPr>
        <w:t xml:space="preserve"> myélop</w:t>
      </w:r>
      <w:r w:rsidR="009E360C" w:rsidRPr="00F408E2">
        <w:rPr>
          <w:rFonts w:cs="Times New Roman"/>
        </w:rPr>
        <w:t>athie</w:t>
      </w:r>
      <w:r w:rsidRPr="00F408E2">
        <w:rPr>
          <w:rFonts w:cs="Times New Roman"/>
        </w:rPr>
        <w:t xml:space="preserve"> vasculaire</w:t>
      </w:r>
    </w:p>
    <w:p w14:paraId="76EF3C06" w14:textId="6DB74C75" w:rsidR="009218F2" w:rsidRPr="00F408E2" w:rsidRDefault="009218F2" w:rsidP="009218F2">
      <w:pPr>
        <w:rPr>
          <w:rFonts w:cs="Times New Roman"/>
        </w:rPr>
      </w:pPr>
      <w:r w:rsidRPr="00F408E2">
        <w:rPr>
          <w:rFonts w:cs="Times New Roman"/>
        </w:rPr>
        <w:t>Examen de LCR</w:t>
      </w:r>
    </w:p>
    <w:p w14:paraId="28E36C06" w14:textId="767D5142" w:rsidR="009218F2" w:rsidRPr="00F408E2" w:rsidRDefault="009218F2" w:rsidP="004237A4">
      <w:pPr>
        <w:numPr>
          <w:ilvl w:val="1"/>
          <w:numId w:val="4"/>
        </w:numPr>
        <w:rPr>
          <w:rFonts w:cs="Times New Roman"/>
        </w:rPr>
      </w:pPr>
      <w:r w:rsidRPr="00F408E2">
        <w:rPr>
          <w:rFonts w:cs="Times New Roman"/>
        </w:rPr>
        <w:sym w:font="Wingdings" w:char="F0E8"/>
      </w:r>
      <w:r w:rsidRPr="00F408E2">
        <w:rPr>
          <w:rFonts w:cs="Times New Roman"/>
        </w:rPr>
        <w:t xml:space="preserve"> hyperproténorach</w:t>
      </w:r>
      <w:r w:rsidR="009E360C" w:rsidRPr="00F408E2">
        <w:rPr>
          <w:rFonts w:cs="Times New Roman"/>
        </w:rPr>
        <w:t>ie</w:t>
      </w:r>
      <w:r w:rsidRPr="00F408E2">
        <w:rPr>
          <w:rFonts w:cs="Times New Roman"/>
        </w:rPr>
        <w:t xml:space="preserve"> </w:t>
      </w:r>
      <w:r w:rsidR="001E2571" w:rsidRPr="00F408E2">
        <w:rPr>
          <w:rFonts w:cs="Times New Roman"/>
        </w:rPr>
        <w:t>(&gt;</w:t>
      </w:r>
      <w:r w:rsidRPr="00F408E2">
        <w:rPr>
          <w:rFonts w:cs="Times New Roman"/>
        </w:rPr>
        <w:t xml:space="preserve"> 0.5g voire &gt; 1g/l)</w:t>
      </w:r>
    </w:p>
    <w:p w14:paraId="37DDDC42" w14:textId="7A73C2E1" w:rsidR="009218F2" w:rsidRPr="00F408E2" w:rsidRDefault="00901B34" w:rsidP="004237A4">
      <w:pPr>
        <w:numPr>
          <w:ilvl w:val="1"/>
          <w:numId w:val="4"/>
        </w:numPr>
        <w:rPr>
          <w:rFonts w:cs="Times New Roman"/>
        </w:rPr>
      </w:pPr>
      <w:r w:rsidRPr="00F408E2">
        <w:rPr>
          <w:rFonts w:cs="Times New Roman"/>
        </w:rPr>
        <w:sym w:font="Wingdings" w:char="F0E8"/>
      </w:r>
      <w:r w:rsidRPr="00F408E2">
        <w:rPr>
          <w:rFonts w:cs="Times New Roman"/>
        </w:rPr>
        <w:t xml:space="preserve"> </w:t>
      </w:r>
      <w:r w:rsidR="009218F2" w:rsidRPr="00F408E2">
        <w:rPr>
          <w:rFonts w:cs="Times New Roman"/>
        </w:rPr>
        <w:t>Index IgG augmenté</w:t>
      </w:r>
    </w:p>
    <w:p w14:paraId="06D85FCE" w14:textId="46411C13" w:rsidR="009218F2" w:rsidRPr="00F408E2" w:rsidRDefault="00901B34" w:rsidP="004237A4">
      <w:pPr>
        <w:numPr>
          <w:ilvl w:val="1"/>
          <w:numId w:val="4"/>
        </w:numPr>
        <w:rPr>
          <w:rFonts w:cs="Times New Roman"/>
        </w:rPr>
      </w:pPr>
      <w:r w:rsidRPr="00F408E2">
        <w:rPr>
          <w:rFonts w:cs="Times New Roman"/>
        </w:rPr>
        <w:sym w:font="Wingdings" w:char="F0E8"/>
      </w:r>
      <w:r w:rsidRPr="00F408E2">
        <w:rPr>
          <w:rFonts w:cs="Times New Roman"/>
        </w:rPr>
        <w:t xml:space="preserve"> </w:t>
      </w:r>
      <w:r w:rsidR="009218F2" w:rsidRPr="00F408E2">
        <w:rPr>
          <w:rFonts w:cs="Times New Roman"/>
        </w:rPr>
        <w:t>Augmente de globule blan</w:t>
      </w:r>
      <w:r w:rsidR="009E360C" w:rsidRPr="00F408E2">
        <w:rPr>
          <w:rFonts w:cs="Times New Roman"/>
        </w:rPr>
        <w:t>c</w:t>
      </w:r>
      <w:r w:rsidR="009218F2" w:rsidRPr="00F408E2">
        <w:rPr>
          <w:rFonts w:cs="Times New Roman"/>
        </w:rPr>
        <w:t xml:space="preserve"> &gt; 10 él</w:t>
      </w:r>
      <w:r w:rsidR="009E360C" w:rsidRPr="00F408E2">
        <w:rPr>
          <w:rFonts w:cs="Times New Roman"/>
        </w:rPr>
        <w:t>é</w:t>
      </w:r>
      <w:r w:rsidR="009218F2" w:rsidRPr="00F408E2">
        <w:rPr>
          <w:rFonts w:cs="Times New Roman"/>
        </w:rPr>
        <w:t>ments /</w:t>
      </w:r>
      <w:r w:rsidR="009E360C" w:rsidRPr="00F408E2">
        <w:rPr>
          <w:rFonts w:cs="Times New Roman"/>
        </w:rPr>
        <w:t>mm</w:t>
      </w:r>
      <w:r w:rsidR="00792B62" w:rsidRPr="00F408E2">
        <w:rPr>
          <w:rFonts w:cs="Times New Roman"/>
          <w:vertAlign w:val="superscript"/>
        </w:rPr>
        <w:t>3</w:t>
      </w:r>
      <w:r w:rsidR="009E360C" w:rsidRPr="00F408E2">
        <w:rPr>
          <w:rFonts w:cs="Times New Roman"/>
        </w:rPr>
        <w:t xml:space="preserve"> (pléocytose)</w:t>
      </w:r>
    </w:p>
    <w:p w14:paraId="5A897C1B" w14:textId="55319AAA" w:rsidR="00D87C60" w:rsidRPr="00F408E2" w:rsidRDefault="00901B34" w:rsidP="004237A4">
      <w:pPr>
        <w:numPr>
          <w:ilvl w:val="2"/>
          <w:numId w:val="4"/>
        </w:numPr>
        <w:rPr>
          <w:rFonts w:cs="Times New Roman"/>
        </w:rPr>
      </w:pPr>
      <w:r w:rsidRPr="00F408E2">
        <w:rPr>
          <w:rFonts w:cs="Times New Roman"/>
        </w:rPr>
        <w:sym w:font="Wingdings" w:char="F0E8"/>
      </w:r>
      <w:r w:rsidRPr="00F408E2">
        <w:rPr>
          <w:rFonts w:cs="Times New Roman"/>
        </w:rPr>
        <w:t xml:space="preserve"> Inflammation </w:t>
      </w:r>
      <w:r w:rsidR="001E2571" w:rsidRPr="00F408E2">
        <w:rPr>
          <w:rFonts w:cs="Times New Roman"/>
        </w:rPr>
        <w:t>intrathérale</w:t>
      </w:r>
      <w:r w:rsidRPr="00F408E2">
        <w:rPr>
          <w:rFonts w:cs="Times New Roman"/>
        </w:rPr>
        <w:t xml:space="preserve"> </w:t>
      </w:r>
      <w:r w:rsidR="001115EF" w:rsidRPr="00F408E2">
        <w:rPr>
          <w:rFonts w:cs="Times New Roman"/>
        </w:rPr>
        <w:t>et méningite</w:t>
      </w:r>
    </w:p>
    <w:p w14:paraId="47E4AC03" w14:textId="486A9069" w:rsidR="001115EF" w:rsidRPr="00F408E2" w:rsidRDefault="00963FD0" w:rsidP="00963FD0">
      <w:pPr>
        <w:pStyle w:val="Titre2"/>
        <w:rPr>
          <w:rFonts w:cs="Times New Roman"/>
        </w:rPr>
      </w:pPr>
      <w:bookmarkStart w:id="587" w:name="_Toc196656716"/>
      <w:bookmarkStart w:id="588" w:name="_Toc196662523"/>
      <w:r w:rsidRPr="00F408E2">
        <w:rPr>
          <w:rFonts w:cs="Times New Roman"/>
        </w:rPr>
        <w:t>Formes cliniques</w:t>
      </w:r>
      <w:bookmarkEnd w:id="587"/>
      <w:bookmarkEnd w:id="588"/>
    </w:p>
    <w:p w14:paraId="2D1D8A28" w14:textId="099FF385" w:rsidR="00963FD0" w:rsidRPr="00F408E2" w:rsidRDefault="000C6D5A" w:rsidP="00963FD0">
      <w:pPr>
        <w:rPr>
          <w:rFonts w:cs="Times New Roman"/>
          <w:b/>
          <w:bCs/>
        </w:rPr>
      </w:pPr>
      <w:r w:rsidRPr="00F408E2">
        <w:rPr>
          <w:rFonts w:cs="Times New Roman"/>
          <w:b/>
          <w:bCs/>
        </w:rPr>
        <w:t xml:space="preserve">MPA partielles : </w:t>
      </w:r>
      <w:r w:rsidRPr="00F408E2">
        <w:rPr>
          <w:rFonts w:cs="Times New Roman"/>
          <w:b/>
          <w:bCs/>
        </w:rPr>
        <w:tab/>
      </w:r>
    </w:p>
    <w:p w14:paraId="3F44ACCA" w14:textId="342122F7" w:rsidR="000C6D5A" w:rsidRPr="00F408E2" w:rsidRDefault="000C6D5A" w:rsidP="004237A4">
      <w:pPr>
        <w:numPr>
          <w:ilvl w:val="1"/>
          <w:numId w:val="4"/>
        </w:numPr>
        <w:rPr>
          <w:rFonts w:cs="Times New Roman"/>
          <w:b/>
          <w:bCs/>
        </w:rPr>
      </w:pPr>
      <w:r w:rsidRPr="00F408E2">
        <w:rPr>
          <w:rFonts w:cs="Times New Roman"/>
          <w:b/>
          <w:bCs/>
        </w:rPr>
        <w:t>Atteinte cordonale postérieurs</w:t>
      </w:r>
    </w:p>
    <w:p w14:paraId="010B5FF4" w14:textId="103F792E" w:rsidR="00D22D41" w:rsidRPr="00F408E2" w:rsidRDefault="00D22D41" w:rsidP="004237A4">
      <w:pPr>
        <w:numPr>
          <w:ilvl w:val="2"/>
          <w:numId w:val="4"/>
        </w:numPr>
        <w:rPr>
          <w:rFonts w:cs="Times New Roman"/>
        </w:rPr>
      </w:pPr>
      <w:r w:rsidRPr="00F408E2">
        <w:rPr>
          <w:rFonts w:cs="Times New Roman"/>
        </w:rPr>
        <w:t xml:space="preserve">Perte du </w:t>
      </w:r>
      <w:r w:rsidR="00513690" w:rsidRPr="00F408E2">
        <w:rPr>
          <w:rFonts w:cs="Times New Roman"/>
        </w:rPr>
        <w:t>sens</w:t>
      </w:r>
      <w:r w:rsidRPr="00F408E2">
        <w:rPr>
          <w:rFonts w:cs="Times New Roman"/>
        </w:rPr>
        <w:t xml:space="preserve"> de la </w:t>
      </w:r>
      <w:r w:rsidR="00513690" w:rsidRPr="00F408E2">
        <w:rPr>
          <w:rFonts w:cs="Times New Roman"/>
        </w:rPr>
        <w:t>position</w:t>
      </w:r>
      <w:r w:rsidRPr="00F408E2">
        <w:rPr>
          <w:rFonts w:cs="Times New Roman"/>
        </w:rPr>
        <w:t xml:space="preserve"> </w:t>
      </w:r>
      <w:r w:rsidR="001E2571" w:rsidRPr="00F408E2">
        <w:rPr>
          <w:rFonts w:cs="Times New Roman"/>
        </w:rPr>
        <w:t>d’articulaire</w:t>
      </w:r>
      <w:r w:rsidRPr="00F408E2">
        <w:rPr>
          <w:rFonts w:cs="Times New Roman"/>
        </w:rPr>
        <w:t xml:space="preserve"> </w:t>
      </w:r>
    </w:p>
    <w:p w14:paraId="39A549DE" w14:textId="24DE6463" w:rsidR="00D22D41" w:rsidRPr="00F408E2" w:rsidRDefault="00D22D41" w:rsidP="004237A4">
      <w:pPr>
        <w:numPr>
          <w:ilvl w:val="2"/>
          <w:numId w:val="4"/>
        </w:numPr>
        <w:rPr>
          <w:rFonts w:cs="Times New Roman"/>
        </w:rPr>
      </w:pPr>
      <w:r w:rsidRPr="00F408E2">
        <w:rPr>
          <w:rFonts w:cs="Times New Roman"/>
        </w:rPr>
        <w:t>Pert de la sensation es vibrations (ap</w:t>
      </w:r>
      <w:r w:rsidR="00571BF3" w:rsidRPr="00F408E2">
        <w:rPr>
          <w:rFonts w:cs="Times New Roman"/>
        </w:rPr>
        <w:t>allesthésie)</w:t>
      </w:r>
    </w:p>
    <w:p w14:paraId="6730D1CB" w14:textId="413D6178" w:rsidR="00571BF3" w:rsidRPr="00F408E2" w:rsidRDefault="00571BF3" w:rsidP="004237A4">
      <w:pPr>
        <w:numPr>
          <w:ilvl w:val="2"/>
          <w:numId w:val="4"/>
        </w:numPr>
        <w:rPr>
          <w:rFonts w:cs="Times New Roman"/>
        </w:rPr>
      </w:pPr>
      <w:r w:rsidRPr="00F408E2">
        <w:rPr>
          <w:rFonts w:cs="Times New Roman"/>
        </w:rPr>
        <w:t xml:space="preserve">Perte de </w:t>
      </w:r>
      <w:r w:rsidR="001E2571" w:rsidRPr="00F408E2">
        <w:rPr>
          <w:rFonts w:cs="Times New Roman"/>
        </w:rPr>
        <w:t>la</w:t>
      </w:r>
      <w:r w:rsidRPr="00F408E2">
        <w:rPr>
          <w:rFonts w:cs="Times New Roman"/>
        </w:rPr>
        <w:t xml:space="preserve"> </w:t>
      </w:r>
      <w:r w:rsidR="00513690" w:rsidRPr="00F408E2">
        <w:rPr>
          <w:rFonts w:cs="Times New Roman"/>
        </w:rPr>
        <w:t xml:space="preserve">sensation </w:t>
      </w:r>
      <w:r w:rsidRPr="00F408E2">
        <w:rPr>
          <w:rFonts w:cs="Times New Roman"/>
        </w:rPr>
        <w:t xml:space="preserve">de la discrimination </w:t>
      </w:r>
      <w:r w:rsidR="00D32DED" w:rsidRPr="00F408E2">
        <w:rPr>
          <w:rFonts w:cs="Times New Roman"/>
        </w:rPr>
        <w:t>(</w:t>
      </w:r>
      <w:r w:rsidR="006240EB" w:rsidRPr="00F408E2">
        <w:rPr>
          <w:rFonts w:cs="Times New Roman"/>
        </w:rPr>
        <w:t>trombone</w:t>
      </w:r>
      <w:r w:rsidR="00D32DED" w:rsidRPr="00F408E2">
        <w:rPr>
          <w:rFonts w:cs="Times New Roman"/>
        </w:rPr>
        <w:t xml:space="preserve"> en U pointé sur le doigt</w:t>
      </w:r>
      <w:r w:rsidR="000E7EC5" w:rsidRPr="00F408E2">
        <w:rPr>
          <w:rFonts w:cs="Times New Roman"/>
        </w:rPr>
        <w:t xml:space="preserve"> et </w:t>
      </w:r>
      <w:r w:rsidR="006240EB" w:rsidRPr="00F408E2">
        <w:rPr>
          <w:rFonts w:cs="Times New Roman"/>
        </w:rPr>
        <w:t>demander</w:t>
      </w:r>
      <w:r w:rsidR="000E7EC5" w:rsidRPr="00F408E2">
        <w:rPr>
          <w:rFonts w:cs="Times New Roman"/>
        </w:rPr>
        <w:t xml:space="preserve"> au patient quel doit on pointe le </w:t>
      </w:r>
      <w:r w:rsidR="006240EB" w:rsidRPr="00F408E2">
        <w:rPr>
          <w:rFonts w:cs="Times New Roman"/>
        </w:rPr>
        <w:t>trombone</w:t>
      </w:r>
      <w:r w:rsidR="000E7EC5" w:rsidRPr="00F408E2">
        <w:rPr>
          <w:rFonts w:cs="Times New Roman"/>
        </w:rPr>
        <w:t>)</w:t>
      </w:r>
    </w:p>
    <w:p w14:paraId="67CAAF2F" w14:textId="3AB580FC" w:rsidR="00571BF3" w:rsidRPr="00F408E2" w:rsidRDefault="00571BF3" w:rsidP="004237A4">
      <w:pPr>
        <w:numPr>
          <w:ilvl w:val="2"/>
          <w:numId w:val="4"/>
        </w:numPr>
        <w:rPr>
          <w:rFonts w:cs="Times New Roman"/>
        </w:rPr>
      </w:pPr>
      <w:r w:rsidRPr="00F408E2">
        <w:rPr>
          <w:rFonts w:cs="Times New Roman"/>
        </w:rPr>
        <w:t xml:space="preserve">ataxie lors </w:t>
      </w:r>
      <w:r w:rsidR="001E2571">
        <w:rPr>
          <w:rFonts w:cs="Times New Roman"/>
        </w:rPr>
        <w:t>de</w:t>
      </w:r>
      <w:r w:rsidRPr="00F408E2">
        <w:rPr>
          <w:rFonts w:cs="Times New Roman"/>
        </w:rPr>
        <w:t xml:space="preserve"> la fermeture des yeux</w:t>
      </w:r>
      <w:r w:rsidR="000E7EC5" w:rsidRPr="00F408E2">
        <w:rPr>
          <w:rFonts w:cs="Times New Roman"/>
        </w:rPr>
        <w:t xml:space="preserve"> </w:t>
      </w:r>
    </w:p>
    <w:p w14:paraId="2276ECE1" w14:textId="7CA5CD3F" w:rsidR="000C6D5A" w:rsidRPr="00F408E2" w:rsidRDefault="000C6D5A" w:rsidP="004237A4">
      <w:pPr>
        <w:numPr>
          <w:ilvl w:val="1"/>
          <w:numId w:val="4"/>
        </w:numPr>
        <w:rPr>
          <w:rFonts w:cs="Times New Roman"/>
          <w:b/>
          <w:bCs/>
        </w:rPr>
      </w:pPr>
      <w:r w:rsidRPr="00F408E2">
        <w:rPr>
          <w:rFonts w:cs="Times New Roman"/>
          <w:b/>
          <w:bCs/>
        </w:rPr>
        <w:t xml:space="preserve">Sd de </w:t>
      </w:r>
      <w:r w:rsidR="00D22D41" w:rsidRPr="00F408E2">
        <w:rPr>
          <w:rFonts w:cs="Times New Roman"/>
          <w:b/>
          <w:bCs/>
        </w:rPr>
        <w:t>Brown-Séquard</w:t>
      </w:r>
      <w:r w:rsidRPr="00F408E2">
        <w:rPr>
          <w:rFonts w:cs="Times New Roman"/>
          <w:b/>
          <w:bCs/>
        </w:rPr>
        <w:t xml:space="preserve"> par atteinte de l’hémi-</w:t>
      </w:r>
      <w:r w:rsidR="00D22D41" w:rsidRPr="00F408E2">
        <w:rPr>
          <w:rFonts w:cs="Times New Roman"/>
          <w:b/>
          <w:bCs/>
        </w:rPr>
        <w:t>moelle</w:t>
      </w:r>
      <w:r w:rsidRPr="00F408E2">
        <w:rPr>
          <w:rFonts w:cs="Times New Roman"/>
          <w:b/>
          <w:bCs/>
        </w:rPr>
        <w:t xml:space="preserve"> </w:t>
      </w:r>
    </w:p>
    <w:p w14:paraId="786F79CE" w14:textId="51DF6874" w:rsidR="006240EB" w:rsidRPr="00F408E2" w:rsidRDefault="006240EB" w:rsidP="004237A4">
      <w:pPr>
        <w:numPr>
          <w:ilvl w:val="2"/>
          <w:numId w:val="4"/>
        </w:numPr>
        <w:rPr>
          <w:rFonts w:cs="Times New Roman"/>
        </w:rPr>
      </w:pPr>
      <w:r w:rsidRPr="00F408E2">
        <w:rPr>
          <w:rFonts w:cs="Times New Roman"/>
        </w:rPr>
        <w:t>Coté lésé</w:t>
      </w:r>
    </w:p>
    <w:p w14:paraId="445F6BFE" w14:textId="1426D187" w:rsidR="006240EB" w:rsidRPr="00F408E2" w:rsidRDefault="008B1306" w:rsidP="004237A4">
      <w:pPr>
        <w:numPr>
          <w:ilvl w:val="3"/>
          <w:numId w:val="4"/>
        </w:numPr>
        <w:rPr>
          <w:rFonts w:cs="Times New Roman"/>
        </w:rPr>
      </w:pPr>
      <w:r w:rsidRPr="00F408E2">
        <w:rPr>
          <w:rFonts w:cs="Times New Roman"/>
        </w:rPr>
        <w:t xml:space="preserve">Paraplégie </w:t>
      </w:r>
    </w:p>
    <w:p w14:paraId="4671099D" w14:textId="77EC0747" w:rsidR="008B1306" w:rsidRPr="00F408E2" w:rsidRDefault="008B1306" w:rsidP="004237A4">
      <w:pPr>
        <w:numPr>
          <w:ilvl w:val="3"/>
          <w:numId w:val="4"/>
        </w:numPr>
        <w:rPr>
          <w:rFonts w:cs="Times New Roman"/>
        </w:rPr>
      </w:pPr>
      <w:r w:rsidRPr="00F408E2">
        <w:rPr>
          <w:rFonts w:cs="Times New Roman"/>
        </w:rPr>
        <w:t xml:space="preserve">Hyperréflexie </w:t>
      </w:r>
    </w:p>
    <w:p w14:paraId="1427C476" w14:textId="6435DDD6" w:rsidR="008B1306" w:rsidRPr="00F408E2" w:rsidRDefault="00E05893" w:rsidP="004237A4">
      <w:pPr>
        <w:numPr>
          <w:ilvl w:val="3"/>
          <w:numId w:val="4"/>
        </w:numPr>
        <w:rPr>
          <w:rFonts w:cs="Times New Roman"/>
        </w:rPr>
      </w:pPr>
      <w:r w:rsidRPr="00F408E2">
        <w:rPr>
          <w:rFonts w:cs="Times New Roman"/>
        </w:rPr>
        <w:t>Trouble</w:t>
      </w:r>
      <w:r w:rsidR="008B1306" w:rsidRPr="00F408E2">
        <w:rPr>
          <w:rFonts w:cs="Times New Roman"/>
        </w:rPr>
        <w:t xml:space="preserve"> de </w:t>
      </w:r>
      <w:r w:rsidRPr="00F408E2">
        <w:rPr>
          <w:rFonts w:cs="Times New Roman"/>
        </w:rPr>
        <w:t>la</w:t>
      </w:r>
      <w:r w:rsidR="008B1306" w:rsidRPr="00F408E2">
        <w:rPr>
          <w:rFonts w:cs="Times New Roman"/>
        </w:rPr>
        <w:t xml:space="preserve"> </w:t>
      </w:r>
      <w:r w:rsidRPr="00F408E2">
        <w:rPr>
          <w:rFonts w:cs="Times New Roman"/>
        </w:rPr>
        <w:t>sensibilité</w:t>
      </w:r>
      <w:r w:rsidR="008B1306" w:rsidRPr="00F408E2">
        <w:rPr>
          <w:rFonts w:cs="Times New Roman"/>
        </w:rPr>
        <w:t xml:space="preserve"> </w:t>
      </w:r>
      <w:r w:rsidRPr="00F408E2">
        <w:rPr>
          <w:rFonts w:cs="Times New Roman"/>
        </w:rPr>
        <w:t>proprioceptive</w:t>
      </w:r>
      <w:r w:rsidR="008B1306" w:rsidRPr="00F408E2">
        <w:rPr>
          <w:rFonts w:cs="Times New Roman"/>
        </w:rPr>
        <w:t xml:space="preserve"> </w:t>
      </w:r>
    </w:p>
    <w:p w14:paraId="206A7A82" w14:textId="018C594D" w:rsidR="008B1306" w:rsidRPr="00F408E2" w:rsidRDefault="008B1306" w:rsidP="004237A4">
      <w:pPr>
        <w:numPr>
          <w:ilvl w:val="2"/>
          <w:numId w:val="4"/>
        </w:numPr>
        <w:rPr>
          <w:rFonts w:cs="Times New Roman"/>
        </w:rPr>
      </w:pPr>
      <w:r w:rsidRPr="00F408E2">
        <w:rPr>
          <w:rFonts w:cs="Times New Roman"/>
        </w:rPr>
        <w:t>Côté controlatéral</w:t>
      </w:r>
    </w:p>
    <w:p w14:paraId="43230970" w14:textId="28855C81" w:rsidR="008B1306" w:rsidRPr="00F408E2" w:rsidRDefault="008B1306" w:rsidP="004237A4">
      <w:pPr>
        <w:numPr>
          <w:ilvl w:val="3"/>
          <w:numId w:val="4"/>
        </w:numPr>
        <w:rPr>
          <w:rFonts w:cs="Times New Roman"/>
        </w:rPr>
      </w:pPr>
      <w:r w:rsidRPr="00F408E2">
        <w:rPr>
          <w:rFonts w:cs="Times New Roman"/>
        </w:rPr>
        <w:t>Anesthés</w:t>
      </w:r>
      <w:r w:rsidR="00E05893" w:rsidRPr="00F408E2">
        <w:rPr>
          <w:rFonts w:cs="Times New Roman"/>
        </w:rPr>
        <w:t>ie</w:t>
      </w:r>
      <w:r w:rsidRPr="00F408E2">
        <w:rPr>
          <w:rFonts w:cs="Times New Roman"/>
        </w:rPr>
        <w:t xml:space="preserve"> the</w:t>
      </w:r>
      <w:r w:rsidR="00E05893" w:rsidRPr="00F408E2">
        <w:rPr>
          <w:rFonts w:cs="Times New Roman"/>
        </w:rPr>
        <w:t>rmique</w:t>
      </w:r>
      <w:r w:rsidRPr="00F408E2">
        <w:rPr>
          <w:rFonts w:cs="Times New Roman"/>
        </w:rPr>
        <w:t xml:space="preserve"> et doul</w:t>
      </w:r>
      <w:r w:rsidR="00E05893" w:rsidRPr="00F408E2">
        <w:rPr>
          <w:rFonts w:cs="Times New Roman"/>
        </w:rPr>
        <w:t>o</w:t>
      </w:r>
      <w:r w:rsidRPr="00F408E2">
        <w:rPr>
          <w:rFonts w:cs="Times New Roman"/>
        </w:rPr>
        <w:t>ureuse</w:t>
      </w:r>
    </w:p>
    <w:p w14:paraId="61AD4634" w14:textId="685911BE" w:rsidR="000C6D5A" w:rsidRPr="00F408E2" w:rsidRDefault="000C6D5A" w:rsidP="004237A4">
      <w:pPr>
        <w:numPr>
          <w:ilvl w:val="1"/>
          <w:numId w:val="4"/>
        </w:numPr>
        <w:rPr>
          <w:rFonts w:cs="Times New Roman"/>
          <w:b/>
          <w:bCs/>
        </w:rPr>
      </w:pPr>
      <w:r w:rsidRPr="00F408E2">
        <w:rPr>
          <w:rFonts w:cs="Times New Roman"/>
          <w:b/>
          <w:bCs/>
        </w:rPr>
        <w:t>Sd centromédullaire</w:t>
      </w:r>
    </w:p>
    <w:p w14:paraId="4411D210" w14:textId="5F80F668" w:rsidR="00150073" w:rsidRPr="00F408E2" w:rsidRDefault="009343A3" w:rsidP="004237A4">
      <w:pPr>
        <w:numPr>
          <w:ilvl w:val="2"/>
          <w:numId w:val="4"/>
        </w:numPr>
        <w:rPr>
          <w:rFonts w:cs="Times New Roman"/>
        </w:rPr>
      </w:pPr>
      <w:r w:rsidRPr="00F408E2">
        <w:rPr>
          <w:rFonts w:cs="Times New Roman"/>
        </w:rPr>
        <w:t>Abolition de la sensibil</w:t>
      </w:r>
      <w:r w:rsidR="00DF0555" w:rsidRPr="00F408E2">
        <w:rPr>
          <w:rFonts w:cs="Times New Roman"/>
        </w:rPr>
        <w:t>ité</w:t>
      </w:r>
      <w:r w:rsidRPr="00F408E2">
        <w:rPr>
          <w:rFonts w:cs="Times New Roman"/>
        </w:rPr>
        <w:t xml:space="preserve"> the</w:t>
      </w:r>
      <w:r w:rsidR="00DF0555" w:rsidRPr="00F408E2">
        <w:rPr>
          <w:rFonts w:cs="Times New Roman"/>
        </w:rPr>
        <w:t>r</w:t>
      </w:r>
      <w:r w:rsidRPr="00F408E2">
        <w:rPr>
          <w:rFonts w:cs="Times New Roman"/>
        </w:rPr>
        <w:t xml:space="preserve">mo-analgésique bilatérale </w:t>
      </w:r>
    </w:p>
    <w:p w14:paraId="75E13203" w14:textId="3EE53DE3" w:rsidR="009343A3" w:rsidRPr="00F408E2" w:rsidRDefault="009343A3" w:rsidP="004237A4">
      <w:pPr>
        <w:numPr>
          <w:ilvl w:val="2"/>
          <w:numId w:val="4"/>
        </w:numPr>
        <w:rPr>
          <w:rFonts w:cs="Times New Roman"/>
        </w:rPr>
      </w:pPr>
      <w:r w:rsidRPr="00F408E2">
        <w:rPr>
          <w:rFonts w:cs="Times New Roman"/>
        </w:rPr>
        <w:t>Respect de la sensibilité épicritique</w:t>
      </w:r>
      <w:r w:rsidR="00DF0555" w:rsidRPr="00F408E2">
        <w:rPr>
          <w:rFonts w:cs="Times New Roman"/>
        </w:rPr>
        <w:t xml:space="preserve"> </w:t>
      </w:r>
    </w:p>
    <w:p w14:paraId="2125EDBA" w14:textId="03806A3A" w:rsidR="004D3FFF" w:rsidRPr="00F408E2" w:rsidRDefault="004D3FFF" w:rsidP="004237A4">
      <w:pPr>
        <w:numPr>
          <w:ilvl w:val="1"/>
          <w:numId w:val="4"/>
        </w:numPr>
        <w:rPr>
          <w:rFonts w:cs="Times New Roman"/>
        </w:rPr>
      </w:pPr>
      <w:r w:rsidRPr="00F408E2">
        <w:rPr>
          <w:rFonts w:cs="Times New Roman"/>
        </w:rPr>
        <w:t xml:space="preserve"> </w:t>
      </w:r>
      <w:r w:rsidR="0048313F" w:rsidRPr="00F408E2">
        <w:rPr>
          <w:rFonts w:cs="Times New Roman"/>
        </w:rPr>
        <w:t>médullaire</w:t>
      </w:r>
      <w:r w:rsidRPr="00F408E2">
        <w:rPr>
          <w:rFonts w:cs="Times New Roman"/>
        </w:rPr>
        <w:t xml:space="preserve"> antérieur</w:t>
      </w:r>
    </w:p>
    <w:p w14:paraId="1A560E13" w14:textId="5DE59008" w:rsidR="004D3FFF" w:rsidRPr="00F408E2" w:rsidRDefault="004D3FFF" w:rsidP="004237A4">
      <w:pPr>
        <w:numPr>
          <w:ilvl w:val="2"/>
          <w:numId w:val="4"/>
        </w:numPr>
        <w:rPr>
          <w:rFonts w:cs="Times New Roman"/>
        </w:rPr>
      </w:pPr>
      <w:r w:rsidRPr="00F408E2">
        <w:rPr>
          <w:rFonts w:cs="Times New Roman"/>
        </w:rPr>
        <w:t xml:space="preserve">Diminution de la </w:t>
      </w:r>
      <w:r w:rsidR="0048313F" w:rsidRPr="00F408E2">
        <w:rPr>
          <w:rFonts w:cs="Times New Roman"/>
        </w:rPr>
        <w:t>sensibilité</w:t>
      </w:r>
      <w:r w:rsidRPr="00F408E2">
        <w:rPr>
          <w:rFonts w:cs="Times New Roman"/>
        </w:rPr>
        <w:t xml:space="preserve"> </w:t>
      </w:r>
      <w:r w:rsidR="0048313F" w:rsidRPr="00F408E2">
        <w:rPr>
          <w:rFonts w:cs="Times New Roman"/>
        </w:rPr>
        <w:t>thermique</w:t>
      </w:r>
      <w:r w:rsidRPr="00F408E2">
        <w:rPr>
          <w:rFonts w:cs="Times New Roman"/>
        </w:rPr>
        <w:t xml:space="preserve"> et dou</w:t>
      </w:r>
      <w:r w:rsidR="0048313F" w:rsidRPr="00F408E2">
        <w:rPr>
          <w:rFonts w:cs="Times New Roman"/>
        </w:rPr>
        <w:t>loureuse</w:t>
      </w:r>
    </w:p>
    <w:p w14:paraId="15274168" w14:textId="3B39E208" w:rsidR="004D3FFF" w:rsidRPr="00F408E2" w:rsidRDefault="0048313F" w:rsidP="004237A4">
      <w:pPr>
        <w:numPr>
          <w:ilvl w:val="2"/>
          <w:numId w:val="4"/>
        </w:numPr>
        <w:rPr>
          <w:rFonts w:cs="Times New Roman"/>
        </w:rPr>
      </w:pPr>
      <w:r w:rsidRPr="00F408E2">
        <w:rPr>
          <w:rFonts w:cs="Times New Roman"/>
        </w:rPr>
        <w:t xml:space="preserve">Para </w:t>
      </w:r>
      <w:r w:rsidR="004D3FFF" w:rsidRPr="00F408E2">
        <w:rPr>
          <w:rFonts w:cs="Times New Roman"/>
        </w:rPr>
        <w:t>par</w:t>
      </w:r>
      <w:r w:rsidR="00990A86" w:rsidRPr="00F408E2">
        <w:rPr>
          <w:rFonts w:cs="Times New Roman"/>
        </w:rPr>
        <w:t>esthésie</w:t>
      </w:r>
      <w:r w:rsidR="004D3FFF" w:rsidRPr="00F408E2">
        <w:rPr>
          <w:rFonts w:cs="Times New Roman"/>
        </w:rPr>
        <w:t xml:space="preserve"> spastique </w:t>
      </w:r>
    </w:p>
    <w:p w14:paraId="384D0C10" w14:textId="0C3C1E73" w:rsidR="004D3FFF" w:rsidRPr="00F408E2" w:rsidRDefault="004D3FFF" w:rsidP="004237A4">
      <w:pPr>
        <w:numPr>
          <w:ilvl w:val="2"/>
          <w:numId w:val="4"/>
        </w:numPr>
        <w:rPr>
          <w:rFonts w:cs="Times New Roman"/>
        </w:rPr>
      </w:pPr>
      <w:r w:rsidRPr="00F408E2">
        <w:rPr>
          <w:rFonts w:cs="Times New Roman"/>
        </w:rPr>
        <w:t xml:space="preserve">Trouble </w:t>
      </w:r>
      <w:r w:rsidR="0048313F" w:rsidRPr="00F408E2">
        <w:rPr>
          <w:rFonts w:cs="Times New Roman"/>
        </w:rPr>
        <w:t>sphinctériens</w:t>
      </w:r>
    </w:p>
    <w:p w14:paraId="6EB94EC9" w14:textId="7CEDAB49" w:rsidR="00DA450F" w:rsidRPr="00F408E2" w:rsidRDefault="002D761B" w:rsidP="00DA450F">
      <w:pPr>
        <w:rPr>
          <w:rFonts w:cs="Times New Roman"/>
        </w:rPr>
      </w:pPr>
      <w:r w:rsidRPr="00F408E2">
        <w:rPr>
          <w:rFonts w:cs="Times New Roman"/>
        </w:rPr>
        <w:t>MTA complètes cervicale</w:t>
      </w:r>
    </w:p>
    <w:p w14:paraId="210A9857" w14:textId="656BEA8E" w:rsidR="002D761B" w:rsidRPr="00F408E2" w:rsidRDefault="002D761B" w:rsidP="004237A4">
      <w:pPr>
        <w:numPr>
          <w:ilvl w:val="1"/>
          <w:numId w:val="4"/>
        </w:numPr>
        <w:rPr>
          <w:rFonts w:cs="Times New Roman"/>
        </w:rPr>
      </w:pPr>
      <w:r w:rsidRPr="00F408E2">
        <w:rPr>
          <w:rFonts w:cs="Times New Roman"/>
        </w:rPr>
        <w:t>Sd sous-</w:t>
      </w:r>
      <w:r w:rsidR="0003669A" w:rsidRPr="00F408E2">
        <w:rPr>
          <w:rFonts w:cs="Times New Roman"/>
        </w:rPr>
        <w:t>lésionnel</w:t>
      </w:r>
      <w:r w:rsidRPr="00F408E2">
        <w:rPr>
          <w:rFonts w:cs="Times New Roman"/>
        </w:rPr>
        <w:t xml:space="preserve"> à </w:t>
      </w:r>
      <w:r w:rsidR="009E540D" w:rsidRPr="00F408E2">
        <w:rPr>
          <w:rFonts w:cs="Times New Roman"/>
        </w:rPr>
        <w:t>type</w:t>
      </w:r>
      <w:r w:rsidRPr="00F408E2">
        <w:rPr>
          <w:rFonts w:cs="Times New Roman"/>
        </w:rPr>
        <w:t xml:space="preserve"> de tétrap</w:t>
      </w:r>
      <w:r w:rsidR="0003669A" w:rsidRPr="00F408E2">
        <w:rPr>
          <w:rFonts w:cs="Times New Roman"/>
        </w:rPr>
        <w:t>légie</w:t>
      </w:r>
      <w:r w:rsidRPr="00F408E2">
        <w:rPr>
          <w:rFonts w:cs="Times New Roman"/>
        </w:rPr>
        <w:t xml:space="preserve"> </w:t>
      </w:r>
    </w:p>
    <w:p w14:paraId="1862EE80" w14:textId="1904A2AC" w:rsidR="002D761B" w:rsidRPr="00F408E2" w:rsidRDefault="002D761B" w:rsidP="004237A4">
      <w:pPr>
        <w:numPr>
          <w:ilvl w:val="1"/>
          <w:numId w:val="4"/>
        </w:numPr>
        <w:rPr>
          <w:rFonts w:cs="Times New Roman"/>
        </w:rPr>
      </w:pPr>
      <w:r w:rsidRPr="00F408E2">
        <w:rPr>
          <w:rFonts w:cs="Times New Roman"/>
        </w:rPr>
        <w:t>Risque d’atteint</w:t>
      </w:r>
      <w:r w:rsidR="001E2571">
        <w:rPr>
          <w:rFonts w:cs="Times New Roman"/>
        </w:rPr>
        <w:t xml:space="preserve"> respiratoire</w:t>
      </w:r>
      <w:r w:rsidRPr="00F408E2">
        <w:rPr>
          <w:rFonts w:cs="Times New Roman"/>
        </w:rPr>
        <w:t xml:space="preserve"> si moelle cervical haute</w:t>
      </w:r>
    </w:p>
    <w:p w14:paraId="0027F366" w14:textId="2028F90F" w:rsidR="0003669A" w:rsidRPr="00F408E2" w:rsidRDefault="0003669A" w:rsidP="0003669A">
      <w:pPr>
        <w:pStyle w:val="Titre1"/>
        <w:rPr>
          <w:rFonts w:cs="Times New Roman"/>
        </w:rPr>
      </w:pPr>
      <w:bookmarkStart w:id="589" w:name="_Toc196656717"/>
      <w:bookmarkStart w:id="590" w:name="_Toc196662524"/>
      <w:r w:rsidRPr="00F408E2">
        <w:rPr>
          <w:rFonts w:cs="Times New Roman"/>
        </w:rPr>
        <w:lastRenderedPageBreak/>
        <w:t>Diagnostic</w:t>
      </w:r>
      <w:bookmarkEnd w:id="589"/>
      <w:bookmarkEnd w:id="590"/>
      <w:r w:rsidRPr="00F408E2">
        <w:rPr>
          <w:rFonts w:cs="Times New Roman"/>
        </w:rPr>
        <w:t xml:space="preserve"> </w:t>
      </w:r>
    </w:p>
    <w:p w14:paraId="71C0DBC8" w14:textId="2C266EFB" w:rsidR="0003669A" w:rsidRPr="00F408E2" w:rsidRDefault="0003669A" w:rsidP="0003669A">
      <w:pPr>
        <w:pStyle w:val="Titre2"/>
        <w:rPr>
          <w:rFonts w:cs="Times New Roman"/>
        </w:rPr>
      </w:pPr>
      <w:bookmarkStart w:id="591" w:name="_Toc196656718"/>
      <w:bookmarkStart w:id="592" w:name="_Toc196662525"/>
      <w:r w:rsidRPr="00F408E2">
        <w:rPr>
          <w:rFonts w:cs="Times New Roman"/>
        </w:rPr>
        <w:t xml:space="preserve">Diagnostic </w:t>
      </w:r>
      <w:r w:rsidR="00E2291C" w:rsidRPr="00F408E2">
        <w:rPr>
          <w:rFonts w:cs="Times New Roman"/>
        </w:rPr>
        <w:t>positif</w:t>
      </w:r>
      <w:bookmarkEnd w:id="591"/>
      <w:bookmarkEnd w:id="592"/>
      <w:r w:rsidRPr="00F408E2">
        <w:rPr>
          <w:rFonts w:cs="Times New Roman"/>
        </w:rPr>
        <w:t xml:space="preserve"> </w:t>
      </w:r>
    </w:p>
    <w:p w14:paraId="70636F75" w14:textId="1536B1EB" w:rsidR="0003669A" w:rsidRPr="00F408E2" w:rsidRDefault="0003669A" w:rsidP="0003669A">
      <w:pPr>
        <w:rPr>
          <w:rFonts w:cs="Times New Roman"/>
        </w:rPr>
      </w:pPr>
      <w:r w:rsidRPr="00F408E2">
        <w:rPr>
          <w:rFonts w:cs="Times New Roman"/>
        </w:rPr>
        <w:t>Trouble clinique attribu</w:t>
      </w:r>
      <w:r w:rsidR="00E2291C" w:rsidRPr="00F408E2">
        <w:rPr>
          <w:rFonts w:cs="Times New Roman"/>
        </w:rPr>
        <w:t>ab</w:t>
      </w:r>
      <w:r w:rsidRPr="00F408E2">
        <w:rPr>
          <w:rFonts w:cs="Times New Roman"/>
        </w:rPr>
        <w:t xml:space="preserve">le </w:t>
      </w:r>
      <w:r w:rsidR="00E61453" w:rsidRPr="00F408E2">
        <w:rPr>
          <w:rFonts w:cs="Times New Roman"/>
        </w:rPr>
        <w:t>moelle</w:t>
      </w:r>
      <w:r w:rsidRPr="00F408E2">
        <w:rPr>
          <w:rFonts w:cs="Times New Roman"/>
        </w:rPr>
        <w:t xml:space="preserve"> </w:t>
      </w:r>
    </w:p>
    <w:p w14:paraId="734B914D" w14:textId="14A8F9C7" w:rsidR="0003669A" w:rsidRPr="00F408E2" w:rsidRDefault="0003669A" w:rsidP="0003669A">
      <w:pPr>
        <w:rPr>
          <w:rFonts w:cs="Times New Roman"/>
        </w:rPr>
      </w:pPr>
      <w:r w:rsidRPr="00F408E2">
        <w:rPr>
          <w:rFonts w:cs="Times New Roman"/>
        </w:rPr>
        <w:t xml:space="preserve">Niveau </w:t>
      </w:r>
      <w:r w:rsidR="00E2291C" w:rsidRPr="00F408E2">
        <w:rPr>
          <w:rFonts w:cs="Times New Roman"/>
        </w:rPr>
        <w:t>sensitif</w:t>
      </w:r>
      <w:r w:rsidRPr="00F408E2">
        <w:rPr>
          <w:rFonts w:cs="Times New Roman"/>
        </w:rPr>
        <w:t xml:space="preserve"> et </w:t>
      </w:r>
      <w:r w:rsidR="00E61453" w:rsidRPr="00F408E2">
        <w:rPr>
          <w:rFonts w:cs="Times New Roman"/>
        </w:rPr>
        <w:t>atteinte</w:t>
      </w:r>
      <w:r w:rsidRPr="00F408E2">
        <w:rPr>
          <w:rFonts w:cs="Times New Roman"/>
        </w:rPr>
        <w:t xml:space="preserve"> </w:t>
      </w:r>
      <w:r w:rsidR="00E61453" w:rsidRPr="00F408E2">
        <w:rPr>
          <w:rFonts w:cs="Times New Roman"/>
        </w:rPr>
        <w:t>bilatérale</w:t>
      </w:r>
    </w:p>
    <w:p w14:paraId="2E2F8B12" w14:textId="47BBFD60" w:rsidR="0003669A" w:rsidRPr="00F408E2" w:rsidRDefault="00E2291C" w:rsidP="0003669A">
      <w:pPr>
        <w:rPr>
          <w:rFonts w:cs="Times New Roman"/>
        </w:rPr>
      </w:pPr>
      <w:r w:rsidRPr="00F408E2">
        <w:rPr>
          <w:rFonts w:cs="Times New Roman"/>
        </w:rPr>
        <w:t>Installation</w:t>
      </w:r>
      <w:r w:rsidR="0003669A" w:rsidRPr="00F408E2">
        <w:rPr>
          <w:rFonts w:cs="Times New Roman"/>
        </w:rPr>
        <w:t xml:space="preserve"> 4</w:t>
      </w:r>
      <w:r w:rsidR="0003669A" w:rsidRPr="00F408E2">
        <w:rPr>
          <w:rFonts w:cs="Times New Roman"/>
          <w:vertAlign w:val="superscript"/>
        </w:rPr>
        <w:t>ème</w:t>
      </w:r>
      <w:r w:rsidR="0003669A" w:rsidRPr="00F408E2">
        <w:rPr>
          <w:rFonts w:cs="Times New Roman"/>
        </w:rPr>
        <w:t xml:space="preserve"> - 21</w:t>
      </w:r>
      <w:r w:rsidR="0003669A" w:rsidRPr="00F408E2">
        <w:rPr>
          <w:rFonts w:cs="Times New Roman"/>
          <w:vertAlign w:val="superscript"/>
        </w:rPr>
        <w:t>ème</w:t>
      </w:r>
      <w:r w:rsidR="0003669A" w:rsidRPr="00F408E2">
        <w:rPr>
          <w:rFonts w:cs="Times New Roman"/>
        </w:rPr>
        <w:t xml:space="preserve"> heur</w:t>
      </w:r>
      <w:r w:rsidR="001E2571">
        <w:rPr>
          <w:rFonts w:cs="Times New Roman"/>
        </w:rPr>
        <w:t>e</w:t>
      </w:r>
      <w:r w:rsidR="0003669A" w:rsidRPr="00F408E2">
        <w:rPr>
          <w:rFonts w:cs="Times New Roman"/>
        </w:rPr>
        <w:t>s</w:t>
      </w:r>
    </w:p>
    <w:p w14:paraId="4793A53A" w14:textId="7AEB1738" w:rsidR="0003669A" w:rsidRPr="00F408E2" w:rsidRDefault="0003669A" w:rsidP="0003669A">
      <w:pPr>
        <w:rPr>
          <w:rFonts w:cs="Times New Roman"/>
        </w:rPr>
      </w:pPr>
      <w:r w:rsidRPr="00F408E2">
        <w:rPr>
          <w:rFonts w:cs="Times New Roman"/>
        </w:rPr>
        <w:t>Inflammation médullaire biologique (pléocytoses LCR, index Ig</w:t>
      </w:r>
      <w:r w:rsidR="00E61453" w:rsidRPr="00F408E2">
        <w:rPr>
          <w:rFonts w:cs="Times New Roman"/>
        </w:rPr>
        <w:t>G</w:t>
      </w:r>
      <w:r w:rsidRPr="00F408E2">
        <w:rPr>
          <w:rFonts w:cs="Times New Roman"/>
        </w:rPr>
        <w:t xml:space="preserve"> </w:t>
      </w:r>
      <w:r w:rsidR="001E2571" w:rsidRPr="00F408E2">
        <w:rPr>
          <w:rFonts w:cs="Times New Roman"/>
        </w:rPr>
        <w:t>élevé)</w:t>
      </w:r>
      <w:r w:rsidRPr="00F408E2">
        <w:rPr>
          <w:rFonts w:cs="Times New Roman"/>
        </w:rPr>
        <w:t xml:space="preserve"> </w:t>
      </w:r>
      <w:r w:rsidR="00E61453" w:rsidRPr="00F408E2">
        <w:rPr>
          <w:rFonts w:cs="Times New Roman"/>
        </w:rPr>
        <w:t xml:space="preserve">et </w:t>
      </w:r>
      <w:r w:rsidRPr="00F408E2">
        <w:rPr>
          <w:rFonts w:cs="Times New Roman"/>
        </w:rPr>
        <w:t xml:space="preserve">IRM (prise </w:t>
      </w:r>
      <w:r w:rsidR="00E61453" w:rsidRPr="00F408E2">
        <w:rPr>
          <w:rFonts w:cs="Times New Roman"/>
        </w:rPr>
        <w:t>contraste</w:t>
      </w:r>
      <w:r w:rsidRPr="00F408E2">
        <w:rPr>
          <w:rFonts w:cs="Times New Roman"/>
        </w:rPr>
        <w:t xml:space="preserve"> étendue</w:t>
      </w:r>
    </w:p>
    <w:p w14:paraId="65E81BAB" w14:textId="601F03CD" w:rsidR="0003669A" w:rsidRPr="00F408E2" w:rsidRDefault="00E2291C" w:rsidP="0003669A">
      <w:pPr>
        <w:rPr>
          <w:rFonts w:cs="Times New Roman"/>
        </w:rPr>
      </w:pPr>
      <w:r w:rsidRPr="00F408E2">
        <w:rPr>
          <w:rFonts w:cs="Times New Roman"/>
        </w:rPr>
        <w:t>Exclusion</w:t>
      </w:r>
      <w:r w:rsidR="0003669A" w:rsidRPr="00F408E2">
        <w:rPr>
          <w:rFonts w:cs="Times New Roman"/>
        </w:rPr>
        <w:t xml:space="preserve"> compression extra-axiale</w:t>
      </w:r>
    </w:p>
    <w:p w14:paraId="0E317C54" w14:textId="182E2D78" w:rsidR="00E2291C" w:rsidRPr="00F408E2" w:rsidRDefault="00E2291C" w:rsidP="00E2291C">
      <w:pPr>
        <w:pStyle w:val="Titre2"/>
        <w:rPr>
          <w:rFonts w:cs="Times New Roman"/>
        </w:rPr>
      </w:pPr>
      <w:bookmarkStart w:id="593" w:name="_Toc196656719"/>
      <w:bookmarkStart w:id="594" w:name="_Toc196662526"/>
      <w:r w:rsidRPr="00F408E2">
        <w:rPr>
          <w:rFonts w:cs="Times New Roman"/>
        </w:rPr>
        <w:t>Diagnostic différentiel</w:t>
      </w:r>
      <w:bookmarkEnd w:id="593"/>
      <w:bookmarkEnd w:id="594"/>
    </w:p>
    <w:p w14:paraId="2D949F14" w14:textId="48ABB545" w:rsidR="00E2291C" w:rsidRPr="00F408E2" w:rsidRDefault="00E2291C" w:rsidP="00E2291C">
      <w:pPr>
        <w:rPr>
          <w:rFonts w:cs="Times New Roman"/>
        </w:rPr>
      </w:pPr>
      <w:r w:rsidRPr="00F408E2">
        <w:rPr>
          <w:rFonts w:cs="Times New Roman"/>
        </w:rPr>
        <w:t xml:space="preserve">Myélite radique </w:t>
      </w:r>
    </w:p>
    <w:p w14:paraId="2DF1FC0E" w14:textId="7277BE10" w:rsidR="00E2291C" w:rsidRPr="00F408E2" w:rsidRDefault="00BA21F9" w:rsidP="00E2291C">
      <w:pPr>
        <w:rPr>
          <w:rFonts w:cs="Times New Roman"/>
        </w:rPr>
      </w:pPr>
      <w:r w:rsidRPr="00F408E2">
        <w:rPr>
          <w:rFonts w:cs="Times New Roman"/>
        </w:rPr>
        <w:t>Ischémie</w:t>
      </w:r>
      <w:r w:rsidR="00E2291C" w:rsidRPr="00F408E2">
        <w:rPr>
          <w:rFonts w:cs="Times New Roman"/>
        </w:rPr>
        <w:t xml:space="preserve"> </w:t>
      </w:r>
      <w:r w:rsidRPr="00F408E2">
        <w:rPr>
          <w:rFonts w:cs="Times New Roman"/>
        </w:rPr>
        <w:t>médullaire</w:t>
      </w:r>
      <w:r w:rsidR="00E2291C" w:rsidRPr="00F408E2">
        <w:rPr>
          <w:rFonts w:cs="Times New Roman"/>
        </w:rPr>
        <w:t xml:space="preserve"> artère spinale </w:t>
      </w:r>
      <w:r w:rsidRPr="00F408E2">
        <w:rPr>
          <w:rFonts w:cs="Times New Roman"/>
        </w:rPr>
        <w:t>antérieur</w:t>
      </w:r>
      <w:r w:rsidR="00E2291C" w:rsidRPr="00F408E2">
        <w:rPr>
          <w:rFonts w:cs="Times New Roman"/>
        </w:rPr>
        <w:t xml:space="preserve"> </w:t>
      </w:r>
    </w:p>
    <w:p w14:paraId="3CBB40CD" w14:textId="31E84AFA" w:rsidR="00E2291C" w:rsidRPr="00F408E2" w:rsidRDefault="0010388D" w:rsidP="00E2291C">
      <w:pPr>
        <w:rPr>
          <w:rFonts w:cs="Times New Roman"/>
        </w:rPr>
      </w:pPr>
      <w:r w:rsidRPr="00F408E2">
        <w:rPr>
          <w:rFonts w:cs="Times New Roman"/>
        </w:rPr>
        <w:t>Malformation</w:t>
      </w:r>
      <w:r w:rsidR="00E2291C" w:rsidRPr="00F408E2">
        <w:rPr>
          <w:rFonts w:cs="Times New Roman"/>
        </w:rPr>
        <w:t xml:space="preserve"> artério-veineuse </w:t>
      </w:r>
      <w:r w:rsidR="00BA21F9" w:rsidRPr="00F408E2">
        <w:rPr>
          <w:rFonts w:cs="Times New Roman"/>
        </w:rPr>
        <w:t>médullaire</w:t>
      </w:r>
      <w:r w:rsidR="00E2291C" w:rsidRPr="00F408E2">
        <w:rPr>
          <w:rFonts w:cs="Times New Roman"/>
        </w:rPr>
        <w:t xml:space="preserve"> </w:t>
      </w:r>
    </w:p>
    <w:p w14:paraId="6FA49713" w14:textId="3273BB18" w:rsidR="00E2291C" w:rsidRPr="00F408E2" w:rsidRDefault="00BA21F9" w:rsidP="00E2291C">
      <w:pPr>
        <w:rPr>
          <w:rFonts w:cs="Times New Roman"/>
        </w:rPr>
      </w:pPr>
      <w:r w:rsidRPr="00F408E2">
        <w:rPr>
          <w:rFonts w:cs="Times New Roman"/>
        </w:rPr>
        <w:t>Myélite</w:t>
      </w:r>
      <w:r w:rsidR="00E2291C" w:rsidRPr="00F408E2">
        <w:rPr>
          <w:rFonts w:cs="Times New Roman"/>
        </w:rPr>
        <w:t xml:space="preserve"> bactérienne ou virale </w:t>
      </w:r>
    </w:p>
    <w:p w14:paraId="664D32BA" w14:textId="0DC41293" w:rsidR="00E2291C" w:rsidRPr="00F408E2" w:rsidRDefault="00E2291C" w:rsidP="00E2291C">
      <w:pPr>
        <w:rPr>
          <w:rFonts w:cs="Times New Roman"/>
        </w:rPr>
      </w:pPr>
      <w:r w:rsidRPr="00F408E2">
        <w:rPr>
          <w:rFonts w:cs="Times New Roman"/>
        </w:rPr>
        <w:t xml:space="preserve">Myélite par connectivité </w:t>
      </w:r>
    </w:p>
    <w:p w14:paraId="1BCCA71D" w14:textId="3CEDD3F9" w:rsidR="00E2291C" w:rsidRPr="00F408E2" w:rsidRDefault="00BA21F9" w:rsidP="00E2291C">
      <w:pPr>
        <w:rPr>
          <w:rFonts w:cs="Times New Roman"/>
        </w:rPr>
      </w:pPr>
      <w:r w:rsidRPr="00F408E2">
        <w:rPr>
          <w:rFonts w:cs="Times New Roman"/>
        </w:rPr>
        <w:t>Myélites</w:t>
      </w:r>
      <w:r w:rsidR="00E2291C" w:rsidRPr="00F408E2">
        <w:rPr>
          <w:rFonts w:cs="Times New Roman"/>
        </w:rPr>
        <w:t xml:space="preserve"> </w:t>
      </w:r>
      <w:r w:rsidR="00BF5EDB" w:rsidRPr="00F408E2">
        <w:rPr>
          <w:rFonts w:cs="Times New Roman"/>
        </w:rPr>
        <w:t>SEP (ne dépasse pas 2 vertèbres)</w:t>
      </w:r>
    </w:p>
    <w:p w14:paraId="0DC39E70" w14:textId="3C627AAB" w:rsidR="00BF5EDB" w:rsidRPr="00F408E2" w:rsidRDefault="00BA21F9" w:rsidP="00E2291C">
      <w:pPr>
        <w:rPr>
          <w:rFonts w:cs="Times New Roman"/>
        </w:rPr>
      </w:pPr>
      <w:r w:rsidRPr="00F408E2">
        <w:rPr>
          <w:rFonts w:cs="Times New Roman"/>
        </w:rPr>
        <w:t>N</w:t>
      </w:r>
      <w:r w:rsidR="00BF5EDB" w:rsidRPr="00F408E2">
        <w:rPr>
          <w:rFonts w:cs="Times New Roman"/>
        </w:rPr>
        <w:t>euroMyélite Optique (Devic : NORB</w:t>
      </w:r>
      <w:r w:rsidR="00F507A5" w:rsidRPr="00F408E2">
        <w:rPr>
          <w:rFonts w:cs="Times New Roman"/>
        </w:rPr>
        <w:t xml:space="preserve"> (n</w:t>
      </w:r>
      <w:r w:rsidR="0048313F" w:rsidRPr="00F408E2">
        <w:rPr>
          <w:rFonts w:cs="Times New Roman"/>
        </w:rPr>
        <w:t>é</w:t>
      </w:r>
      <w:r w:rsidR="00F507A5" w:rsidRPr="00F408E2">
        <w:rPr>
          <w:rFonts w:cs="Times New Roman"/>
        </w:rPr>
        <w:t>vrite optique rétro bulbaire)</w:t>
      </w:r>
      <w:r w:rsidR="00BF5EDB" w:rsidRPr="00F408E2">
        <w:rPr>
          <w:rFonts w:cs="Times New Roman"/>
        </w:rPr>
        <w:t xml:space="preserve"> + Myélite)</w:t>
      </w:r>
    </w:p>
    <w:p w14:paraId="00C79E28" w14:textId="4F83B894" w:rsidR="00AE1293" w:rsidRPr="00F408E2" w:rsidRDefault="00AE1293" w:rsidP="00AE1293">
      <w:pPr>
        <w:pStyle w:val="Titre1"/>
        <w:rPr>
          <w:rFonts w:cs="Times New Roman"/>
        </w:rPr>
      </w:pPr>
      <w:bookmarkStart w:id="595" w:name="_Toc196656720"/>
      <w:bookmarkStart w:id="596" w:name="_Toc196662527"/>
      <w:r w:rsidRPr="00F408E2">
        <w:rPr>
          <w:rFonts w:cs="Times New Roman"/>
        </w:rPr>
        <w:t xml:space="preserve">Principe de </w:t>
      </w:r>
      <w:r w:rsidR="006C0402" w:rsidRPr="00F408E2">
        <w:rPr>
          <w:rFonts w:cs="Times New Roman"/>
        </w:rPr>
        <w:t>traitement</w:t>
      </w:r>
      <w:bookmarkEnd w:id="595"/>
      <w:bookmarkEnd w:id="596"/>
      <w:r w:rsidRPr="00F408E2">
        <w:rPr>
          <w:rFonts w:cs="Times New Roman"/>
        </w:rPr>
        <w:t xml:space="preserve"> </w:t>
      </w:r>
    </w:p>
    <w:p w14:paraId="13AD94BC" w14:textId="373D6F8C" w:rsidR="00AE1293" w:rsidRPr="00F408E2" w:rsidRDefault="00DB40C8" w:rsidP="00AE1293">
      <w:pPr>
        <w:rPr>
          <w:rFonts w:cs="Times New Roman"/>
        </w:rPr>
      </w:pPr>
      <w:r w:rsidRPr="00F408E2">
        <w:rPr>
          <w:rFonts w:cs="Times New Roman"/>
        </w:rPr>
        <w:t>Traitement</w:t>
      </w:r>
      <w:r w:rsidR="00AE1293" w:rsidRPr="00F408E2">
        <w:rPr>
          <w:rFonts w:cs="Times New Roman"/>
        </w:rPr>
        <w:t xml:space="preserve"> </w:t>
      </w:r>
      <w:r w:rsidRPr="00F408E2">
        <w:rPr>
          <w:rFonts w:cs="Times New Roman"/>
        </w:rPr>
        <w:t>symptomatique</w:t>
      </w:r>
      <w:r w:rsidR="00AE1293" w:rsidRPr="00F408E2">
        <w:rPr>
          <w:rFonts w:cs="Times New Roman"/>
        </w:rPr>
        <w:t xml:space="preserve"> pour éviter les </w:t>
      </w:r>
      <w:r w:rsidRPr="00F408E2">
        <w:rPr>
          <w:rFonts w:cs="Times New Roman"/>
        </w:rPr>
        <w:t>complications</w:t>
      </w:r>
      <w:r w:rsidR="00AE1293" w:rsidRPr="00F408E2">
        <w:rPr>
          <w:rFonts w:cs="Times New Roman"/>
        </w:rPr>
        <w:t xml:space="preserve"> </w:t>
      </w:r>
    </w:p>
    <w:p w14:paraId="096FA51A" w14:textId="0DB5CF3C" w:rsidR="00AE1293" w:rsidRPr="00F408E2" w:rsidRDefault="00AE1293" w:rsidP="004237A4">
      <w:pPr>
        <w:numPr>
          <w:ilvl w:val="1"/>
          <w:numId w:val="4"/>
        </w:numPr>
        <w:rPr>
          <w:rFonts w:cs="Times New Roman"/>
        </w:rPr>
      </w:pPr>
      <w:r w:rsidRPr="00F408E2">
        <w:rPr>
          <w:rFonts w:cs="Times New Roman"/>
        </w:rPr>
        <w:t xml:space="preserve">Antidouleur </w:t>
      </w:r>
      <w:r w:rsidR="00DB40C8" w:rsidRPr="00F408E2">
        <w:rPr>
          <w:rFonts w:cs="Times New Roman"/>
        </w:rPr>
        <w:t>neuropathique</w:t>
      </w:r>
      <w:r w:rsidRPr="00F408E2">
        <w:rPr>
          <w:rFonts w:cs="Times New Roman"/>
        </w:rPr>
        <w:t xml:space="preserve"> </w:t>
      </w:r>
    </w:p>
    <w:p w14:paraId="4643BF27" w14:textId="07FECBD7" w:rsidR="00AE1293" w:rsidRPr="00F408E2" w:rsidRDefault="00AE1293" w:rsidP="004237A4">
      <w:pPr>
        <w:numPr>
          <w:ilvl w:val="1"/>
          <w:numId w:val="4"/>
        </w:numPr>
        <w:rPr>
          <w:rFonts w:cs="Times New Roman"/>
        </w:rPr>
      </w:pPr>
      <w:r w:rsidRPr="00F408E2">
        <w:rPr>
          <w:rFonts w:cs="Times New Roman"/>
        </w:rPr>
        <w:t>Anti-spastique</w:t>
      </w:r>
    </w:p>
    <w:p w14:paraId="7BA21A8D" w14:textId="75C8467E" w:rsidR="00AE1293" w:rsidRPr="00F408E2" w:rsidRDefault="00AE1293" w:rsidP="004237A4">
      <w:pPr>
        <w:numPr>
          <w:ilvl w:val="1"/>
          <w:numId w:val="4"/>
        </w:numPr>
        <w:rPr>
          <w:rFonts w:cs="Times New Roman"/>
        </w:rPr>
      </w:pPr>
      <w:r w:rsidRPr="00F408E2">
        <w:rPr>
          <w:rFonts w:cs="Times New Roman"/>
        </w:rPr>
        <w:t xml:space="preserve">Nursing </w:t>
      </w:r>
    </w:p>
    <w:p w14:paraId="3FC3EAE2" w14:textId="45B6D904" w:rsidR="00AE1293" w:rsidRPr="00F408E2" w:rsidRDefault="00DB40C8" w:rsidP="004237A4">
      <w:pPr>
        <w:numPr>
          <w:ilvl w:val="1"/>
          <w:numId w:val="4"/>
        </w:numPr>
        <w:rPr>
          <w:rFonts w:cs="Times New Roman"/>
        </w:rPr>
      </w:pPr>
      <w:r w:rsidRPr="00F408E2">
        <w:rPr>
          <w:rFonts w:cs="Times New Roman"/>
        </w:rPr>
        <w:t>Kinésithérapie</w:t>
      </w:r>
      <w:r w:rsidR="00AE1293" w:rsidRPr="00F408E2">
        <w:rPr>
          <w:rFonts w:cs="Times New Roman"/>
        </w:rPr>
        <w:t xml:space="preserve"> </w:t>
      </w:r>
    </w:p>
    <w:p w14:paraId="2B9A7494" w14:textId="58ACA7A7" w:rsidR="00AE1293" w:rsidRPr="00F408E2" w:rsidRDefault="008E2809" w:rsidP="004237A4">
      <w:pPr>
        <w:numPr>
          <w:ilvl w:val="1"/>
          <w:numId w:val="4"/>
        </w:numPr>
        <w:rPr>
          <w:rFonts w:cs="Times New Roman"/>
        </w:rPr>
      </w:pPr>
      <w:r w:rsidRPr="00F408E2">
        <w:rPr>
          <w:rFonts w:cs="Times New Roman"/>
        </w:rPr>
        <w:t>Anticoagulant</w:t>
      </w:r>
      <w:r w:rsidR="00AE1293" w:rsidRPr="00F408E2">
        <w:rPr>
          <w:rFonts w:cs="Times New Roman"/>
        </w:rPr>
        <w:t xml:space="preserve"> à doses </w:t>
      </w:r>
      <w:r w:rsidRPr="00F408E2">
        <w:rPr>
          <w:rFonts w:cs="Times New Roman"/>
        </w:rPr>
        <w:t>prophylactique</w:t>
      </w:r>
      <w:r w:rsidR="00AE1293" w:rsidRPr="00F408E2">
        <w:rPr>
          <w:rFonts w:cs="Times New Roman"/>
        </w:rPr>
        <w:t xml:space="preserve"> et bas de </w:t>
      </w:r>
      <w:r w:rsidR="000A38C2" w:rsidRPr="00F408E2">
        <w:rPr>
          <w:rFonts w:cs="Times New Roman"/>
        </w:rPr>
        <w:t>contention</w:t>
      </w:r>
      <w:r w:rsidR="00AE1293" w:rsidRPr="00F408E2">
        <w:rPr>
          <w:rFonts w:cs="Times New Roman"/>
        </w:rPr>
        <w:t xml:space="preserve"> </w:t>
      </w:r>
      <w:r w:rsidRPr="00F408E2">
        <w:rPr>
          <w:rFonts w:cs="Times New Roman"/>
        </w:rPr>
        <w:t xml:space="preserve">(pour les </w:t>
      </w:r>
      <w:r w:rsidR="00DB40C8" w:rsidRPr="00F408E2">
        <w:rPr>
          <w:rFonts w:cs="Times New Roman"/>
        </w:rPr>
        <w:t>veines</w:t>
      </w:r>
      <w:r w:rsidRPr="00F408E2">
        <w:rPr>
          <w:rFonts w:cs="Times New Roman"/>
        </w:rPr>
        <w:t>)</w:t>
      </w:r>
    </w:p>
    <w:p w14:paraId="70BF5427" w14:textId="6E027C4A" w:rsidR="00AE1293" w:rsidRPr="00F408E2" w:rsidRDefault="00DB40C8" w:rsidP="00AE1293">
      <w:pPr>
        <w:rPr>
          <w:rFonts w:cs="Times New Roman"/>
        </w:rPr>
      </w:pPr>
      <w:r w:rsidRPr="00F408E2">
        <w:rPr>
          <w:rFonts w:cs="Times New Roman"/>
        </w:rPr>
        <w:t>Traitement</w:t>
      </w:r>
      <w:r w:rsidR="00AE1293" w:rsidRPr="00F408E2">
        <w:rPr>
          <w:rFonts w:cs="Times New Roman"/>
        </w:rPr>
        <w:t xml:space="preserve"> à viser </w:t>
      </w:r>
      <w:r w:rsidRPr="00F408E2">
        <w:rPr>
          <w:rFonts w:cs="Times New Roman"/>
        </w:rPr>
        <w:t>physiopathologique</w:t>
      </w:r>
      <w:r w:rsidR="00AE1293" w:rsidRPr="00F408E2">
        <w:rPr>
          <w:rFonts w:cs="Times New Roman"/>
        </w:rPr>
        <w:t> : bolus de corticoïde (1g/j</w:t>
      </w:r>
      <w:r w:rsidR="000A38C2" w:rsidRPr="00F408E2">
        <w:rPr>
          <w:rFonts w:cs="Times New Roman"/>
        </w:rPr>
        <w:t xml:space="preserve"> pendant 3 – 5 jours)</w:t>
      </w:r>
    </w:p>
    <w:p w14:paraId="19CEDFB4" w14:textId="22606F89" w:rsidR="000A38C2" w:rsidRPr="00F408E2" w:rsidRDefault="000A38C2" w:rsidP="00AE1293">
      <w:pPr>
        <w:rPr>
          <w:rFonts w:cs="Times New Roman"/>
        </w:rPr>
      </w:pPr>
      <w:r w:rsidRPr="00F408E2">
        <w:rPr>
          <w:rFonts w:cs="Times New Roman"/>
        </w:rPr>
        <w:t>Traitement de causes si trouvé</w:t>
      </w:r>
    </w:p>
    <w:p w14:paraId="0FF9D167" w14:textId="5A6342EB" w:rsidR="001B7222" w:rsidRPr="00F408E2" w:rsidRDefault="001B7222">
      <w:pPr>
        <w:numPr>
          <w:ilvl w:val="0"/>
          <w:numId w:val="0"/>
        </w:numPr>
        <w:spacing w:after="200"/>
        <w:rPr>
          <w:rFonts w:cs="Times New Roman"/>
        </w:rPr>
      </w:pPr>
      <w:r w:rsidRPr="00F408E2">
        <w:rPr>
          <w:rFonts w:cs="Times New Roman"/>
        </w:rPr>
        <w:br w:type="page"/>
      </w:r>
    </w:p>
    <w:p w14:paraId="2D0B0C43" w14:textId="0591AC6D" w:rsidR="00105E1E" w:rsidRPr="00F408E2" w:rsidRDefault="00010308" w:rsidP="00010308">
      <w:pPr>
        <w:pStyle w:val="Titre"/>
        <w:rPr>
          <w:rFonts w:cs="Times New Roman"/>
        </w:rPr>
      </w:pPr>
      <w:r w:rsidRPr="00F408E2">
        <w:rPr>
          <w:rFonts w:cs="Times New Roman"/>
        </w:rPr>
        <w:lastRenderedPageBreak/>
        <w:t>Sclérose en plaque</w:t>
      </w:r>
    </w:p>
    <w:p w14:paraId="05A6C08D" w14:textId="0EF0685A" w:rsidR="00010308" w:rsidRPr="00F408E2" w:rsidRDefault="008448A7" w:rsidP="00010308">
      <w:pPr>
        <w:rPr>
          <w:rFonts w:cs="Times New Roman"/>
        </w:rPr>
      </w:pPr>
      <w:r w:rsidRPr="00F408E2">
        <w:rPr>
          <w:rFonts w:cs="Times New Roman"/>
        </w:rPr>
        <w:t>Dr RAZA</w:t>
      </w:r>
      <w:r w:rsidR="00183CC6" w:rsidRPr="00F408E2">
        <w:rPr>
          <w:rFonts w:cs="Times New Roman"/>
        </w:rPr>
        <w:t>FIMAHEFA Julien</w:t>
      </w:r>
    </w:p>
    <w:p w14:paraId="25158F1C" w14:textId="24567ACF" w:rsidR="00183CC6" w:rsidRPr="00F408E2" w:rsidRDefault="00183CC6" w:rsidP="00183CC6">
      <w:pPr>
        <w:pStyle w:val="Sous-titre"/>
        <w:rPr>
          <w:rFonts w:ascii="Times New Roman" w:hAnsi="Times New Roman" w:cs="Times New Roman"/>
        </w:rPr>
      </w:pPr>
      <w:r w:rsidRPr="00F408E2">
        <w:rPr>
          <w:rFonts w:ascii="Times New Roman" w:hAnsi="Times New Roman" w:cs="Times New Roman"/>
        </w:rPr>
        <w:t xml:space="preserve">Introduction </w:t>
      </w:r>
    </w:p>
    <w:p w14:paraId="5D813E52" w14:textId="036971FB" w:rsidR="00183CC6" w:rsidRPr="00F408E2" w:rsidRDefault="00BC4E54" w:rsidP="00183CC6">
      <w:pPr>
        <w:rPr>
          <w:rFonts w:cs="Times New Roman"/>
        </w:rPr>
      </w:pPr>
      <w:r w:rsidRPr="00F408E2">
        <w:rPr>
          <w:rFonts w:cs="Times New Roman"/>
        </w:rPr>
        <w:t>Définition</w:t>
      </w:r>
    </w:p>
    <w:p w14:paraId="6E0505F8" w14:textId="008C25C6" w:rsidR="00183CC6" w:rsidRPr="00F408E2" w:rsidRDefault="00C7293F" w:rsidP="004237A4">
      <w:pPr>
        <w:numPr>
          <w:ilvl w:val="1"/>
          <w:numId w:val="4"/>
        </w:numPr>
        <w:rPr>
          <w:rFonts w:cs="Times New Roman"/>
        </w:rPr>
      </w:pPr>
      <w:r w:rsidRPr="00F408E2">
        <w:rPr>
          <w:rFonts w:cs="Times New Roman"/>
        </w:rPr>
        <w:t>Maladie inflammatoire chronique et multifocale de système nerveux central+</w:t>
      </w:r>
    </w:p>
    <w:p w14:paraId="42EF6339" w14:textId="4BBF924A" w:rsidR="00C7293F" w:rsidRPr="00F408E2" w:rsidRDefault="000206BC" w:rsidP="00C7293F">
      <w:pPr>
        <w:rPr>
          <w:rFonts w:cs="Times New Roman"/>
        </w:rPr>
      </w:pPr>
      <w:r w:rsidRPr="00F408E2">
        <w:rPr>
          <w:rFonts w:cs="Times New Roman"/>
        </w:rPr>
        <w:t>Intérêts</w:t>
      </w:r>
    </w:p>
    <w:p w14:paraId="099E0239" w14:textId="5BBA5455" w:rsidR="000206BC" w:rsidRPr="00F408E2" w:rsidRDefault="00DC07E8" w:rsidP="004237A4">
      <w:pPr>
        <w:numPr>
          <w:ilvl w:val="1"/>
          <w:numId w:val="4"/>
        </w:numPr>
        <w:rPr>
          <w:rFonts w:cs="Times New Roman"/>
        </w:rPr>
      </w:pPr>
      <w:r w:rsidRPr="00F408E2">
        <w:rPr>
          <w:rFonts w:cs="Times New Roman"/>
        </w:rPr>
        <w:t>Gravité : sujet</w:t>
      </w:r>
      <w:r w:rsidR="001876C2" w:rsidRPr="00F408E2">
        <w:rPr>
          <w:rFonts w:cs="Times New Roman"/>
        </w:rPr>
        <w:t xml:space="preserve"> jeune 10 - 50 ans, handicap en rapport aux atteintes motrices, sphinctérienne</w:t>
      </w:r>
      <w:r w:rsidR="00472684" w:rsidRPr="00F408E2">
        <w:rPr>
          <w:rFonts w:cs="Times New Roman"/>
        </w:rPr>
        <w:t xml:space="preserve">, sensitive, cognitives évoluer </w:t>
      </w:r>
      <w:r w:rsidR="000368F8" w:rsidRPr="00F408E2">
        <w:rPr>
          <w:rFonts w:cs="Times New Roman"/>
        </w:rPr>
        <w:t>vers le décès</w:t>
      </w:r>
    </w:p>
    <w:p w14:paraId="058882A9" w14:textId="2F76B7FB" w:rsidR="000368F8" w:rsidRPr="00F408E2" w:rsidRDefault="000368F8" w:rsidP="000368F8">
      <w:pPr>
        <w:rPr>
          <w:rFonts w:cs="Times New Roman"/>
        </w:rPr>
      </w:pPr>
      <w:r w:rsidRPr="00F408E2">
        <w:rPr>
          <w:rFonts w:cs="Times New Roman"/>
        </w:rPr>
        <w:t>Rappel :</w:t>
      </w:r>
    </w:p>
    <w:p w14:paraId="68D14AB7" w14:textId="2A2255F8" w:rsidR="000368F8" w:rsidRPr="00F408E2" w:rsidRDefault="00721AF9" w:rsidP="004237A4">
      <w:pPr>
        <w:numPr>
          <w:ilvl w:val="1"/>
          <w:numId w:val="4"/>
        </w:numPr>
        <w:rPr>
          <w:rFonts w:cs="Times New Roman"/>
        </w:rPr>
      </w:pPr>
      <w:r w:rsidRPr="00F408E2">
        <w:rPr>
          <w:rFonts w:cs="Times New Roman"/>
        </w:rPr>
        <w:t xml:space="preserve">Oligodendrocyte donne de </w:t>
      </w:r>
      <w:r w:rsidR="00D77732" w:rsidRPr="00F408E2">
        <w:rPr>
          <w:rFonts w:cs="Times New Roman"/>
        </w:rPr>
        <w:t>prolongement</w:t>
      </w:r>
      <w:r w:rsidRPr="00F408E2">
        <w:rPr>
          <w:rFonts w:cs="Times New Roman"/>
        </w:rPr>
        <w:t xml:space="preserve"> </w:t>
      </w:r>
      <w:r w:rsidRPr="00F408E2">
        <w:rPr>
          <w:rFonts w:cs="Times New Roman"/>
        </w:rPr>
        <w:sym w:font="Wingdings" w:char="F0E8"/>
      </w:r>
      <w:r w:rsidRPr="00F408E2">
        <w:rPr>
          <w:rFonts w:cs="Times New Roman"/>
        </w:rPr>
        <w:t xml:space="preserve"> gaine de myéline, </w:t>
      </w:r>
    </w:p>
    <w:p w14:paraId="6A5F3A8D" w14:textId="0C60D182" w:rsidR="00721AF9" w:rsidRPr="00F408E2" w:rsidRDefault="00721AF9" w:rsidP="004237A4">
      <w:pPr>
        <w:numPr>
          <w:ilvl w:val="1"/>
          <w:numId w:val="4"/>
        </w:numPr>
        <w:rPr>
          <w:rFonts w:cs="Times New Roman"/>
        </w:rPr>
      </w:pPr>
      <w:r w:rsidRPr="00F408E2">
        <w:rPr>
          <w:rFonts w:cs="Times New Roman"/>
        </w:rPr>
        <w:t xml:space="preserve">Astrocyte qui nourrit </w:t>
      </w:r>
      <w:r w:rsidR="00D77732" w:rsidRPr="00F408E2">
        <w:rPr>
          <w:rFonts w:cs="Times New Roman"/>
        </w:rPr>
        <w:t xml:space="preserve">les neurones </w:t>
      </w:r>
      <w:r w:rsidR="00D77732" w:rsidRPr="00F408E2">
        <w:rPr>
          <w:rFonts w:cs="Times New Roman"/>
        </w:rPr>
        <w:sym w:font="Wingdings" w:char="F0E8"/>
      </w:r>
      <w:r w:rsidR="00D77732" w:rsidRPr="00F408E2">
        <w:rPr>
          <w:rFonts w:cs="Times New Roman"/>
        </w:rPr>
        <w:t xml:space="preserve"> barrière hématoencéphalique</w:t>
      </w:r>
    </w:p>
    <w:p w14:paraId="41557891" w14:textId="617785AE" w:rsidR="00D77732" w:rsidRPr="00F408E2" w:rsidRDefault="00E17606" w:rsidP="00E17606">
      <w:pPr>
        <w:pStyle w:val="Sous-titre"/>
        <w:rPr>
          <w:rFonts w:ascii="Times New Roman" w:hAnsi="Times New Roman" w:cs="Times New Roman"/>
        </w:rPr>
      </w:pPr>
      <w:r w:rsidRPr="00F408E2">
        <w:rPr>
          <w:rFonts w:ascii="Times New Roman" w:hAnsi="Times New Roman" w:cs="Times New Roman"/>
        </w:rPr>
        <w:t>Pathogènes</w:t>
      </w:r>
    </w:p>
    <w:p w14:paraId="09890299" w14:textId="2824B7D1" w:rsidR="00E17606" w:rsidRPr="00F408E2" w:rsidRDefault="00E17606" w:rsidP="00E17606">
      <w:pPr>
        <w:rPr>
          <w:rFonts w:cs="Times New Roman"/>
        </w:rPr>
      </w:pPr>
      <w:r w:rsidRPr="00F408E2">
        <w:rPr>
          <w:rFonts w:cs="Times New Roman"/>
        </w:rPr>
        <w:t>Lésion élémentaire</w:t>
      </w:r>
    </w:p>
    <w:p w14:paraId="2C761934" w14:textId="0815F3F8" w:rsidR="00E17606" w:rsidRPr="00F408E2" w:rsidRDefault="00E17606" w:rsidP="004237A4">
      <w:pPr>
        <w:numPr>
          <w:ilvl w:val="1"/>
          <w:numId w:val="4"/>
        </w:numPr>
        <w:rPr>
          <w:rFonts w:cs="Times New Roman"/>
        </w:rPr>
      </w:pPr>
      <w:r w:rsidRPr="00F408E2">
        <w:rPr>
          <w:rFonts w:cs="Times New Roman"/>
        </w:rPr>
        <w:t xml:space="preserve">Démyélinisation des axones </w:t>
      </w:r>
      <w:r w:rsidR="001E2571" w:rsidRPr="00F408E2">
        <w:rPr>
          <w:rFonts w:cs="Times New Roman"/>
        </w:rPr>
        <w:t>myélinisés</w:t>
      </w:r>
      <w:r w:rsidR="00994B08" w:rsidRPr="00F408E2">
        <w:rPr>
          <w:rFonts w:cs="Times New Roman"/>
        </w:rPr>
        <w:t xml:space="preserve"> de neurones du système nerveux centra</w:t>
      </w:r>
      <w:r w:rsidR="002829D4" w:rsidRPr="00F408E2">
        <w:rPr>
          <w:rFonts w:cs="Times New Roman"/>
        </w:rPr>
        <w:t xml:space="preserve">l (substance blanche des hémisphères </w:t>
      </w:r>
      <w:r w:rsidR="001E2571" w:rsidRPr="00F408E2">
        <w:rPr>
          <w:rFonts w:cs="Times New Roman"/>
        </w:rPr>
        <w:t>cérébraux,</w:t>
      </w:r>
      <w:r w:rsidR="002829D4" w:rsidRPr="00F408E2">
        <w:rPr>
          <w:rFonts w:cs="Times New Roman"/>
        </w:rPr>
        <w:t xml:space="preserve"> cervelet, tronc </w:t>
      </w:r>
      <w:r w:rsidR="00BC4E54" w:rsidRPr="00F408E2">
        <w:rPr>
          <w:rFonts w:cs="Times New Roman"/>
        </w:rPr>
        <w:t>cérébrale</w:t>
      </w:r>
      <w:r w:rsidR="002829D4" w:rsidRPr="00F408E2">
        <w:rPr>
          <w:rFonts w:cs="Times New Roman"/>
        </w:rPr>
        <w:t>, nerf optique</w:t>
      </w:r>
      <w:r w:rsidR="003E50AA" w:rsidRPr="00F408E2">
        <w:rPr>
          <w:rFonts w:cs="Times New Roman"/>
        </w:rPr>
        <w:t>, moelle)</w:t>
      </w:r>
    </w:p>
    <w:p w14:paraId="0458089F" w14:textId="51BF2992" w:rsidR="003E50AA" w:rsidRPr="00F408E2" w:rsidRDefault="003E50AA" w:rsidP="004237A4">
      <w:pPr>
        <w:numPr>
          <w:ilvl w:val="1"/>
          <w:numId w:val="4"/>
        </w:numPr>
        <w:rPr>
          <w:rFonts w:cs="Times New Roman"/>
        </w:rPr>
      </w:pPr>
      <w:r w:rsidRPr="00F408E2">
        <w:rPr>
          <w:rFonts w:cs="Times New Roman"/>
        </w:rPr>
        <w:t>Atteinte axonale (soit primitive soit avec atteinte secondaire</w:t>
      </w:r>
      <w:r w:rsidR="004532C3" w:rsidRPr="00F408E2">
        <w:rPr>
          <w:rFonts w:cs="Times New Roman"/>
        </w:rPr>
        <w:t xml:space="preserve">, atteinte de </w:t>
      </w:r>
      <w:r w:rsidR="00AB139E" w:rsidRPr="00F408E2">
        <w:rPr>
          <w:rFonts w:cs="Times New Roman"/>
        </w:rPr>
        <w:t>myéline</w:t>
      </w:r>
      <w:r w:rsidR="004532C3" w:rsidRPr="00F408E2">
        <w:rPr>
          <w:rFonts w:cs="Times New Roman"/>
        </w:rPr>
        <w:t>)</w:t>
      </w:r>
    </w:p>
    <w:p w14:paraId="4DD4D1F3" w14:textId="2EFD105C" w:rsidR="00AB139E" w:rsidRPr="00F408E2" w:rsidRDefault="00AB139E" w:rsidP="004237A4">
      <w:pPr>
        <w:numPr>
          <w:ilvl w:val="1"/>
          <w:numId w:val="4"/>
        </w:numPr>
        <w:rPr>
          <w:rFonts w:cs="Times New Roman"/>
        </w:rPr>
      </w:pPr>
      <w:r w:rsidRPr="00F408E2">
        <w:rPr>
          <w:rFonts w:cs="Times New Roman"/>
        </w:rPr>
        <w:t>Infiltration inflammatoire péri vasculaire</w:t>
      </w:r>
    </w:p>
    <w:p w14:paraId="4FCDEA5C" w14:textId="5AB17ABC" w:rsidR="00AB139E" w:rsidRPr="00F408E2" w:rsidRDefault="000506AC" w:rsidP="004237A4">
      <w:pPr>
        <w:numPr>
          <w:ilvl w:val="1"/>
          <w:numId w:val="4"/>
        </w:numPr>
        <w:rPr>
          <w:rFonts w:cs="Times New Roman"/>
        </w:rPr>
      </w:pPr>
      <w:r w:rsidRPr="00F408E2">
        <w:rPr>
          <w:rFonts w:cs="Times New Roman"/>
        </w:rPr>
        <w:t>Atrophie du système nerveux central</w:t>
      </w:r>
    </w:p>
    <w:p w14:paraId="52002B9E" w14:textId="7FF3C095" w:rsidR="000506AC" w:rsidRPr="00F408E2" w:rsidRDefault="003E619A" w:rsidP="003E619A">
      <w:pPr>
        <w:rPr>
          <w:rFonts w:cs="Times New Roman"/>
        </w:rPr>
      </w:pPr>
      <w:r w:rsidRPr="00F408E2">
        <w:rPr>
          <w:rFonts w:cs="Times New Roman"/>
        </w:rPr>
        <w:t>Mécanisme</w:t>
      </w:r>
    </w:p>
    <w:p w14:paraId="5FB6FBFD" w14:textId="69870E7D" w:rsidR="003E619A" w:rsidRPr="00F408E2" w:rsidRDefault="003E619A" w:rsidP="004237A4">
      <w:pPr>
        <w:numPr>
          <w:ilvl w:val="1"/>
          <w:numId w:val="4"/>
        </w:numPr>
        <w:rPr>
          <w:rFonts w:cs="Times New Roman"/>
        </w:rPr>
      </w:pPr>
      <w:r w:rsidRPr="00F408E2">
        <w:rPr>
          <w:rFonts w:cs="Times New Roman"/>
        </w:rPr>
        <w:t xml:space="preserve">Inflammation focale puis diffuse suivie de dégénérescence </w:t>
      </w:r>
    </w:p>
    <w:p w14:paraId="0CCED138" w14:textId="1B76EC57" w:rsidR="00BF7102" w:rsidRPr="00F408E2" w:rsidRDefault="00BF7102" w:rsidP="004237A4">
      <w:pPr>
        <w:numPr>
          <w:ilvl w:val="1"/>
          <w:numId w:val="4"/>
        </w:numPr>
        <w:rPr>
          <w:rFonts w:cs="Times New Roman"/>
        </w:rPr>
      </w:pPr>
      <w:r w:rsidRPr="00F408E2">
        <w:rPr>
          <w:rFonts w:cs="Times New Roman"/>
        </w:rPr>
        <w:t xml:space="preserve">Démyélinisation </w:t>
      </w:r>
    </w:p>
    <w:p w14:paraId="37D35820" w14:textId="307C71C8" w:rsidR="00BF7102" w:rsidRPr="00F408E2" w:rsidRDefault="00BF7102" w:rsidP="004237A4">
      <w:pPr>
        <w:numPr>
          <w:ilvl w:val="2"/>
          <w:numId w:val="4"/>
        </w:numPr>
        <w:rPr>
          <w:rFonts w:cs="Times New Roman"/>
        </w:rPr>
      </w:pPr>
      <w:r w:rsidRPr="00F408E2">
        <w:rPr>
          <w:rFonts w:cs="Times New Roman"/>
        </w:rPr>
        <w:t xml:space="preserve">Action </w:t>
      </w:r>
      <w:r w:rsidR="00BC4E54" w:rsidRPr="00F408E2">
        <w:rPr>
          <w:rFonts w:cs="Times New Roman"/>
        </w:rPr>
        <w:t>directe</w:t>
      </w:r>
      <w:r w:rsidRPr="00F408E2">
        <w:rPr>
          <w:rFonts w:cs="Times New Roman"/>
        </w:rPr>
        <w:t xml:space="preserve"> de LTCD</w:t>
      </w:r>
      <w:r w:rsidR="00BB2249" w:rsidRPr="00F408E2">
        <w:rPr>
          <w:rFonts w:cs="Times New Roman"/>
        </w:rPr>
        <w:t>8 sur oligodendrocyte exprimant CMH1</w:t>
      </w:r>
    </w:p>
    <w:p w14:paraId="437CAC13" w14:textId="40E513EA" w:rsidR="00BB2249" w:rsidRPr="00F408E2" w:rsidRDefault="00BB2249" w:rsidP="004237A4">
      <w:pPr>
        <w:numPr>
          <w:ilvl w:val="2"/>
          <w:numId w:val="4"/>
        </w:numPr>
        <w:rPr>
          <w:rFonts w:cs="Times New Roman"/>
        </w:rPr>
      </w:pPr>
      <w:r w:rsidRPr="00F408E2">
        <w:rPr>
          <w:rFonts w:cs="Times New Roman"/>
        </w:rPr>
        <w:t>Anticorps d</w:t>
      </w:r>
      <w:r w:rsidR="00C91890" w:rsidRPr="00F408E2">
        <w:rPr>
          <w:rFonts w:cs="Times New Roman"/>
        </w:rPr>
        <w:t xml:space="preserve">irigé contre Ag </w:t>
      </w:r>
      <w:r w:rsidR="00BC4E54" w:rsidRPr="00F408E2">
        <w:rPr>
          <w:rFonts w:cs="Times New Roman"/>
        </w:rPr>
        <w:t>amyélinique</w:t>
      </w:r>
      <w:r w:rsidR="00C91890" w:rsidRPr="00F408E2">
        <w:rPr>
          <w:rFonts w:cs="Times New Roman"/>
        </w:rPr>
        <w:t xml:space="preserve"> fixation du complément et / ou ADCC</w:t>
      </w:r>
    </w:p>
    <w:p w14:paraId="22608744" w14:textId="2BEB4205" w:rsidR="00C91890" w:rsidRPr="00F408E2" w:rsidRDefault="009C74E1" w:rsidP="004237A4">
      <w:pPr>
        <w:numPr>
          <w:ilvl w:val="2"/>
          <w:numId w:val="4"/>
        </w:numPr>
        <w:rPr>
          <w:rFonts w:cs="Times New Roman"/>
        </w:rPr>
      </w:pPr>
      <w:r w:rsidRPr="00F408E2">
        <w:rPr>
          <w:rFonts w:cs="Times New Roman"/>
        </w:rPr>
        <w:t xml:space="preserve">Apoptose : Fas-Ligand secrété par LT et microglie </w:t>
      </w:r>
    </w:p>
    <w:p w14:paraId="596931CD" w14:textId="584E4E69" w:rsidR="009C74E1" w:rsidRPr="00F408E2" w:rsidRDefault="009C74E1" w:rsidP="004237A4">
      <w:pPr>
        <w:numPr>
          <w:ilvl w:val="2"/>
          <w:numId w:val="4"/>
        </w:numPr>
        <w:rPr>
          <w:rFonts w:cs="Times New Roman"/>
        </w:rPr>
      </w:pPr>
      <w:r w:rsidRPr="00F408E2">
        <w:rPr>
          <w:rFonts w:cs="Times New Roman"/>
        </w:rPr>
        <w:t xml:space="preserve">Parfois réversible / rémyélinisation </w:t>
      </w:r>
    </w:p>
    <w:p w14:paraId="08EC5DEC" w14:textId="77777777" w:rsidR="009C74E1" w:rsidRPr="00F408E2" w:rsidRDefault="009C74E1" w:rsidP="004237A4">
      <w:pPr>
        <w:numPr>
          <w:ilvl w:val="2"/>
          <w:numId w:val="4"/>
        </w:numPr>
        <w:rPr>
          <w:rFonts w:cs="Times New Roman"/>
        </w:rPr>
      </w:pPr>
    </w:p>
    <w:p w14:paraId="5788C987" w14:textId="13290B42" w:rsidR="00010308" w:rsidRPr="00224B36" w:rsidRDefault="00235A94" w:rsidP="004237A4">
      <w:pPr>
        <w:pStyle w:val="Titre1"/>
        <w:numPr>
          <w:ilvl w:val="0"/>
          <w:numId w:val="36"/>
        </w:numPr>
        <w:rPr>
          <w:rFonts w:cs="Times New Roman"/>
        </w:rPr>
      </w:pPr>
      <w:bookmarkStart w:id="597" w:name="_Toc196656721"/>
      <w:bookmarkStart w:id="598" w:name="_Toc196662528"/>
      <w:r w:rsidRPr="00224B36">
        <w:rPr>
          <w:rFonts w:cs="Times New Roman"/>
        </w:rPr>
        <w:t>Pathogénèses : facteurs étiologiques</w:t>
      </w:r>
      <w:bookmarkEnd w:id="597"/>
      <w:bookmarkEnd w:id="598"/>
    </w:p>
    <w:p w14:paraId="69C642C3" w14:textId="75C2BC2A" w:rsidR="00235A94" w:rsidRPr="00F408E2" w:rsidRDefault="00C4463E" w:rsidP="00235A94">
      <w:pPr>
        <w:rPr>
          <w:rFonts w:cs="Times New Roman"/>
        </w:rPr>
      </w:pPr>
      <w:r w:rsidRPr="00F408E2">
        <w:rPr>
          <w:rFonts w:cs="Times New Roman"/>
        </w:rPr>
        <w:t>Rôles de l’environnemen</w:t>
      </w:r>
      <w:r w:rsidR="001E3ED9" w:rsidRPr="00F408E2">
        <w:rPr>
          <w:rFonts w:cs="Times New Roman"/>
        </w:rPr>
        <w:t>t</w:t>
      </w:r>
    </w:p>
    <w:p w14:paraId="7B8E58DC" w14:textId="6414E4D9" w:rsidR="00C4463E" w:rsidRPr="00F408E2" w:rsidRDefault="00C4463E" w:rsidP="004237A4">
      <w:pPr>
        <w:numPr>
          <w:ilvl w:val="1"/>
          <w:numId w:val="4"/>
        </w:numPr>
        <w:rPr>
          <w:rFonts w:cs="Times New Roman"/>
        </w:rPr>
      </w:pPr>
      <w:r w:rsidRPr="00F408E2">
        <w:rPr>
          <w:rFonts w:cs="Times New Roman"/>
        </w:rPr>
        <w:t xml:space="preserve">Certaines région ou </w:t>
      </w:r>
      <w:r w:rsidR="00506684" w:rsidRPr="00F408E2">
        <w:rPr>
          <w:rFonts w:cs="Times New Roman"/>
        </w:rPr>
        <w:t>ethnies</w:t>
      </w:r>
      <w:r w:rsidRPr="00F408E2">
        <w:rPr>
          <w:rFonts w:cs="Times New Roman"/>
        </w:rPr>
        <w:t xml:space="preserve"> plus </w:t>
      </w:r>
      <w:r w:rsidR="00506684" w:rsidRPr="00F408E2">
        <w:rPr>
          <w:rFonts w:cs="Times New Roman"/>
        </w:rPr>
        <w:t>touchée</w:t>
      </w:r>
      <w:r w:rsidRPr="00F408E2">
        <w:rPr>
          <w:rFonts w:cs="Times New Roman"/>
        </w:rPr>
        <w:t xml:space="preserve"> que d’au</w:t>
      </w:r>
      <w:r w:rsidR="00506684" w:rsidRPr="00F408E2">
        <w:rPr>
          <w:rFonts w:cs="Times New Roman"/>
        </w:rPr>
        <w:t>t</w:t>
      </w:r>
      <w:r w:rsidRPr="00F408E2">
        <w:rPr>
          <w:rFonts w:cs="Times New Roman"/>
        </w:rPr>
        <w:t>res (</w:t>
      </w:r>
      <w:r w:rsidR="00506684" w:rsidRPr="00F408E2">
        <w:rPr>
          <w:rFonts w:cs="Times New Roman"/>
        </w:rPr>
        <w:t>exposition</w:t>
      </w:r>
      <w:r w:rsidRPr="00F408E2">
        <w:rPr>
          <w:rFonts w:cs="Times New Roman"/>
        </w:rPr>
        <w:t xml:space="preserve"> commune au</w:t>
      </w:r>
      <w:r w:rsidR="00506684" w:rsidRPr="00F408E2">
        <w:rPr>
          <w:rFonts w:cs="Times New Roman"/>
        </w:rPr>
        <w:t xml:space="preserve"> </w:t>
      </w:r>
      <w:r w:rsidRPr="00F408E2">
        <w:rPr>
          <w:rFonts w:cs="Times New Roman"/>
        </w:rPr>
        <w:t>même</w:t>
      </w:r>
      <w:r w:rsidR="00506684" w:rsidRPr="00F408E2">
        <w:rPr>
          <w:rFonts w:cs="Times New Roman"/>
        </w:rPr>
        <w:t xml:space="preserve"> </w:t>
      </w:r>
      <w:r w:rsidR="00A55FC7" w:rsidRPr="00F408E2">
        <w:rPr>
          <w:rFonts w:cs="Times New Roman"/>
        </w:rPr>
        <w:t>environnement)</w:t>
      </w:r>
    </w:p>
    <w:p w14:paraId="07A1ADDF" w14:textId="76EF1895" w:rsidR="00A55FC7" w:rsidRPr="00F408E2" w:rsidRDefault="00A55FC7" w:rsidP="004237A4">
      <w:pPr>
        <w:numPr>
          <w:ilvl w:val="1"/>
          <w:numId w:val="4"/>
        </w:numPr>
        <w:rPr>
          <w:rFonts w:cs="Times New Roman"/>
        </w:rPr>
      </w:pPr>
      <w:r w:rsidRPr="00F408E2">
        <w:rPr>
          <w:rFonts w:cs="Times New Roman"/>
        </w:rPr>
        <w:lastRenderedPageBreak/>
        <w:t xml:space="preserve">Etude de </w:t>
      </w:r>
      <w:r w:rsidR="001E3ED9" w:rsidRPr="00F408E2">
        <w:rPr>
          <w:rFonts w:cs="Times New Roman"/>
        </w:rPr>
        <w:t>population</w:t>
      </w:r>
      <w:r w:rsidRPr="00F408E2">
        <w:rPr>
          <w:rFonts w:cs="Times New Roman"/>
        </w:rPr>
        <w:t xml:space="preserve"> émigrantes </w:t>
      </w:r>
    </w:p>
    <w:p w14:paraId="74BDEEA5" w14:textId="598FA721" w:rsidR="00A55FC7" w:rsidRPr="00F408E2" w:rsidRDefault="00A55FC7" w:rsidP="004237A4">
      <w:pPr>
        <w:numPr>
          <w:ilvl w:val="2"/>
          <w:numId w:val="4"/>
        </w:numPr>
        <w:rPr>
          <w:rFonts w:cs="Times New Roman"/>
        </w:rPr>
      </w:pPr>
      <w:r w:rsidRPr="00F408E2">
        <w:rPr>
          <w:rFonts w:cs="Times New Roman"/>
        </w:rPr>
        <w:t>&lt; 15 ans </w:t>
      </w:r>
      <w:r w:rsidR="001E2571" w:rsidRPr="00F408E2">
        <w:rPr>
          <w:rFonts w:cs="Times New Roman"/>
        </w:rPr>
        <w:t>: risque</w:t>
      </w:r>
      <w:r w:rsidRPr="00F408E2">
        <w:rPr>
          <w:rFonts w:cs="Times New Roman"/>
        </w:rPr>
        <w:t xml:space="preserve"> de SEP = payes d’accueil</w:t>
      </w:r>
    </w:p>
    <w:p w14:paraId="420A0C4F" w14:textId="78D7E25B" w:rsidR="00A55FC7" w:rsidRPr="00F408E2" w:rsidRDefault="00A55FC7" w:rsidP="004237A4">
      <w:pPr>
        <w:numPr>
          <w:ilvl w:val="2"/>
          <w:numId w:val="4"/>
        </w:numPr>
        <w:rPr>
          <w:rFonts w:cs="Times New Roman"/>
        </w:rPr>
      </w:pPr>
      <w:r w:rsidRPr="00F408E2">
        <w:rPr>
          <w:rFonts w:cs="Times New Roman"/>
        </w:rPr>
        <w:t>&gt; 15 ans</w:t>
      </w:r>
      <w:r w:rsidR="00506684" w:rsidRPr="00F408E2">
        <w:rPr>
          <w:rFonts w:cs="Times New Roman"/>
        </w:rPr>
        <w:t> : risque de SEP = pays d’origine</w:t>
      </w:r>
    </w:p>
    <w:p w14:paraId="5E48ED83" w14:textId="4B23D0C4" w:rsidR="00C764A3" w:rsidRPr="00F408E2" w:rsidRDefault="00C764A3" w:rsidP="00C764A3">
      <w:pPr>
        <w:rPr>
          <w:rFonts w:cs="Times New Roman"/>
        </w:rPr>
      </w:pPr>
      <w:r w:rsidRPr="00F408E2">
        <w:rPr>
          <w:rFonts w:cs="Times New Roman"/>
        </w:rPr>
        <w:t>Rôles des virus</w:t>
      </w:r>
    </w:p>
    <w:p w14:paraId="5FFC2079" w14:textId="2419B9BF" w:rsidR="00C764A3" w:rsidRPr="00F408E2" w:rsidRDefault="00C764A3" w:rsidP="004237A4">
      <w:pPr>
        <w:numPr>
          <w:ilvl w:val="1"/>
          <w:numId w:val="4"/>
        </w:numPr>
        <w:rPr>
          <w:rFonts w:cs="Times New Roman"/>
        </w:rPr>
      </w:pPr>
      <w:r w:rsidRPr="00F408E2">
        <w:rPr>
          <w:rFonts w:cs="Times New Roman"/>
        </w:rPr>
        <w:t xml:space="preserve">Présence d’Anticorps contre certain </w:t>
      </w:r>
      <w:r w:rsidR="00462C46" w:rsidRPr="00F408E2">
        <w:rPr>
          <w:rFonts w:cs="Times New Roman"/>
        </w:rPr>
        <w:t>virus</w:t>
      </w:r>
      <w:r w:rsidRPr="00F408E2">
        <w:rPr>
          <w:rFonts w:cs="Times New Roman"/>
        </w:rPr>
        <w:t xml:space="preserve"> dans le cas SEP (ac anti</w:t>
      </w:r>
      <w:r w:rsidR="00462C46" w:rsidRPr="00F408E2">
        <w:rPr>
          <w:rFonts w:cs="Times New Roman"/>
        </w:rPr>
        <w:t>-rougeole)</w:t>
      </w:r>
    </w:p>
    <w:p w14:paraId="7420FB87" w14:textId="0C79EEE5" w:rsidR="00462C46" w:rsidRPr="00F408E2" w:rsidRDefault="00462C46" w:rsidP="004237A4">
      <w:pPr>
        <w:numPr>
          <w:ilvl w:val="1"/>
          <w:numId w:val="4"/>
        </w:numPr>
        <w:rPr>
          <w:rFonts w:cs="Times New Roman"/>
        </w:rPr>
      </w:pPr>
      <w:r w:rsidRPr="00F408E2">
        <w:rPr>
          <w:rFonts w:cs="Times New Roman"/>
        </w:rPr>
        <w:t xml:space="preserve">Description de </w:t>
      </w:r>
      <w:r w:rsidR="001E2571">
        <w:rPr>
          <w:rFonts w:cs="Times New Roman"/>
        </w:rPr>
        <w:t xml:space="preserve">la </w:t>
      </w:r>
      <w:r w:rsidR="001E2571" w:rsidRPr="00F408E2">
        <w:rPr>
          <w:rFonts w:cs="Times New Roman"/>
        </w:rPr>
        <w:t>maladie auto-immune</w:t>
      </w:r>
      <w:r w:rsidRPr="00F408E2">
        <w:rPr>
          <w:rFonts w:cs="Times New Roman"/>
        </w:rPr>
        <w:t xml:space="preserve"> après certaine infections virales (encéphalite auto-</w:t>
      </w:r>
      <w:r w:rsidR="001E2571" w:rsidRPr="00F408E2">
        <w:rPr>
          <w:rFonts w:cs="Times New Roman"/>
        </w:rPr>
        <w:t>immunes)</w:t>
      </w:r>
      <w:r w:rsidRPr="00F408E2">
        <w:rPr>
          <w:rFonts w:cs="Times New Roman"/>
        </w:rPr>
        <w:t xml:space="preserve"> ou vaccin contre cer</w:t>
      </w:r>
      <w:r w:rsidR="00F4572B" w:rsidRPr="00F408E2">
        <w:rPr>
          <w:rFonts w:cs="Times New Roman"/>
        </w:rPr>
        <w:t>t</w:t>
      </w:r>
      <w:r w:rsidRPr="00F408E2">
        <w:rPr>
          <w:rFonts w:cs="Times New Roman"/>
        </w:rPr>
        <w:t>ains virus (</w:t>
      </w:r>
      <w:r w:rsidR="001E2571" w:rsidRPr="00F408E2">
        <w:rPr>
          <w:rFonts w:cs="Times New Roman"/>
        </w:rPr>
        <w:t>rubéoles,</w:t>
      </w:r>
      <w:r w:rsidRPr="00F408E2">
        <w:rPr>
          <w:rFonts w:cs="Times New Roman"/>
        </w:rPr>
        <w:t xml:space="preserve"> </w:t>
      </w:r>
      <w:r w:rsidR="001E2571" w:rsidRPr="00F408E2">
        <w:rPr>
          <w:rFonts w:cs="Times New Roman"/>
        </w:rPr>
        <w:t>rougeole,</w:t>
      </w:r>
      <w:r w:rsidRPr="00F408E2">
        <w:rPr>
          <w:rFonts w:cs="Times New Roman"/>
        </w:rPr>
        <w:t xml:space="preserve"> …)</w:t>
      </w:r>
    </w:p>
    <w:p w14:paraId="13534E4B" w14:textId="30F186C9" w:rsidR="00F4572B" w:rsidRPr="00F408E2" w:rsidRDefault="00F4572B" w:rsidP="00F4572B">
      <w:pPr>
        <w:pStyle w:val="Titre1"/>
        <w:rPr>
          <w:rFonts w:cs="Times New Roman"/>
        </w:rPr>
      </w:pPr>
      <w:bookmarkStart w:id="599" w:name="_Toc196656722"/>
      <w:bookmarkStart w:id="600" w:name="_Toc196662529"/>
      <w:r w:rsidRPr="00F408E2">
        <w:rPr>
          <w:rFonts w:cs="Times New Roman"/>
        </w:rPr>
        <w:t>Symptomatologie</w:t>
      </w:r>
      <w:bookmarkEnd w:id="599"/>
      <w:bookmarkEnd w:id="600"/>
    </w:p>
    <w:p w14:paraId="6486AA4A" w14:textId="2B71CBB5" w:rsidR="00F4572B" w:rsidRPr="00F408E2" w:rsidRDefault="00F4572B" w:rsidP="00F4572B">
      <w:pPr>
        <w:pStyle w:val="Titre2"/>
        <w:rPr>
          <w:rFonts w:cs="Times New Roman"/>
        </w:rPr>
      </w:pPr>
      <w:bookmarkStart w:id="601" w:name="_Toc196656723"/>
      <w:bookmarkStart w:id="602" w:name="_Toc196662530"/>
      <w:r w:rsidRPr="00F408E2">
        <w:rPr>
          <w:rFonts w:cs="Times New Roman"/>
        </w:rPr>
        <w:t>TDD</w:t>
      </w:r>
      <w:bookmarkEnd w:id="601"/>
      <w:bookmarkEnd w:id="602"/>
      <w:r w:rsidRPr="00F408E2">
        <w:rPr>
          <w:rFonts w:cs="Times New Roman"/>
        </w:rPr>
        <w:t xml:space="preserve"> </w:t>
      </w:r>
    </w:p>
    <w:p w14:paraId="79AE89B8" w14:textId="7109EB49" w:rsidR="00F4572B" w:rsidRPr="00F408E2" w:rsidRDefault="00F4572B" w:rsidP="00F4572B">
      <w:pPr>
        <w:rPr>
          <w:rFonts w:cs="Times New Roman"/>
        </w:rPr>
      </w:pPr>
      <w:r w:rsidRPr="00F408E2">
        <w:rPr>
          <w:rFonts w:cs="Times New Roman"/>
        </w:rPr>
        <w:t xml:space="preserve">SEP </w:t>
      </w:r>
      <w:r w:rsidR="00176EBE" w:rsidRPr="00F408E2">
        <w:rPr>
          <w:rFonts w:cs="Times New Roman"/>
        </w:rPr>
        <w:t xml:space="preserve">dans sa forme </w:t>
      </w:r>
      <w:r w:rsidR="00192F24" w:rsidRPr="00F408E2">
        <w:rPr>
          <w:rFonts w:cs="Times New Roman"/>
        </w:rPr>
        <w:t>récurrente</w:t>
      </w:r>
      <w:r w:rsidR="00176EBE" w:rsidRPr="00F408E2">
        <w:rPr>
          <w:rFonts w:cs="Times New Roman"/>
        </w:rPr>
        <w:t xml:space="preserve"> rémittente avec de </w:t>
      </w:r>
      <w:r w:rsidR="001E2571" w:rsidRPr="00F408E2">
        <w:rPr>
          <w:rFonts w:cs="Times New Roman"/>
        </w:rPr>
        <w:t>symptômes</w:t>
      </w:r>
      <w:r w:rsidR="00176EBE" w:rsidRPr="00F408E2">
        <w:rPr>
          <w:rFonts w:cs="Times New Roman"/>
        </w:rPr>
        <w:t xml:space="preserve"> encéphaliques</w:t>
      </w:r>
    </w:p>
    <w:p w14:paraId="107E715B" w14:textId="08341D7D" w:rsidR="003222B3" w:rsidRPr="00F408E2" w:rsidRDefault="003222B3" w:rsidP="003222B3">
      <w:pPr>
        <w:pStyle w:val="Titre2"/>
        <w:rPr>
          <w:rFonts w:cs="Times New Roman"/>
        </w:rPr>
      </w:pPr>
      <w:bookmarkStart w:id="603" w:name="_Toc196656724"/>
      <w:bookmarkStart w:id="604" w:name="_Toc196662531"/>
      <w:r w:rsidRPr="00F408E2">
        <w:rPr>
          <w:rFonts w:cs="Times New Roman"/>
        </w:rPr>
        <w:t>Formes cliniques</w:t>
      </w:r>
      <w:bookmarkEnd w:id="603"/>
      <w:bookmarkEnd w:id="604"/>
    </w:p>
    <w:p w14:paraId="580DE4B3" w14:textId="04EBBA38" w:rsidR="00F4572B" w:rsidRPr="00F408E2" w:rsidRDefault="00F4572B" w:rsidP="00F4572B">
      <w:pPr>
        <w:rPr>
          <w:rFonts w:cs="Times New Roman"/>
        </w:rPr>
      </w:pPr>
      <w:r w:rsidRPr="00F408E2">
        <w:rPr>
          <w:rFonts w:cs="Times New Roman"/>
        </w:rPr>
        <w:t xml:space="preserve">Circonstance de </w:t>
      </w:r>
      <w:r w:rsidR="00B97BA4" w:rsidRPr="00F408E2">
        <w:rPr>
          <w:rFonts w:cs="Times New Roman"/>
        </w:rPr>
        <w:t>découvertes</w:t>
      </w:r>
    </w:p>
    <w:p w14:paraId="49C85F8F" w14:textId="6D23A6DB" w:rsidR="00F4572B" w:rsidRPr="00F408E2" w:rsidRDefault="00F4572B" w:rsidP="004237A4">
      <w:pPr>
        <w:numPr>
          <w:ilvl w:val="1"/>
          <w:numId w:val="4"/>
        </w:numPr>
        <w:rPr>
          <w:rFonts w:cs="Times New Roman"/>
        </w:rPr>
      </w:pPr>
      <w:r w:rsidRPr="00F408E2">
        <w:rPr>
          <w:rFonts w:cs="Times New Roman"/>
        </w:rPr>
        <w:t>Adule j</w:t>
      </w:r>
      <w:r w:rsidR="00B97BA4" w:rsidRPr="00F408E2">
        <w:rPr>
          <w:rFonts w:cs="Times New Roman"/>
        </w:rPr>
        <w:t>eune</w:t>
      </w:r>
      <w:r w:rsidRPr="00F408E2">
        <w:rPr>
          <w:rFonts w:cs="Times New Roman"/>
        </w:rPr>
        <w:t xml:space="preserve"> 25 </w:t>
      </w:r>
      <w:r w:rsidR="00B97BA4" w:rsidRPr="00F408E2">
        <w:rPr>
          <w:rFonts w:cs="Times New Roman"/>
        </w:rPr>
        <w:t>ans (15 – 35 ans)</w:t>
      </w:r>
    </w:p>
    <w:p w14:paraId="6A76F483" w14:textId="3D1A3099" w:rsidR="00B97BA4" w:rsidRPr="00F408E2" w:rsidRDefault="00B97BA4" w:rsidP="004237A4">
      <w:pPr>
        <w:numPr>
          <w:ilvl w:val="1"/>
          <w:numId w:val="4"/>
        </w:numPr>
        <w:rPr>
          <w:rFonts w:cs="Times New Roman"/>
        </w:rPr>
      </w:pPr>
      <w:r w:rsidRPr="00F408E2">
        <w:rPr>
          <w:rFonts w:cs="Times New Roman"/>
        </w:rPr>
        <w:t xml:space="preserve">Souvent </w:t>
      </w:r>
      <w:r w:rsidR="001E2571" w:rsidRPr="00F408E2">
        <w:rPr>
          <w:rFonts w:cs="Times New Roman"/>
        </w:rPr>
        <w:t>une</w:t>
      </w:r>
      <w:r w:rsidRPr="00F408E2">
        <w:rPr>
          <w:rFonts w:cs="Times New Roman"/>
        </w:rPr>
        <w:t xml:space="preserve"> femme</w:t>
      </w:r>
    </w:p>
    <w:p w14:paraId="77CEE70A" w14:textId="2DE3171C" w:rsidR="00176EBE" w:rsidRPr="00F408E2" w:rsidRDefault="00176EBE" w:rsidP="004237A4">
      <w:pPr>
        <w:numPr>
          <w:ilvl w:val="1"/>
          <w:numId w:val="4"/>
        </w:numPr>
        <w:rPr>
          <w:rFonts w:cs="Times New Roman"/>
        </w:rPr>
      </w:pPr>
      <w:r w:rsidRPr="00F408E2">
        <w:rPr>
          <w:rFonts w:cs="Times New Roman"/>
        </w:rPr>
        <w:t>Plaintes plusieurs semaine ou mois avant : ba</w:t>
      </w:r>
      <w:r w:rsidR="00F618A0" w:rsidRPr="00F408E2">
        <w:rPr>
          <w:rFonts w:cs="Times New Roman"/>
        </w:rPr>
        <w:t>i</w:t>
      </w:r>
      <w:r w:rsidRPr="00F408E2">
        <w:rPr>
          <w:rFonts w:cs="Times New Roman"/>
        </w:rPr>
        <w:t xml:space="preserve">sse de l’acuité </w:t>
      </w:r>
      <w:r w:rsidR="00F618A0" w:rsidRPr="00F408E2">
        <w:rPr>
          <w:rFonts w:cs="Times New Roman"/>
        </w:rPr>
        <w:t>visuelle</w:t>
      </w:r>
      <w:r w:rsidRPr="00F408E2">
        <w:rPr>
          <w:rFonts w:cs="Times New Roman"/>
        </w:rPr>
        <w:t xml:space="preserve"> </w:t>
      </w:r>
      <w:r w:rsidR="00F618A0" w:rsidRPr="00F408E2">
        <w:rPr>
          <w:rFonts w:cs="Times New Roman"/>
        </w:rPr>
        <w:t>brutale</w:t>
      </w:r>
      <w:r w:rsidRPr="00F408E2">
        <w:rPr>
          <w:rFonts w:cs="Times New Roman"/>
        </w:rPr>
        <w:t xml:space="preserve"> ave </w:t>
      </w:r>
      <w:r w:rsidR="00F618A0" w:rsidRPr="00F408E2">
        <w:rPr>
          <w:rFonts w:cs="Times New Roman"/>
        </w:rPr>
        <w:t>douleur</w:t>
      </w:r>
      <w:r w:rsidRPr="00F408E2">
        <w:rPr>
          <w:rFonts w:cs="Times New Roman"/>
        </w:rPr>
        <w:t xml:space="preserve"> oculaire à la mobilisation fond d’œil sans lésion </w:t>
      </w:r>
      <w:r w:rsidR="00F618A0" w:rsidRPr="00F408E2">
        <w:rPr>
          <w:rFonts w:cs="Times New Roman"/>
        </w:rPr>
        <w:t>papillaire</w:t>
      </w:r>
      <w:r w:rsidR="005C67CF" w:rsidRPr="00F408E2">
        <w:rPr>
          <w:rFonts w:cs="Times New Roman"/>
        </w:rPr>
        <w:t xml:space="preserve">  (névrite </w:t>
      </w:r>
      <w:r w:rsidR="00F618A0" w:rsidRPr="00F408E2">
        <w:rPr>
          <w:rFonts w:cs="Times New Roman"/>
        </w:rPr>
        <w:t>optique</w:t>
      </w:r>
      <w:r w:rsidR="005C67CF" w:rsidRPr="00F408E2">
        <w:rPr>
          <w:rFonts w:cs="Times New Roman"/>
        </w:rPr>
        <w:t xml:space="preserve"> rétro bulbaire)</w:t>
      </w:r>
    </w:p>
    <w:p w14:paraId="5C40FEDE" w14:textId="1797CF7F" w:rsidR="005C67CF" w:rsidRPr="00F408E2" w:rsidRDefault="005C67CF" w:rsidP="004237A4">
      <w:pPr>
        <w:numPr>
          <w:ilvl w:val="1"/>
          <w:numId w:val="4"/>
        </w:numPr>
        <w:rPr>
          <w:rFonts w:cs="Times New Roman"/>
        </w:rPr>
      </w:pPr>
      <w:r w:rsidRPr="00F408E2">
        <w:rPr>
          <w:rFonts w:cs="Times New Roman"/>
        </w:rPr>
        <w:t xml:space="preserve">Plainte lors </w:t>
      </w:r>
      <w:r w:rsidR="003222B3" w:rsidRPr="00F408E2">
        <w:rPr>
          <w:rFonts w:cs="Times New Roman"/>
        </w:rPr>
        <w:t>prise</w:t>
      </w:r>
      <w:r w:rsidRPr="00F408E2">
        <w:rPr>
          <w:rFonts w:cs="Times New Roman"/>
        </w:rPr>
        <w:t xml:space="preserve"> ne charge : impotence </w:t>
      </w:r>
      <w:r w:rsidR="0031742D" w:rsidRPr="00F408E2">
        <w:rPr>
          <w:rFonts w:cs="Times New Roman"/>
        </w:rPr>
        <w:t>fonctionnelle</w:t>
      </w:r>
      <w:r w:rsidRPr="00F408E2">
        <w:rPr>
          <w:rFonts w:cs="Times New Roman"/>
        </w:rPr>
        <w:t xml:space="preserve"> </w:t>
      </w:r>
      <w:r w:rsidR="00F618A0" w:rsidRPr="00F408E2">
        <w:rPr>
          <w:rFonts w:cs="Times New Roman"/>
        </w:rPr>
        <w:t>brutale</w:t>
      </w:r>
      <w:r w:rsidRPr="00F408E2">
        <w:rPr>
          <w:rFonts w:cs="Times New Roman"/>
        </w:rPr>
        <w:t xml:space="preserve"> ou </w:t>
      </w:r>
      <w:r w:rsidR="0031742D" w:rsidRPr="00F408E2">
        <w:rPr>
          <w:rFonts w:cs="Times New Roman"/>
        </w:rPr>
        <w:t>rapide</w:t>
      </w:r>
      <w:r w:rsidRPr="00F408E2">
        <w:rPr>
          <w:rFonts w:cs="Times New Roman"/>
        </w:rPr>
        <w:t xml:space="preserve"> progressive </w:t>
      </w:r>
      <w:r w:rsidR="001E2571" w:rsidRPr="00F408E2">
        <w:rPr>
          <w:rFonts w:cs="Times New Roman"/>
        </w:rPr>
        <w:t>hémicorps,</w:t>
      </w:r>
      <w:r w:rsidRPr="00F408E2">
        <w:rPr>
          <w:rFonts w:cs="Times New Roman"/>
        </w:rPr>
        <w:t xml:space="preserve"> </w:t>
      </w:r>
      <w:r w:rsidR="003222B3" w:rsidRPr="00F408E2">
        <w:rPr>
          <w:rFonts w:cs="Times New Roman"/>
        </w:rPr>
        <w:t>trouble</w:t>
      </w:r>
      <w:r w:rsidRPr="00F408E2">
        <w:rPr>
          <w:rFonts w:cs="Times New Roman"/>
        </w:rPr>
        <w:t xml:space="preserve"> de</w:t>
      </w:r>
      <w:r w:rsidR="0031742D" w:rsidRPr="00F408E2">
        <w:rPr>
          <w:rFonts w:cs="Times New Roman"/>
        </w:rPr>
        <w:t xml:space="preserve"> </w:t>
      </w:r>
      <w:r w:rsidRPr="00F408E2">
        <w:rPr>
          <w:rFonts w:cs="Times New Roman"/>
        </w:rPr>
        <w:t xml:space="preserve">la </w:t>
      </w:r>
      <w:r w:rsidR="001E2571" w:rsidRPr="00F408E2">
        <w:rPr>
          <w:rFonts w:cs="Times New Roman"/>
        </w:rPr>
        <w:t>marche,</w:t>
      </w:r>
      <w:r w:rsidRPr="00F408E2">
        <w:rPr>
          <w:rFonts w:cs="Times New Roman"/>
        </w:rPr>
        <w:t xml:space="preserve"> troubles de la miction</w:t>
      </w:r>
    </w:p>
    <w:tbl>
      <w:tblPr>
        <w:tblStyle w:val="Grilledutableau"/>
        <w:tblW w:w="0" w:type="auto"/>
        <w:tblLook w:val="04A0" w:firstRow="1" w:lastRow="0" w:firstColumn="1" w:lastColumn="0" w:noHBand="0" w:noVBand="1"/>
      </w:tblPr>
      <w:tblGrid>
        <w:gridCol w:w="2226"/>
        <w:gridCol w:w="2226"/>
        <w:gridCol w:w="2227"/>
      </w:tblGrid>
      <w:tr w:rsidR="00AF2347" w:rsidRPr="00F408E2" w14:paraId="1F08C41A" w14:textId="77777777" w:rsidTr="00AF2347">
        <w:tc>
          <w:tcPr>
            <w:tcW w:w="2226" w:type="dxa"/>
          </w:tcPr>
          <w:p w14:paraId="209176DC" w14:textId="2DC19862" w:rsidR="00AF2347" w:rsidRPr="00F408E2" w:rsidRDefault="00AF2347" w:rsidP="00BC4E54">
            <w:pPr>
              <w:numPr>
                <w:ilvl w:val="0"/>
                <w:numId w:val="0"/>
              </w:numPr>
              <w:jc w:val="center"/>
              <w:rPr>
                <w:rFonts w:cs="Times New Roman"/>
                <w:b/>
                <w:bCs/>
              </w:rPr>
            </w:pPr>
            <w:r w:rsidRPr="00F408E2">
              <w:rPr>
                <w:rFonts w:cs="Times New Roman"/>
                <w:b/>
                <w:bCs/>
              </w:rPr>
              <w:t>Examen neurologique</w:t>
            </w:r>
          </w:p>
        </w:tc>
        <w:tc>
          <w:tcPr>
            <w:tcW w:w="2226" w:type="dxa"/>
          </w:tcPr>
          <w:p w14:paraId="07898AAD" w14:textId="3BECABFC" w:rsidR="00AF2347" w:rsidRPr="00F408E2" w:rsidRDefault="0010532C" w:rsidP="00BC4E54">
            <w:pPr>
              <w:numPr>
                <w:ilvl w:val="0"/>
                <w:numId w:val="0"/>
              </w:numPr>
              <w:jc w:val="center"/>
              <w:rPr>
                <w:rFonts w:cs="Times New Roman"/>
                <w:b/>
                <w:bCs/>
              </w:rPr>
            </w:pPr>
            <w:r w:rsidRPr="00F408E2">
              <w:rPr>
                <w:rFonts w:cs="Times New Roman"/>
                <w:b/>
                <w:bCs/>
              </w:rPr>
              <w:t>Résultats</w:t>
            </w:r>
          </w:p>
        </w:tc>
        <w:tc>
          <w:tcPr>
            <w:tcW w:w="2227" w:type="dxa"/>
          </w:tcPr>
          <w:p w14:paraId="4299BD87" w14:textId="76FFC15D" w:rsidR="00AF2347" w:rsidRPr="00F408E2" w:rsidRDefault="00AF2347" w:rsidP="00BC4E54">
            <w:pPr>
              <w:numPr>
                <w:ilvl w:val="0"/>
                <w:numId w:val="0"/>
              </w:numPr>
              <w:jc w:val="center"/>
              <w:rPr>
                <w:rFonts w:cs="Times New Roman"/>
                <w:b/>
                <w:bCs/>
              </w:rPr>
            </w:pPr>
            <w:r w:rsidRPr="00F408E2">
              <w:rPr>
                <w:rFonts w:cs="Times New Roman"/>
                <w:b/>
                <w:bCs/>
              </w:rPr>
              <w:t>Valeur sémiologique</w:t>
            </w:r>
          </w:p>
        </w:tc>
      </w:tr>
      <w:tr w:rsidR="00AF2347" w:rsidRPr="00F408E2" w14:paraId="7E4315E7" w14:textId="77777777" w:rsidTr="00AF2347">
        <w:tc>
          <w:tcPr>
            <w:tcW w:w="2226" w:type="dxa"/>
          </w:tcPr>
          <w:p w14:paraId="2E57EE0A" w14:textId="51AE3232" w:rsidR="00AF2347" w:rsidRPr="00F408E2" w:rsidRDefault="00AF2347" w:rsidP="00AF2347">
            <w:pPr>
              <w:numPr>
                <w:ilvl w:val="0"/>
                <w:numId w:val="0"/>
              </w:numPr>
              <w:rPr>
                <w:rFonts w:cs="Times New Roman"/>
              </w:rPr>
            </w:pPr>
            <w:r w:rsidRPr="00F408E2">
              <w:rPr>
                <w:rFonts w:cs="Times New Roman"/>
              </w:rPr>
              <w:t>Motricité</w:t>
            </w:r>
          </w:p>
        </w:tc>
        <w:tc>
          <w:tcPr>
            <w:tcW w:w="2226" w:type="dxa"/>
          </w:tcPr>
          <w:p w14:paraId="76375490" w14:textId="53A6870B" w:rsidR="00AF2347" w:rsidRPr="00F408E2" w:rsidRDefault="00DC7C2D" w:rsidP="00AF2347">
            <w:pPr>
              <w:numPr>
                <w:ilvl w:val="0"/>
                <w:numId w:val="0"/>
              </w:numPr>
              <w:rPr>
                <w:rFonts w:cs="Times New Roman"/>
              </w:rPr>
            </w:pPr>
            <w:r w:rsidRPr="00F408E2">
              <w:rPr>
                <w:rFonts w:cs="Times New Roman"/>
              </w:rPr>
              <w:t>Hémiplégie</w:t>
            </w:r>
            <w:r w:rsidR="00AF2347" w:rsidRPr="00F408E2">
              <w:rPr>
                <w:rFonts w:cs="Times New Roman"/>
              </w:rPr>
              <w:t xml:space="preserve"> de </w:t>
            </w:r>
            <w:r w:rsidRPr="00F408E2">
              <w:rPr>
                <w:rFonts w:cs="Times New Roman"/>
              </w:rPr>
              <w:t>type</w:t>
            </w:r>
            <w:r w:rsidR="00AF2347" w:rsidRPr="00F408E2">
              <w:rPr>
                <w:rFonts w:cs="Times New Roman"/>
              </w:rPr>
              <w:t xml:space="preserve"> pyramidale avec </w:t>
            </w:r>
            <w:r w:rsidRPr="00F408E2">
              <w:rPr>
                <w:rFonts w:cs="Times New Roman"/>
              </w:rPr>
              <w:t>spasticité</w:t>
            </w:r>
            <w:r w:rsidR="00AF2347" w:rsidRPr="00F408E2">
              <w:rPr>
                <w:rFonts w:cs="Times New Roman"/>
              </w:rPr>
              <w:t xml:space="preserve"> </w:t>
            </w:r>
          </w:p>
          <w:p w14:paraId="2CC0FCC9" w14:textId="77777777" w:rsidR="00DC7C2D" w:rsidRPr="00F408E2" w:rsidRDefault="00DC7C2D" w:rsidP="00AF2347">
            <w:pPr>
              <w:numPr>
                <w:ilvl w:val="0"/>
                <w:numId w:val="0"/>
              </w:numPr>
              <w:rPr>
                <w:rFonts w:cs="Times New Roman"/>
              </w:rPr>
            </w:pPr>
          </w:p>
          <w:p w14:paraId="7E53D23E" w14:textId="28B38B49" w:rsidR="00AF2347" w:rsidRPr="00F408E2" w:rsidRDefault="00AF2347" w:rsidP="00AF2347">
            <w:pPr>
              <w:numPr>
                <w:ilvl w:val="0"/>
                <w:numId w:val="0"/>
              </w:numPr>
              <w:rPr>
                <w:rFonts w:cs="Times New Roman"/>
              </w:rPr>
            </w:pPr>
            <w:r w:rsidRPr="00F408E2">
              <w:rPr>
                <w:rFonts w:cs="Times New Roman"/>
              </w:rPr>
              <w:t xml:space="preserve">Ataxie </w:t>
            </w:r>
            <w:r w:rsidR="00DC7C2D" w:rsidRPr="00F408E2">
              <w:rPr>
                <w:rFonts w:cs="Times New Roman"/>
              </w:rPr>
              <w:t>cérébelleuse</w:t>
            </w:r>
            <w:r w:rsidRPr="00F408E2">
              <w:rPr>
                <w:rFonts w:cs="Times New Roman"/>
              </w:rPr>
              <w:t xml:space="preserve"> avec un sd </w:t>
            </w:r>
            <w:r w:rsidR="00DC7C2D" w:rsidRPr="00F408E2">
              <w:rPr>
                <w:rFonts w:cs="Times New Roman"/>
              </w:rPr>
              <w:t>cérébelleux</w:t>
            </w:r>
            <w:r w:rsidRPr="00F408E2">
              <w:rPr>
                <w:rFonts w:cs="Times New Roman"/>
              </w:rPr>
              <w:t xml:space="preserve"> statique et dynamique</w:t>
            </w:r>
          </w:p>
        </w:tc>
        <w:tc>
          <w:tcPr>
            <w:tcW w:w="2227" w:type="dxa"/>
          </w:tcPr>
          <w:p w14:paraId="079BA10D" w14:textId="7BA090AF" w:rsidR="00AF2347" w:rsidRPr="00F408E2" w:rsidRDefault="00DC7C2D" w:rsidP="00AF2347">
            <w:pPr>
              <w:numPr>
                <w:ilvl w:val="0"/>
                <w:numId w:val="0"/>
              </w:numPr>
              <w:rPr>
                <w:rFonts w:cs="Times New Roman"/>
              </w:rPr>
            </w:pPr>
            <w:r w:rsidRPr="00F408E2">
              <w:rPr>
                <w:rFonts w:cs="Times New Roman"/>
              </w:rPr>
              <w:t>Atteinte</w:t>
            </w:r>
            <w:r w:rsidR="00AF2347" w:rsidRPr="00F408E2">
              <w:rPr>
                <w:rFonts w:cs="Times New Roman"/>
              </w:rPr>
              <w:t xml:space="preserve"> pyramidales hémisphérique </w:t>
            </w:r>
          </w:p>
          <w:p w14:paraId="65957A61" w14:textId="77777777" w:rsidR="00DC7C2D" w:rsidRPr="00F408E2" w:rsidRDefault="00DC7C2D" w:rsidP="00AF2347">
            <w:pPr>
              <w:numPr>
                <w:ilvl w:val="0"/>
                <w:numId w:val="0"/>
              </w:numPr>
              <w:rPr>
                <w:rFonts w:cs="Times New Roman"/>
              </w:rPr>
            </w:pPr>
          </w:p>
          <w:p w14:paraId="7B3D2853" w14:textId="77777777" w:rsidR="00DC7C2D" w:rsidRPr="00F408E2" w:rsidRDefault="00DC7C2D" w:rsidP="00AF2347">
            <w:pPr>
              <w:numPr>
                <w:ilvl w:val="0"/>
                <w:numId w:val="0"/>
              </w:numPr>
              <w:rPr>
                <w:rFonts w:cs="Times New Roman"/>
              </w:rPr>
            </w:pPr>
          </w:p>
          <w:p w14:paraId="70B581D7" w14:textId="606CA980" w:rsidR="00AF2347" w:rsidRPr="00F408E2" w:rsidRDefault="00AF2347" w:rsidP="00AF2347">
            <w:pPr>
              <w:numPr>
                <w:ilvl w:val="0"/>
                <w:numId w:val="0"/>
              </w:numPr>
              <w:rPr>
                <w:rFonts w:cs="Times New Roman"/>
              </w:rPr>
            </w:pPr>
            <w:r w:rsidRPr="00F408E2">
              <w:rPr>
                <w:rFonts w:cs="Times New Roman"/>
              </w:rPr>
              <w:t xml:space="preserve">Atteint </w:t>
            </w:r>
            <w:r w:rsidR="00DC7C2D" w:rsidRPr="00F408E2">
              <w:rPr>
                <w:rFonts w:cs="Times New Roman"/>
              </w:rPr>
              <w:t>cérébelleuse</w:t>
            </w:r>
            <w:r w:rsidRPr="00F408E2">
              <w:rPr>
                <w:rFonts w:cs="Times New Roman"/>
              </w:rPr>
              <w:t xml:space="preserve"> ou du troc cérébrale</w:t>
            </w:r>
          </w:p>
        </w:tc>
      </w:tr>
      <w:tr w:rsidR="00AF2347" w:rsidRPr="00F408E2" w14:paraId="12A7D21D" w14:textId="77777777" w:rsidTr="00AF2347">
        <w:tc>
          <w:tcPr>
            <w:tcW w:w="2226" w:type="dxa"/>
          </w:tcPr>
          <w:p w14:paraId="6EAC4869" w14:textId="5DDDCC7C" w:rsidR="00AF2347" w:rsidRPr="00F408E2" w:rsidRDefault="00512F7C" w:rsidP="00AF2347">
            <w:pPr>
              <w:numPr>
                <w:ilvl w:val="0"/>
                <w:numId w:val="0"/>
              </w:numPr>
              <w:rPr>
                <w:rFonts w:cs="Times New Roman"/>
              </w:rPr>
            </w:pPr>
            <w:r w:rsidRPr="00F408E2">
              <w:rPr>
                <w:rFonts w:cs="Times New Roman"/>
              </w:rPr>
              <w:t>Examen</w:t>
            </w:r>
            <w:r w:rsidR="0010532C" w:rsidRPr="00F408E2">
              <w:rPr>
                <w:rFonts w:cs="Times New Roman"/>
              </w:rPr>
              <w:t xml:space="preserve"> sensibilité</w:t>
            </w:r>
          </w:p>
        </w:tc>
        <w:tc>
          <w:tcPr>
            <w:tcW w:w="2226" w:type="dxa"/>
          </w:tcPr>
          <w:p w14:paraId="1868D238" w14:textId="3780028D" w:rsidR="00AF2347" w:rsidRPr="00F408E2" w:rsidRDefault="0010532C" w:rsidP="00AF2347">
            <w:pPr>
              <w:numPr>
                <w:ilvl w:val="0"/>
                <w:numId w:val="0"/>
              </w:numPr>
              <w:rPr>
                <w:rFonts w:cs="Times New Roman"/>
              </w:rPr>
            </w:pPr>
            <w:r w:rsidRPr="00F408E2">
              <w:rPr>
                <w:rFonts w:cs="Times New Roman"/>
              </w:rPr>
              <w:t xml:space="preserve">Hypoesthésie des </w:t>
            </w:r>
            <w:r w:rsidR="001E2571" w:rsidRPr="00F408E2">
              <w:rPr>
                <w:rFonts w:cs="Times New Roman"/>
              </w:rPr>
              <w:t>membres,</w:t>
            </w:r>
            <w:r w:rsidRPr="00F408E2">
              <w:rPr>
                <w:rFonts w:cs="Times New Roman"/>
              </w:rPr>
              <w:t xml:space="preserve"> </w:t>
            </w:r>
            <w:r w:rsidR="00512F7C" w:rsidRPr="00F408E2">
              <w:rPr>
                <w:rFonts w:cs="Times New Roman"/>
              </w:rPr>
              <w:t>Apallesthésie</w:t>
            </w:r>
            <w:r w:rsidRPr="00F408E2">
              <w:rPr>
                <w:rFonts w:cs="Times New Roman"/>
              </w:rPr>
              <w:t xml:space="preserve"> </w:t>
            </w:r>
          </w:p>
          <w:p w14:paraId="6262C9F8" w14:textId="1403FFBB" w:rsidR="0010532C" w:rsidRPr="00F408E2" w:rsidRDefault="001E2571" w:rsidP="00AF2347">
            <w:pPr>
              <w:numPr>
                <w:ilvl w:val="0"/>
                <w:numId w:val="0"/>
              </w:numPr>
              <w:rPr>
                <w:rFonts w:cs="Times New Roman"/>
              </w:rPr>
            </w:pPr>
            <w:r w:rsidRPr="00F408E2">
              <w:rPr>
                <w:rFonts w:cs="Times New Roman"/>
              </w:rPr>
              <w:t>Apallesthésie,</w:t>
            </w:r>
            <w:r w:rsidR="0010532C" w:rsidRPr="00F408E2">
              <w:rPr>
                <w:rFonts w:cs="Times New Roman"/>
              </w:rPr>
              <w:t xml:space="preserve"> trouble sens </w:t>
            </w:r>
            <w:r w:rsidR="00512F7C" w:rsidRPr="00F408E2">
              <w:rPr>
                <w:rFonts w:cs="Times New Roman"/>
              </w:rPr>
              <w:t>articulation</w:t>
            </w:r>
            <w:r w:rsidR="0010532C" w:rsidRPr="00F408E2">
              <w:rPr>
                <w:rFonts w:cs="Times New Roman"/>
              </w:rPr>
              <w:t xml:space="preserve"> dans l’espace</w:t>
            </w:r>
          </w:p>
        </w:tc>
        <w:tc>
          <w:tcPr>
            <w:tcW w:w="2227" w:type="dxa"/>
          </w:tcPr>
          <w:p w14:paraId="02EB299B" w14:textId="45D2B222" w:rsidR="00AF2347" w:rsidRPr="00F408E2" w:rsidRDefault="0010532C" w:rsidP="00AF2347">
            <w:pPr>
              <w:numPr>
                <w:ilvl w:val="0"/>
                <w:numId w:val="0"/>
              </w:numPr>
              <w:rPr>
                <w:rFonts w:cs="Times New Roman"/>
              </w:rPr>
            </w:pPr>
            <w:r w:rsidRPr="00F408E2">
              <w:rPr>
                <w:rFonts w:cs="Times New Roman"/>
              </w:rPr>
              <w:t xml:space="preserve">Atteinte des </w:t>
            </w:r>
            <w:r w:rsidR="001E2571">
              <w:rPr>
                <w:rFonts w:cs="Times New Roman"/>
              </w:rPr>
              <w:t>voies</w:t>
            </w:r>
            <w:r w:rsidRPr="00F408E2">
              <w:rPr>
                <w:rFonts w:cs="Times New Roman"/>
              </w:rPr>
              <w:t xml:space="preserve"> de la sensibilité </w:t>
            </w:r>
            <w:r w:rsidR="00512F7C" w:rsidRPr="00F408E2">
              <w:rPr>
                <w:rFonts w:cs="Times New Roman"/>
              </w:rPr>
              <w:t>superficielle</w:t>
            </w:r>
            <w:r w:rsidRPr="00F408E2">
              <w:rPr>
                <w:rFonts w:cs="Times New Roman"/>
              </w:rPr>
              <w:t xml:space="preserve"> et profonde</w:t>
            </w:r>
          </w:p>
        </w:tc>
      </w:tr>
      <w:tr w:rsidR="00512F7C" w:rsidRPr="00F408E2" w14:paraId="1C92CAED" w14:textId="77777777" w:rsidTr="00AF2347">
        <w:tc>
          <w:tcPr>
            <w:tcW w:w="2226" w:type="dxa"/>
          </w:tcPr>
          <w:p w14:paraId="1C6FBDED" w14:textId="1C8A92D7" w:rsidR="00512F7C" w:rsidRPr="00F408E2" w:rsidRDefault="00512F7C" w:rsidP="00AF2347">
            <w:pPr>
              <w:numPr>
                <w:ilvl w:val="0"/>
                <w:numId w:val="0"/>
              </w:numPr>
              <w:rPr>
                <w:rFonts w:cs="Times New Roman"/>
              </w:rPr>
            </w:pPr>
            <w:r w:rsidRPr="00F408E2">
              <w:rPr>
                <w:rFonts w:cs="Times New Roman"/>
              </w:rPr>
              <w:lastRenderedPageBreak/>
              <w:t xml:space="preserve">Troubles </w:t>
            </w:r>
            <w:r w:rsidR="00AC0C50" w:rsidRPr="00F408E2">
              <w:rPr>
                <w:rFonts w:cs="Times New Roman"/>
              </w:rPr>
              <w:t>sphinctérien</w:t>
            </w:r>
            <w:r w:rsidRPr="00F408E2">
              <w:rPr>
                <w:rFonts w:cs="Times New Roman"/>
              </w:rPr>
              <w:t xml:space="preserve"> </w:t>
            </w:r>
          </w:p>
        </w:tc>
        <w:tc>
          <w:tcPr>
            <w:tcW w:w="2226" w:type="dxa"/>
          </w:tcPr>
          <w:p w14:paraId="05D5EF57" w14:textId="70DC1842" w:rsidR="00512F7C" w:rsidRPr="00F408E2" w:rsidRDefault="00512F7C" w:rsidP="00AF2347">
            <w:pPr>
              <w:numPr>
                <w:ilvl w:val="0"/>
                <w:numId w:val="0"/>
              </w:numPr>
              <w:rPr>
                <w:rFonts w:cs="Times New Roman"/>
              </w:rPr>
            </w:pPr>
            <w:r w:rsidRPr="00F408E2">
              <w:rPr>
                <w:rFonts w:cs="Times New Roman"/>
              </w:rPr>
              <w:t>Dysurie</w:t>
            </w:r>
            <w:r w:rsidR="00F60A69" w:rsidRPr="00F408E2">
              <w:rPr>
                <w:rFonts w:cs="Times New Roman"/>
              </w:rPr>
              <w:t>,</w:t>
            </w:r>
            <w:r w:rsidRPr="00F408E2">
              <w:rPr>
                <w:rFonts w:cs="Times New Roman"/>
              </w:rPr>
              <w:t xml:space="preserve"> </w:t>
            </w:r>
            <w:r w:rsidR="00F60A69" w:rsidRPr="00F408E2">
              <w:rPr>
                <w:rFonts w:cs="Times New Roman"/>
              </w:rPr>
              <w:t>rétention</w:t>
            </w:r>
            <w:r w:rsidRPr="00F408E2">
              <w:rPr>
                <w:rFonts w:cs="Times New Roman"/>
              </w:rPr>
              <w:t xml:space="preserve"> d’urine </w:t>
            </w:r>
          </w:p>
        </w:tc>
        <w:tc>
          <w:tcPr>
            <w:tcW w:w="2227" w:type="dxa"/>
          </w:tcPr>
          <w:p w14:paraId="7B4B8DFB" w14:textId="4679FE2F" w:rsidR="00512F7C" w:rsidRPr="00F408E2" w:rsidRDefault="00F079B8" w:rsidP="00AF2347">
            <w:pPr>
              <w:numPr>
                <w:ilvl w:val="0"/>
                <w:numId w:val="0"/>
              </w:numPr>
              <w:rPr>
                <w:rFonts w:cs="Times New Roman"/>
              </w:rPr>
            </w:pPr>
            <w:r w:rsidRPr="00F408E2">
              <w:rPr>
                <w:rFonts w:cs="Times New Roman"/>
              </w:rPr>
              <w:t>Atteint</w:t>
            </w:r>
            <w:r w:rsidR="00512F7C" w:rsidRPr="00F408E2">
              <w:rPr>
                <w:rFonts w:cs="Times New Roman"/>
              </w:rPr>
              <w:t xml:space="preserve"> </w:t>
            </w:r>
            <w:r w:rsidRPr="00F408E2">
              <w:rPr>
                <w:rFonts w:cs="Times New Roman"/>
              </w:rPr>
              <w:t>médullaire</w:t>
            </w:r>
            <w:r w:rsidR="00512F7C" w:rsidRPr="00F408E2">
              <w:rPr>
                <w:rFonts w:cs="Times New Roman"/>
              </w:rPr>
              <w:t xml:space="preserve"> associée </w:t>
            </w:r>
          </w:p>
        </w:tc>
      </w:tr>
      <w:tr w:rsidR="00512F7C" w:rsidRPr="00F408E2" w14:paraId="50A41B6A" w14:textId="77777777" w:rsidTr="00AF2347">
        <w:tc>
          <w:tcPr>
            <w:tcW w:w="2226" w:type="dxa"/>
          </w:tcPr>
          <w:p w14:paraId="755F6A1C" w14:textId="5855469B" w:rsidR="00512F7C" w:rsidRPr="00F408E2" w:rsidRDefault="00512F7C" w:rsidP="00AF2347">
            <w:pPr>
              <w:numPr>
                <w:ilvl w:val="0"/>
                <w:numId w:val="0"/>
              </w:numPr>
              <w:rPr>
                <w:rFonts w:cs="Times New Roman"/>
              </w:rPr>
            </w:pPr>
            <w:r w:rsidRPr="00F408E2">
              <w:rPr>
                <w:rFonts w:cs="Times New Roman"/>
              </w:rPr>
              <w:t xml:space="preserve">Nerfs </w:t>
            </w:r>
            <w:r w:rsidR="00AC0C50" w:rsidRPr="00F408E2">
              <w:rPr>
                <w:rFonts w:cs="Times New Roman"/>
              </w:rPr>
              <w:t>crânien</w:t>
            </w:r>
            <w:r w:rsidRPr="00F408E2">
              <w:rPr>
                <w:rFonts w:cs="Times New Roman"/>
              </w:rPr>
              <w:t xml:space="preserve"> </w:t>
            </w:r>
          </w:p>
        </w:tc>
        <w:tc>
          <w:tcPr>
            <w:tcW w:w="2226" w:type="dxa"/>
          </w:tcPr>
          <w:p w14:paraId="6876A89C" w14:textId="463D8DEA" w:rsidR="00512F7C" w:rsidRPr="00F408E2" w:rsidRDefault="00AC0C50" w:rsidP="00AF2347">
            <w:pPr>
              <w:numPr>
                <w:ilvl w:val="0"/>
                <w:numId w:val="0"/>
              </w:numPr>
              <w:rPr>
                <w:rFonts w:cs="Times New Roman"/>
              </w:rPr>
            </w:pPr>
            <w:r w:rsidRPr="00F408E2">
              <w:rPr>
                <w:rFonts w:cs="Times New Roman"/>
              </w:rPr>
              <w:t>Possibilité</w:t>
            </w:r>
            <w:r w:rsidR="00512F7C" w:rsidRPr="00F408E2">
              <w:rPr>
                <w:rFonts w:cs="Times New Roman"/>
              </w:rPr>
              <w:t xml:space="preserve"> attente de </w:t>
            </w:r>
            <w:r w:rsidR="00F60A69" w:rsidRPr="00F408E2">
              <w:rPr>
                <w:rFonts w:cs="Times New Roman"/>
              </w:rPr>
              <w:t>plusieurs</w:t>
            </w:r>
            <w:r w:rsidR="00512F7C" w:rsidRPr="00F408E2">
              <w:rPr>
                <w:rFonts w:cs="Times New Roman"/>
              </w:rPr>
              <w:t xml:space="preserve"> nerfs </w:t>
            </w:r>
            <w:r w:rsidR="00F60A69" w:rsidRPr="00F408E2">
              <w:rPr>
                <w:rFonts w:cs="Times New Roman"/>
              </w:rPr>
              <w:t>crâniens</w:t>
            </w:r>
            <w:r w:rsidR="00512F7C" w:rsidRPr="00F408E2">
              <w:rPr>
                <w:rFonts w:cs="Times New Roman"/>
              </w:rPr>
              <w:t xml:space="preserve"> dont les </w:t>
            </w:r>
            <w:r w:rsidRPr="00F408E2">
              <w:rPr>
                <w:rFonts w:cs="Times New Roman"/>
              </w:rPr>
              <w:t>oculomoteurs</w:t>
            </w:r>
            <w:r w:rsidR="00512F7C" w:rsidRPr="00F408E2">
              <w:rPr>
                <w:rFonts w:cs="Times New Roman"/>
              </w:rPr>
              <w:t xml:space="preserve">  </w:t>
            </w:r>
            <w:r w:rsidR="001E2571" w:rsidRPr="00F408E2">
              <w:rPr>
                <w:rFonts w:cs="Times New Roman"/>
              </w:rPr>
              <w:t>V,</w:t>
            </w:r>
            <w:r w:rsidR="00512F7C" w:rsidRPr="00F408E2">
              <w:rPr>
                <w:rFonts w:cs="Times New Roman"/>
              </w:rPr>
              <w:t xml:space="preserve"> VII</w:t>
            </w:r>
          </w:p>
        </w:tc>
        <w:tc>
          <w:tcPr>
            <w:tcW w:w="2227" w:type="dxa"/>
          </w:tcPr>
          <w:p w14:paraId="2B2F4CDA" w14:textId="3C53ADA5" w:rsidR="00512F7C" w:rsidRPr="00F408E2" w:rsidRDefault="00AC0C50" w:rsidP="00AF2347">
            <w:pPr>
              <w:numPr>
                <w:ilvl w:val="0"/>
                <w:numId w:val="0"/>
              </w:numPr>
              <w:rPr>
                <w:rFonts w:cs="Times New Roman"/>
              </w:rPr>
            </w:pPr>
            <w:r w:rsidRPr="00F408E2">
              <w:rPr>
                <w:rFonts w:cs="Times New Roman"/>
              </w:rPr>
              <w:t xml:space="preserve">Atteinte </w:t>
            </w:r>
            <w:r w:rsidR="00F60A69" w:rsidRPr="00F408E2">
              <w:rPr>
                <w:rFonts w:cs="Times New Roman"/>
              </w:rPr>
              <w:t>centrale</w:t>
            </w:r>
            <w:r w:rsidRPr="00F408E2">
              <w:rPr>
                <w:rFonts w:cs="Times New Roman"/>
              </w:rPr>
              <w:t xml:space="preserve"> </w:t>
            </w:r>
            <w:r w:rsidR="00F079B8" w:rsidRPr="00F408E2">
              <w:rPr>
                <w:rFonts w:cs="Times New Roman"/>
              </w:rPr>
              <w:t>supra nucléaire</w:t>
            </w:r>
            <w:r w:rsidRPr="00F408E2">
              <w:rPr>
                <w:rFonts w:cs="Times New Roman"/>
              </w:rPr>
              <w:t xml:space="preserve">  intra -axiaux du </w:t>
            </w:r>
            <w:r w:rsidR="00192F24" w:rsidRPr="00F408E2">
              <w:rPr>
                <w:rFonts w:cs="Times New Roman"/>
              </w:rPr>
              <w:t>tronc</w:t>
            </w:r>
            <w:r w:rsidRPr="00F408E2">
              <w:rPr>
                <w:rFonts w:cs="Times New Roman"/>
              </w:rPr>
              <w:t xml:space="preserve"> cérébral</w:t>
            </w:r>
          </w:p>
        </w:tc>
      </w:tr>
    </w:tbl>
    <w:p w14:paraId="7A34FF44" w14:textId="77777777" w:rsidR="0031742D" w:rsidRPr="00F408E2" w:rsidRDefault="0031742D" w:rsidP="00AF2347">
      <w:pPr>
        <w:numPr>
          <w:ilvl w:val="0"/>
          <w:numId w:val="0"/>
        </w:numPr>
        <w:rPr>
          <w:rFonts w:cs="Times New Roman"/>
        </w:rPr>
      </w:pPr>
    </w:p>
    <w:p w14:paraId="2AF02762" w14:textId="7550E812" w:rsidR="00F60A69" w:rsidRPr="00F408E2" w:rsidRDefault="0096685F" w:rsidP="0096685F">
      <w:pPr>
        <w:pStyle w:val="Titre2"/>
        <w:rPr>
          <w:rFonts w:cs="Times New Roman"/>
        </w:rPr>
      </w:pPr>
      <w:bookmarkStart w:id="605" w:name="_Toc196656725"/>
      <w:bookmarkStart w:id="606" w:name="_Toc196662532"/>
      <w:r w:rsidRPr="00F408E2">
        <w:rPr>
          <w:rFonts w:cs="Times New Roman"/>
        </w:rPr>
        <w:t xml:space="preserve">Examen </w:t>
      </w:r>
      <w:r w:rsidR="00D1210A" w:rsidRPr="00F408E2">
        <w:rPr>
          <w:rFonts w:cs="Times New Roman"/>
        </w:rPr>
        <w:t>biologique</w:t>
      </w:r>
      <w:bookmarkEnd w:id="605"/>
      <w:bookmarkEnd w:id="606"/>
    </w:p>
    <w:p w14:paraId="7657D528" w14:textId="38E5AD7E" w:rsidR="0096685F" w:rsidRPr="00F408E2" w:rsidRDefault="0096685F" w:rsidP="0096685F">
      <w:pPr>
        <w:rPr>
          <w:rFonts w:cs="Times New Roman"/>
        </w:rPr>
      </w:pPr>
      <w:r w:rsidRPr="00F408E2">
        <w:rPr>
          <w:rFonts w:cs="Times New Roman"/>
        </w:rPr>
        <w:t xml:space="preserve">Examen standard </w:t>
      </w:r>
    </w:p>
    <w:p w14:paraId="7B054202" w14:textId="61C34FBE" w:rsidR="0096685F" w:rsidRPr="00F408E2" w:rsidRDefault="0096685F" w:rsidP="004237A4">
      <w:pPr>
        <w:numPr>
          <w:ilvl w:val="1"/>
          <w:numId w:val="4"/>
        </w:numPr>
        <w:rPr>
          <w:rFonts w:cs="Times New Roman"/>
        </w:rPr>
      </w:pPr>
      <w:r w:rsidRPr="00F408E2">
        <w:rPr>
          <w:rFonts w:cs="Times New Roman"/>
        </w:rPr>
        <w:t>LCR</w:t>
      </w:r>
    </w:p>
    <w:p w14:paraId="03D45540" w14:textId="3051072C" w:rsidR="0096685F" w:rsidRPr="00F408E2" w:rsidRDefault="0096685F" w:rsidP="004237A4">
      <w:pPr>
        <w:numPr>
          <w:ilvl w:val="2"/>
          <w:numId w:val="4"/>
        </w:numPr>
        <w:rPr>
          <w:rFonts w:cs="Times New Roman"/>
        </w:rPr>
      </w:pPr>
      <w:r w:rsidRPr="00F408E2">
        <w:rPr>
          <w:rFonts w:cs="Times New Roman"/>
        </w:rPr>
        <w:t>Cytologie normale</w:t>
      </w:r>
    </w:p>
    <w:p w14:paraId="4C6A97BE" w14:textId="25B53BD7" w:rsidR="0096685F" w:rsidRPr="00F408E2" w:rsidRDefault="0096685F" w:rsidP="004237A4">
      <w:pPr>
        <w:numPr>
          <w:ilvl w:val="2"/>
          <w:numId w:val="4"/>
        </w:numPr>
        <w:rPr>
          <w:rFonts w:cs="Times New Roman"/>
        </w:rPr>
      </w:pPr>
      <w:r w:rsidRPr="00F408E2">
        <w:rPr>
          <w:rFonts w:cs="Times New Roman"/>
        </w:rPr>
        <w:t>Protéinorachie normale (</w:t>
      </w:r>
      <w:r w:rsidR="001E2571">
        <w:rPr>
          <w:rFonts w:cs="Times New Roman"/>
        </w:rPr>
        <w:t>&lt;</w:t>
      </w:r>
      <w:r w:rsidRPr="00F408E2">
        <w:rPr>
          <w:rFonts w:cs="Times New Roman"/>
        </w:rPr>
        <w:t>1g)</w:t>
      </w:r>
    </w:p>
    <w:p w14:paraId="11108F23" w14:textId="5F1488F6" w:rsidR="00E67732" w:rsidRPr="00F408E2" w:rsidRDefault="00E67732" w:rsidP="004237A4">
      <w:pPr>
        <w:numPr>
          <w:ilvl w:val="1"/>
          <w:numId w:val="4"/>
        </w:numPr>
        <w:rPr>
          <w:rFonts w:cs="Times New Roman"/>
        </w:rPr>
      </w:pPr>
      <w:r w:rsidRPr="00F408E2">
        <w:rPr>
          <w:rFonts w:cs="Times New Roman"/>
        </w:rPr>
        <w:t xml:space="preserve">Isoélectrophocalisation </w:t>
      </w:r>
      <w:r w:rsidR="001E2571" w:rsidRPr="00F408E2">
        <w:rPr>
          <w:rFonts w:cs="Times New Roman"/>
        </w:rPr>
        <w:t>de la protéine</w:t>
      </w:r>
    </w:p>
    <w:p w14:paraId="071E7F32" w14:textId="72E77C2C" w:rsidR="00E67732" w:rsidRPr="00F408E2" w:rsidRDefault="00E67732" w:rsidP="004237A4">
      <w:pPr>
        <w:numPr>
          <w:ilvl w:val="2"/>
          <w:numId w:val="4"/>
        </w:numPr>
        <w:rPr>
          <w:rFonts w:cs="Times New Roman"/>
        </w:rPr>
      </w:pPr>
      <w:r w:rsidRPr="00F408E2">
        <w:rPr>
          <w:rFonts w:cs="Times New Roman"/>
        </w:rPr>
        <w:t xml:space="preserve">Recherche </w:t>
      </w:r>
      <w:r w:rsidR="00EB7093" w:rsidRPr="00F408E2">
        <w:rPr>
          <w:rFonts w:cs="Times New Roman"/>
        </w:rPr>
        <w:t xml:space="preserve">la présence de protéine spécifique </w:t>
      </w:r>
      <w:r w:rsidR="005D1FDA" w:rsidRPr="00F408E2">
        <w:rPr>
          <w:rFonts w:cs="Times New Roman"/>
        </w:rPr>
        <w:t>qui va former un bande oligoclonale</w:t>
      </w:r>
      <w:r w:rsidR="00EA1543" w:rsidRPr="00F408E2">
        <w:rPr>
          <w:rFonts w:cs="Times New Roman"/>
        </w:rPr>
        <w:t xml:space="preserve"> </w:t>
      </w:r>
      <w:r w:rsidR="00B319EB" w:rsidRPr="00F408E2">
        <w:rPr>
          <w:rFonts w:cs="Times New Roman"/>
        </w:rPr>
        <w:t>i.e.</w:t>
      </w:r>
      <w:r w:rsidR="00EA1543" w:rsidRPr="00F408E2">
        <w:rPr>
          <w:rFonts w:cs="Times New Roman"/>
        </w:rPr>
        <w:t xml:space="preserve"> fragment d’immunoglobuline </w:t>
      </w:r>
      <w:r w:rsidR="00E12E93" w:rsidRPr="00F408E2">
        <w:rPr>
          <w:rFonts w:cs="Times New Roman"/>
        </w:rPr>
        <w:t>sécrété</w:t>
      </w:r>
      <w:r w:rsidR="00EA1543" w:rsidRPr="00F408E2">
        <w:rPr>
          <w:rFonts w:cs="Times New Roman"/>
        </w:rPr>
        <w:t xml:space="preserve"> dans LCR qui est caractéristique de SEP</w:t>
      </w:r>
    </w:p>
    <w:p w14:paraId="3973C154" w14:textId="73EF1C2B" w:rsidR="00EA1543" w:rsidRPr="00F408E2" w:rsidRDefault="00EA1543" w:rsidP="004237A4">
      <w:pPr>
        <w:numPr>
          <w:ilvl w:val="1"/>
          <w:numId w:val="4"/>
        </w:numPr>
        <w:rPr>
          <w:rFonts w:cs="Times New Roman"/>
        </w:rPr>
      </w:pPr>
      <w:r w:rsidRPr="00F408E2">
        <w:rPr>
          <w:rFonts w:cs="Times New Roman"/>
        </w:rPr>
        <w:t xml:space="preserve">Index </w:t>
      </w:r>
      <w:r w:rsidR="00D1210A" w:rsidRPr="00F408E2">
        <w:rPr>
          <w:rFonts w:cs="Times New Roman"/>
        </w:rPr>
        <w:t>albumine</w:t>
      </w:r>
      <w:r w:rsidRPr="00F408E2">
        <w:rPr>
          <w:rFonts w:cs="Times New Roman"/>
        </w:rPr>
        <w:t xml:space="preserve"> /Ig sans et LCR : </w:t>
      </w:r>
      <w:r w:rsidR="00D1210A" w:rsidRPr="00F408E2">
        <w:rPr>
          <w:rFonts w:cs="Times New Roman"/>
        </w:rPr>
        <w:t>diagramme</w:t>
      </w:r>
      <w:r w:rsidR="00074532" w:rsidRPr="00F408E2">
        <w:rPr>
          <w:rFonts w:cs="Times New Roman"/>
        </w:rPr>
        <w:t xml:space="preserve"> de Reiber</w:t>
      </w:r>
      <w:r w:rsidR="00074532" w:rsidRPr="00F408E2">
        <w:rPr>
          <w:rFonts w:cs="Times New Roman"/>
        </w:rPr>
        <w:tab/>
      </w:r>
    </w:p>
    <w:p w14:paraId="41ABDE1A" w14:textId="369D27C6" w:rsidR="00074532" w:rsidRPr="00F408E2" w:rsidRDefault="00074532" w:rsidP="004237A4">
      <w:pPr>
        <w:numPr>
          <w:ilvl w:val="2"/>
          <w:numId w:val="4"/>
        </w:numPr>
        <w:rPr>
          <w:rFonts w:cs="Times New Roman"/>
        </w:rPr>
      </w:pPr>
      <w:r w:rsidRPr="00F408E2">
        <w:rPr>
          <w:rFonts w:cs="Times New Roman"/>
        </w:rPr>
        <w:t xml:space="preserve">Sécrétion </w:t>
      </w:r>
      <w:r w:rsidR="001E2571">
        <w:rPr>
          <w:rFonts w:cs="Times New Roman"/>
        </w:rPr>
        <w:t>intrathéc</w:t>
      </w:r>
      <w:r w:rsidR="001E2571" w:rsidRPr="00F408E2">
        <w:rPr>
          <w:rFonts w:cs="Times New Roman"/>
        </w:rPr>
        <w:t>ale</w:t>
      </w:r>
      <w:r w:rsidRPr="00F408E2">
        <w:rPr>
          <w:rFonts w:cs="Times New Roman"/>
        </w:rPr>
        <w:t xml:space="preserve"> d’Ig</w:t>
      </w:r>
      <w:r w:rsidRPr="00F408E2">
        <w:rPr>
          <w:rFonts w:cs="Times New Roman"/>
        </w:rPr>
        <w:tab/>
      </w:r>
    </w:p>
    <w:p w14:paraId="1D525D55" w14:textId="10CFB081" w:rsidR="00074532" w:rsidRPr="00F408E2" w:rsidRDefault="00074532" w:rsidP="004237A4">
      <w:pPr>
        <w:numPr>
          <w:ilvl w:val="2"/>
          <w:numId w:val="4"/>
        </w:numPr>
        <w:rPr>
          <w:rFonts w:cs="Times New Roman"/>
        </w:rPr>
      </w:pPr>
      <w:r w:rsidRPr="00F408E2">
        <w:rPr>
          <w:rFonts w:cs="Times New Roman"/>
        </w:rPr>
        <w:t>Origine des Ig dans le LCR mas pas d</w:t>
      </w:r>
      <w:r w:rsidR="00CD7438" w:rsidRPr="00F408E2">
        <w:rPr>
          <w:rFonts w:cs="Times New Roman"/>
        </w:rPr>
        <w:t xml:space="preserve">ans </w:t>
      </w:r>
      <w:r w:rsidRPr="00F408E2">
        <w:rPr>
          <w:rFonts w:cs="Times New Roman"/>
        </w:rPr>
        <w:t>le sang</w:t>
      </w:r>
    </w:p>
    <w:tbl>
      <w:tblPr>
        <w:tblStyle w:val="Grilledutableau"/>
        <w:tblW w:w="0" w:type="auto"/>
        <w:tblLook w:val="04A0" w:firstRow="1" w:lastRow="0" w:firstColumn="1" w:lastColumn="0" w:noHBand="0" w:noVBand="1"/>
      </w:tblPr>
      <w:tblGrid>
        <w:gridCol w:w="2226"/>
        <w:gridCol w:w="2226"/>
        <w:gridCol w:w="2227"/>
      </w:tblGrid>
      <w:tr w:rsidR="00394686" w:rsidRPr="00F408E2" w14:paraId="3D2EF276" w14:textId="77777777" w:rsidTr="00394686">
        <w:tc>
          <w:tcPr>
            <w:tcW w:w="2226" w:type="dxa"/>
          </w:tcPr>
          <w:p w14:paraId="5F429E7F" w14:textId="4580602C" w:rsidR="00394686" w:rsidRPr="00F408E2" w:rsidRDefault="00192F24" w:rsidP="00394686">
            <w:pPr>
              <w:numPr>
                <w:ilvl w:val="0"/>
                <w:numId w:val="0"/>
              </w:numPr>
              <w:rPr>
                <w:rFonts w:cs="Times New Roman"/>
              </w:rPr>
            </w:pPr>
            <w:r w:rsidRPr="00F408E2">
              <w:rPr>
                <w:rFonts w:cs="Times New Roman"/>
              </w:rPr>
              <w:t>Exploration</w:t>
            </w:r>
            <w:r w:rsidR="00DB728A" w:rsidRPr="00F408E2">
              <w:rPr>
                <w:rFonts w:cs="Times New Roman"/>
              </w:rPr>
              <w:t xml:space="preserve"> électrique </w:t>
            </w:r>
          </w:p>
        </w:tc>
        <w:tc>
          <w:tcPr>
            <w:tcW w:w="2226" w:type="dxa"/>
          </w:tcPr>
          <w:p w14:paraId="19C74668" w14:textId="786F826F" w:rsidR="00394686" w:rsidRPr="00F408E2" w:rsidRDefault="00DB728A" w:rsidP="00394686">
            <w:pPr>
              <w:numPr>
                <w:ilvl w:val="0"/>
                <w:numId w:val="0"/>
              </w:numPr>
              <w:rPr>
                <w:rFonts w:cs="Times New Roman"/>
              </w:rPr>
            </w:pPr>
            <w:r w:rsidRPr="00F408E2">
              <w:rPr>
                <w:rFonts w:cs="Times New Roman"/>
              </w:rPr>
              <w:t>Résultats</w:t>
            </w:r>
          </w:p>
        </w:tc>
        <w:tc>
          <w:tcPr>
            <w:tcW w:w="2227" w:type="dxa"/>
          </w:tcPr>
          <w:p w14:paraId="0CE4B636" w14:textId="5B87824F" w:rsidR="00394686" w:rsidRPr="00F408E2" w:rsidRDefault="00DB728A" w:rsidP="00394686">
            <w:pPr>
              <w:numPr>
                <w:ilvl w:val="0"/>
                <w:numId w:val="0"/>
              </w:numPr>
              <w:rPr>
                <w:rFonts w:cs="Times New Roman"/>
              </w:rPr>
            </w:pPr>
            <w:r w:rsidRPr="00F408E2">
              <w:rPr>
                <w:rFonts w:cs="Times New Roman"/>
              </w:rPr>
              <w:t xml:space="preserve"> Valeur </w:t>
            </w:r>
            <w:r w:rsidR="009028C6" w:rsidRPr="00F408E2">
              <w:rPr>
                <w:rFonts w:cs="Times New Roman"/>
              </w:rPr>
              <w:t>sémiologiques</w:t>
            </w:r>
            <w:r w:rsidRPr="00F408E2">
              <w:rPr>
                <w:rFonts w:cs="Times New Roman"/>
              </w:rPr>
              <w:t xml:space="preserve"> </w:t>
            </w:r>
          </w:p>
        </w:tc>
      </w:tr>
      <w:tr w:rsidR="00394686" w:rsidRPr="00F408E2" w14:paraId="1EF26C6B" w14:textId="77777777" w:rsidTr="00394686">
        <w:tc>
          <w:tcPr>
            <w:tcW w:w="2226" w:type="dxa"/>
          </w:tcPr>
          <w:p w14:paraId="4D185F39" w14:textId="6FB2915F" w:rsidR="00394686" w:rsidRPr="00F408E2" w:rsidRDefault="00BF4C8D" w:rsidP="00394686">
            <w:pPr>
              <w:numPr>
                <w:ilvl w:val="0"/>
                <w:numId w:val="0"/>
              </w:numPr>
              <w:rPr>
                <w:rFonts w:cs="Times New Roman"/>
              </w:rPr>
            </w:pPr>
            <w:r w:rsidRPr="00F408E2">
              <w:rPr>
                <w:rFonts w:cs="Times New Roman"/>
              </w:rPr>
              <w:t>potentiel  évoqué visuel PEV</w:t>
            </w:r>
          </w:p>
        </w:tc>
        <w:tc>
          <w:tcPr>
            <w:tcW w:w="2226" w:type="dxa"/>
          </w:tcPr>
          <w:p w14:paraId="3B09FD0D" w14:textId="2A978328" w:rsidR="00394686" w:rsidRPr="00F408E2" w:rsidRDefault="00BF4C8D" w:rsidP="00394686">
            <w:pPr>
              <w:numPr>
                <w:ilvl w:val="0"/>
                <w:numId w:val="0"/>
              </w:numPr>
              <w:rPr>
                <w:rFonts w:cs="Times New Roman"/>
              </w:rPr>
            </w:pPr>
            <w:r w:rsidRPr="00F408E2">
              <w:rPr>
                <w:rFonts w:cs="Times New Roman"/>
              </w:rPr>
              <w:t>allongement de temps de latence : ralentissement de conductions</w:t>
            </w:r>
          </w:p>
        </w:tc>
        <w:tc>
          <w:tcPr>
            <w:tcW w:w="2227" w:type="dxa"/>
          </w:tcPr>
          <w:p w14:paraId="093DB26B" w14:textId="1A7D66BF" w:rsidR="00394686" w:rsidRPr="00F408E2" w:rsidRDefault="00BF4C8D" w:rsidP="00394686">
            <w:pPr>
              <w:numPr>
                <w:ilvl w:val="0"/>
                <w:numId w:val="0"/>
              </w:numPr>
              <w:rPr>
                <w:rFonts w:cs="Times New Roman"/>
              </w:rPr>
            </w:pPr>
            <w:r w:rsidRPr="00F408E2">
              <w:rPr>
                <w:rFonts w:cs="Times New Roman"/>
              </w:rPr>
              <w:t xml:space="preserve">démyélinisation de nerf optique </w:t>
            </w:r>
          </w:p>
        </w:tc>
      </w:tr>
      <w:tr w:rsidR="00394686" w:rsidRPr="00F408E2" w14:paraId="53EBD13F" w14:textId="77777777" w:rsidTr="00394686">
        <w:tc>
          <w:tcPr>
            <w:tcW w:w="2226" w:type="dxa"/>
          </w:tcPr>
          <w:p w14:paraId="55360B87" w14:textId="56930FAA" w:rsidR="00394686" w:rsidRPr="00F408E2" w:rsidRDefault="00D1210A" w:rsidP="00394686">
            <w:pPr>
              <w:numPr>
                <w:ilvl w:val="0"/>
                <w:numId w:val="0"/>
              </w:numPr>
              <w:rPr>
                <w:rFonts w:cs="Times New Roman"/>
              </w:rPr>
            </w:pPr>
            <w:r w:rsidRPr="00F408E2">
              <w:rPr>
                <w:rFonts w:cs="Times New Roman"/>
              </w:rPr>
              <w:t>Moteur</w:t>
            </w:r>
            <w:r w:rsidR="0034447A" w:rsidRPr="00F408E2">
              <w:rPr>
                <w:rFonts w:cs="Times New Roman"/>
              </w:rPr>
              <w:t xml:space="preserve"> (PEM) et sensitive (PES)</w:t>
            </w:r>
          </w:p>
        </w:tc>
        <w:tc>
          <w:tcPr>
            <w:tcW w:w="2226" w:type="dxa"/>
          </w:tcPr>
          <w:p w14:paraId="15651EE6" w14:textId="2A0C8DE1" w:rsidR="00394686" w:rsidRPr="00F408E2" w:rsidRDefault="00D1210A" w:rsidP="00394686">
            <w:pPr>
              <w:numPr>
                <w:ilvl w:val="0"/>
                <w:numId w:val="0"/>
              </w:numPr>
              <w:rPr>
                <w:rFonts w:cs="Times New Roman"/>
              </w:rPr>
            </w:pPr>
            <w:r w:rsidRPr="00F408E2">
              <w:rPr>
                <w:rFonts w:cs="Times New Roman"/>
              </w:rPr>
              <w:t>Allongement</w:t>
            </w:r>
            <w:r w:rsidR="0034447A" w:rsidRPr="00F408E2">
              <w:rPr>
                <w:rFonts w:cs="Times New Roman"/>
              </w:rPr>
              <w:t xml:space="preserve"> de temps de </w:t>
            </w:r>
            <w:r w:rsidRPr="00F408E2">
              <w:rPr>
                <w:rFonts w:cs="Times New Roman"/>
              </w:rPr>
              <w:t>conduction</w:t>
            </w:r>
          </w:p>
        </w:tc>
        <w:tc>
          <w:tcPr>
            <w:tcW w:w="2227" w:type="dxa"/>
          </w:tcPr>
          <w:p w14:paraId="635F23C3" w14:textId="5677AEE0" w:rsidR="00394686" w:rsidRPr="00F408E2" w:rsidRDefault="0034447A" w:rsidP="00394686">
            <w:pPr>
              <w:numPr>
                <w:ilvl w:val="0"/>
                <w:numId w:val="0"/>
              </w:numPr>
              <w:rPr>
                <w:rFonts w:cs="Times New Roman"/>
              </w:rPr>
            </w:pPr>
            <w:r w:rsidRPr="00F408E2">
              <w:rPr>
                <w:rFonts w:cs="Times New Roman"/>
              </w:rPr>
              <w:t xml:space="preserve"> Démyélinisation </w:t>
            </w:r>
            <w:r w:rsidR="00D1210A" w:rsidRPr="00F408E2">
              <w:rPr>
                <w:rFonts w:cs="Times New Roman"/>
              </w:rPr>
              <w:t>des</w:t>
            </w:r>
            <w:r w:rsidRPr="00F408E2">
              <w:rPr>
                <w:rFonts w:cs="Times New Roman"/>
              </w:rPr>
              <w:t xml:space="preserve"> neurones cortico-spinaux</w:t>
            </w:r>
          </w:p>
        </w:tc>
      </w:tr>
    </w:tbl>
    <w:p w14:paraId="5F466BA5" w14:textId="77777777" w:rsidR="00394686" w:rsidRPr="00F408E2" w:rsidRDefault="00394686" w:rsidP="00394686">
      <w:pPr>
        <w:numPr>
          <w:ilvl w:val="0"/>
          <w:numId w:val="0"/>
        </w:numPr>
        <w:rPr>
          <w:rFonts w:cs="Times New Roman"/>
        </w:rPr>
      </w:pPr>
    </w:p>
    <w:p w14:paraId="69F65D32" w14:textId="55DC36A2" w:rsidR="00E12E93" w:rsidRPr="00F408E2" w:rsidRDefault="00E12E93" w:rsidP="00394686">
      <w:pPr>
        <w:numPr>
          <w:ilvl w:val="0"/>
          <w:numId w:val="0"/>
        </w:numPr>
        <w:rPr>
          <w:rFonts w:cs="Times New Roman"/>
        </w:rPr>
      </w:pPr>
      <w:r w:rsidRPr="00F408E2">
        <w:rPr>
          <w:rFonts w:cs="Times New Roman"/>
        </w:rPr>
        <w:t>Imagerie</w:t>
      </w:r>
      <w:r w:rsidRPr="00F408E2">
        <w:rPr>
          <w:rFonts w:cs="Times New Roman"/>
        </w:rPr>
        <w:tab/>
      </w:r>
    </w:p>
    <w:tbl>
      <w:tblPr>
        <w:tblStyle w:val="Grilledutableau"/>
        <w:tblW w:w="0" w:type="auto"/>
        <w:tblLook w:val="04A0" w:firstRow="1" w:lastRow="0" w:firstColumn="1" w:lastColumn="0" w:noHBand="0" w:noVBand="1"/>
      </w:tblPr>
      <w:tblGrid>
        <w:gridCol w:w="2226"/>
        <w:gridCol w:w="2226"/>
        <w:gridCol w:w="2227"/>
      </w:tblGrid>
      <w:tr w:rsidR="00724BDD" w:rsidRPr="00F408E2" w14:paraId="70A5FD4C" w14:textId="77777777" w:rsidTr="00724BDD">
        <w:tc>
          <w:tcPr>
            <w:tcW w:w="2226" w:type="dxa"/>
          </w:tcPr>
          <w:p w14:paraId="4CF70279" w14:textId="08E7F4FF" w:rsidR="00724BDD" w:rsidRPr="00F408E2" w:rsidRDefault="00724BDD" w:rsidP="00394686">
            <w:pPr>
              <w:numPr>
                <w:ilvl w:val="0"/>
                <w:numId w:val="0"/>
              </w:numPr>
              <w:rPr>
                <w:rFonts w:cs="Times New Roman"/>
              </w:rPr>
            </w:pPr>
            <w:r w:rsidRPr="00F408E2">
              <w:rPr>
                <w:rFonts w:cs="Times New Roman"/>
              </w:rPr>
              <w:t xml:space="preserve">IRM avec </w:t>
            </w:r>
            <w:r w:rsidR="00023926" w:rsidRPr="00F408E2">
              <w:rPr>
                <w:rFonts w:cs="Times New Roman"/>
              </w:rPr>
              <w:t>injection</w:t>
            </w:r>
            <w:r w:rsidRPr="00F408E2">
              <w:rPr>
                <w:rFonts w:cs="Times New Roman"/>
              </w:rPr>
              <w:t xml:space="preserve"> </w:t>
            </w:r>
          </w:p>
        </w:tc>
        <w:tc>
          <w:tcPr>
            <w:tcW w:w="2226" w:type="dxa"/>
          </w:tcPr>
          <w:p w14:paraId="3B26BBCA" w14:textId="7E89FF2A" w:rsidR="00724BDD" w:rsidRPr="00F408E2" w:rsidRDefault="00724BDD" w:rsidP="00394686">
            <w:pPr>
              <w:numPr>
                <w:ilvl w:val="0"/>
                <w:numId w:val="0"/>
              </w:numPr>
              <w:rPr>
                <w:rFonts w:cs="Times New Roman"/>
              </w:rPr>
            </w:pPr>
            <w:r w:rsidRPr="00F408E2">
              <w:rPr>
                <w:rFonts w:cs="Times New Roman"/>
              </w:rPr>
              <w:t xml:space="preserve">Résultats </w:t>
            </w:r>
          </w:p>
        </w:tc>
        <w:tc>
          <w:tcPr>
            <w:tcW w:w="2227" w:type="dxa"/>
          </w:tcPr>
          <w:p w14:paraId="57FF1A6F" w14:textId="2CDCE0AF" w:rsidR="00724BDD" w:rsidRPr="00F408E2" w:rsidRDefault="00724BDD" w:rsidP="00394686">
            <w:pPr>
              <w:numPr>
                <w:ilvl w:val="0"/>
                <w:numId w:val="0"/>
              </w:numPr>
              <w:rPr>
                <w:rFonts w:cs="Times New Roman"/>
              </w:rPr>
            </w:pPr>
            <w:r w:rsidRPr="00F408E2">
              <w:rPr>
                <w:rFonts w:cs="Times New Roman"/>
              </w:rPr>
              <w:t xml:space="preserve">Valeur </w:t>
            </w:r>
            <w:r w:rsidR="00274DF8" w:rsidRPr="00F408E2">
              <w:rPr>
                <w:rFonts w:cs="Times New Roman"/>
              </w:rPr>
              <w:t>sémiologique</w:t>
            </w:r>
          </w:p>
        </w:tc>
      </w:tr>
      <w:tr w:rsidR="00724BDD" w:rsidRPr="00F408E2" w14:paraId="5FC89586" w14:textId="77777777" w:rsidTr="00724BDD">
        <w:tc>
          <w:tcPr>
            <w:tcW w:w="2226" w:type="dxa"/>
          </w:tcPr>
          <w:p w14:paraId="2AF338CF" w14:textId="7D5150D5" w:rsidR="00724BDD" w:rsidRPr="00F408E2" w:rsidRDefault="00724BDD" w:rsidP="00394686">
            <w:pPr>
              <w:numPr>
                <w:ilvl w:val="0"/>
                <w:numId w:val="0"/>
              </w:numPr>
              <w:rPr>
                <w:rFonts w:cs="Times New Roman"/>
              </w:rPr>
            </w:pPr>
            <w:r w:rsidRPr="00F408E2">
              <w:rPr>
                <w:rFonts w:cs="Times New Roman"/>
              </w:rPr>
              <w:t xml:space="preserve">Cérébrale </w:t>
            </w:r>
          </w:p>
        </w:tc>
        <w:tc>
          <w:tcPr>
            <w:tcW w:w="2226" w:type="dxa"/>
          </w:tcPr>
          <w:p w14:paraId="200C498B" w14:textId="689D5ADD" w:rsidR="00724BDD" w:rsidRPr="00F408E2" w:rsidRDefault="00724BDD" w:rsidP="00394686">
            <w:pPr>
              <w:numPr>
                <w:ilvl w:val="0"/>
                <w:numId w:val="0"/>
              </w:numPr>
              <w:rPr>
                <w:rFonts w:cs="Times New Roman"/>
              </w:rPr>
            </w:pPr>
            <w:r w:rsidRPr="00F408E2">
              <w:rPr>
                <w:rFonts w:cs="Times New Roman"/>
              </w:rPr>
              <w:t xml:space="preserve">Hypersignal de la SB en flaire ou T2 </w:t>
            </w:r>
            <w:r w:rsidR="00274DF8" w:rsidRPr="00F408E2">
              <w:rPr>
                <w:rFonts w:cs="Times New Roman"/>
              </w:rPr>
              <w:t>péri ventriculaire</w:t>
            </w:r>
            <w:r w:rsidRPr="00F408E2">
              <w:rPr>
                <w:rFonts w:cs="Times New Roman"/>
              </w:rPr>
              <w:t xml:space="preserve"> épargne </w:t>
            </w:r>
            <w:r w:rsidR="001E2571" w:rsidRPr="00F408E2">
              <w:rPr>
                <w:rFonts w:cs="Times New Roman"/>
              </w:rPr>
              <w:t>les fibres</w:t>
            </w:r>
            <w:r w:rsidRPr="00F408E2">
              <w:rPr>
                <w:rFonts w:cs="Times New Roman"/>
              </w:rPr>
              <w:t xml:space="preserve"> en U, </w:t>
            </w:r>
            <w:r w:rsidR="001E2571" w:rsidRPr="00F408E2">
              <w:rPr>
                <w:rFonts w:cs="Times New Roman"/>
              </w:rPr>
              <w:t>cervelet,</w:t>
            </w:r>
            <w:r w:rsidRPr="00F408E2">
              <w:rPr>
                <w:rFonts w:cs="Times New Roman"/>
              </w:rPr>
              <w:t xml:space="preserve"> </w:t>
            </w:r>
            <w:r w:rsidR="00274DF8" w:rsidRPr="00F408E2">
              <w:rPr>
                <w:rFonts w:cs="Times New Roman"/>
              </w:rPr>
              <w:t>tronc</w:t>
            </w:r>
            <w:r w:rsidRPr="00F408E2">
              <w:rPr>
                <w:rFonts w:cs="Times New Roman"/>
              </w:rPr>
              <w:t xml:space="preserve"> céréb</w:t>
            </w:r>
            <w:r w:rsidR="00274DF8" w:rsidRPr="00F408E2">
              <w:rPr>
                <w:rFonts w:cs="Times New Roman"/>
              </w:rPr>
              <w:t>ra</w:t>
            </w:r>
            <w:r w:rsidRPr="00F408E2">
              <w:rPr>
                <w:rFonts w:cs="Times New Roman"/>
              </w:rPr>
              <w:t>l</w:t>
            </w:r>
          </w:p>
          <w:p w14:paraId="624B5829" w14:textId="77777777" w:rsidR="00023926" w:rsidRPr="00F408E2" w:rsidRDefault="00023926" w:rsidP="00394686">
            <w:pPr>
              <w:numPr>
                <w:ilvl w:val="0"/>
                <w:numId w:val="0"/>
              </w:numPr>
              <w:rPr>
                <w:rFonts w:cs="Times New Roman"/>
              </w:rPr>
            </w:pPr>
          </w:p>
          <w:p w14:paraId="5A0DDB55" w14:textId="4D119B21" w:rsidR="00724BDD" w:rsidRPr="00F408E2" w:rsidRDefault="00724BDD" w:rsidP="00394686">
            <w:pPr>
              <w:numPr>
                <w:ilvl w:val="0"/>
                <w:numId w:val="0"/>
              </w:numPr>
              <w:rPr>
                <w:rFonts w:cs="Times New Roman"/>
              </w:rPr>
            </w:pPr>
            <w:r w:rsidRPr="00F408E2">
              <w:rPr>
                <w:rFonts w:cs="Times New Roman"/>
              </w:rPr>
              <w:t>Prise de contras</w:t>
            </w:r>
            <w:r w:rsidR="002D1F81" w:rsidRPr="00F408E2">
              <w:rPr>
                <w:rFonts w:cs="Times New Roman"/>
              </w:rPr>
              <w:t xml:space="preserve">te en T1 </w:t>
            </w:r>
            <w:r w:rsidR="00274DF8" w:rsidRPr="00F408E2">
              <w:rPr>
                <w:rFonts w:cs="Times New Roman"/>
              </w:rPr>
              <w:t>avec</w:t>
            </w:r>
            <w:r w:rsidR="002D1F81" w:rsidRPr="00F408E2">
              <w:rPr>
                <w:rFonts w:cs="Times New Roman"/>
              </w:rPr>
              <w:t xml:space="preserve"> gadolinium</w:t>
            </w:r>
          </w:p>
          <w:p w14:paraId="3BF3ED27" w14:textId="77777777" w:rsidR="00023926" w:rsidRPr="00F408E2" w:rsidRDefault="00023926" w:rsidP="00394686">
            <w:pPr>
              <w:numPr>
                <w:ilvl w:val="0"/>
                <w:numId w:val="0"/>
              </w:numPr>
              <w:rPr>
                <w:rFonts w:cs="Times New Roman"/>
              </w:rPr>
            </w:pPr>
          </w:p>
          <w:p w14:paraId="4FD71BC4" w14:textId="7F8211DB" w:rsidR="002D1F81" w:rsidRPr="00F408E2" w:rsidRDefault="002D1F81" w:rsidP="00394686">
            <w:pPr>
              <w:numPr>
                <w:ilvl w:val="0"/>
                <w:numId w:val="0"/>
              </w:numPr>
              <w:rPr>
                <w:rFonts w:cs="Times New Roman"/>
              </w:rPr>
            </w:pPr>
            <w:r w:rsidRPr="00F408E2">
              <w:rPr>
                <w:rFonts w:cs="Times New Roman"/>
              </w:rPr>
              <w:lastRenderedPageBreak/>
              <w:t xml:space="preserve">Pas de prise de contraste </w:t>
            </w:r>
          </w:p>
        </w:tc>
        <w:tc>
          <w:tcPr>
            <w:tcW w:w="2227" w:type="dxa"/>
          </w:tcPr>
          <w:p w14:paraId="520C006A" w14:textId="77777777" w:rsidR="00724BDD" w:rsidRPr="00F408E2" w:rsidRDefault="00724BDD" w:rsidP="00394686">
            <w:pPr>
              <w:numPr>
                <w:ilvl w:val="0"/>
                <w:numId w:val="0"/>
              </w:numPr>
              <w:rPr>
                <w:rFonts w:cs="Times New Roman"/>
              </w:rPr>
            </w:pPr>
            <w:r w:rsidRPr="00F408E2">
              <w:rPr>
                <w:rFonts w:cs="Times New Roman"/>
              </w:rPr>
              <w:lastRenderedPageBreak/>
              <w:t>Démyélinisation</w:t>
            </w:r>
          </w:p>
          <w:p w14:paraId="77BA501F" w14:textId="77777777" w:rsidR="00023926" w:rsidRPr="00F408E2" w:rsidRDefault="00023926" w:rsidP="00394686">
            <w:pPr>
              <w:numPr>
                <w:ilvl w:val="0"/>
                <w:numId w:val="0"/>
              </w:numPr>
              <w:rPr>
                <w:rFonts w:cs="Times New Roman"/>
              </w:rPr>
            </w:pPr>
          </w:p>
          <w:p w14:paraId="4B5EBEFF" w14:textId="77777777" w:rsidR="00023926" w:rsidRPr="00F408E2" w:rsidRDefault="00023926" w:rsidP="00394686">
            <w:pPr>
              <w:numPr>
                <w:ilvl w:val="0"/>
                <w:numId w:val="0"/>
              </w:numPr>
              <w:rPr>
                <w:rFonts w:cs="Times New Roman"/>
              </w:rPr>
            </w:pPr>
          </w:p>
          <w:p w14:paraId="746164B8" w14:textId="77777777" w:rsidR="00023926" w:rsidRPr="00F408E2" w:rsidRDefault="00023926" w:rsidP="00394686">
            <w:pPr>
              <w:numPr>
                <w:ilvl w:val="0"/>
                <w:numId w:val="0"/>
              </w:numPr>
              <w:rPr>
                <w:rFonts w:cs="Times New Roman"/>
              </w:rPr>
            </w:pPr>
          </w:p>
          <w:p w14:paraId="61CFAA32" w14:textId="77777777" w:rsidR="00023926" w:rsidRPr="00F408E2" w:rsidRDefault="00023926" w:rsidP="00394686">
            <w:pPr>
              <w:numPr>
                <w:ilvl w:val="0"/>
                <w:numId w:val="0"/>
              </w:numPr>
              <w:rPr>
                <w:rFonts w:cs="Times New Roman"/>
              </w:rPr>
            </w:pPr>
          </w:p>
          <w:p w14:paraId="68CD4D02" w14:textId="77777777" w:rsidR="00023926" w:rsidRPr="00F408E2" w:rsidRDefault="00023926" w:rsidP="00394686">
            <w:pPr>
              <w:numPr>
                <w:ilvl w:val="0"/>
                <w:numId w:val="0"/>
              </w:numPr>
              <w:rPr>
                <w:rFonts w:cs="Times New Roman"/>
              </w:rPr>
            </w:pPr>
          </w:p>
          <w:p w14:paraId="333E30D4" w14:textId="77777777" w:rsidR="00023926" w:rsidRPr="00F408E2" w:rsidRDefault="00023926" w:rsidP="00394686">
            <w:pPr>
              <w:numPr>
                <w:ilvl w:val="0"/>
                <w:numId w:val="0"/>
              </w:numPr>
              <w:rPr>
                <w:rFonts w:cs="Times New Roman"/>
              </w:rPr>
            </w:pPr>
          </w:p>
          <w:p w14:paraId="7B53FB6B" w14:textId="7416070C" w:rsidR="002D1F81" w:rsidRPr="00F408E2" w:rsidRDefault="00274DF8" w:rsidP="00394686">
            <w:pPr>
              <w:numPr>
                <w:ilvl w:val="0"/>
                <w:numId w:val="0"/>
              </w:numPr>
              <w:rPr>
                <w:rFonts w:cs="Times New Roman"/>
              </w:rPr>
            </w:pPr>
            <w:r w:rsidRPr="00F408E2">
              <w:rPr>
                <w:rFonts w:cs="Times New Roman"/>
              </w:rPr>
              <w:t>Lésion</w:t>
            </w:r>
            <w:r w:rsidR="002D1F81" w:rsidRPr="00F408E2">
              <w:rPr>
                <w:rFonts w:cs="Times New Roman"/>
              </w:rPr>
              <w:t xml:space="preserve"> active</w:t>
            </w:r>
          </w:p>
          <w:p w14:paraId="0D04114A" w14:textId="77777777" w:rsidR="00023926" w:rsidRPr="00F408E2" w:rsidRDefault="00023926" w:rsidP="00394686">
            <w:pPr>
              <w:numPr>
                <w:ilvl w:val="0"/>
                <w:numId w:val="0"/>
              </w:numPr>
              <w:rPr>
                <w:rFonts w:cs="Times New Roman"/>
              </w:rPr>
            </w:pPr>
          </w:p>
          <w:p w14:paraId="335756AD" w14:textId="77777777" w:rsidR="00023926" w:rsidRPr="00F408E2" w:rsidRDefault="00023926" w:rsidP="00394686">
            <w:pPr>
              <w:numPr>
                <w:ilvl w:val="0"/>
                <w:numId w:val="0"/>
              </w:numPr>
              <w:rPr>
                <w:rFonts w:cs="Times New Roman"/>
              </w:rPr>
            </w:pPr>
          </w:p>
          <w:p w14:paraId="0A50FB62" w14:textId="17DDCEE8" w:rsidR="002D1F81" w:rsidRPr="00F408E2" w:rsidRDefault="002D1F81" w:rsidP="00394686">
            <w:pPr>
              <w:numPr>
                <w:ilvl w:val="0"/>
                <w:numId w:val="0"/>
              </w:numPr>
              <w:rPr>
                <w:rFonts w:cs="Times New Roman"/>
              </w:rPr>
            </w:pPr>
            <w:r w:rsidRPr="00F408E2">
              <w:rPr>
                <w:rFonts w:cs="Times New Roman"/>
              </w:rPr>
              <w:t>Lésion inactive</w:t>
            </w:r>
          </w:p>
        </w:tc>
      </w:tr>
    </w:tbl>
    <w:p w14:paraId="44E5BE6B" w14:textId="1BE6E45D" w:rsidR="00E12E93" w:rsidRPr="00F408E2" w:rsidRDefault="005E412E" w:rsidP="005E412E">
      <w:pPr>
        <w:pStyle w:val="Titre2"/>
        <w:rPr>
          <w:rFonts w:cs="Times New Roman"/>
        </w:rPr>
      </w:pPr>
      <w:bookmarkStart w:id="607" w:name="_Toc196656726"/>
      <w:bookmarkStart w:id="608" w:name="_Toc196662533"/>
      <w:r w:rsidRPr="00F408E2">
        <w:rPr>
          <w:rFonts w:cs="Times New Roman"/>
        </w:rPr>
        <w:lastRenderedPageBreak/>
        <w:t>Forme clinique</w:t>
      </w:r>
      <w:bookmarkEnd w:id="607"/>
      <w:bookmarkEnd w:id="608"/>
    </w:p>
    <w:p w14:paraId="669DE874" w14:textId="24510853" w:rsidR="005E412E" w:rsidRPr="00F408E2" w:rsidRDefault="00E45A26" w:rsidP="005E412E">
      <w:pPr>
        <w:rPr>
          <w:rFonts w:cs="Times New Roman"/>
        </w:rPr>
      </w:pPr>
      <w:r w:rsidRPr="00F408E2">
        <w:rPr>
          <w:rFonts w:cs="Times New Roman"/>
        </w:rPr>
        <w:t xml:space="preserve">Forme symptomatique : attient </w:t>
      </w:r>
      <w:r w:rsidR="00737B42" w:rsidRPr="00F408E2">
        <w:rPr>
          <w:rFonts w:cs="Times New Roman"/>
        </w:rPr>
        <w:t>médullaire au</w:t>
      </w:r>
      <w:r w:rsidRPr="00F408E2">
        <w:rPr>
          <w:rFonts w:cs="Times New Roman"/>
        </w:rPr>
        <w:t xml:space="preserve"> </w:t>
      </w:r>
      <w:r w:rsidR="00737B42" w:rsidRPr="00F408E2">
        <w:rPr>
          <w:rFonts w:cs="Times New Roman"/>
        </w:rPr>
        <w:t>premier</w:t>
      </w:r>
      <w:r w:rsidRPr="00F408E2">
        <w:rPr>
          <w:rFonts w:cs="Times New Roman"/>
        </w:rPr>
        <w:t xml:space="preserve"> plan</w:t>
      </w:r>
    </w:p>
    <w:p w14:paraId="186F1162" w14:textId="3A588040" w:rsidR="00E45A26" w:rsidRPr="00F408E2" w:rsidRDefault="00E45A26" w:rsidP="005E412E">
      <w:pPr>
        <w:rPr>
          <w:rFonts w:cs="Times New Roman"/>
        </w:rPr>
      </w:pPr>
      <w:r w:rsidRPr="00F408E2">
        <w:rPr>
          <w:rFonts w:cs="Times New Roman"/>
        </w:rPr>
        <w:t xml:space="preserve">Formes </w:t>
      </w:r>
      <w:r w:rsidR="00737B42" w:rsidRPr="00F408E2">
        <w:rPr>
          <w:rFonts w:cs="Times New Roman"/>
        </w:rPr>
        <w:t>évolutives</w:t>
      </w:r>
      <w:r w:rsidRPr="00F408E2">
        <w:rPr>
          <w:rFonts w:cs="Times New Roman"/>
        </w:rPr>
        <w:t xml:space="preserve"> : </w:t>
      </w:r>
    </w:p>
    <w:p w14:paraId="2C3DF90C" w14:textId="1DA73111" w:rsidR="00E45A26" w:rsidRPr="00F408E2" w:rsidRDefault="00E45A26" w:rsidP="004237A4">
      <w:pPr>
        <w:numPr>
          <w:ilvl w:val="1"/>
          <w:numId w:val="4"/>
        </w:numPr>
        <w:rPr>
          <w:rFonts w:cs="Times New Roman"/>
        </w:rPr>
      </w:pPr>
      <w:r w:rsidRPr="00F408E2">
        <w:rPr>
          <w:rFonts w:cs="Times New Roman"/>
        </w:rPr>
        <w:t>forme fulminante</w:t>
      </w:r>
    </w:p>
    <w:p w14:paraId="198CCB48" w14:textId="703CE938" w:rsidR="00E45A26" w:rsidRPr="00F408E2" w:rsidRDefault="00E45A26" w:rsidP="004237A4">
      <w:pPr>
        <w:numPr>
          <w:ilvl w:val="1"/>
          <w:numId w:val="4"/>
        </w:numPr>
        <w:rPr>
          <w:rFonts w:cs="Times New Roman"/>
        </w:rPr>
      </w:pPr>
      <w:r w:rsidRPr="00F408E2">
        <w:rPr>
          <w:rFonts w:cs="Times New Roman"/>
        </w:rPr>
        <w:t>Frome progressives avec ou san</w:t>
      </w:r>
      <w:r w:rsidR="00737B42" w:rsidRPr="00F408E2">
        <w:rPr>
          <w:rFonts w:cs="Times New Roman"/>
        </w:rPr>
        <w:t>s</w:t>
      </w:r>
      <w:r w:rsidRPr="00F408E2">
        <w:rPr>
          <w:rFonts w:cs="Times New Roman"/>
        </w:rPr>
        <w:t xml:space="preserve"> poussées</w:t>
      </w:r>
    </w:p>
    <w:p w14:paraId="70964CA5" w14:textId="32CD1219" w:rsidR="00E54CA3" w:rsidRPr="00F408E2" w:rsidRDefault="00723CA6" w:rsidP="00E54CA3">
      <w:pPr>
        <w:pStyle w:val="Titre1"/>
        <w:rPr>
          <w:rFonts w:cs="Times New Roman"/>
        </w:rPr>
      </w:pPr>
      <w:bookmarkStart w:id="609" w:name="_Toc196656727"/>
      <w:bookmarkStart w:id="610" w:name="_Toc196662534"/>
      <w:r w:rsidRPr="00F408E2">
        <w:rPr>
          <w:rFonts w:cs="Times New Roman"/>
        </w:rPr>
        <w:t>Diagnostics</w:t>
      </w:r>
      <w:bookmarkEnd w:id="609"/>
      <w:bookmarkEnd w:id="610"/>
    </w:p>
    <w:p w14:paraId="54E366DD" w14:textId="156A222D" w:rsidR="00E54CA3" w:rsidRPr="00F408E2" w:rsidRDefault="00E54CA3" w:rsidP="00E54CA3">
      <w:pPr>
        <w:pStyle w:val="Titre2"/>
        <w:rPr>
          <w:rFonts w:cs="Times New Roman"/>
        </w:rPr>
      </w:pPr>
      <w:bookmarkStart w:id="611" w:name="_Toc196656728"/>
      <w:bookmarkStart w:id="612" w:name="_Toc196662535"/>
      <w:r w:rsidRPr="00F408E2">
        <w:rPr>
          <w:rFonts w:cs="Times New Roman"/>
        </w:rPr>
        <w:t>Positifs</w:t>
      </w:r>
      <w:bookmarkEnd w:id="611"/>
      <w:bookmarkEnd w:id="612"/>
    </w:p>
    <w:p w14:paraId="0A28A8C5" w14:textId="3FDE27E8" w:rsidR="00E54CA3" w:rsidRPr="00F408E2" w:rsidRDefault="00E54CA3" w:rsidP="00E54CA3">
      <w:pPr>
        <w:rPr>
          <w:rFonts w:cs="Times New Roman"/>
        </w:rPr>
      </w:pPr>
      <w:r w:rsidRPr="00F408E2">
        <w:rPr>
          <w:rFonts w:cs="Times New Roman"/>
        </w:rPr>
        <w:t xml:space="preserve">Argument clinques, IRM de la dissémination temporelle </w:t>
      </w:r>
    </w:p>
    <w:p w14:paraId="2A5125F7" w14:textId="46949121" w:rsidR="00A840E8" w:rsidRPr="00F408E2" w:rsidRDefault="003B67FD" w:rsidP="004237A4">
      <w:pPr>
        <w:numPr>
          <w:ilvl w:val="1"/>
          <w:numId w:val="4"/>
        </w:numPr>
        <w:rPr>
          <w:rFonts w:cs="Times New Roman"/>
        </w:rPr>
      </w:pPr>
      <w:r w:rsidRPr="00F408E2">
        <w:rPr>
          <w:rFonts w:cs="Times New Roman"/>
        </w:rPr>
        <w:t xml:space="preserve">Poussées (installation aiguë ou subaiguë de symptôme sur quelque </w:t>
      </w:r>
      <w:r w:rsidR="00FC01B7" w:rsidRPr="00F408E2">
        <w:rPr>
          <w:rFonts w:cs="Times New Roman"/>
        </w:rPr>
        <w:t>heures</w:t>
      </w:r>
      <w:r w:rsidRPr="00F408E2">
        <w:rPr>
          <w:rFonts w:cs="Times New Roman"/>
        </w:rPr>
        <w:t xml:space="preserve"> ou quel</w:t>
      </w:r>
      <w:r w:rsidR="00242D68" w:rsidRPr="00F408E2">
        <w:rPr>
          <w:rFonts w:cs="Times New Roman"/>
        </w:rPr>
        <w:t xml:space="preserve">que </w:t>
      </w:r>
      <w:r w:rsidR="001E2571">
        <w:rPr>
          <w:rFonts w:cs="Times New Roman"/>
        </w:rPr>
        <w:t>j</w:t>
      </w:r>
      <w:r w:rsidR="00242D68" w:rsidRPr="00F408E2">
        <w:rPr>
          <w:rFonts w:cs="Times New Roman"/>
        </w:rPr>
        <w:t xml:space="preserve">ours, puis </w:t>
      </w:r>
      <w:r w:rsidR="0064500E" w:rsidRPr="00F408E2">
        <w:rPr>
          <w:rFonts w:cs="Times New Roman"/>
        </w:rPr>
        <w:t>récupération</w:t>
      </w:r>
      <w:r w:rsidR="00242D68" w:rsidRPr="00F408E2">
        <w:rPr>
          <w:rFonts w:cs="Times New Roman"/>
        </w:rPr>
        <w:t xml:space="preserve"> plus ou moin</w:t>
      </w:r>
      <w:r w:rsidR="0064500E" w:rsidRPr="00F408E2">
        <w:rPr>
          <w:rFonts w:cs="Times New Roman"/>
        </w:rPr>
        <w:t>s</w:t>
      </w:r>
      <w:r w:rsidR="00242D68" w:rsidRPr="00F408E2">
        <w:rPr>
          <w:rFonts w:cs="Times New Roman"/>
        </w:rPr>
        <w:t xml:space="preserve"> </w:t>
      </w:r>
      <w:r w:rsidR="0064500E" w:rsidRPr="00F408E2">
        <w:rPr>
          <w:rFonts w:cs="Times New Roman"/>
        </w:rPr>
        <w:t>complète)</w:t>
      </w:r>
      <w:r w:rsidR="00242D68" w:rsidRPr="00F408E2">
        <w:rPr>
          <w:rFonts w:cs="Times New Roman"/>
        </w:rPr>
        <w:t xml:space="preserve"> </w:t>
      </w:r>
    </w:p>
    <w:p w14:paraId="66B0E181" w14:textId="75F84C49" w:rsidR="00242D68" w:rsidRPr="00F408E2" w:rsidRDefault="00FC01B7" w:rsidP="004237A4">
      <w:pPr>
        <w:numPr>
          <w:ilvl w:val="1"/>
          <w:numId w:val="4"/>
        </w:numPr>
        <w:rPr>
          <w:rFonts w:cs="Times New Roman"/>
        </w:rPr>
      </w:pPr>
      <w:r w:rsidRPr="00F408E2">
        <w:rPr>
          <w:rFonts w:cs="Times New Roman"/>
        </w:rPr>
        <w:t>Localisations</w:t>
      </w:r>
      <w:r w:rsidR="00242D68" w:rsidRPr="00F408E2">
        <w:rPr>
          <w:rFonts w:cs="Times New Roman"/>
        </w:rPr>
        <w:t xml:space="preserve"> différen</w:t>
      </w:r>
      <w:r w:rsidR="0064500E" w:rsidRPr="00F408E2">
        <w:rPr>
          <w:rFonts w:cs="Times New Roman"/>
        </w:rPr>
        <w:t>tes</w:t>
      </w:r>
      <w:r w:rsidR="00242D68" w:rsidRPr="00F408E2">
        <w:rPr>
          <w:rFonts w:cs="Times New Roman"/>
        </w:rPr>
        <w:t xml:space="preserve"> (au moins 2)</w:t>
      </w:r>
    </w:p>
    <w:p w14:paraId="7BEDC186" w14:textId="59F050FF" w:rsidR="00242D68" w:rsidRPr="00F408E2" w:rsidRDefault="0064500E" w:rsidP="004237A4">
      <w:pPr>
        <w:numPr>
          <w:ilvl w:val="1"/>
          <w:numId w:val="4"/>
        </w:numPr>
        <w:rPr>
          <w:rFonts w:cs="Times New Roman"/>
        </w:rPr>
      </w:pPr>
      <w:r w:rsidRPr="00F408E2">
        <w:rPr>
          <w:rFonts w:cs="Times New Roman"/>
        </w:rPr>
        <w:t>Episode</w:t>
      </w:r>
      <w:r w:rsidR="00242D68" w:rsidRPr="00F408E2">
        <w:rPr>
          <w:rFonts w:cs="Times New Roman"/>
        </w:rPr>
        <w:t xml:space="preserve"> différente (au moins 2)</w:t>
      </w:r>
    </w:p>
    <w:p w14:paraId="67B305BD" w14:textId="5E9BF1CF" w:rsidR="00D60AD9" w:rsidRPr="00F408E2" w:rsidRDefault="00D60AD9" w:rsidP="00D60AD9">
      <w:pPr>
        <w:rPr>
          <w:rFonts w:cs="Times New Roman"/>
        </w:rPr>
      </w:pPr>
      <w:r w:rsidRPr="00F408E2">
        <w:rPr>
          <w:rFonts w:cs="Times New Roman"/>
        </w:rPr>
        <w:t>Dissémination spatiale</w:t>
      </w:r>
    </w:p>
    <w:p w14:paraId="39ED99D5" w14:textId="39109C47" w:rsidR="00D60AD9" w:rsidRPr="00F408E2" w:rsidRDefault="00D60AD9" w:rsidP="004237A4">
      <w:pPr>
        <w:numPr>
          <w:ilvl w:val="1"/>
          <w:numId w:val="4"/>
        </w:numPr>
        <w:rPr>
          <w:rFonts w:cs="Times New Roman"/>
        </w:rPr>
      </w:pPr>
      <w:r w:rsidRPr="00F408E2">
        <w:rPr>
          <w:rFonts w:cs="Times New Roman"/>
        </w:rPr>
        <w:t>…</w:t>
      </w:r>
    </w:p>
    <w:p w14:paraId="4C93CCBF" w14:textId="42615691" w:rsidR="00E54CA3" w:rsidRPr="00F408E2" w:rsidRDefault="00E54CA3" w:rsidP="00E54CA3">
      <w:pPr>
        <w:rPr>
          <w:rFonts w:cs="Times New Roman"/>
        </w:rPr>
      </w:pPr>
      <w:r w:rsidRPr="00F408E2">
        <w:rPr>
          <w:rFonts w:cs="Times New Roman"/>
        </w:rPr>
        <w:t>Et biologique : bandes oligoclonales et sécrétion intrathéc</w:t>
      </w:r>
      <w:r w:rsidR="00723CA6" w:rsidRPr="00F408E2">
        <w:rPr>
          <w:rFonts w:cs="Times New Roman"/>
        </w:rPr>
        <w:t>ale</w:t>
      </w:r>
      <w:r w:rsidRPr="00F408E2">
        <w:rPr>
          <w:rFonts w:cs="Times New Roman"/>
        </w:rPr>
        <w:t xml:space="preserve"> Ig</w:t>
      </w:r>
    </w:p>
    <w:p w14:paraId="63A5E6B4" w14:textId="31002D4B" w:rsidR="00D60AD9" w:rsidRPr="00F408E2" w:rsidRDefault="00D60AD9" w:rsidP="00D60AD9">
      <w:pPr>
        <w:pStyle w:val="Titre2"/>
        <w:rPr>
          <w:rFonts w:cs="Times New Roman"/>
        </w:rPr>
      </w:pPr>
      <w:bookmarkStart w:id="613" w:name="_Toc196656729"/>
      <w:bookmarkStart w:id="614" w:name="_Toc196662536"/>
      <w:r w:rsidRPr="00F408E2">
        <w:rPr>
          <w:rFonts w:cs="Times New Roman"/>
        </w:rPr>
        <w:t>Gravité</w:t>
      </w:r>
      <w:bookmarkEnd w:id="613"/>
      <w:bookmarkEnd w:id="614"/>
      <w:r w:rsidRPr="00F408E2">
        <w:rPr>
          <w:rFonts w:cs="Times New Roman"/>
        </w:rPr>
        <w:t xml:space="preserve"> </w:t>
      </w:r>
    </w:p>
    <w:p w14:paraId="3396CDAA" w14:textId="2385B6E0" w:rsidR="00D60AD9" w:rsidRPr="00F408E2" w:rsidRDefault="00907E5A" w:rsidP="00D60AD9">
      <w:pPr>
        <w:rPr>
          <w:rFonts w:cs="Times New Roman"/>
        </w:rPr>
      </w:pPr>
      <w:r w:rsidRPr="00F408E2">
        <w:rPr>
          <w:rFonts w:cs="Times New Roman"/>
        </w:rPr>
        <w:t>Handicap</w:t>
      </w:r>
      <w:r w:rsidR="00026B9D" w:rsidRPr="00F408E2">
        <w:rPr>
          <w:rStyle w:val="Appelnotedebasdep"/>
          <w:rFonts w:cs="Times New Roman"/>
        </w:rPr>
        <w:footnoteReference w:id="14"/>
      </w:r>
      <w:r w:rsidR="00D60AD9" w:rsidRPr="00F408E2">
        <w:rPr>
          <w:rFonts w:cs="Times New Roman"/>
        </w:rPr>
        <w:t xml:space="preserve"> </w:t>
      </w:r>
      <w:r w:rsidRPr="00F408E2">
        <w:rPr>
          <w:rFonts w:cs="Times New Roman"/>
        </w:rPr>
        <w:t>secondaire</w:t>
      </w:r>
      <w:r w:rsidR="00D60AD9" w:rsidRPr="00F408E2">
        <w:rPr>
          <w:rFonts w:cs="Times New Roman"/>
        </w:rPr>
        <w:t xml:space="preserve"> </w:t>
      </w:r>
      <w:r w:rsidRPr="00F408E2">
        <w:rPr>
          <w:rFonts w:cs="Times New Roman"/>
        </w:rPr>
        <w:t>échelle EDSS</w:t>
      </w:r>
    </w:p>
    <w:p w14:paraId="2051FAF8" w14:textId="14862E3A" w:rsidR="00026B9D" w:rsidRPr="00F408E2" w:rsidRDefault="00174E2A" w:rsidP="00026B9D">
      <w:pPr>
        <w:pStyle w:val="Titre2"/>
        <w:rPr>
          <w:rFonts w:cs="Times New Roman"/>
        </w:rPr>
      </w:pPr>
      <w:bookmarkStart w:id="615" w:name="_Toc196656730"/>
      <w:bookmarkStart w:id="616" w:name="_Toc196662537"/>
      <w:r w:rsidRPr="00F408E2">
        <w:rPr>
          <w:rFonts w:cs="Times New Roman"/>
        </w:rPr>
        <w:t>Diff</w:t>
      </w:r>
      <w:r w:rsidR="00B319EB" w:rsidRPr="00F408E2">
        <w:rPr>
          <w:rFonts w:cs="Times New Roman"/>
        </w:rPr>
        <w:t>ére</w:t>
      </w:r>
      <w:r w:rsidRPr="00F408E2">
        <w:rPr>
          <w:rFonts w:cs="Times New Roman"/>
        </w:rPr>
        <w:t>ntiel</w:t>
      </w:r>
      <w:bookmarkEnd w:id="615"/>
      <w:bookmarkEnd w:id="616"/>
    </w:p>
    <w:p w14:paraId="2F4CB99A" w14:textId="0C8B7D1B" w:rsidR="00026B9D" w:rsidRPr="00F408E2" w:rsidRDefault="004C3B32" w:rsidP="004C3B32">
      <w:pPr>
        <w:pStyle w:val="Titre3"/>
        <w:rPr>
          <w:rFonts w:cs="Times New Roman"/>
        </w:rPr>
      </w:pPr>
      <w:bookmarkStart w:id="617" w:name="_Toc196656731"/>
      <w:bookmarkStart w:id="618" w:name="_Toc196662538"/>
      <w:r w:rsidRPr="00F408E2">
        <w:rPr>
          <w:rFonts w:cs="Times New Roman"/>
        </w:rPr>
        <w:t>Neuromyé</w:t>
      </w:r>
      <w:r w:rsidR="00B319EB" w:rsidRPr="00F408E2">
        <w:rPr>
          <w:rFonts w:cs="Times New Roman"/>
        </w:rPr>
        <w:t>l</w:t>
      </w:r>
      <w:r w:rsidRPr="00F408E2">
        <w:rPr>
          <w:rFonts w:cs="Times New Roman"/>
        </w:rPr>
        <w:t>ite optique de Devic</w:t>
      </w:r>
      <w:bookmarkEnd w:id="617"/>
      <w:bookmarkEnd w:id="618"/>
    </w:p>
    <w:p w14:paraId="6FA69974" w14:textId="5B67467B" w:rsidR="004C3B32" w:rsidRPr="00F408E2" w:rsidRDefault="004C3B32" w:rsidP="004C3B32">
      <w:pPr>
        <w:rPr>
          <w:rFonts w:cs="Times New Roman"/>
        </w:rPr>
      </w:pPr>
      <w:r w:rsidRPr="00F408E2">
        <w:rPr>
          <w:rFonts w:cs="Times New Roman"/>
        </w:rPr>
        <w:t xml:space="preserve">Terrain : 40 ans mais à tout </w:t>
      </w:r>
      <w:r w:rsidR="001E2571" w:rsidRPr="00F408E2">
        <w:rPr>
          <w:rFonts w:cs="Times New Roman"/>
        </w:rPr>
        <w:t>âge,</w:t>
      </w:r>
      <w:r w:rsidRPr="00F408E2">
        <w:rPr>
          <w:rFonts w:cs="Times New Roman"/>
        </w:rPr>
        <w:t xml:space="preserve"> surtout </w:t>
      </w:r>
      <w:r w:rsidR="00CE5D17" w:rsidRPr="00F408E2">
        <w:rPr>
          <w:rFonts w:cs="Times New Roman"/>
        </w:rPr>
        <w:t>femme</w:t>
      </w:r>
      <w:r w:rsidRPr="00F408E2">
        <w:rPr>
          <w:rFonts w:cs="Times New Roman"/>
        </w:rPr>
        <w:t xml:space="preserve"> </w:t>
      </w:r>
    </w:p>
    <w:p w14:paraId="20B7E8DE" w14:textId="038E1CAA" w:rsidR="004C3B32" w:rsidRPr="00F408E2" w:rsidRDefault="004C3B32" w:rsidP="004C3B32">
      <w:pPr>
        <w:rPr>
          <w:rFonts w:cs="Times New Roman"/>
        </w:rPr>
      </w:pPr>
      <w:r w:rsidRPr="00F408E2">
        <w:rPr>
          <w:rFonts w:cs="Times New Roman"/>
        </w:rPr>
        <w:t xml:space="preserve">Clinique : </w:t>
      </w:r>
      <w:r w:rsidR="001E2571" w:rsidRPr="00F408E2">
        <w:rPr>
          <w:rFonts w:cs="Times New Roman"/>
        </w:rPr>
        <w:t>NORB,</w:t>
      </w:r>
      <w:r w:rsidRPr="00F408E2">
        <w:rPr>
          <w:rFonts w:cs="Times New Roman"/>
        </w:rPr>
        <w:t xml:space="preserve"> </w:t>
      </w:r>
      <w:r w:rsidR="00CE5D17" w:rsidRPr="00F408E2">
        <w:rPr>
          <w:rFonts w:cs="Times New Roman"/>
        </w:rPr>
        <w:t>tétra</w:t>
      </w:r>
      <w:r w:rsidR="0002745A" w:rsidRPr="00F408E2">
        <w:rPr>
          <w:rFonts w:cs="Times New Roman"/>
        </w:rPr>
        <w:t xml:space="preserve"> ou</w:t>
      </w:r>
      <w:r w:rsidRPr="00F408E2">
        <w:rPr>
          <w:rFonts w:cs="Times New Roman"/>
        </w:rPr>
        <w:t xml:space="preserve"> paraplégie </w:t>
      </w:r>
      <w:r w:rsidR="004F5848" w:rsidRPr="00F408E2">
        <w:rPr>
          <w:rFonts w:cs="Times New Roman"/>
        </w:rPr>
        <w:t>ascendante</w:t>
      </w:r>
      <w:r w:rsidRPr="00F408E2">
        <w:rPr>
          <w:rFonts w:cs="Times New Roman"/>
        </w:rPr>
        <w:t xml:space="preserve"> (myélite </w:t>
      </w:r>
      <w:r w:rsidR="001E2571" w:rsidRPr="00F408E2">
        <w:rPr>
          <w:rFonts w:cs="Times New Roman"/>
        </w:rPr>
        <w:t>transverse),</w:t>
      </w:r>
      <w:r w:rsidRPr="00F408E2">
        <w:rPr>
          <w:rFonts w:cs="Times New Roman"/>
        </w:rPr>
        <w:t xml:space="preserve"> </w:t>
      </w:r>
      <w:r w:rsidR="004F5848" w:rsidRPr="00F408E2">
        <w:rPr>
          <w:rFonts w:cs="Times New Roman"/>
        </w:rPr>
        <w:t>possible</w:t>
      </w:r>
      <w:r w:rsidRPr="00F408E2">
        <w:rPr>
          <w:rFonts w:cs="Times New Roman"/>
        </w:rPr>
        <w:t xml:space="preserve">  sd </w:t>
      </w:r>
      <w:r w:rsidR="004F5848" w:rsidRPr="00F408E2">
        <w:rPr>
          <w:rFonts w:cs="Times New Roman"/>
        </w:rPr>
        <w:t>cérébelleuse</w:t>
      </w:r>
      <w:r w:rsidRPr="00F408E2">
        <w:rPr>
          <w:rFonts w:cs="Times New Roman"/>
        </w:rPr>
        <w:t xml:space="preserve"> </w:t>
      </w:r>
    </w:p>
    <w:p w14:paraId="3E682B67" w14:textId="21E1AB7B" w:rsidR="004C3B32" w:rsidRPr="00F408E2" w:rsidRDefault="004C3B32" w:rsidP="004C3B32">
      <w:pPr>
        <w:rPr>
          <w:rFonts w:cs="Times New Roman"/>
        </w:rPr>
      </w:pPr>
      <w:r w:rsidRPr="00F408E2">
        <w:rPr>
          <w:rFonts w:cs="Times New Roman"/>
        </w:rPr>
        <w:t xml:space="preserve">IRM médullaire : anomie </w:t>
      </w:r>
      <w:r w:rsidR="004F5848" w:rsidRPr="00F408E2">
        <w:rPr>
          <w:rFonts w:cs="Times New Roman"/>
        </w:rPr>
        <w:t>étendue</w:t>
      </w:r>
      <w:r w:rsidRPr="00F408E2">
        <w:rPr>
          <w:rFonts w:cs="Times New Roman"/>
        </w:rPr>
        <w:t xml:space="preserve"> </w:t>
      </w:r>
      <w:r w:rsidR="004F5848" w:rsidRPr="00F408E2">
        <w:rPr>
          <w:rFonts w:cs="Times New Roman"/>
        </w:rPr>
        <w:t>plusieurs</w:t>
      </w:r>
      <w:r w:rsidRPr="00F408E2">
        <w:rPr>
          <w:rFonts w:cs="Times New Roman"/>
        </w:rPr>
        <w:t xml:space="preserve"> métamère </w:t>
      </w:r>
    </w:p>
    <w:p w14:paraId="2C3554E5" w14:textId="21CF38F3" w:rsidR="004C3B32" w:rsidRPr="00F408E2" w:rsidRDefault="004C3B32" w:rsidP="004C3B32">
      <w:pPr>
        <w:rPr>
          <w:rFonts w:cs="Times New Roman"/>
        </w:rPr>
      </w:pPr>
      <w:r w:rsidRPr="00F408E2">
        <w:rPr>
          <w:rFonts w:cs="Times New Roman"/>
        </w:rPr>
        <w:t xml:space="preserve">IRM </w:t>
      </w:r>
      <w:r w:rsidR="004F5848" w:rsidRPr="00F408E2">
        <w:rPr>
          <w:rFonts w:cs="Times New Roman"/>
        </w:rPr>
        <w:t>cérébrale</w:t>
      </w:r>
      <w:r w:rsidRPr="00F408E2">
        <w:rPr>
          <w:rFonts w:cs="Times New Roman"/>
        </w:rPr>
        <w:t xml:space="preserve"> : </w:t>
      </w:r>
      <w:r w:rsidR="00CA05A7" w:rsidRPr="00F408E2">
        <w:rPr>
          <w:rFonts w:cs="Times New Roman"/>
        </w:rPr>
        <w:t xml:space="preserve">inflammation </w:t>
      </w:r>
      <w:r w:rsidRPr="00F408E2">
        <w:rPr>
          <w:rFonts w:cs="Times New Roman"/>
        </w:rPr>
        <w:t xml:space="preserve">nerf </w:t>
      </w:r>
      <w:r w:rsidR="001E2571" w:rsidRPr="00F408E2">
        <w:rPr>
          <w:rFonts w:cs="Times New Roman"/>
        </w:rPr>
        <w:t>optique,</w:t>
      </w:r>
      <w:r w:rsidRPr="00F408E2">
        <w:rPr>
          <w:rFonts w:cs="Times New Roman"/>
        </w:rPr>
        <w:t xml:space="preserve"> </w:t>
      </w:r>
      <w:r w:rsidR="004F5848" w:rsidRPr="00F408E2">
        <w:rPr>
          <w:rFonts w:cs="Times New Roman"/>
        </w:rPr>
        <w:t>pas de</w:t>
      </w:r>
      <w:r w:rsidRPr="00F408E2">
        <w:rPr>
          <w:rFonts w:cs="Times New Roman"/>
        </w:rPr>
        <w:t xml:space="preserve"> sig</w:t>
      </w:r>
      <w:r w:rsidR="004F5848" w:rsidRPr="00F408E2">
        <w:rPr>
          <w:rFonts w:cs="Times New Roman"/>
        </w:rPr>
        <w:t>n</w:t>
      </w:r>
      <w:r w:rsidRPr="00F408E2">
        <w:rPr>
          <w:rFonts w:cs="Times New Roman"/>
        </w:rPr>
        <w:t>e de</w:t>
      </w:r>
      <w:r w:rsidR="00CA05A7" w:rsidRPr="00F408E2">
        <w:rPr>
          <w:rFonts w:cs="Times New Roman"/>
        </w:rPr>
        <w:t xml:space="preserve"> SEP</w:t>
      </w:r>
    </w:p>
    <w:p w14:paraId="6F806F1E" w14:textId="1EFCE343" w:rsidR="00CA05A7" w:rsidRPr="00F408E2" w:rsidRDefault="00CA05A7" w:rsidP="004C3B32">
      <w:pPr>
        <w:rPr>
          <w:rFonts w:cs="Times New Roman"/>
        </w:rPr>
      </w:pPr>
      <w:r w:rsidRPr="00F408E2">
        <w:rPr>
          <w:rFonts w:cs="Times New Roman"/>
        </w:rPr>
        <w:t xml:space="preserve">Biologie : </w:t>
      </w:r>
      <w:r w:rsidR="001E2571" w:rsidRPr="00F408E2">
        <w:rPr>
          <w:rFonts w:cs="Times New Roman"/>
        </w:rPr>
        <w:t>anticorps</w:t>
      </w:r>
      <w:r w:rsidRPr="00F408E2">
        <w:rPr>
          <w:rFonts w:cs="Times New Roman"/>
        </w:rPr>
        <w:t xml:space="preserve"> anti</w:t>
      </w:r>
      <w:r w:rsidR="001E2571">
        <w:rPr>
          <w:rFonts w:cs="Times New Roman"/>
        </w:rPr>
        <w:t>-</w:t>
      </w:r>
      <w:r w:rsidRPr="00F408E2">
        <w:rPr>
          <w:rFonts w:cs="Times New Roman"/>
        </w:rPr>
        <w:t>NMO (antiaquaporine4)</w:t>
      </w:r>
    </w:p>
    <w:p w14:paraId="7B542D53" w14:textId="3ED0C506" w:rsidR="0002745A" w:rsidRPr="00F408E2" w:rsidRDefault="0002745A" w:rsidP="0002745A">
      <w:pPr>
        <w:pStyle w:val="Titre1"/>
        <w:rPr>
          <w:rFonts w:cs="Times New Roman"/>
        </w:rPr>
      </w:pPr>
      <w:bookmarkStart w:id="619" w:name="_Toc196656732"/>
      <w:bookmarkStart w:id="620" w:name="_Toc196662539"/>
      <w:r w:rsidRPr="00F408E2">
        <w:rPr>
          <w:rFonts w:cs="Times New Roman"/>
        </w:rPr>
        <w:lastRenderedPageBreak/>
        <w:t>Traitement</w:t>
      </w:r>
      <w:bookmarkEnd w:id="619"/>
      <w:bookmarkEnd w:id="620"/>
      <w:r w:rsidRPr="00F408E2">
        <w:rPr>
          <w:rFonts w:cs="Times New Roman"/>
        </w:rPr>
        <w:t xml:space="preserve"> </w:t>
      </w:r>
    </w:p>
    <w:p w14:paraId="679A61FA" w14:textId="6AFFB5D7" w:rsidR="0002745A" w:rsidRPr="00F408E2" w:rsidRDefault="00E33349" w:rsidP="0002745A">
      <w:pPr>
        <w:pStyle w:val="Titre2"/>
        <w:rPr>
          <w:rFonts w:cs="Times New Roman"/>
        </w:rPr>
      </w:pPr>
      <w:bookmarkStart w:id="621" w:name="_Toc196656733"/>
      <w:bookmarkStart w:id="622" w:name="_Toc196662540"/>
      <w:r w:rsidRPr="00F408E2">
        <w:rPr>
          <w:rFonts w:cs="Times New Roman"/>
        </w:rPr>
        <w:t>Recommandation</w:t>
      </w:r>
      <w:bookmarkEnd w:id="621"/>
      <w:bookmarkEnd w:id="622"/>
    </w:p>
    <w:tbl>
      <w:tblPr>
        <w:tblStyle w:val="Grilledutableau"/>
        <w:tblW w:w="0" w:type="auto"/>
        <w:tblLook w:val="04A0" w:firstRow="1" w:lastRow="0" w:firstColumn="1" w:lastColumn="0" w:noHBand="0" w:noVBand="1"/>
      </w:tblPr>
      <w:tblGrid>
        <w:gridCol w:w="2226"/>
        <w:gridCol w:w="2226"/>
        <w:gridCol w:w="2227"/>
      </w:tblGrid>
      <w:tr w:rsidR="002A79C4" w:rsidRPr="00F408E2" w14:paraId="45295497" w14:textId="77777777" w:rsidTr="002A79C4">
        <w:tc>
          <w:tcPr>
            <w:tcW w:w="2226" w:type="dxa"/>
          </w:tcPr>
          <w:p w14:paraId="5AC31F6C" w14:textId="0206F4ED" w:rsidR="002A79C4" w:rsidRPr="00F408E2" w:rsidRDefault="00E33349" w:rsidP="0002745A">
            <w:pPr>
              <w:numPr>
                <w:ilvl w:val="0"/>
                <w:numId w:val="0"/>
              </w:numPr>
              <w:rPr>
                <w:rFonts w:cs="Times New Roman"/>
              </w:rPr>
            </w:pPr>
            <w:r w:rsidRPr="00F408E2">
              <w:rPr>
                <w:rFonts w:cs="Times New Roman"/>
              </w:rPr>
              <w:t>Traitement de</w:t>
            </w:r>
            <w:r w:rsidR="002A79C4" w:rsidRPr="00F408E2">
              <w:rPr>
                <w:rFonts w:cs="Times New Roman"/>
              </w:rPr>
              <w:t xml:space="preserve"> poussées </w:t>
            </w:r>
          </w:p>
        </w:tc>
        <w:tc>
          <w:tcPr>
            <w:tcW w:w="2226" w:type="dxa"/>
          </w:tcPr>
          <w:p w14:paraId="0A9951B2" w14:textId="7411CE61" w:rsidR="002A79C4" w:rsidRPr="00F408E2" w:rsidRDefault="002A79C4" w:rsidP="0002745A">
            <w:pPr>
              <w:numPr>
                <w:ilvl w:val="0"/>
                <w:numId w:val="0"/>
              </w:numPr>
              <w:rPr>
                <w:rFonts w:cs="Times New Roman"/>
              </w:rPr>
            </w:pPr>
            <w:r w:rsidRPr="00F408E2">
              <w:rPr>
                <w:rFonts w:cs="Times New Roman"/>
              </w:rPr>
              <w:t>Trai</w:t>
            </w:r>
            <w:r w:rsidR="00E33349" w:rsidRPr="00F408E2">
              <w:rPr>
                <w:rFonts w:cs="Times New Roman"/>
              </w:rPr>
              <w:t xml:space="preserve">tement </w:t>
            </w:r>
            <w:r w:rsidRPr="00F408E2">
              <w:rPr>
                <w:rFonts w:cs="Times New Roman"/>
              </w:rPr>
              <w:t xml:space="preserve">de fond ; </w:t>
            </w:r>
            <w:r w:rsidR="00041C38" w:rsidRPr="00F408E2">
              <w:rPr>
                <w:rFonts w:cs="Times New Roman"/>
              </w:rPr>
              <w:t>ralentir régression</w:t>
            </w:r>
            <w:r w:rsidRPr="00F408E2">
              <w:rPr>
                <w:rFonts w:cs="Times New Roman"/>
              </w:rPr>
              <w:t xml:space="preserve"> de la maladie et de </w:t>
            </w:r>
            <w:r w:rsidR="00041C38" w:rsidRPr="00F408E2">
              <w:rPr>
                <w:rFonts w:cs="Times New Roman"/>
              </w:rPr>
              <w:t>diminuer</w:t>
            </w:r>
            <w:r w:rsidRPr="00F408E2">
              <w:rPr>
                <w:rFonts w:cs="Times New Roman"/>
              </w:rPr>
              <w:t xml:space="preserve"> le </w:t>
            </w:r>
            <w:r w:rsidR="00041C38" w:rsidRPr="00F408E2">
              <w:rPr>
                <w:rFonts w:cs="Times New Roman"/>
              </w:rPr>
              <w:t>nombre</w:t>
            </w:r>
            <w:r w:rsidRPr="00F408E2">
              <w:rPr>
                <w:rFonts w:cs="Times New Roman"/>
              </w:rPr>
              <w:t xml:space="preserve"> des </w:t>
            </w:r>
            <w:r w:rsidR="002E53F2" w:rsidRPr="00F408E2">
              <w:rPr>
                <w:rFonts w:cs="Times New Roman"/>
              </w:rPr>
              <w:t>poussées</w:t>
            </w:r>
            <w:r w:rsidRPr="00F408E2">
              <w:rPr>
                <w:rFonts w:cs="Times New Roman"/>
              </w:rPr>
              <w:t xml:space="preserve"> </w:t>
            </w:r>
          </w:p>
        </w:tc>
        <w:tc>
          <w:tcPr>
            <w:tcW w:w="2227" w:type="dxa"/>
          </w:tcPr>
          <w:p w14:paraId="36DFDCE0" w14:textId="2E98BD57" w:rsidR="002A79C4" w:rsidRPr="00F408E2" w:rsidRDefault="002A79C4" w:rsidP="0002745A">
            <w:pPr>
              <w:numPr>
                <w:ilvl w:val="0"/>
                <w:numId w:val="0"/>
              </w:numPr>
              <w:rPr>
                <w:rFonts w:cs="Times New Roman"/>
              </w:rPr>
            </w:pPr>
            <w:r w:rsidRPr="00F408E2">
              <w:rPr>
                <w:rFonts w:cs="Times New Roman"/>
              </w:rPr>
              <w:t>Trai</w:t>
            </w:r>
            <w:r w:rsidR="00E33349" w:rsidRPr="00F408E2">
              <w:rPr>
                <w:rFonts w:cs="Times New Roman"/>
              </w:rPr>
              <w:t>tem</w:t>
            </w:r>
            <w:r w:rsidRPr="00F408E2">
              <w:rPr>
                <w:rFonts w:cs="Times New Roman"/>
              </w:rPr>
              <w:t>en</w:t>
            </w:r>
            <w:r w:rsidR="00E33349" w:rsidRPr="00F408E2">
              <w:rPr>
                <w:rFonts w:cs="Times New Roman"/>
              </w:rPr>
              <w:t xml:space="preserve">t </w:t>
            </w:r>
            <w:r w:rsidRPr="00F408E2">
              <w:rPr>
                <w:rFonts w:cs="Times New Roman"/>
              </w:rPr>
              <w:t>des complications</w:t>
            </w:r>
          </w:p>
        </w:tc>
      </w:tr>
      <w:tr w:rsidR="002A79C4" w:rsidRPr="00F408E2" w14:paraId="7B8E31AF" w14:textId="77777777" w:rsidTr="002A79C4">
        <w:tc>
          <w:tcPr>
            <w:tcW w:w="2226" w:type="dxa"/>
          </w:tcPr>
          <w:p w14:paraId="5D9F0F2D" w14:textId="0D4367E5" w:rsidR="002A79C4" w:rsidRPr="00F408E2" w:rsidRDefault="00D23EC6" w:rsidP="0002745A">
            <w:pPr>
              <w:numPr>
                <w:ilvl w:val="0"/>
                <w:numId w:val="0"/>
              </w:numPr>
              <w:rPr>
                <w:rFonts w:cs="Times New Roman"/>
              </w:rPr>
            </w:pPr>
            <w:r w:rsidRPr="00F408E2">
              <w:rPr>
                <w:rFonts w:cs="Times New Roman"/>
              </w:rPr>
              <w:t xml:space="preserve">Bolus de </w:t>
            </w:r>
            <w:r w:rsidR="002E53F2" w:rsidRPr="00F408E2">
              <w:rPr>
                <w:rFonts w:cs="Times New Roman"/>
              </w:rPr>
              <w:t>corticoïde</w:t>
            </w:r>
            <w:r w:rsidRPr="00F408E2">
              <w:rPr>
                <w:rFonts w:cs="Times New Roman"/>
              </w:rPr>
              <w:t xml:space="preserve"> </w:t>
            </w:r>
          </w:p>
        </w:tc>
        <w:tc>
          <w:tcPr>
            <w:tcW w:w="2226" w:type="dxa"/>
          </w:tcPr>
          <w:p w14:paraId="2935B650" w14:textId="7CDDB860" w:rsidR="002A79C4" w:rsidRPr="00F408E2" w:rsidRDefault="00D23EC6" w:rsidP="0002745A">
            <w:pPr>
              <w:numPr>
                <w:ilvl w:val="0"/>
                <w:numId w:val="0"/>
              </w:numPr>
              <w:rPr>
                <w:rFonts w:cs="Times New Roman"/>
              </w:rPr>
            </w:pPr>
            <w:r w:rsidRPr="00F408E2">
              <w:rPr>
                <w:rFonts w:cs="Times New Roman"/>
              </w:rPr>
              <w:t>Immunomodul</w:t>
            </w:r>
            <w:r w:rsidR="002E53F2" w:rsidRPr="00F408E2">
              <w:rPr>
                <w:rFonts w:cs="Times New Roman"/>
              </w:rPr>
              <w:t>a</w:t>
            </w:r>
            <w:r w:rsidRPr="00F408E2">
              <w:rPr>
                <w:rFonts w:cs="Times New Roman"/>
              </w:rPr>
              <w:t>te</w:t>
            </w:r>
            <w:r w:rsidR="002E53F2" w:rsidRPr="00F408E2">
              <w:rPr>
                <w:rFonts w:cs="Times New Roman"/>
              </w:rPr>
              <w:t>u</w:t>
            </w:r>
            <w:r w:rsidRPr="00F408E2">
              <w:rPr>
                <w:rFonts w:cs="Times New Roman"/>
              </w:rPr>
              <w:t>r,</w:t>
            </w:r>
          </w:p>
          <w:p w14:paraId="1FFAA69C" w14:textId="77777777" w:rsidR="0086692C" w:rsidRPr="00F408E2" w:rsidRDefault="0086692C" w:rsidP="0086692C">
            <w:pPr>
              <w:numPr>
                <w:ilvl w:val="0"/>
                <w:numId w:val="0"/>
              </w:numPr>
              <w:rPr>
                <w:rFonts w:cs="Times New Roman"/>
              </w:rPr>
            </w:pPr>
          </w:p>
          <w:p w14:paraId="4343D3F0" w14:textId="77777777" w:rsidR="00714B2C" w:rsidRPr="00F408E2" w:rsidRDefault="00714B2C" w:rsidP="0086692C">
            <w:pPr>
              <w:numPr>
                <w:ilvl w:val="0"/>
                <w:numId w:val="0"/>
              </w:numPr>
              <w:rPr>
                <w:rFonts w:cs="Times New Roman"/>
              </w:rPr>
            </w:pPr>
          </w:p>
          <w:p w14:paraId="3A1627E3" w14:textId="32B606D7" w:rsidR="0086692C" w:rsidRPr="00F408E2" w:rsidRDefault="00D530B9" w:rsidP="0086692C">
            <w:pPr>
              <w:numPr>
                <w:ilvl w:val="0"/>
                <w:numId w:val="0"/>
              </w:numPr>
              <w:rPr>
                <w:rFonts w:cs="Times New Roman"/>
              </w:rPr>
            </w:pPr>
            <w:r w:rsidRPr="00F408E2">
              <w:rPr>
                <w:rFonts w:cs="Times New Roman"/>
              </w:rPr>
              <w:t>Immunosuppresseur</w:t>
            </w:r>
          </w:p>
        </w:tc>
        <w:tc>
          <w:tcPr>
            <w:tcW w:w="2227" w:type="dxa"/>
          </w:tcPr>
          <w:p w14:paraId="60CB0CB3" w14:textId="44530AE4" w:rsidR="002A79C4" w:rsidRPr="00F408E2" w:rsidRDefault="00041C38" w:rsidP="0002745A">
            <w:pPr>
              <w:numPr>
                <w:ilvl w:val="0"/>
                <w:numId w:val="0"/>
              </w:numPr>
              <w:rPr>
                <w:rFonts w:cs="Times New Roman"/>
              </w:rPr>
            </w:pPr>
            <w:r w:rsidRPr="00F408E2">
              <w:rPr>
                <w:rFonts w:cs="Times New Roman"/>
              </w:rPr>
              <w:t>Traitement</w:t>
            </w:r>
            <w:r w:rsidR="0086692C" w:rsidRPr="00F408E2">
              <w:rPr>
                <w:rFonts w:cs="Times New Roman"/>
              </w:rPr>
              <w:t xml:space="preserve"> </w:t>
            </w:r>
            <w:r w:rsidR="001E2571" w:rsidRPr="00F408E2">
              <w:rPr>
                <w:rFonts w:cs="Times New Roman"/>
              </w:rPr>
              <w:t>de la spasticité</w:t>
            </w:r>
            <w:r w:rsidR="00714B2C" w:rsidRPr="00F408E2">
              <w:rPr>
                <w:rFonts w:cs="Times New Roman"/>
              </w:rPr>
              <w:t xml:space="preserve"> </w:t>
            </w:r>
          </w:p>
          <w:p w14:paraId="39D7C242" w14:textId="77777777" w:rsidR="00714B2C" w:rsidRPr="00F408E2" w:rsidRDefault="00714B2C" w:rsidP="0002745A">
            <w:pPr>
              <w:numPr>
                <w:ilvl w:val="0"/>
                <w:numId w:val="0"/>
              </w:numPr>
              <w:rPr>
                <w:rFonts w:cs="Times New Roman"/>
              </w:rPr>
            </w:pPr>
          </w:p>
          <w:p w14:paraId="7F04F093" w14:textId="14F50E85" w:rsidR="00714B2C" w:rsidRPr="00F408E2" w:rsidRDefault="00D530B9" w:rsidP="0002745A">
            <w:pPr>
              <w:numPr>
                <w:ilvl w:val="0"/>
                <w:numId w:val="0"/>
              </w:numPr>
              <w:rPr>
                <w:rFonts w:cs="Times New Roman"/>
              </w:rPr>
            </w:pPr>
            <w:r w:rsidRPr="00F408E2">
              <w:rPr>
                <w:rFonts w:cs="Times New Roman"/>
              </w:rPr>
              <w:t>Traitement</w:t>
            </w:r>
            <w:r w:rsidR="00714B2C" w:rsidRPr="00F408E2">
              <w:rPr>
                <w:rFonts w:cs="Times New Roman"/>
              </w:rPr>
              <w:t xml:space="preserve"> trouble </w:t>
            </w:r>
            <w:r w:rsidRPr="00F408E2">
              <w:rPr>
                <w:rFonts w:cs="Times New Roman"/>
              </w:rPr>
              <w:t>sphinctérien</w:t>
            </w:r>
            <w:r w:rsidR="00714B2C" w:rsidRPr="00F408E2">
              <w:rPr>
                <w:rFonts w:cs="Times New Roman"/>
              </w:rPr>
              <w:t xml:space="preserve">  </w:t>
            </w:r>
            <w:r w:rsidR="00126B89" w:rsidRPr="00F408E2">
              <w:rPr>
                <w:rFonts w:cs="Times New Roman"/>
              </w:rPr>
              <w:t>auto</w:t>
            </w:r>
            <w:r w:rsidR="00395C9F" w:rsidRPr="00F408E2">
              <w:rPr>
                <w:rFonts w:cs="Times New Roman"/>
              </w:rPr>
              <w:t>-</w:t>
            </w:r>
            <w:r w:rsidR="00126B89" w:rsidRPr="00F408E2">
              <w:rPr>
                <w:rFonts w:cs="Times New Roman"/>
              </w:rPr>
              <w:t>sondages,</w:t>
            </w:r>
            <w:r w:rsidR="00395C9F" w:rsidRPr="00F408E2">
              <w:rPr>
                <w:rFonts w:cs="Times New Roman"/>
              </w:rPr>
              <w:t xml:space="preserve"> toxie botulique intra </w:t>
            </w:r>
            <w:r w:rsidR="002E53F2" w:rsidRPr="00F408E2">
              <w:rPr>
                <w:rFonts w:cs="Times New Roman"/>
              </w:rPr>
              <w:t>vésicule</w:t>
            </w:r>
            <w:r w:rsidR="00395C9F" w:rsidRPr="00F408E2">
              <w:rPr>
                <w:rFonts w:cs="Times New Roman"/>
              </w:rPr>
              <w:t xml:space="preserve"> </w:t>
            </w:r>
          </w:p>
        </w:tc>
      </w:tr>
      <w:tr w:rsidR="002A79C4" w:rsidRPr="00F408E2" w14:paraId="635304FB" w14:textId="77777777" w:rsidTr="002A79C4">
        <w:tc>
          <w:tcPr>
            <w:tcW w:w="2226" w:type="dxa"/>
          </w:tcPr>
          <w:p w14:paraId="1914F133" w14:textId="77777777" w:rsidR="002A79C4" w:rsidRPr="00F408E2" w:rsidRDefault="002A79C4" w:rsidP="0002745A">
            <w:pPr>
              <w:numPr>
                <w:ilvl w:val="0"/>
                <w:numId w:val="0"/>
              </w:numPr>
              <w:rPr>
                <w:rFonts w:cs="Times New Roman"/>
              </w:rPr>
            </w:pPr>
          </w:p>
        </w:tc>
        <w:tc>
          <w:tcPr>
            <w:tcW w:w="2226" w:type="dxa"/>
          </w:tcPr>
          <w:p w14:paraId="5375F749" w14:textId="77777777" w:rsidR="002A79C4" w:rsidRPr="00F408E2" w:rsidRDefault="002A79C4" w:rsidP="0002745A">
            <w:pPr>
              <w:numPr>
                <w:ilvl w:val="0"/>
                <w:numId w:val="0"/>
              </w:numPr>
              <w:rPr>
                <w:rFonts w:cs="Times New Roman"/>
              </w:rPr>
            </w:pPr>
          </w:p>
        </w:tc>
        <w:tc>
          <w:tcPr>
            <w:tcW w:w="2227" w:type="dxa"/>
          </w:tcPr>
          <w:p w14:paraId="6F9C897A" w14:textId="183AB7DF" w:rsidR="002A79C4" w:rsidRPr="00F408E2" w:rsidRDefault="00D530B9" w:rsidP="0002745A">
            <w:pPr>
              <w:numPr>
                <w:ilvl w:val="0"/>
                <w:numId w:val="0"/>
              </w:numPr>
              <w:rPr>
                <w:rFonts w:cs="Times New Roman"/>
              </w:rPr>
            </w:pPr>
            <w:r w:rsidRPr="00F408E2">
              <w:rPr>
                <w:rFonts w:cs="Times New Roman"/>
              </w:rPr>
              <w:t>Traitement</w:t>
            </w:r>
            <w:r w:rsidR="00395C9F" w:rsidRPr="00F408E2">
              <w:rPr>
                <w:rFonts w:cs="Times New Roman"/>
              </w:rPr>
              <w:t xml:space="preserve"> </w:t>
            </w:r>
            <w:r w:rsidR="00126B89" w:rsidRPr="00F408E2">
              <w:rPr>
                <w:rFonts w:cs="Times New Roman"/>
              </w:rPr>
              <w:t>des douleurs</w:t>
            </w:r>
            <w:r w:rsidR="00395C9F" w:rsidRPr="00F408E2">
              <w:rPr>
                <w:rFonts w:cs="Times New Roman"/>
              </w:rPr>
              <w:t xml:space="preserve"> </w:t>
            </w:r>
            <w:r w:rsidRPr="00F408E2">
              <w:rPr>
                <w:rFonts w:cs="Times New Roman"/>
              </w:rPr>
              <w:t>neuropathique</w:t>
            </w:r>
            <w:r w:rsidR="00126B89">
              <w:rPr>
                <w:rFonts w:cs="Times New Roman"/>
              </w:rPr>
              <w:t>s</w:t>
            </w:r>
          </w:p>
        </w:tc>
      </w:tr>
    </w:tbl>
    <w:p w14:paraId="2A26F9FC" w14:textId="77777777" w:rsidR="0002745A" w:rsidRPr="00F408E2" w:rsidRDefault="0002745A" w:rsidP="0002745A">
      <w:pPr>
        <w:numPr>
          <w:ilvl w:val="0"/>
          <w:numId w:val="0"/>
        </w:numPr>
        <w:rPr>
          <w:rFonts w:cs="Times New Roman"/>
        </w:rPr>
      </w:pPr>
    </w:p>
    <w:p w14:paraId="21BC3A52" w14:textId="52A63D79" w:rsidR="00FC5ADC" w:rsidRPr="00F408E2" w:rsidRDefault="00D530B9" w:rsidP="008C1F34">
      <w:pPr>
        <w:pStyle w:val="Titre3"/>
        <w:rPr>
          <w:rFonts w:cs="Times New Roman"/>
        </w:rPr>
      </w:pPr>
      <w:bookmarkStart w:id="623" w:name="_Toc196656734"/>
      <w:bookmarkStart w:id="624" w:name="_Toc196662541"/>
      <w:r w:rsidRPr="00F408E2">
        <w:rPr>
          <w:rFonts w:cs="Times New Roman"/>
        </w:rPr>
        <w:t>Traitement</w:t>
      </w:r>
      <w:r w:rsidR="008C1F34" w:rsidRPr="00F408E2">
        <w:rPr>
          <w:rFonts w:cs="Times New Roman"/>
        </w:rPr>
        <w:t xml:space="preserve"> de poussées</w:t>
      </w:r>
      <w:bookmarkEnd w:id="623"/>
      <w:bookmarkEnd w:id="624"/>
      <w:r w:rsidR="008C1F34" w:rsidRPr="00F408E2">
        <w:rPr>
          <w:rFonts w:cs="Times New Roman"/>
        </w:rPr>
        <w:t xml:space="preserve"> </w:t>
      </w:r>
    </w:p>
    <w:p w14:paraId="5AC37A72" w14:textId="5BAF35B0" w:rsidR="008C1F34" w:rsidRPr="00F408E2" w:rsidRDefault="00D530B9" w:rsidP="008C1F34">
      <w:pPr>
        <w:rPr>
          <w:rFonts w:cs="Times New Roman"/>
        </w:rPr>
      </w:pPr>
      <w:r w:rsidRPr="00F408E2">
        <w:rPr>
          <w:rFonts w:cs="Times New Roman"/>
        </w:rPr>
        <w:t>Hospitalisation</w:t>
      </w:r>
      <w:r w:rsidR="008C1F34" w:rsidRPr="00F408E2">
        <w:rPr>
          <w:rFonts w:cs="Times New Roman"/>
        </w:rPr>
        <w:t xml:space="preserve"> /repos</w:t>
      </w:r>
    </w:p>
    <w:p w14:paraId="2287F31A" w14:textId="51176241" w:rsidR="008C1F34" w:rsidRPr="00F408E2" w:rsidRDefault="008C1F34" w:rsidP="008C1F34">
      <w:pPr>
        <w:rPr>
          <w:rFonts w:cs="Times New Roman"/>
        </w:rPr>
      </w:pPr>
      <w:r w:rsidRPr="00F408E2">
        <w:rPr>
          <w:rFonts w:cs="Times New Roman"/>
        </w:rPr>
        <w:t xml:space="preserve">Cure de corticoïdes par </w:t>
      </w:r>
      <w:r w:rsidR="00126B89" w:rsidRPr="00F408E2">
        <w:rPr>
          <w:rFonts w:cs="Times New Roman"/>
        </w:rPr>
        <w:t>voie</w:t>
      </w:r>
      <w:r w:rsidRPr="00F408E2">
        <w:rPr>
          <w:rFonts w:cs="Times New Roman"/>
        </w:rPr>
        <w:t xml:space="preserve"> int</w:t>
      </w:r>
      <w:r w:rsidR="00126B89">
        <w:rPr>
          <w:rFonts w:cs="Times New Roman"/>
        </w:rPr>
        <w:t>raveineuse à fortes doses : 1g/</w:t>
      </w:r>
      <w:r w:rsidRPr="00F408E2">
        <w:rPr>
          <w:rFonts w:cs="Times New Roman"/>
        </w:rPr>
        <w:t xml:space="preserve">j pendant 3 – 5 jours </w:t>
      </w:r>
    </w:p>
    <w:p w14:paraId="74FB691D" w14:textId="3741F2EE" w:rsidR="00F642DC" w:rsidRPr="00F408E2" w:rsidRDefault="00F642DC" w:rsidP="008C1F34">
      <w:pPr>
        <w:rPr>
          <w:rFonts w:cs="Times New Roman"/>
        </w:rPr>
      </w:pPr>
      <w:r w:rsidRPr="00F408E2">
        <w:rPr>
          <w:rFonts w:cs="Times New Roman"/>
        </w:rPr>
        <w:t>Après</w:t>
      </w:r>
      <w:r w:rsidR="00126B89">
        <w:rPr>
          <w:rFonts w:cs="Times New Roman"/>
        </w:rPr>
        <w:t xml:space="preserve"> traitement</w:t>
      </w:r>
      <w:r w:rsidRPr="00F408E2">
        <w:rPr>
          <w:rFonts w:cs="Times New Roman"/>
        </w:rPr>
        <w:t xml:space="preserve"> </w:t>
      </w:r>
      <w:r w:rsidR="00BD7738" w:rsidRPr="00F408E2">
        <w:rPr>
          <w:rFonts w:cs="Times New Roman"/>
        </w:rPr>
        <w:t>infection</w:t>
      </w:r>
      <w:r w:rsidRPr="00F408E2">
        <w:rPr>
          <w:rFonts w:cs="Times New Roman"/>
        </w:rPr>
        <w:t xml:space="preserve"> (ECBU +++)</w:t>
      </w:r>
    </w:p>
    <w:p w14:paraId="71D13BC5" w14:textId="75B7DFCB" w:rsidR="00F642DC" w:rsidRPr="00F408E2" w:rsidRDefault="00F642DC" w:rsidP="008C1F34">
      <w:pPr>
        <w:rPr>
          <w:rFonts w:cs="Times New Roman"/>
        </w:rPr>
      </w:pPr>
      <w:r w:rsidRPr="00F408E2">
        <w:rPr>
          <w:rFonts w:cs="Times New Roman"/>
        </w:rPr>
        <w:t xml:space="preserve">Associée à un </w:t>
      </w:r>
      <w:r w:rsidR="00BD7738" w:rsidRPr="00F408E2">
        <w:rPr>
          <w:rFonts w:cs="Times New Roman"/>
        </w:rPr>
        <w:t>régime</w:t>
      </w:r>
      <w:r w:rsidRPr="00F408E2">
        <w:rPr>
          <w:rFonts w:cs="Times New Roman"/>
        </w:rPr>
        <w:t xml:space="preserve"> </w:t>
      </w:r>
      <w:r w:rsidR="00BD7738" w:rsidRPr="00F408E2">
        <w:rPr>
          <w:rFonts w:cs="Times New Roman"/>
        </w:rPr>
        <w:t>désodé</w:t>
      </w:r>
      <w:r w:rsidRPr="00F408E2">
        <w:rPr>
          <w:rFonts w:cs="Times New Roman"/>
        </w:rPr>
        <w:t xml:space="preserve"> et</w:t>
      </w:r>
      <w:r w:rsidR="00BD7738" w:rsidRPr="00F408E2">
        <w:rPr>
          <w:rFonts w:cs="Times New Roman"/>
        </w:rPr>
        <w:t xml:space="preserve"> </w:t>
      </w:r>
      <w:r w:rsidR="00126B89" w:rsidRPr="00F408E2">
        <w:rPr>
          <w:rFonts w:cs="Times New Roman"/>
        </w:rPr>
        <w:t>pauvre</w:t>
      </w:r>
      <w:r w:rsidRPr="00F408E2">
        <w:rPr>
          <w:rFonts w:cs="Times New Roman"/>
        </w:rPr>
        <w:t xml:space="preserve"> en sucre </w:t>
      </w:r>
    </w:p>
    <w:p w14:paraId="050A37A4" w14:textId="7A6FAB4C" w:rsidR="00F642DC" w:rsidRPr="00F408E2" w:rsidRDefault="00BD7738" w:rsidP="008C1F34">
      <w:pPr>
        <w:rPr>
          <w:rFonts w:cs="Times New Roman"/>
        </w:rPr>
      </w:pPr>
      <w:r w:rsidRPr="00F408E2">
        <w:rPr>
          <w:rFonts w:cs="Times New Roman"/>
        </w:rPr>
        <w:t>Surveillance</w:t>
      </w:r>
      <w:r w:rsidR="00F642DC" w:rsidRPr="00F408E2">
        <w:rPr>
          <w:rFonts w:cs="Times New Roman"/>
        </w:rPr>
        <w:t xml:space="preserve"> de la </w:t>
      </w:r>
      <w:r w:rsidR="00126B89" w:rsidRPr="00F408E2">
        <w:rPr>
          <w:rFonts w:cs="Times New Roman"/>
        </w:rPr>
        <w:t>TA,</w:t>
      </w:r>
      <w:r w:rsidR="00F642DC" w:rsidRPr="00F408E2">
        <w:rPr>
          <w:rFonts w:cs="Times New Roman"/>
        </w:rPr>
        <w:t xml:space="preserve"> </w:t>
      </w:r>
      <w:r w:rsidRPr="00F408E2">
        <w:rPr>
          <w:rFonts w:cs="Times New Roman"/>
        </w:rPr>
        <w:t>tolérance</w:t>
      </w:r>
      <w:r w:rsidR="00F642DC" w:rsidRPr="00F408E2">
        <w:rPr>
          <w:rFonts w:cs="Times New Roman"/>
        </w:rPr>
        <w:t xml:space="preserve"> digestive et </w:t>
      </w:r>
      <w:r w:rsidRPr="00F408E2">
        <w:rPr>
          <w:rFonts w:cs="Times New Roman"/>
        </w:rPr>
        <w:t>psychique</w:t>
      </w:r>
    </w:p>
    <w:p w14:paraId="64A79387" w14:textId="632FE8B6" w:rsidR="00BD7738" w:rsidRPr="00F408E2" w:rsidRDefault="00BD7738" w:rsidP="00BD7738">
      <w:pPr>
        <w:pStyle w:val="Titre3"/>
        <w:rPr>
          <w:rFonts w:cs="Times New Roman"/>
        </w:rPr>
      </w:pPr>
      <w:bookmarkStart w:id="625" w:name="_Toc196656735"/>
      <w:bookmarkStart w:id="626" w:name="_Toc196662542"/>
      <w:r w:rsidRPr="00F408E2">
        <w:rPr>
          <w:rFonts w:cs="Times New Roman"/>
        </w:rPr>
        <w:t>Traitement de fond SEP rémittente</w:t>
      </w:r>
      <w:bookmarkEnd w:id="625"/>
      <w:bookmarkEnd w:id="626"/>
      <w:r w:rsidRPr="00F408E2">
        <w:rPr>
          <w:rFonts w:cs="Times New Roman"/>
        </w:rPr>
        <w:t xml:space="preserve"> </w:t>
      </w:r>
    </w:p>
    <w:p w14:paraId="47BF0B96" w14:textId="1B4F03BB" w:rsidR="00BD7738" w:rsidRPr="00F408E2" w:rsidRDefault="00230FE1" w:rsidP="00BD7738">
      <w:pPr>
        <w:rPr>
          <w:rFonts w:cs="Times New Roman"/>
        </w:rPr>
      </w:pPr>
      <w:r w:rsidRPr="00F408E2">
        <w:rPr>
          <w:rFonts w:cs="Times New Roman"/>
        </w:rPr>
        <w:t>I</w:t>
      </w:r>
      <w:r w:rsidR="00BD7738" w:rsidRPr="00F408E2">
        <w:rPr>
          <w:rFonts w:cs="Times New Roman"/>
        </w:rPr>
        <w:t>mmuno</w:t>
      </w:r>
      <w:r w:rsidRPr="00F408E2">
        <w:rPr>
          <w:rFonts w:cs="Times New Roman"/>
        </w:rPr>
        <w:t xml:space="preserve">modulaire </w:t>
      </w:r>
    </w:p>
    <w:p w14:paraId="0B91F04C" w14:textId="7F55C082" w:rsidR="00230FE1" w:rsidRPr="00F408E2" w:rsidRDefault="00230FE1" w:rsidP="004237A4">
      <w:pPr>
        <w:numPr>
          <w:ilvl w:val="1"/>
          <w:numId w:val="4"/>
        </w:numPr>
        <w:rPr>
          <w:rFonts w:cs="Times New Roman"/>
        </w:rPr>
      </w:pPr>
      <w:r w:rsidRPr="00F408E2">
        <w:rPr>
          <w:rFonts w:cs="Times New Roman"/>
        </w:rPr>
        <w:t xml:space="preserve">Interanc </w:t>
      </w:r>
      <w:r w:rsidR="00CC0F83" w:rsidRPr="00F408E2">
        <w:rPr>
          <w:rFonts w:cs="Times New Roman"/>
        </w:rPr>
        <w:t>Béta</w:t>
      </w:r>
    </w:p>
    <w:p w14:paraId="0123DFA5" w14:textId="5A951D2A" w:rsidR="00230FE1" w:rsidRPr="00F408E2" w:rsidRDefault="0056794B" w:rsidP="004237A4">
      <w:pPr>
        <w:numPr>
          <w:ilvl w:val="1"/>
          <w:numId w:val="4"/>
        </w:numPr>
        <w:rPr>
          <w:rFonts w:cs="Times New Roman"/>
        </w:rPr>
      </w:pPr>
      <w:r w:rsidRPr="00F408E2">
        <w:rPr>
          <w:rFonts w:cs="Times New Roman"/>
        </w:rPr>
        <w:t>Lactate</w:t>
      </w:r>
      <w:r w:rsidR="00CC0F83" w:rsidRPr="00F408E2">
        <w:rPr>
          <w:rFonts w:cs="Times New Roman"/>
        </w:rPr>
        <w:t xml:space="preserve"> </w:t>
      </w:r>
      <w:r w:rsidR="00230FE1" w:rsidRPr="00F408E2">
        <w:rPr>
          <w:rFonts w:cs="Times New Roman"/>
        </w:rPr>
        <w:t xml:space="preserve">de latiramère </w:t>
      </w:r>
    </w:p>
    <w:p w14:paraId="60749AAD" w14:textId="766C8783" w:rsidR="00230FE1" w:rsidRPr="00F408E2" w:rsidRDefault="00230FE1" w:rsidP="00230FE1">
      <w:pPr>
        <w:rPr>
          <w:rFonts w:cs="Times New Roman"/>
        </w:rPr>
      </w:pPr>
      <w:r w:rsidRPr="00F408E2">
        <w:rPr>
          <w:rFonts w:cs="Times New Roman"/>
        </w:rPr>
        <w:t xml:space="preserve">Romes aggresou </w:t>
      </w:r>
      <w:r w:rsidR="00271544" w:rsidRPr="00F408E2">
        <w:rPr>
          <w:rFonts w:cs="Times New Roman"/>
        </w:rPr>
        <w:t>échec</w:t>
      </w:r>
      <w:r w:rsidRPr="00F408E2">
        <w:rPr>
          <w:rFonts w:cs="Times New Roman"/>
        </w:rPr>
        <w:t xml:space="preserve"> de</w:t>
      </w:r>
      <w:r w:rsidR="00126B89">
        <w:rPr>
          <w:rFonts w:cs="Times New Roman"/>
        </w:rPr>
        <w:t xml:space="preserve"> traitement</w:t>
      </w:r>
      <w:r w:rsidRPr="00F408E2">
        <w:rPr>
          <w:rFonts w:cs="Times New Roman"/>
        </w:rPr>
        <w:t xml:space="preserve"> de </w:t>
      </w:r>
      <w:r w:rsidR="00271544" w:rsidRPr="00F408E2">
        <w:rPr>
          <w:rFonts w:cs="Times New Roman"/>
        </w:rPr>
        <w:t>première</w:t>
      </w:r>
      <w:r w:rsidRPr="00F408E2">
        <w:rPr>
          <w:rFonts w:cs="Times New Roman"/>
        </w:rPr>
        <w:t xml:space="preserve"> intention </w:t>
      </w:r>
      <w:r w:rsidR="00620258" w:rsidRPr="00F408E2">
        <w:rPr>
          <w:rFonts w:cs="Times New Roman"/>
        </w:rPr>
        <w:sym w:font="Wingdings" w:char="F0E8"/>
      </w:r>
      <w:r w:rsidR="00620258" w:rsidRPr="00F408E2">
        <w:rPr>
          <w:rFonts w:cs="Times New Roman"/>
        </w:rPr>
        <w:t xml:space="preserve"> </w:t>
      </w:r>
      <w:r w:rsidRPr="00F408E2">
        <w:rPr>
          <w:rFonts w:cs="Times New Roman"/>
        </w:rPr>
        <w:t>noatumate (TYSABRI</w:t>
      </w:r>
      <w:r w:rsidR="008703BE" w:rsidRPr="00F408E2">
        <w:rPr>
          <w:rFonts w:cs="Times New Roman"/>
        </w:rPr>
        <w:t>)</w:t>
      </w:r>
    </w:p>
    <w:p w14:paraId="0AC80E61" w14:textId="1F9B19D0" w:rsidR="00BD7738" w:rsidRPr="00F408E2" w:rsidRDefault="00D56807" w:rsidP="008703BE">
      <w:pPr>
        <w:pStyle w:val="Titre3"/>
        <w:rPr>
          <w:rFonts w:cs="Times New Roman"/>
        </w:rPr>
      </w:pPr>
      <w:bookmarkStart w:id="627" w:name="_Toc196656736"/>
      <w:bookmarkStart w:id="628" w:name="_Toc196662543"/>
      <w:r w:rsidRPr="00F408E2">
        <w:rPr>
          <w:rFonts w:cs="Times New Roman"/>
        </w:rPr>
        <w:t>Traitement</w:t>
      </w:r>
      <w:r w:rsidR="008703BE" w:rsidRPr="00F408E2">
        <w:rPr>
          <w:rFonts w:cs="Times New Roman"/>
        </w:rPr>
        <w:t xml:space="preserve"> de font SEP forme </w:t>
      </w:r>
      <w:r w:rsidRPr="00F408E2">
        <w:rPr>
          <w:rFonts w:cs="Times New Roman"/>
        </w:rPr>
        <w:t>progressive</w:t>
      </w:r>
      <w:bookmarkEnd w:id="627"/>
      <w:bookmarkEnd w:id="628"/>
      <w:r w:rsidR="008703BE" w:rsidRPr="00F408E2">
        <w:rPr>
          <w:rFonts w:cs="Times New Roman"/>
        </w:rPr>
        <w:t xml:space="preserve"> </w:t>
      </w:r>
    </w:p>
    <w:p w14:paraId="4B0EF2CC" w14:textId="201AC407" w:rsidR="008703BE" w:rsidRPr="00F408E2" w:rsidRDefault="008703BE" w:rsidP="004237A4">
      <w:pPr>
        <w:numPr>
          <w:ilvl w:val="1"/>
          <w:numId w:val="4"/>
        </w:numPr>
        <w:rPr>
          <w:rFonts w:cs="Times New Roman"/>
        </w:rPr>
      </w:pPr>
      <w:r w:rsidRPr="00F408E2">
        <w:rPr>
          <w:rFonts w:cs="Times New Roman"/>
        </w:rPr>
        <w:t>Primaire (pas de</w:t>
      </w:r>
      <w:r w:rsidR="00126B89">
        <w:rPr>
          <w:rFonts w:cs="Times New Roman"/>
        </w:rPr>
        <w:t xml:space="preserve"> traitement</w:t>
      </w:r>
      <w:r w:rsidRPr="00F408E2">
        <w:rPr>
          <w:rFonts w:cs="Times New Roman"/>
        </w:rPr>
        <w:t xml:space="preserve"> validé)</w:t>
      </w:r>
    </w:p>
    <w:p w14:paraId="74789E07" w14:textId="2A060E68" w:rsidR="008703BE" w:rsidRPr="00F408E2" w:rsidRDefault="008703BE" w:rsidP="004237A4">
      <w:pPr>
        <w:numPr>
          <w:ilvl w:val="2"/>
          <w:numId w:val="4"/>
        </w:numPr>
        <w:rPr>
          <w:rFonts w:cs="Times New Roman"/>
        </w:rPr>
      </w:pPr>
      <w:r w:rsidRPr="00F408E2">
        <w:rPr>
          <w:rFonts w:cs="Times New Roman"/>
        </w:rPr>
        <w:t>Méthotrexante (per ose ou IM)</w:t>
      </w:r>
    </w:p>
    <w:p w14:paraId="146EFFEF" w14:textId="6AF6DA23" w:rsidR="008703BE" w:rsidRPr="00F408E2" w:rsidRDefault="008703BE" w:rsidP="004237A4">
      <w:pPr>
        <w:numPr>
          <w:ilvl w:val="2"/>
          <w:numId w:val="4"/>
        </w:numPr>
        <w:rPr>
          <w:rFonts w:cs="Times New Roman"/>
        </w:rPr>
      </w:pPr>
      <w:r w:rsidRPr="00F408E2">
        <w:rPr>
          <w:rFonts w:cs="Times New Roman"/>
        </w:rPr>
        <w:t>Endoxan (c</w:t>
      </w:r>
      <w:r w:rsidR="00746684" w:rsidRPr="00F408E2">
        <w:rPr>
          <w:rFonts w:cs="Times New Roman"/>
        </w:rPr>
        <w:t>ur</w:t>
      </w:r>
      <w:r w:rsidRPr="00F408E2">
        <w:rPr>
          <w:rFonts w:cs="Times New Roman"/>
        </w:rPr>
        <w:t>e IV)</w:t>
      </w:r>
    </w:p>
    <w:p w14:paraId="4609B87F" w14:textId="532DF7AF" w:rsidR="008703BE" w:rsidRPr="00F408E2" w:rsidRDefault="008703BE" w:rsidP="004237A4">
      <w:pPr>
        <w:numPr>
          <w:ilvl w:val="1"/>
          <w:numId w:val="4"/>
        </w:numPr>
        <w:rPr>
          <w:rFonts w:cs="Times New Roman"/>
        </w:rPr>
      </w:pPr>
      <w:r w:rsidRPr="00F408E2">
        <w:rPr>
          <w:rFonts w:cs="Times New Roman"/>
        </w:rPr>
        <w:t xml:space="preserve">Secondaire </w:t>
      </w:r>
    </w:p>
    <w:p w14:paraId="4E7E1410" w14:textId="7737C10F" w:rsidR="008703BE" w:rsidRPr="00F408E2" w:rsidRDefault="008703BE" w:rsidP="004237A4">
      <w:pPr>
        <w:numPr>
          <w:ilvl w:val="2"/>
          <w:numId w:val="4"/>
        </w:numPr>
        <w:rPr>
          <w:rFonts w:cs="Times New Roman"/>
        </w:rPr>
      </w:pPr>
      <w:r w:rsidRPr="00F408E2">
        <w:rPr>
          <w:rFonts w:cs="Times New Roman"/>
        </w:rPr>
        <w:t xml:space="preserve">Betaferon </w:t>
      </w:r>
    </w:p>
    <w:p w14:paraId="74C935CC" w14:textId="2D9B7D0D" w:rsidR="008703BE" w:rsidRPr="00F408E2" w:rsidRDefault="008703BE" w:rsidP="004237A4">
      <w:pPr>
        <w:numPr>
          <w:ilvl w:val="2"/>
          <w:numId w:val="4"/>
        </w:numPr>
        <w:rPr>
          <w:rFonts w:cs="Times New Roman"/>
        </w:rPr>
      </w:pPr>
      <w:r w:rsidRPr="00F408E2">
        <w:rPr>
          <w:rFonts w:cs="Times New Roman"/>
        </w:rPr>
        <w:lastRenderedPageBreak/>
        <w:t>Methotrexate PO ou IM</w:t>
      </w:r>
    </w:p>
    <w:p w14:paraId="4C5ECBA2" w14:textId="2B9F5367" w:rsidR="008703BE" w:rsidRPr="00F408E2" w:rsidRDefault="008703BE" w:rsidP="004237A4">
      <w:pPr>
        <w:numPr>
          <w:ilvl w:val="2"/>
          <w:numId w:val="4"/>
        </w:numPr>
        <w:rPr>
          <w:rFonts w:cs="Times New Roman"/>
        </w:rPr>
      </w:pPr>
      <w:r w:rsidRPr="00F408E2">
        <w:rPr>
          <w:rFonts w:cs="Times New Roman"/>
        </w:rPr>
        <w:t>Endoxan IV</w:t>
      </w:r>
    </w:p>
    <w:p w14:paraId="72D4D9B1" w14:textId="655A385B" w:rsidR="008703BE" w:rsidRPr="00F408E2" w:rsidRDefault="008703BE" w:rsidP="004237A4">
      <w:pPr>
        <w:numPr>
          <w:ilvl w:val="2"/>
          <w:numId w:val="4"/>
        </w:numPr>
        <w:rPr>
          <w:rFonts w:cs="Times New Roman"/>
        </w:rPr>
      </w:pPr>
      <w:r w:rsidRPr="00F408E2">
        <w:rPr>
          <w:rFonts w:cs="Times New Roman"/>
        </w:rPr>
        <w:t>Novantrone IV</w:t>
      </w:r>
    </w:p>
    <w:p w14:paraId="071B154C" w14:textId="263A7A1F" w:rsidR="00746684" w:rsidRPr="00F408E2" w:rsidRDefault="00F6235E" w:rsidP="00746684">
      <w:pPr>
        <w:pStyle w:val="Titre3"/>
        <w:rPr>
          <w:rFonts w:cs="Times New Roman"/>
        </w:rPr>
      </w:pPr>
      <w:bookmarkStart w:id="629" w:name="_Toc196656737"/>
      <w:bookmarkStart w:id="630" w:name="_Toc196662544"/>
      <w:r w:rsidRPr="00F408E2">
        <w:rPr>
          <w:rFonts w:cs="Times New Roman"/>
        </w:rPr>
        <w:t>Règles</w:t>
      </w:r>
      <w:r w:rsidR="00746684" w:rsidRPr="00F408E2">
        <w:rPr>
          <w:rFonts w:cs="Times New Roman"/>
        </w:rPr>
        <w:t xml:space="preserve"> </w:t>
      </w:r>
      <w:r w:rsidRPr="00F408E2">
        <w:rPr>
          <w:rFonts w:cs="Times New Roman"/>
        </w:rPr>
        <w:t>hygiéno-diététique</w:t>
      </w:r>
      <w:bookmarkEnd w:id="629"/>
      <w:bookmarkEnd w:id="630"/>
      <w:r w:rsidR="00746684" w:rsidRPr="00F408E2">
        <w:rPr>
          <w:rFonts w:cs="Times New Roman"/>
        </w:rPr>
        <w:t xml:space="preserve"> </w:t>
      </w:r>
    </w:p>
    <w:p w14:paraId="1CC3E00F" w14:textId="27EA1DE2" w:rsidR="00746684" w:rsidRPr="00F408E2" w:rsidRDefault="00746684" w:rsidP="00746684">
      <w:pPr>
        <w:rPr>
          <w:rFonts w:cs="Times New Roman"/>
        </w:rPr>
      </w:pPr>
      <w:r w:rsidRPr="00F408E2">
        <w:rPr>
          <w:rFonts w:cs="Times New Roman"/>
        </w:rPr>
        <w:t xml:space="preserve">Eviter les </w:t>
      </w:r>
      <w:r w:rsidR="00F6235E" w:rsidRPr="00F408E2">
        <w:rPr>
          <w:rFonts w:cs="Times New Roman"/>
        </w:rPr>
        <w:t>surmenage</w:t>
      </w:r>
      <w:r w:rsidR="00126B89">
        <w:rPr>
          <w:rFonts w:cs="Times New Roman"/>
        </w:rPr>
        <w:t>s</w:t>
      </w:r>
      <w:r w:rsidRPr="00F408E2">
        <w:rPr>
          <w:rFonts w:cs="Times New Roman"/>
        </w:rPr>
        <w:t xml:space="preserve"> : le </w:t>
      </w:r>
      <w:r w:rsidR="00126B89" w:rsidRPr="00F408E2">
        <w:rPr>
          <w:rFonts w:cs="Times New Roman"/>
        </w:rPr>
        <w:t>stress</w:t>
      </w:r>
      <w:r w:rsidRPr="00F408E2">
        <w:rPr>
          <w:rFonts w:cs="Times New Roman"/>
        </w:rPr>
        <w:t xml:space="preserve"> et </w:t>
      </w:r>
      <w:r w:rsidR="00126B89" w:rsidRPr="00F408E2">
        <w:rPr>
          <w:rFonts w:cs="Times New Roman"/>
        </w:rPr>
        <w:t>les efforts physiques importants</w:t>
      </w:r>
      <w:r w:rsidRPr="00F408E2">
        <w:rPr>
          <w:rFonts w:cs="Times New Roman"/>
        </w:rPr>
        <w:t xml:space="preserve"> </w:t>
      </w:r>
    </w:p>
    <w:p w14:paraId="6B4DF1D9" w14:textId="7BBE223F" w:rsidR="00746684" w:rsidRPr="00F408E2" w:rsidRDefault="00746684" w:rsidP="00746684">
      <w:pPr>
        <w:rPr>
          <w:rFonts w:cs="Times New Roman"/>
        </w:rPr>
      </w:pPr>
      <w:r w:rsidRPr="00F408E2">
        <w:rPr>
          <w:rFonts w:cs="Times New Roman"/>
        </w:rPr>
        <w:t>Evite la chaleur</w:t>
      </w:r>
      <w:r w:rsidR="00126B89">
        <w:rPr>
          <w:rFonts w:cs="Times New Roman"/>
        </w:rPr>
        <w:t xml:space="preserve"> </w:t>
      </w:r>
      <w:r w:rsidRPr="00F408E2">
        <w:rPr>
          <w:rFonts w:cs="Times New Roman"/>
        </w:rPr>
        <w:t xml:space="preserve">(piscine </w:t>
      </w:r>
      <w:r w:rsidR="00126B89" w:rsidRPr="00F408E2">
        <w:rPr>
          <w:rFonts w:cs="Times New Roman"/>
        </w:rPr>
        <w:t>surchauffées,</w:t>
      </w:r>
      <w:r w:rsidRPr="00F408E2">
        <w:rPr>
          <w:rFonts w:cs="Times New Roman"/>
        </w:rPr>
        <w:t xml:space="preserve"> b</w:t>
      </w:r>
      <w:r w:rsidR="004B69AC" w:rsidRPr="00F408E2">
        <w:rPr>
          <w:rFonts w:cs="Times New Roman"/>
        </w:rPr>
        <w:t xml:space="preserve">ains </w:t>
      </w:r>
      <w:r w:rsidR="00126B89" w:rsidRPr="00F408E2">
        <w:rPr>
          <w:rFonts w:cs="Times New Roman"/>
        </w:rPr>
        <w:t>chauds,</w:t>
      </w:r>
      <w:r w:rsidR="004B69AC" w:rsidRPr="00F408E2">
        <w:rPr>
          <w:rFonts w:cs="Times New Roman"/>
        </w:rPr>
        <w:t xml:space="preserve"> …)</w:t>
      </w:r>
    </w:p>
    <w:p w14:paraId="35C2C7F1" w14:textId="2F6DE2D1" w:rsidR="004B69AC" w:rsidRPr="00F408E2" w:rsidRDefault="00126B89" w:rsidP="00746684">
      <w:pPr>
        <w:rPr>
          <w:rFonts w:cs="Times New Roman"/>
        </w:rPr>
      </w:pPr>
      <w:r>
        <w:rPr>
          <w:rFonts w:cs="Times New Roman"/>
        </w:rPr>
        <w:t xml:space="preserve">Régime </w:t>
      </w:r>
      <w:r w:rsidRPr="00F408E2">
        <w:rPr>
          <w:rFonts w:cs="Times New Roman"/>
        </w:rPr>
        <w:t>normal,</w:t>
      </w:r>
      <w:r w:rsidR="004B69AC" w:rsidRPr="00F408E2">
        <w:rPr>
          <w:rFonts w:cs="Times New Roman"/>
        </w:rPr>
        <w:t xml:space="preserve"> </w:t>
      </w:r>
      <w:r w:rsidR="007574C5" w:rsidRPr="00F408E2">
        <w:rPr>
          <w:rFonts w:cs="Times New Roman"/>
        </w:rPr>
        <w:t>sauf</w:t>
      </w:r>
      <w:r w:rsidR="004B69AC" w:rsidRPr="00F408E2">
        <w:rPr>
          <w:rFonts w:cs="Times New Roman"/>
        </w:rPr>
        <w:t xml:space="preserve"> pendant les</w:t>
      </w:r>
      <w:r w:rsidR="00CC0F83" w:rsidRPr="00F408E2">
        <w:rPr>
          <w:rFonts w:cs="Times New Roman"/>
        </w:rPr>
        <w:t xml:space="preserve"> c</w:t>
      </w:r>
      <w:r w:rsidR="004B69AC" w:rsidRPr="00F408E2">
        <w:rPr>
          <w:rFonts w:cs="Times New Roman"/>
        </w:rPr>
        <w:t>ures de corticoïdes</w:t>
      </w:r>
    </w:p>
    <w:p w14:paraId="52D1B2BC" w14:textId="66D9CFB0" w:rsidR="00770C9E" w:rsidRPr="00F408E2" w:rsidRDefault="002D49B3" w:rsidP="002D49B3">
      <w:pPr>
        <w:pStyle w:val="Sous-titre"/>
        <w:rPr>
          <w:rFonts w:ascii="Times New Roman" w:hAnsi="Times New Roman" w:cs="Times New Roman"/>
        </w:rPr>
      </w:pPr>
      <w:r w:rsidRPr="00F408E2">
        <w:rPr>
          <w:rFonts w:ascii="Times New Roman" w:hAnsi="Times New Roman" w:cs="Times New Roman"/>
        </w:rPr>
        <w:t>Conclusion</w:t>
      </w:r>
    </w:p>
    <w:p w14:paraId="4C660C91" w14:textId="121E0011" w:rsidR="002D49B3" w:rsidRPr="00F408E2" w:rsidRDefault="002D49B3" w:rsidP="002D49B3">
      <w:pPr>
        <w:rPr>
          <w:rFonts w:cs="Times New Roman"/>
        </w:rPr>
      </w:pPr>
      <w:r w:rsidRPr="00F408E2">
        <w:rPr>
          <w:rFonts w:cs="Times New Roman"/>
        </w:rPr>
        <w:t xml:space="preserve">Maladie </w:t>
      </w:r>
      <w:r w:rsidR="007574C5" w:rsidRPr="00F408E2">
        <w:rPr>
          <w:rFonts w:cs="Times New Roman"/>
        </w:rPr>
        <w:t>démyélinisante</w:t>
      </w:r>
      <w:r w:rsidRPr="00F408E2">
        <w:rPr>
          <w:rFonts w:cs="Times New Roman"/>
        </w:rPr>
        <w:t xml:space="preserve"> </w:t>
      </w:r>
      <w:r w:rsidR="007574C5" w:rsidRPr="00F408E2">
        <w:rPr>
          <w:rFonts w:cs="Times New Roman"/>
        </w:rPr>
        <w:t>d</w:t>
      </w:r>
      <w:r w:rsidRPr="00F408E2">
        <w:rPr>
          <w:rFonts w:cs="Times New Roman"/>
        </w:rPr>
        <w:t xml:space="preserve">u SNC : SEP, NMP </w:t>
      </w:r>
    </w:p>
    <w:p w14:paraId="1FE5DF82" w14:textId="390F0BEF" w:rsidR="002D49B3" w:rsidRPr="00F408E2" w:rsidRDefault="00192346" w:rsidP="002D49B3">
      <w:pPr>
        <w:rPr>
          <w:rFonts w:cs="Times New Roman"/>
        </w:rPr>
      </w:pPr>
      <w:r w:rsidRPr="00F408E2">
        <w:rPr>
          <w:rFonts w:cs="Times New Roman"/>
        </w:rPr>
        <w:t>Diagnostic</w:t>
      </w:r>
      <w:r w:rsidR="002D49B3" w:rsidRPr="00F408E2">
        <w:rPr>
          <w:rFonts w:cs="Times New Roman"/>
        </w:rPr>
        <w:t xml:space="preserve"> </w:t>
      </w:r>
      <w:r w:rsidR="00D74450" w:rsidRPr="00F408E2">
        <w:rPr>
          <w:rFonts w:cs="Times New Roman"/>
        </w:rPr>
        <w:t>positron</w:t>
      </w:r>
      <w:r w:rsidR="002D49B3" w:rsidRPr="00F408E2">
        <w:rPr>
          <w:rFonts w:cs="Times New Roman"/>
        </w:rPr>
        <w:t xml:space="preserve"> SEP : </w:t>
      </w:r>
      <w:r w:rsidR="00D74450" w:rsidRPr="00F408E2">
        <w:rPr>
          <w:rFonts w:cs="Times New Roman"/>
        </w:rPr>
        <w:t>déficit</w:t>
      </w:r>
      <w:r w:rsidR="002D49B3" w:rsidRPr="00F408E2">
        <w:rPr>
          <w:rFonts w:cs="Times New Roman"/>
        </w:rPr>
        <w:t xml:space="preserve"> </w:t>
      </w:r>
      <w:r w:rsidR="00C933FA" w:rsidRPr="00F408E2">
        <w:rPr>
          <w:rFonts w:cs="Times New Roman"/>
        </w:rPr>
        <w:t>neurologique</w:t>
      </w:r>
      <w:r w:rsidR="009B54E0" w:rsidRPr="00F408E2">
        <w:rPr>
          <w:rFonts w:cs="Times New Roman"/>
        </w:rPr>
        <w:t xml:space="preserve"> </w:t>
      </w:r>
      <w:r w:rsidR="002D49B3" w:rsidRPr="00F408E2">
        <w:rPr>
          <w:rFonts w:cs="Times New Roman"/>
        </w:rPr>
        <w:t xml:space="preserve">marqué par une </w:t>
      </w:r>
      <w:r w:rsidR="00C933FA" w:rsidRPr="00F408E2">
        <w:rPr>
          <w:rFonts w:cs="Times New Roman"/>
        </w:rPr>
        <w:t>dissémination</w:t>
      </w:r>
      <w:r w:rsidR="009B54E0" w:rsidRPr="00F408E2">
        <w:rPr>
          <w:rFonts w:cs="Times New Roman"/>
        </w:rPr>
        <w:t xml:space="preserve"> dans</w:t>
      </w:r>
      <w:r w:rsidR="002D49B3" w:rsidRPr="00F408E2">
        <w:rPr>
          <w:rFonts w:cs="Times New Roman"/>
        </w:rPr>
        <w:t xml:space="preserve"> le temps et dans différente localisation  </w:t>
      </w:r>
      <w:r w:rsidR="00126B89" w:rsidRPr="00F408E2">
        <w:rPr>
          <w:rFonts w:cs="Times New Roman"/>
        </w:rPr>
        <w:t>SNC,</w:t>
      </w:r>
      <w:r w:rsidR="002D49B3" w:rsidRPr="00F408E2">
        <w:rPr>
          <w:rFonts w:cs="Times New Roman"/>
        </w:rPr>
        <w:t xml:space="preserve"> </w:t>
      </w:r>
      <w:r w:rsidRPr="00F408E2">
        <w:rPr>
          <w:rFonts w:cs="Times New Roman"/>
        </w:rPr>
        <w:t>inflammation</w:t>
      </w:r>
      <w:r w:rsidR="002D49B3" w:rsidRPr="00F408E2">
        <w:rPr>
          <w:rFonts w:cs="Times New Roman"/>
        </w:rPr>
        <w:t xml:space="preserve"> </w:t>
      </w:r>
      <w:r w:rsidRPr="00F408E2">
        <w:rPr>
          <w:rFonts w:cs="Times New Roman"/>
        </w:rPr>
        <w:t>intrathécale</w:t>
      </w:r>
      <w:r w:rsidR="002D49B3" w:rsidRPr="00F408E2">
        <w:rPr>
          <w:rFonts w:cs="Times New Roman"/>
        </w:rPr>
        <w:t xml:space="preserve"> LCR, et IRM</w:t>
      </w:r>
    </w:p>
    <w:p w14:paraId="0E841772" w14:textId="733E0AE3" w:rsidR="002D49B3" w:rsidRPr="00F408E2" w:rsidRDefault="00126B89" w:rsidP="002D49B3">
      <w:pPr>
        <w:rPr>
          <w:rFonts w:cs="Times New Roman"/>
        </w:rPr>
      </w:pPr>
      <w:r>
        <w:rPr>
          <w:rFonts w:cs="Times New Roman"/>
        </w:rPr>
        <w:t xml:space="preserve">Forme </w:t>
      </w:r>
      <w:r w:rsidR="002D49B3" w:rsidRPr="00F408E2">
        <w:rPr>
          <w:rFonts w:cs="Times New Roman"/>
        </w:rPr>
        <w:t xml:space="preserve">récurrente </w:t>
      </w:r>
      <w:r w:rsidR="00192346" w:rsidRPr="00F408E2">
        <w:rPr>
          <w:rFonts w:cs="Times New Roman"/>
        </w:rPr>
        <w:t>rémittente</w:t>
      </w:r>
      <w:r w:rsidR="00F047A7" w:rsidRPr="00F408E2">
        <w:rPr>
          <w:rFonts w:cs="Times New Roman"/>
        </w:rPr>
        <w:t xml:space="preserve"> est plus </w:t>
      </w:r>
      <w:r w:rsidR="00192346" w:rsidRPr="00F408E2">
        <w:rPr>
          <w:rFonts w:cs="Times New Roman"/>
        </w:rPr>
        <w:t>fréquent</w:t>
      </w:r>
      <w:r w:rsidR="00F047A7" w:rsidRPr="00F408E2">
        <w:rPr>
          <w:rFonts w:cs="Times New Roman"/>
        </w:rPr>
        <w:t xml:space="preserve"> </w:t>
      </w:r>
      <w:r w:rsidR="00192346" w:rsidRPr="00F408E2">
        <w:rPr>
          <w:rFonts w:cs="Times New Roman"/>
        </w:rPr>
        <w:t>que le</w:t>
      </w:r>
      <w:r w:rsidR="00F047A7" w:rsidRPr="00F408E2">
        <w:rPr>
          <w:rFonts w:cs="Times New Roman"/>
        </w:rPr>
        <w:t xml:space="preserve"> forme </w:t>
      </w:r>
      <w:r w:rsidR="00315CF0" w:rsidRPr="00F408E2">
        <w:rPr>
          <w:rFonts w:cs="Times New Roman"/>
        </w:rPr>
        <w:t>progressif</w:t>
      </w:r>
      <w:r w:rsidR="00F047A7" w:rsidRPr="00F408E2">
        <w:rPr>
          <w:rFonts w:cs="Times New Roman"/>
        </w:rPr>
        <w:t xml:space="preserve"> </w:t>
      </w:r>
    </w:p>
    <w:p w14:paraId="43A98496" w14:textId="40AAF59B" w:rsidR="00C453A1" w:rsidRPr="00F408E2" w:rsidRDefault="00192346" w:rsidP="002D49B3">
      <w:pPr>
        <w:rPr>
          <w:rFonts w:cs="Times New Roman"/>
        </w:rPr>
      </w:pPr>
      <w:r w:rsidRPr="00F408E2">
        <w:rPr>
          <w:rFonts w:cs="Times New Roman"/>
        </w:rPr>
        <w:t>diagnostic</w:t>
      </w:r>
    </w:p>
    <w:p w14:paraId="5F5ED89F" w14:textId="77777777" w:rsidR="00C453A1" w:rsidRPr="00F408E2" w:rsidRDefault="00C453A1">
      <w:pPr>
        <w:numPr>
          <w:ilvl w:val="0"/>
          <w:numId w:val="0"/>
        </w:numPr>
        <w:spacing w:after="200"/>
        <w:rPr>
          <w:rFonts w:cs="Times New Roman"/>
        </w:rPr>
      </w:pPr>
      <w:r w:rsidRPr="00F408E2">
        <w:rPr>
          <w:rFonts w:cs="Times New Roman"/>
        </w:rPr>
        <w:br w:type="page"/>
      </w:r>
    </w:p>
    <w:p w14:paraId="1CEB7C15" w14:textId="3124EB53" w:rsidR="00F047A7" w:rsidRPr="00F408E2" w:rsidRDefault="00126B89" w:rsidP="00C453A1">
      <w:pPr>
        <w:pStyle w:val="Titre"/>
        <w:rPr>
          <w:rFonts w:cs="Times New Roman"/>
        </w:rPr>
      </w:pPr>
      <w:r w:rsidRPr="00F408E2">
        <w:rPr>
          <w:rFonts w:cs="Times New Roman"/>
        </w:rPr>
        <w:lastRenderedPageBreak/>
        <w:t>Prise</w:t>
      </w:r>
      <w:r w:rsidR="00C72CCA" w:rsidRPr="00F408E2">
        <w:rPr>
          <w:rFonts w:cs="Times New Roman"/>
        </w:rPr>
        <w:t xml:space="preserve"> en charge de douleurs neuropathiques</w:t>
      </w:r>
    </w:p>
    <w:p w14:paraId="46EA1036" w14:textId="5C783AB3" w:rsidR="00C72CCA" w:rsidRPr="00F408E2" w:rsidRDefault="00126B89" w:rsidP="00C72CCA">
      <w:pPr>
        <w:rPr>
          <w:rFonts w:cs="Times New Roman"/>
        </w:rPr>
      </w:pPr>
      <w:r w:rsidRPr="00F408E2">
        <w:rPr>
          <w:rFonts w:cs="Times New Roman"/>
        </w:rPr>
        <w:t>Dr</w:t>
      </w:r>
      <w:r w:rsidR="00F06637" w:rsidRPr="00F408E2">
        <w:rPr>
          <w:rFonts w:cs="Times New Roman"/>
        </w:rPr>
        <w:t xml:space="preserve"> Julien</w:t>
      </w:r>
    </w:p>
    <w:p w14:paraId="32994080" w14:textId="0225BBFE" w:rsidR="00F06637" w:rsidRPr="00F408E2" w:rsidRDefault="00126B89" w:rsidP="00F06637">
      <w:pPr>
        <w:pStyle w:val="Sous-titre"/>
        <w:rPr>
          <w:rFonts w:ascii="Times New Roman" w:hAnsi="Times New Roman" w:cs="Times New Roman"/>
        </w:rPr>
      </w:pPr>
      <w:r>
        <w:rPr>
          <w:rFonts w:ascii="Times New Roman" w:hAnsi="Times New Roman" w:cs="Times New Roman"/>
        </w:rPr>
        <w:t>O</w:t>
      </w:r>
      <w:r w:rsidR="00F06637" w:rsidRPr="00F408E2">
        <w:rPr>
          <w:rFonts w:ascii="Times New Roman" w:hAnsi="Times New Roman" w:cs="Times New Roman"/>
        </w:rPr>
        <w:t>bjectifs</w:t>
      </w:r>
    </w:p>
    <w:p w14:paraId="5A44C05D" w14:textId="1770E14A" w:rsidR="00F06637" w:rsidRPr="00F408E2" w:rsidRDefault="003E6731" w:rsidP="00F06637">
      <w:pPr>
        <w:rPr>
          <w:rFonts w:cs="Times New Roman"/>
        </w:rPr>
      </w:pPr>
      <w:r w:rsidRPr="00F408E2">
        <w:rPr>
          <w:rFonts w:cs="Times New Roman"/>
        </w:rPr>
        <w:t xml:space="preserve">prendre en </w:t>
      </w:r>
      <w:r w:rsidR="00EC7CE5" w:rsidRPr="00F408E2">
        <w:rPr>
          <w:rFonts w:cs="Times New Roman"/>
        </w:rPr>
        <w:t>charge</w:t>
      </w:r>
      <w:r w:rsidRPr="00F408E2">
        <w:rPr>
          <w:rFonts w:cs="Times New Roman"/>
        </w:rPr>
        <w:t xml:space="preserve"> l’int</w:t>
      </w:r>
      <w:r w:rsidR="00B175CB" w:rsidRPr="00F408E2">
        <w:rPr>
          <w:rFonts w:cs="Times New Roman"/>
        </w:rPr>
        <w:t>e</w:t>
      </w:r>
      <w:r w:rsidRPr="00F408E2">
        <w:rPr>
          <w:rFonts w:cs="Times New Roman"/>
        </w:rPr>
        <w:t>rroga</w:t>
      </w:r>
      <w:r w:rsidR="00B175CB" w:rsidRPr="00F408E2">
        <w:rPr>
          <w:rFonts w:cs="Times New Roman"/>
        </w:rPr>
        <w:t>toire</w:t>
      </w:r>
      <w:r w:rsidRPr="00F408E2">
        <w:rPr>
          <w:rFonts w:cs="Times New Roman"/>
        </w:rPr>
        <w:t xml:space="preserve"> et l’ex</w:t>
      </w:r>
      <w:r w:rsidR="00EC7CE5" w:rsidRPr="00F408E2">
        <w:rPr>
          <w:rFonts w:cs="Times New Roman"/>
        </w:rPr>
        <w:t>a</w:t>
      </w:r>
      <w:r w:rsidRPr="00F408E2">
        <w:rPr>
          <w:rFonts w:cs="Times New Roman"/>
        </w:rPr>
        <w:t>m</w:t>
      </w:r>
      <w:r w:rsidR="00EC7CE5" w:rsidRPr="00F408E2">
        <w:rPr>
          <w:rFonts w:cs="Times New Roman"/>
        </w:rPr>
        <w:t>e</w:t>
      </w:r>
      <w:r w:rsidRPr="00F408E2">
        <w:rPr>
          <w:rFonts w:cs="Times New Roman"/>
        </w:rPr>
        <w:t xml:space="preserve">n </w:t>
      </w:r>
      <w:r w:rsidR="00EC7CE5" w:rsidRPr="00F408E2">
        <w:rPr>
          <w:rFonts w:cs="Times New Roman"/>
        </w:rPr>
        <w:t>physique</w:t>
      </w:r>
      <w:r w:rsidRPr="00F408E2">
        <w:rPr>
          <w:rFonts w:cs="Times New Roman"/>
        </w:rPr>
        <w:t xml:space="preserve"> d’un </w:t>
      </w:r>
      <w:r w:rsidR="00EC7CE5" w:rsidRPr="00F408E2">
        <w:rPr>
          <w:rFonts w:cs="Times New Roman"/>
        </w:rPr>
        <w:t>patient</w:t>
      </w:r>
      <w:r w:rsidRPr="00F408E2">
        <w:rPr>
          <w:rFonts w:cs="Times New Roman"/>
        </w:rPr>
        <w:t xml:space="preserve"> avec une douleur </w:t>
      </w:r>
      <w:r w:rsidR="00EC7CE5" w:rsidRPr="00F408E2">
        <w:rPr>
          <w:rFonts w:cs="Times New Roman"/>
        </w:rPr>
        <w:t>neuropathique</w:t>
      </w:r>
      <w:r w:rsidRPr="00F408E2">
        <w:rPr>
          <w:rFonts w:cs="Times New Roman"/>
        </w:rPr>
        <w:t xml:space="preserve"> </w:t>
      </w:r>
    </w:p>
    <w:p w14:paraId="6D384AC0" w14:textId="2E51F9E3" w:rsidR="003E6731" w:rsidRPr="00F408E2" w:rsidRDefault="00B175CB" w:rsidP="00F06637">
      <w:pPr>
        <w:rPr>
          <w:rFonts w:cs="Times New Roman"/>
        </w:rPr>
      </w:pPr>
      <w:r w:rsidRPr="00F408E2">
        <w:rPr>
          <w:rFonts w:cs="Times New Roman"/>
        </w:rPr>
        <w:t>classifier</w:t>
      </w:r>
      <w:r w:rsidR="003E6731" w:rsidRPr="00F408E2">
        <w:rPr>
          <w:rFonts w:cs="Times New Roman"/>
        </w:rPr>
        <w:t xml:space="preserve"> </w:t>
      </w:r>
      <w:r w:rsidR="00126B89" w:rsidRPr="00F408E2">
        <w:rPr>
          <w:rFonts w:cs="Times New Roman"/>
        </w:rPr>
        <w:t>les douleurs</w:t>
      </w:r>
      <w:r w:rsidR="003E6731" w:rsidRPr="00F408E2">
        <w:rPr>
          <w:rFonts w:cs="Times New Roman"/>
        </w:rPr>
        <w:t xml:space="preserve"> </w:t>
      </w:r>
      <w:r w:rsidRPr="00F408E2">
        <w:rPr>
          <w:rFonts w:cs="Times New Roman"/>
        </w:rPr>
        <w:t>neuropathie</w:t>
      </w:r>
      <w:r w:rsidR="003E6731" w:rsidRPr="00F408E2">
        <w:rPr>
          <w:rFonts w:cs="Times New Roman"/>
        </w:rPr>
        <w:t xml:space="preserve"> et </w:t>
      </w:r>
      <w:r w:rsidR="00126B89" w:rsidRPr="00F408E2">
        <w:rPr>
          <w:rFonts w:cs="Times New Roman"/>
        </w:rPr>
        <w:t>les étiologies</w:t>
      </w:r>
      <w:r w:rsidR="00126B89">
        <w:rPr>
          <w:rFonts w:cs="Times New Roman"/>
        </w:rPr>
        <w:t>,</w:t>
      </w:r>
      <w:r w:rsidR="003E6731" w:rsidRPr="00F408E2">
        <w:rPr>
          <w:rFonts w:cs="Times New Roman"/>
        </w:rPr>
        <w:t xml:space="preserve"> </w:t>
      </w:r>
      <w:r w:rsidR="004E4FB9" w:rsidRPr="00F408E2">
        <w:rPr>
          <w:rFonts w:cs="Times New Roman"/>
        </w:rPr>
        <w:t>topographie</w:t>
      </w:r>
      <w:r w:rsidR="00126B89">
        <w:rPr>
          <w:rFonts w:cs="Times New Roman"/>
        </w:rPr>
        <w:t>s</w:t>
      </w:r>
    </w:p>
    <w:p w14:paraId="5D8917F1" w14:textId="5C77AD0D" w:rsidR="003E6731" w:rsidRPr="00F408E2" w:rsidRDefault="003E6731" w:rsidP="00F06637">
      <w:pPr>
        <w:rPr>
          <w:rFonts w:cs="Times New Roman"/>
        </w:rPr>
      </w:pPr>
      <w:r w:rsidRPr="00F408E2">
        <w:rPr>
          <w:rFonts w:cs="Times New Roman"/>
        </w:rPr>
        <w:t xml:space="preserve">citer les </w:t>
      </w:r>
      <w:r w:rsidR="0014390D" w:rsidRPr="00F408E2">
        <w:rPr>
          <w:rFonts w:cs="Times New Roman"/>
        </w:rPr>
        <w:t>conduites</w:t>
      </w:r>
      <w:r w:rsidRPr="00F408E2">
        <w:rPr>
          <w:rFonts w:cs="Times New Roman"/>
        </w:rPr>
        <w:t xml:space="preserve"> </w:t>
      </w:r>
      <w:r w:rsidR="0014390D" w:rsidRPr="00F408E2">
        <w:rPr>
          <w:rFonts w:cs="Times New Roman"/>
        </w:rPr>
        <w:t>à</w:t>
      </w:r>
      <w:r w:rsidRPr="00F408E2">
        <w:rPr>
          <w:rFonts w:cs="Times New Roman"/>
        </w:rPr>
        <w:t xml:space="preserve"> </w:t>
      </w:r>
      <w:r w:rsidR="00507A6D" w:rsidRPr="00F408E2">
        <w:rPr>
          <w:rFonts w:cs="Times New Roman"/>
        </w:rPr>
        <w:t>tenir</w:t>
      </w:r>
      <w:r w:rsidRPr="00F408E2">
        <w:rPr>
          <w:rFonts w:cs="Times New Roman"/>
        </w:rPr>
        <w:t xml:space="preserve"> pour </w:t>
      </w:r>
      <w:r w:rsidR="00315CF0" w:rsidRPr="00F408E2">
        <w:rPr>
          <w:rFonts w:cs="Times New Roman"/>
        </w:rPr>
        <w:t>devant</w:t>
      </w:r>
      <w:r w:rsidRPr="00F408E2">
        <w:rPr>
          <w:rFonts w:cs="Times New Roman"/>
        </w:rPr>
        <w:t xml:space="preserve"> </w:t>
      </w:r>
      <w:r w:rsidR="00126B89" w:rsidRPr="00F408E2">
        <w:rPr>
          <w:rFonts w:cs="Times New Roman"/>
        </w:rPr>
        <w:t>la douleur</w:t>
      </w:r>
      <w:r w:rsidRPr="00F408E2">
        <w:rPr>
          <w:rFonts w:cs="Times New Roman"/>
        </w:rPr>
        <w:t xml:space="preserve"> neuropathique</w:t>
      </w:r>
    </w:p>
    <w:p w14:paraId="7DE2DC4B" w14:textId="5253C752" w:rsidR="00227FF2" w:rsidRPr="00224B36" w:rsidRDefault="00126B89" w:rsidP="004237A4">
      <w:pPr>
        <w:pStyle w:val="Titre1"/>
        <w:numPr>
          <w:ilvl w:val="0"/>
          <w:numId w:val="37"/>
        </w:numPr>
        <w:rPr>
          <w:rFonts w:cs="Times New Roman"/>
        </w:rPr>
      </w:pPr>
      <w:bookmarkStart w:id="631" w:name="_Toc196656738"/>
      <w:bookmarkStart w:id="632" w:name="_Toc196662545"/>
      <w:r w:rsidRPr="00224B36">
        <w:rPr>
          <w:rFonts w:cs="Times New Roman"/>
        </w:rPr>
        <w:t>Prises</w:t>
      </w:r>
      <w:r w:rsidR="00227FF2" w:rsidRPr="00224B36">
        <w:rPr>
          <w:rFonts w:cs="Times New Roman"/>
        </w:rPr>
        <w:t xml:space="preserve"> en charge : </w:t>
      </w:r>
      <w:r w:rsidR="00316BAE" w:rsidRPr="00224B36">
        <w:rPr>
          <w:rFonts w:cs="Times New Roman"/>
        </w:rPr>
        <w:t>interrogatoire</w:t>
      </w:r>
      <w:bookmarkEnd w:id="631"/>
      <w:bookmarkEnd w:id="632"/>
      <w:r w:rsidR="00F86244" w:rsidRPr="00224B36">
        <w:rPr>
          <w:rFonts w:cs="Times New Roman"/>
        </w:rPr>
        <w:t xml:space="preserve"> </w:t>
      </w:r>
    </w:p>
    <w:p w14:paraId="4BB729C9" w14:textId="0D3DE523" w:rsidR="00F86244" w:rsidRPr="00F408E2" w:rsidRDefault="00F86244" w:rsidP="00F86244">
      <w:pPr>
        <w:rPr>
          <w:rFonts w:cs="Times New Roman"/>
        </w:rPr>
      </w:pPr>
      <w:r w:rsidRPr="00F408E2">
        <w:rPr>
          <w:rFonts w:cs="Times New Roman"/>
        </w:rPr>
        <w:t xml:space="preserve">affirmer </w:t>
      </w:r>
      <w:r w:rsidR="00126B89" w:rsidRPr="00F408E2">
        <w:rPr>
          <w:rFonts w:cs="Times New Roman"/>
        </w:rPr>
        <w:t>le caractère</w:t>
      </w:r>
      <w:r w:rsidRPr="00F408E2">
        <w:rPr>
          <w:rFonts w:cs="Times New Roman"/>
        </w:rPr>
        <w:t xml:space="preserve"> neuropathique de la </w:t>
      </w:r>
      <w:r w:rsidR="00316BAE" w:rsidRPr="00F408E2">
        <w:rPr>
          <w:rFonts w:cs="Times New Roman"/>
        </w:rPr>
        <w:t>douleur</w:t>
      </w:r>
      <w:r w:rsidRPr="00F408E2">
        <w:rPr>
          <w:rFonts w:cs="Times New Roman"/>
        </w:rPr>
        <w:t xml:space="preserve"> par </w:t>
      </w:r>
      <w:r w:rsidR="00316BAE" w:rsidRPr="00F408E2">
        <w:rPr>
          <w:rFonts w:cs="Times New Roman"/>
        </w:rPr>
        <w:t>questionnaire</w:t>
      </w:r>
      <w:r w:rsidRPr="00F408E2">
        <w:rPr>
          <w:rFonts w:cs="Times New Roman"/>
        </w:rPr>
        <w:t xml:space="preserve"> DN4</w:t>
      </w:r>
    </w:p>
    <w:p w14:paraId="5B188D92" w14:textId="3ECCF999" w:rsidR="00F86244" w:rsidRPr="00F408E2" w:rsidRDefault="00F86244" w:rsidP="004237A4">
      <w:pPr>
        <w:numPr>
          <w:ilvl w:val="1"/>
          <w:numId w:val="4"/>
        </w:numPr>
        <w:rPr>
          <w:rFonts w:cs="Times New Roman"/>
        </w:rPr>
      </w:pPr>
      <w:r w:rsidRPr="00F408E2">
        <w:rPr>
          <w:rFonts w:cs="Times New Roman"/>
        </w:rPr>
        <w:t xml:space="preserve">sensation non douloureuse de </w:t>
      </w:r>
      <w:r w:rsidR="00126B89" w:rsidRPr="00F408E2">
        <w:rPr>
          <w:rFonts w:cs="Times New Roman"/>
        </w:rPr>
        <w:t>picotement,</w:t>
      </w:r>
      <w:r w:rsidRPr="00F408E2">
        <w:rPr>
          <w:rFonts w:cs="Times New Roman"/>
        </w:rPr>
        <w:t xml:space="preserve"> </w:t>
      </w:r>
      <w:r w:rsidR="00126B89" w:rsidRPr="00F408E2">
        <w:rPr>
          <w:rFonts w:cs="Times New Roman"/>
        </w:rPr>
        <w:t>fourmillement,</w:t>
      </w:r>
      <w:r w:rsidRPr="00F408E2">
        <w:rPr>
          <w:rFonts w:cs="Times New Roman"/>
        </w:rPr>
        <w:t xml:space="preserve"> </w:t>
      </w:r>
      <w:r w:rsidR="00B15BC3" w:rsidRPr="00F408E2">
        <w:rPr>
          <w:rFonts w:cs="Times New Roman"/>
        </w:rPr>
        <w:t>engourdissements</w:t>
      </w:r>
      <w:r w:rsidRPr="00F408E2">
        <w:rPr>
          <w:rFonts w:cs="Times New Roman"/>
        </w:rPr>
        <w:t xml:space="preserve"> spontanée (paresthésie) ou à l’effleur</w:t>
      </w:r>
      <w:r w:rsidR="00EA7816" w:rsidRPr="00F408E2">
        <w:rPr>
          <w:rFonts w:cs="Times New Roman"/>
        </w:rPr>
        <w:t>ement</w:t>
      </w:r>
      <w:r w:rsidRPr="00F408E2">
        <w:rPr>
          <w:rFonts w:cs="Times New Roman"/>
        </w:rPr>
        <w:t xml:space="preserve"> (dysesthé</w:t>
      </w:r>
      <w:r w:rsidR="00B15BC3" w:rsidRPr="00F408E2">
        <w:rPr>
          <w:rFonts w:cs="Times New Roman"/>
        </w:rPr>
        <w:t>si</w:t>
      </w:r>
      <w:r w:rsidRPr="00F408E2">
        <w:rPr>
          <w:rFonts w:cs="Times New Roman"/>
        </w:rPr>
        <w:t>e)</w:t>
      </w:r>
    </w:p>
    <w:p w14:paraId="5F6E0D6C" w14:textId="2F29EFAE" w:rsidR="00F86244" w:rsidRPr="00F408E2" w:rsidRDefault="00F86244" w:rsidP="004237A4">
      <w:pPr>
        <w:numPr>
          <w:ilvl w:val="1"/>
          <w:numId w:val="4"/>
        </w:numPr>
        <w:rPr>
          <w:rFonts w:cs="Times New Roman"/>
        </w:rPr>
      </w:pPr>
      <w:r w:rsidRPr="00F408E2">
        <w:rPr>
          <w:rFonts w:cs="Times New Roman"/>
        </w:rPr>
        <w:t xml:space="preserve">sensation douloureuses de décharge électrique </w:t>
      </w:r>
      <w:r w:rsidR="00316BAE" w:rsidRPr="00F408E2">
        <w:rPr>
          <w:rFonts w:cs="Times New Roman"/>
        </w:rPr>
        <w:t>souvent</w:t>
      </w:r>
      <w:r w:rsidRPr="00F408E2">
        <w:rPr>
          <w:rFonts w:cs="Times New Roman"/>
        </w:rPr>
        <w:t xml:space="preserve"> un trajet </w:t>
      </w:r>
      <w:r w:rsidR="00B15BC3" w:rsidRPr="00F408E2">
        <w:rPr>
          <w:rFonts w:cs="Times New Roman"/>
        </w:rPr>
        <w:t>bien</w:t>
      </w:r>
      <w:r w:rsidRPr="00F408E2">
        <w:rPr>
          <w:rFonts w:cs="Times New Roman"/>
        </w:rPr>
        <w:t xml:space="preserve"> </w:t>
      </w:r>
      <w:r w:rsidR="00B15BC3" w:rsidRPr="00F408E2">
        <w:rPr>
          <w:rFonts w:cs="Times New Roman"/>
        </w:rPr>
        <w:t>définie</w:t>
      </w:r>
      <w:r w:rsidRPr="00F408E2">
        <w:rPr>
          <w:rFonts w:cs="Times New Roman"/>
        </w:rPr>
        <w:t xml:space="preserve"> (</w:t>
      </w:r>
      <w:r w:rsidR="00B15BC3" w:rsidRPr="00F408E2">
        <w:rPr>
          <w:rFonts w:cs="Times New Roman"/>
        </w:rPr>
        <w:t>névralgie</w:t>
      </w:r>
      <w:r w:rsidRPr="00F408E2">
        <w:rPr>
          <w:rFonts w:cs="Times New Roman"/>
        </w:rPr>
        <w:t>), de douleur à</w:t>
      </w:r>
      <w:r w:rsidR="00B15BC3" w:rsidRPr="00F408E2">
        <w:rPr>
          <w:rFonts w:cs="Times New Roman"/>
        </w:rPr>
        <w:t xml:space="preserve"> </w:t>
      </w:r>
      <w:r w:rsidRPr="00F408E2">
        <w:rPr>
          <w:rFonts w:cs="Times New Roman"/>
        </w:rPr>
        <w:t>l’effleur</w:t>
      </w:r>
      <w:r w:rsidR="00B15BC3" w:rsidRPr="00F408E2">
        <w:rPr>
          <w:rFonts w:cs="Times New Roman"/>
        </w:rPr>
        <w:t>e</w:t>
      </w:r>
      <w:r w:rsidRPr="00F408E2">
        <w:rPr>
          <w:rFonts w:cs="Times New Roman"/>
        </w:rPr>
        <w:t>ment (hyperesthésie</w:t>
      </w:r>
      <w:r w:rsidR="00B15BC3" w:rsidRPr="00F408E2">
        <w:rPr>
          <w:rFonts w:cs="Times New Roman"/>
        </w:rPr>
        <w:t>)</w:t>
      </w:r>
    </w:p>
    <w:p w14:paraId="1BA5C580" w14:textId="25DB4A81" w:rsidR="00316BAE" w:rsidRPr="00F408E2" w:rsidRDefault="00316BAE" w:rsidP="00316BAE">
      <w:pPr>
        <w:rPr>
          <w:rFonts w:cs="Times New Roman"/>
        </w:rPr>
      </w:pPr>
      <w:r w:rsidRPr="00F408E2">
        <w:rPr>
          <w:rFonts w:cs="Times New Roman"/>
        </w:rPr>
        <w:t xml:space="preserve">préciser le </w:t>
      </w:r>
      <w:r w:rsidR="00EA7816" w:rsidRPr="00F408E2">
        <w:rPr>
          <w:rFonts w:cs="Times New Roman"/>
        </w:rPr>
        <w:t>profil</w:t>
      </w:r>
      <w:r w:rsidRPr="00F408E2">
        <w:rPr>
          <w:rFonts w:cs="Times New Roman"/>
        </w:rPr>
        <w:t xml:space="preserve"> évolutif </w:t>
      </w:r>
      <w:r w:rsidR="00126B89" w:rsidRPr="00F408E2">
        <w:rPr>
          <w:rFonts w:cs="Times New Roman"/>
        </w:rPr>
        <w:t>de la douleur</w:t>
      </w:r>
      <w:r w:rsidRPr="00F408E2">
        <w:rPr>
          <w:rFonts w:cs="Times New Roman"/>
        </w:rPr>
        <w:t xml:space="preserve"> </w:t>
      </w:r>
      <w:r w:rsidR="00EA7816" w:rsidRPr="00F408E2">
        <w:rPr>
          <w:rFonts w:cs="Times New Roman"/>
        </w:rPr>
        <w:t>neuropathique</w:t>
      </w:r>
      <w:r w:rsidRPr="00F408E2">
        <w:rPr>
          <w:rFonts w:cs="Times New Roman"/>
        </w:rPr>
        <w:t xml:space="preserve"> </w:t>
      </w:r>
    </w:p>
    <w:p w14:paraId="553E864F" w14:textId="04AB0DC2" w:rsidR="00316BAE" w:rsidRPr="00F408E2" w:rsidRDefault="00126B89" w:rsidP="004237A4">
      <w:pPr>
        <w:numPr>
          <w:ilvl w:val="1"/>
          <w:numId w:val="4"/>
        </w:numPr>
        <w:rPr>
          <w:rFonts w:cs="Times New Roman"/>
        </w:rPr>
      </w:pPr>
      <w:r>
        <w:rPr>
          <w:rFonts w:cs="Times New Roman"/>
        </w:rPr>
        <w:t>début : fulgurant</w:t>
      </w:r>
      <w:r w:rsidR="00316BAE" w:rsidRPr="00F408E2">
        <w:rPr>
          <w:rFonts w:cs="Times New Roman"/>
        </w:rPr>
        <w:t xml:space="preserve">, </w:t>
      </w:r>
      <w:r w:rsidR="00EA7816" w:rsidRPr="00F408E2">
        <w:rPr>
          <w:rFonts w:cs="Times New Roman"/>
        </w:rPr>
        <w:t>insidieux</w:t>
      </w:r>
    </w:p>
    <w:p w14:paraId="7E082E23" w14:textId="69FB8C14" w:rsidR="00316BAE" w:rsidRPr="00F408E2" w:rsidRDefault="00316BAE" w:rsidP="004237A4">
      <w:pPr>
        <w:numPr>
          <w:ilvl w:val="1"/>
          <w:numId w:val="4"/>
        </w:numPr>
        <w:rPr>
          <w:rFonts w:cs="Times New Roman"/>
        </w:rPr>
      </w:pPr>
      <w:r w:rsidRPr="00F408E2">
        <w:rPr>
          <w:rFonts w:cs="Times New Roman"/>
        </w:rPr>
        <w:t xml:space="preserve">évolution : par décharge </w:t>
      </w:r>
      <w:r w:rsidR="00EA7816" w:rsidRPr="00F408E2">
        <w:rPr>
          <w:rFonts w:cs="Times New Roman"/>
        </w:rPr>
        <w:t>paroxystique</w:t>
      </w:r>
      <w:r w:rsidRPr="00F408E2">
        <w:rPr>
          <w:rFonts w:cs="Times New Roman"/>
        </w:rPr>
        <w:t xml:space="preserve"> permanente sur fon douloureux </w:t>
      </w:r>
    </w:p>
    <w:p w14:paraId="2403E00D" w14:textId="1CA44874" w:rsidR="00316BAE" w:rsidRPr="00F408E2" w:rsidRDefault="00316BAE" w:rsidP="00316BAE">
      <w:pPr>
        <w:rPr>
          <w:rFonts w:cs="Times New Roman"/>
        </w:rPr>
      </w:pPr>
      <w:r w:rsidRPr="00F408E2">
        <w:rPr>
          <w:rFonts w:cs="Times New Roman"/>
        </w:rPr>
        <w:t>préciser la localisation et irradiatio</w:t>
      </w:r>
      <w:r w:rsidR="00EA7816" w:rsidRPr="00F408E2">
        <w:rPr>
          <w:rFonts w:cs="Times New Roman"/>
        </w:rPr>
        <w:t xml:space="preserve">n </w:t>
      </w:r>
      <w:r w:rsidRPr="00F408E2">
        <w:rPr>
          <w:rFonts w:cs="Times New Roman"/>
        </w:rPr>
        <w:t xml:space="preserve">des </w:t>
      </w:r>
      <w:r w:rsidR="003F295A" w:rsidRPr="00F408E2">
        <w:rPr>
          <w:rFonts w:cs="Times New Roman"/>
        </w:rPr>
        <w:t>douleurs</w:t>
      </w:r>
      <w:r w:rsidRPr="00F408E2">
        <w:rPr>
          <w:rFonts w:cs="Times New Roman"/>
        </w:rPr>
        <w:t xml:space="preserve"> </w:t>
      </w:r>
    </w:p>
    <w:p w14:paraId="274D5EC0" w14:textId="5337402A" w:rsidR="00316BAE" w:rsidRPr="00F408E2" w:rsidRDefault="00316BAE" w:rsidP="004237A4">
      <w:pPr>
        <w:numPr>
          <w:ilvl w:val="1"/>
          <w:numId w:val="4"/>
        </w:numPr>
        <w:rPr>
          <w:rFonts w:cs="Times New Roman"/>
        </w:rPr>
      </w:pPr>
      <w:r w:rsidRPr="00F408E2">
        <w:rPr>
          <w:rFonts w:cs="Times New Roman"/>
        </w:rPr>
        <w:t xml:space="preserve">segment de </w:t>
      </w:r>
      <w:r w:rsidR="003F295A" w:rsidRPr="00F408E2">
        <w:rPr>
          <w:rFonts w:cs="Times New Roman"/>
        </w:rPr>
        <w:t>membre</w:t>
      </w:r>
      <w:r w:rsidRPr="00F408E2">
        <w:rPr>
          <w:rFonts w:cs="Times New Roman"/>
        </w:rPr>
        <w:t xml:space="preserve">, </w:t>
      </w:r>
      <w:r w:rsidR="003F295A" w:rsidRPr="00F408E2">
        <w:rPr>
          <w:rFonts w:cs="Times New Roman"/>
        </w:rPr>
        <w:t>membre</w:t>
      </w:r>
      <w:r w:rsidRPr="00F408E2">
        <w:rPr>
          <w:rFonts w:cs="Times New Roman"/>
        </w:rPr>
        <w:t xml:space="preserve">, </w:t>
      </w:r>
      <w:r w:rsidR="003F295A" w:rsidRPr="00F408E2">
        <w:rPr>
          <w:rFonts w:cs="Times New Roman"/>
        </w:rPr>
        <w:t>hémicorps</w:t>
      </w:r>
      <w:r w:rsidRPr="00F408E2">
        <w:rPr>
          <w:rFonts w:cs="Times New Roman"/>
        </w:rPr>
        <w:t xml:space="preserve">, </w:t>
      </w:r>
      <w:r w:rsidR="003F295A" w:rsidRPr="00F408E2">
        <w:rPr>
          <w:rFonts w:cs="Times New Roman"/>
        </w:rPr>
        <w:t>trait</w:t>
      </w:r>
      <w:r w:rsidRPr="00F408E2">
        <w:rPr>
          <w:rFonts w:cs="Times New Roman"/>
        </w:rPr>
        <w:t xml:space="preserve"> </w:t>
      </w:r>
      <w:r w:rsidR="003F295A" w:rsidRPr="00F408E2">
        <w:rPr>
          <w:rFonts w:cs="Times New Roman"/>
        </w:rPr>
        <w:t>bien</w:t>
      </w:r>
      <w:r w:rsidRPr="00F408E2">
        <w:rPr>
          <w:rFonts w:cs="Times New Roman"/>
        </w:rPr>
        <w:t xml:space="preserve"> défini, (faire montre ave index), </w:t>
      </w:r>
      <w:r w:rsidR="003F295A" w:rsidRPr="00F408E2">
        <w:rPr>
          <w:rFonts w:cs="Times New Roman"/>
        </w:rPr>
        <w:t>visage</w:t>
      </w:r>
      <w:r w:rsidRPr="00F408E2">
        <w:rPr>
          <w:rFonts w:cs="Times New Roman"/>
        </w:rPr>
        <w:t xml:space="preserve"> </w:t>
      </w:r>
    </w:p>
    <w:p w14:paraId="23CD5846" w14:textId="337E2D7F" w:rsidR="00316BAE" w:rsidRPr="00F408E2" w:rsidRDefault="003F295A" w:rsidP="004237A4">
      <w:pPr>
        <w:numPr>
          <w:ilvl w:val="1"/>
          <w:numId w:val="4"/>
        </w:numPr>
        <w:rPr>
          <w:rFonts w:cs="Times New Roman"/>
        </w:rPr>
      </w:pPr>
      <w:r w:rsidRPr="00F408E2">
        <w:rPr>
          <w:rFonts w:cs="Times New Roman"/>
        </w:rPr>
        <w:t>évaluer</w:t>
      </w:r>
      <w:r w:rsidR="00316BAE" w:rsidRPr="00F408E2">
        <w:rPr>
          <w:rFonts w:cs="Times New Roman"/>
        </w:rPr>
        <w:t xml:space="preserve"> le</w:t>
      </w:r>
      <w:r w:rsidR="00224B36">
        <w:rPr>
          <w:rFonts w:cs="Times New Roman"/>
        </w:rPr>
        <w:t>s</w:t>
      </w:r>
      <w:r w:rsidR="00316BAE" w:rsidRPr="00F408E2">
        <w:rPr>
          <w:rFonts w:cs="Times New Roman"/>
        </w:rPr>
        <w:t xml:space="preserve"> </w:t>
      </w:r>
      <w:r w:rsidRPr="00F408E2">
        <w:rPr>
          <w:rFonts w:cs="Times New Roman"/>
        </w:rPr>
        <w:t>recensements</w:t>
      </w:r>
      <w:r w:rsidR="00316BAE" w:rsidRPr="00F408E2">
        <w:rPr>
          <w:rFonts w:cs="Times New Roman"/>
        </w:rPr>
        <w:t xml:space="preserve"> : </w:t>
      </w:r>
      <w:r w:rsidRPr="00F408E2">
        <w:rPr>
          <w:rFonts w:cs="Times New Roman"/>
        </w:rPr>
        <w:t>insomnie</w:t>
      </w:r>
      <w:r w:rsidR="00316BAE" w:rsidRPr="00F408E2">
        <w:rPr>
          <w:rFonts w:cs="Times New Roman"/>
        </w:rPr>
        <w:t xml:space="preserve">, </w:t>
      </w:r>
      <w:r w:rsidRPr="00F408E2">
        <w:rPr>
          <w:rFonts w:cs="Times New Roman"/>
        </w:rPr>
        <w:t>limitation de</w:t>
      </w:r>
      <w:r w:rsidR="00316BAE" w:rsidRPr="00F408E2">
        <w:rPr>
          <w:rFonts w:cs="Times New Roman"/>
        </w:rPr>
        <w:t xml:space="preserve"> </w:t>
      </w:r>
      <w:r w:rsidR="00EA7816" w:rsidRPr="00F408E2">
        <w:rPr>
          <w:rFonts w:cs="Times New Roman"/>
        </w:rPr>
        <w:t>mouvement</w:t>
      </w:r>
      <w:r w:rsidRPr="00F408E2">
        <w:rPr>
          <w:rFonts w:cs="Times New Roman"/>
        </w:rPr>
        <w:t xml:space="preserve"> ou </w:t>
      </w:r>
      <w:r w:rsidR="00316BAE" w:rsidRPr="00F408E2">
        <w:rPr>
          <w:rFonts w:cs="Times New Roman"/>
        </w:rPr>
        <w:t xml:space="preserve"> </w:t>
      </w:r>
      <w:r w:rsidRPr="00F408E2">
        <w:rPr>
          <w:rFonts w:cs="Times New Roman"/>
        </w:rPr>
        <w:t>appui</w:t>
      </w:r>
      <w:r w:rsidR="00316BAE" w:rsidRPr="00F408E2">
        <w:rPr>
          <w:rFonts w:cs="Times New Roman"/>
        </w:rPr>
        <w:t>, trouble humeur et anxiété</w:t>
      </w:r>
    </w:p>
    <w:p w14:paraId="35A7D3A6" w14:textId="31AE2401" w:rsidR="004F3E8B" w:rsidRPr="00F408E2" w:rsidRDefault="004F3E8B" w:rsidP="004F3E8B">
      <w:pPr>
        <w:rPr>
          <w:rFonts w:cs="Times New Roman"/>
        </w:rPr>
      </w:pPr>
      <w:r w:rsidRPr="00F408E2">
        <w:rPr>
          <w:rFonts w:cs="Times New Roman"/>
        </w:rPr>
        <w:t xml:space="preserve">rechercher des arguments </w:t>
      </w:r>
      <w:r w:rsidR="00126B89" w:rsidRPr="00F408E2">
        <w:rPr>
          <w:rFonts w:cs="Times New Roman"/>
        </w:rPr>
        <w:t>étiologiques</w:t>
      </w:r>
      <w:r w:rsidRPr="00F408E2">
        <w:rPr>
          <w:rFonts w:cs="Times New Roman"/>
        </w:rPr>
        <w:t xml:space="preserve"> </w:t>
      </w:r>
    </w:p>
    <w:p w14:paraId="6D3EB222" w14:textId="60B3F474" w:rsidR="004F3E8B" w:rsidRPr="00F408E2" w:rsidRDefault="004F3E8B" w:rsidP="004237A4">
      <w:pPr>
        <w:numPr>
          <w:ilvl w:val="1"/>
          <w:numId w:val="4"/>
        </w:numPr>
        <w:rPr>
          <w:rFonts w:cs="Times New Roman"/>
        </w:rPr>
      </w:pPr>
      <w:r w:rsidRPr="00F408E2">
        <w:rPr>
          <w:rFonts w:cs="Times New Roman"/>
        </w:rPr>
        <w:t>terrain (</w:t>
      </w:r>
      <w:r w:rsidR="00D155AE" w:rsidRPr="00F408E2">
        <w:rPr>
          <w:rFonts w:cs="Times New Roman"/>
        </w:rPr>
        <w:t>âge</w:t>
      </w:r>
      <w:r w:rsidRPr="00F408E2">
        <w:rPr>
          <w:rFonts w:cs="Times New Roman"/>
        </w:rPr>
        <w:t>, tare</w:t>
      </w:r>
      <w:r w:rsidR="00B365CC" w:rsidRPr="00F408E2">
        <w:rPr>
          <w:rFonts w:cs="Times New Roman"/>
        </w:rPr>
        <w:t>s</w:t>
      </w:r>
      <w:r w:rsidRPr="00F408E2">
        <w:rPr>
          <w:rFonts w:cs="Times New Roman"/>
        </w:rPr>
        <w:t xml:space="preserve">, </w:t>
      </w:r>
      <w:r w:rsidR="00D155AE" w:rsidRPr="00F408E2">
        <w:rPr>
          <w:rFonts w:cs="Times New Roman"/>
        </w:rPr>
        <w:t>maladie</w:t>
      </w:r>
      <w:r w:rsidRPr="00F408E2">
        <w:rPr>
          <w:rFonts w:cs="Times New Roman"/>
        </w:rPr>
        <w:t xml:space="preserve"> générale chronique)</w:t>
      </w:r>
    </w:p>
    <w:p w14:paraId="19CFDD9E" w14:textId="7EC5A761" w:rsidR="004F3E8B" w:rsidRPr="00F408E2" w:rsidRDefault="004F3E8B" w:rsidP="004237A4">
      <w:pPr>
        <w:numPr>
          <w:ilvl w:val="1"/>
          <w:numId w:val="4"/>
        </w:numPr>
        <w:rPr>
          <w:rFonts w:cs="Times New Roman"/>
        </w:rPr>
      </w:pPr>
      <w:r w:rsidRPr="00F408E2">
        <w:rPr>
          <w:rFonts w:cs="Times New Roman"/>
        </w:rPr>
        <w:t xml:space="preserve">antécédent médicaux </w:t>
      </w:r>
      <w:r w:rsidR="00D155AE" w:rsidRPr="00F408E2">
        <w:rPr>
          <w:rFonts w:cs="Times New Roman"/>
        </w:rPr>
        <w:t>traumatismes</w:t>
      </w:r>
    </w:p>
    <w:p w14:paraId="58653EF6" w14:textId="46DA7194" w:rsidR="004F3E8B" w:rsidRPr="00F408E2" w:rsidRDefault="004F3E8B" w:rsidP="004237A4">
      <w:pPr>
        <w:numPr>
          <w:ilvl w:val="1"/>
          <w:numId w:val="4"/>
        </w:numPr>
        <w:rPr>
          <w:rFonts w:cs="Times New Roman"/>
        </w:rPr>
      </w:pPr>
      <w:r w:rsidRPr="00F408E2">
        <w:rPr>
          <w:rFonts w:cs="Times New Roman"/>
        </w:rPr>
        <w:t>prise de toxique (</w:t>
      </w:r>
      <w:r w:rsidR="00126B89" w:rsidRPr="00F408E2">
        <w:rPr>
          <w:rFonts w:cs="Times New Roman"/>
        </w:rPr>
        <w:t>alcool,</w:t>
      </w:r>
      <w:r w:rsidRPr="00F408E2">
        <w:rPr>
          <w:rFonts w:cs="Times New Roman"/>
        </w:rPr>
        <w:t xml:space="preserve"> drogues, </w:t>
      </w:r>
      <w:r w:rsidR="00D155AE" w:rsidRPr="00F408E2">
        <w:rPr>
          <w:rFonts w:cs="Times New Roman"/>
        </w:rPr>
        <w:t>…) médicaments (antibiotique</w:t>
      </w:r>
      <w:r w:rsidR="00B20F7C" w:rsidRPr="00F408E2">
        <w:rPr>
          <w:rFonts w:cs="Times New Roman"/>
        </w:rPr>
        <w:t xml:space="preserve"> (type imidazolé)</w:t>
      </w:r>
      <w:r w:rsidR="00D155AE" w:rsidRPr="00F408E2">
        <w:rPr>
          <w:rFonts w:cs="Times New Roman"/>
        </w:rPr>
        <w:t>, chimiothérapie, …)</w:t>
      </w:r>
    </w:p>
    <w:p w14:paraId="166A1044" w14:textId="5E1F8F3B" w:rsidR="005A4973" w:rsidRPr="00F408E2" w:rsidRDefault="00126B89" w:rsidP="005A4973">
      <w:pPr>
        <w:pStyle w:val="Titre2"/>
        <w:rPr>
          <w:rFonts w:cs="Times New Roman"/>
        </w:rPr>
      </w:pPr>
      <w:bookmarkStart w:id="633" w:name="_Toc196656739"/>
      <w:bookmarkStart w:id="634" w:name="_Toc196662546"/>
      <w:r w:rsidRPr="00F408E2">
        <w:rPr>
          <w:rFonts w:cs="Times New Roman"/>
        </w:rPr>
        <w:t>Examen</w:t>
      </w:r>
      <w:r w:rsidR="005A4973" w:rsidRPr="00F408E2">
        <w:rPr>
          <w:rFonts w:cs="Times New Roman"/>
        </w:rPr>
        <w:t xml:space="preserve"> physique</w:t>
      </w:r>
      <w:bookmarkEnd w:id="633"/>
      <w:bookmarkEnd w:id="634"/>
    </w:p>
    <w:p w14:paraId="7701D000" w14:textId="7F457F16" w:rsidR="005A4973" w:rsidRPr="00F408E2" w:rsidRDefault="006F5E4C" w:rsidP="005A4973">
      <w:pPr>
        <w:rPr>
          <w:rFonts w:cs="Times New Roman"/>
        </w:rPr>
      </w:pPr>
      <w:r w:rsidRPr="00F408E2">
        <w:rPr>
          <w:rFonts w:cs="Times New Roman"/>
        </w:rPr>
        <w:t>examen</w:t>
      </w:r>
      <w:r w:rsidR="005A4973" w:rsidRPr="00F408E2">
        <w:rPr>
          <w:rFonts w:cs="Times New Roman"/>
        </w:rPr>
        <w:t xml:space="preserve"> </w:t>
      </w:r>
      <w:r w:rsidRPr="00F408E2">
        <w:rPr>
          <w:rFonts w:cs="Times New Roman"/>
        </w:rPr>
        <w:t xml:space="preserve">de la </w:t>
      </w:r>
      <w:r w:rsidR="005A4973" w:rsidRPr="00F408E2">
        <w:rPr>
          <w:rFonts w:cs="Times New Roman"/>
        </w:rPr>
        <w:t xml:space="preserve">sensibilité sur </w:t>
      </w:r>
      <w:r w:rsidRPr="00F408E2">
        <w:rPr>
          <w:rFonts w:cs="Times New Roman"/>
        </w:rPr>
        <w:t>zone</w:t>
      </w:r>
      <w:r w:rsidR="005A4973" w:rsidRPr="00F408E2">
        <w:rPr>
          <w:rFonts w:cs="Times New Roman"/>
        </w:rPr>
        <w:t xml:space="preserve"> e plainte : </w:t>
      </w:r>
      <w:r w:rsidR="00EC5034" w:rsidRPr="00F408E2">
        <w:rPr>
          <w:rFonts w:cs="Times New Roman"/>
        </w:rPr>
        <w:t>recherche</w:t>
      </w:r>
      <w:r w:rsidR="005A4973" w:rsidRPr="00F408E2">
        <w:rPr>
          <w:rFonts w:cs="Times New Roman"/>
        </w:rPr>
        <w:t xml:space="preserve"> de déficit </w:t>
      </w:r>
      <w:r w:rsidR="00EC5034" w:rsidRPr="00F408E2">
        <w:rPr>
          <w:rFonts w:cs="Times New Roman"/>
        </w:rPr>
        <w:t>sensitif</w:t>
      </w:r>
      <w:r w:rsidR="005A4973" w:rsidRPr="00F408E2">
        <w:rPr>
          <w:rFonts w:cs="Times New Roman"/>
        </w:rPr>
        <w:t xml:space="preserve">, </w:t>
      </w:r>
      <w:r w:rsidRPr="00F408E2">
        <w:rPr>
          <w:rFonts w:cs="Times New Roman"/>
        </w:rPr>
        <w:t>exagération</w:t>
      </w:r>
      <w:r w:rsidR="005A4973" w:rsidRPr="00F408E2">
        <w:rPr>
          <w:rFonts w:cs="Times New Roman"/>
        </w:rPr>
        <w:t xml:space="preserve"> à l’effleurement </w:t>
      </w:r>
    </w:p>
    <w:p w14:paraId="7E335C21" w14:textId="30F8E866" w:rsidR="005A4973" w:rsidRPr="00F408E2" w:rsidRDefault="005A4973" w:rsidP="005A4973">
      <w:pPr>
        <w:rPr>
          <w:rFonts w:cs="Times New Roman"/>
        </w:rPr>
      </w:pPr>
      <w:r w:rsidRPr="00F408E2">
        <w:rPr>
          <w:rFonts w:cs="Times New Roman"/>
        </w:rPr>
        <w:t xml:space="preserve">examen </w:t>
      </w:r>
      <w:r w:rsidR="006F5E4C" w:rsidRPr="00F408E2">
        <w:rPr>
          <w:rFonts w:cs="Times New Roman"/>
        </w:rPr>
        <w:t>complet</w:t>
      </w:r>
      <w:r w:rsidRPr="00F408E2">
        <w:rPr>
          <w:rFonts w:cs="Times New Roman"/>
        </w:rPr>
        <w:t xml:space="preserve"> de la sensibilité </w:t>
      </w:r>
      <w:r w:rsidR="00EC5034" w:rsidRPr="00F408E2">
        <w:rPr>
          <w:rFonts w:cs="Times New Roman"/>
        </w:rPr>
        <w:t>superficielle</w:t>
      </w:r>
      <w:r w:rsidRPr="00F408E2">
        <w:rPr>
          <w:rFonts w:cs="Times New Roman"/>
        </w:rPr>
        <w:t xml:space="preserve"> et profonde du reste de cops</w:t>
      </w:r>
    </w:p>
    <w:p w14:paraId="04E216F8" w14:textId="0FD514E1" w:rsidR="005A4973" w:rsidRPr="00F408E2" w:rsidRDefault="000E10BE" w:rsidP="005A4973">
      <w:pPr>
        <w:rPr>
          <w:rFonts w:cs="Times New Roman"/>
        </w:rPr>
      </w:pPr>
      <w:r w:rsidRPr="00F408E2">
        <w:rPr>
          <w:rFonts w:cs="Times New Roman"/>
        </w:rPr>
        <w:t>examen</w:t>
      </w:r>
      <w:r w:rsidR="005A4973" w:rsidRPr="00F408E2">
        <w:rPr>
          <w:rFonts w:cs="Times New Roman"/>
        </w:rPr>
        <w:t xml:space="preserve"> neurologique </w:t>
      </w:r>
      <w:r w:rsidRPr="00F408E2">
        <w:rPr>
          <w:rFonts w:cs="Times New Roman"/>
        </w:rPr>
        <w:t>complet</w:t>
      </w:r>
      <w:r w:rsidR="005A4973" w:rsidRPr="00F408E2">
        <w:rPr>
          <w:rFonts w:cs="Times New Roman"/>
        </w:rPr>
        <w:t xml:space="preserve"> : </w:t>
      </w:r>
      <w:r w:rsidR="00C376EC" w:rsidRPr="00F408E2">
        <w:rPr>
          <w:rFonts w:cs="Times New Roman"/>
        </w:rPr>
        <w:t>motricité</w:t>
      </w:r>
      <w:r w:rsidR="005A4973" w:rsidRPr="00F408E2">
        <w:rPr>
          <w:rFonts w:cs="Times New Roman"/>
        </w:rPr>
        <w:t xml:space="preserve">, nerfs  </w:t>
      </w:r>
      <w:r w:rsidRPr="00F408E2">
        <w:rPr>
          <w:rFonts w:cs="Times New Roman"/>
        </w:rPr>
        <w:t>crâniens</w:t>
      </w:r>
      <w:r w:rsidR="005A4973" w:rsidRPr="00F408E2">
        <w:rPr>
          <w:rFonts w:cs="Times New Roman"/>
        </w:rPr>
        <w:t xml:space="preserve">, fonction </w:t>
      </w:r>
      <w:r w:rsidR="00126B89" w:rsidRPr="00F408E2">
        <w:rPr>
          <w:rFonts w:cs="Times New Roman"/>
        </w:rPr>
        <w:t>supérieures,</w:t>
      </w:r>
      <w:r w:rsidR="00245A1A" w:rsidRPr="00F408E2">
        <w:rPr>
          <w:rFonts w:cs="Times New Roman"/>
        </w:rPr>
        <w:t xml:space="preserve"> sphincters </w:t>
      </w:r>
    </w:p>
    <w:p w14:paraId="1A9B5D7B" w14:textId="078757DB" w:rsidR="00245A1A" w:rsidRPr="00F408E2" w:rsidRDefault="00F774B4" w:rsidP="005A4973">
      <w:pPr>
        <w:rPr>
          <w:rFonts w:cs="Times New Roman"/>
        </w:rPr>
      </w:pPr>
      <w:r w:rsidRPr="00F408E2">
        <w:rPr>
          <w:rFonts w:cs="Times New Roman"/>
        </w:rPr>
        <w:lastRenderedPageBreak/>
        <w:t>examen</w:t>
      </w:r>
      <w:r w:rsidR="00245A1A" w:rsidRPr="00F408E2">
        <w:rPr>
          <w:rFonts w:cs="Times New Roman"/>
        </w:rPr>
        <w:t xml:space="preserve"> </w:t>
      </w:r>
      <w:r w:rsidR="00126B89" w:rsidRPr="00F408E2">
        <w:rPr>
          <w:rFonts w:cs="Times New Roman"/>
        </w:rPr>
        <w:t>des autres appareils</w:t>
      </w:r>
      <w:r w:rsidR="00245A1A" w:rsidRPr="00F408E2">
        <w:rPr>
          <w:rFonts w:cs="Times New Roman"/>
        </w:rPr>
        <w:t xml:space="preserve"> </w:t>
      </w:r>
    </w:p>
    <w:p w14:paraId="092E2D10" w14:textId="7C1590F2" w:rsidR="0050224D" w:rsidRPr="00F408E2" w:rsidRDefault="00126B89" w:rsidP="0050224D">
      <w:pPr>
        <w:pStyle w:val="Titre2"/>
        <w:rPr>
          <w:rFonts w:cs="Times New Roman"/>
        </w:rPr>
      </w:pPr>
      <w:bookmarkStart w:id="635" w:name="_Toc196656740"/>
      <w:bookmarkStart w:id="636" w:name="_Toc196662547"/>
      <w:r w:rsidRPr="00F408E2">
        <w:rPr>
          <w:rFonts w:cs="Times New Roman"/>
        </w:rPr>
        <w:t>Classification</w:t>
      </w:r>
      <w:r w:rsidR="0050224D" w:rsidRPr="00F408E2">
        <w:rPr>
          <w:rFonts w:cs="Times New Roman"/>
        </w:rPr>
        <w:t xml:space="preserve"> des douleurs</w:t>
      </w:r>
      <w:bookmarkEnd w:id="635"/>
      <w:bookmarkEnd w:id="636"/>
    </w:p>
    <w:p w14:paraId="6BD9156E" w14:textId="513F7E30" w:rsidR="0050224D" w:rsidRPr="00F408E2" w:rsidRDefault="0050224D" w:rsidP="0050224D">
      <w:pPr>
        <w:rPr>
          <w:rFonts w:cs="Times New Roman"/>
        </w:rPr>
      </w:pPr>
      <w:r w:rsidRPr="00F408E2">
        <w:rPr>
          <w:rFonts w:cs="Times New Roman"/>
        </w:rPr>
        <w:t>classification es plaintes</w:t>
      </w:r>
    </w:p>
    <w:p w14:paraId="19349335" w14:textId="1D4849B6" w:rsidR="0050224D" w:rsidRPr="00F408E2" w:rsidRDefault="0050224D" w:rsidP="004237A4">
      <w:pPr>
        <w:numPr>
          <w:ilvl w:val="1"/>
          <w:numId w:val="4"/>
        </w:numPr>
        <w:rPr>
          <w:rFonts w:cs="Times New Roman"/>
        </w:rPr>
      </w:pPr>
      <w:r w:rsidRPr="00F408E2">
        <w:rPr>
          <w:rFonts w:cs="Times New Roman"/>
        </w:rPr>
        <w:t xml:space="preserve">paresthésie : </w:t>
      </w:r>
      <w:r w:rsidR="00C376EC" w:rsidRPr="00F408E2">
        <w:rPr>
          <w:rFonts w:cs="Times New Roman"/>
        </w:rPr>
        <w:t>sensation</w:t>
      </w:r>
      <w:r w:rsidRPr="00F408E2">
        <w:rPr>
          <w:rFonts w:cs="Times New Roman"/>
        </w:rPr>
        <w:t xml:space="preserve"> </w:t>
      </w:r>
      <w:r w:rsidR="00C376EC" w:rsidRPr="00F408E2">
        <w:rPr>
          <w:rFonts w:cs="Times New Roman"/>
        </w:rPr>
        <w:t>désagréable</w:t>
      </w:r>
      <w:r w:rsidRPr="00F408E2">
        <w:rPr>
          <w:rFonts w:cs="Times New Roman"/>
        </w:rPr>
        <w:t xml:space="preserve"> non </w:t>
      </w:r>
      <w:r w:rsidR="00126B89" w:rsidRPr="00F408E2">
        <w:rPr>
          <w:rFonts w:cs="Times New Roman"/>
        </w:rPr>
        <w:t>douloureuse, spontanée,</w:t>
      </w:r>
      <w:r w:rsidRPr="00F408E2">
        <w:rPr>
          <w:rFonts w:cs="Times New Roman"/>
        </w:rPr>
        <w:t xml:space="preserve"> </w:t>
      </w:r>
      <w:r w:rsidR="00126B89" w:rsidRPr="00F408E2">
        <w:rPr>
          <w:rFonts w:cs="Times New Roman"/>
        </w:rPr>
        <w:t>picotement,</w:t>
      </w:r>
      <w:r w:rsidRPr="00F408E2">
        <w:rPr>
          <w:rFonts w:cs="Times New Roman"/>
        </w:rPr>
        <w:t xml:space="preserve"> </w:t>
      </w:r>
      <w:r w:rsidR="005B03E5" w:rsidRPr="00F408E2">
        <w:rPr>
          <w:rFonts w:cs="Times New Roman"/>
        </w:rPr>
        <w:t>fourmillement</w:t>
      </w:r>
      <w:r w:rsidRPr="00F408E2">
        <w:rPr>
          <w:rFonts w:cs="Times New Roman"/>
        </w:rPr>
        <w:t xml:space="preserve"> </w:t>
      </w:r>
      <w:r w:rsidR="005B03E5" w:rsidRPr="00F408E2">
        <w:rPr>
          <w:rFonts w:cs="Times New Roman"/>
        </w:rPr>
        <w:t>rarement</w:t>
      </w:r>
      <w:r w:rsidRPr="00F408E2">
        <w:rPr>
          <w:rFonts w:cs="Times New Roman"/>
        </w:rPr>
        <w:t xml:space="preserve"> sen</w:t>
      </w:r>
      <w:r w:rsidR="00C376EC" w:rsidRPr="00F408E2">
        <w:rPr>
          <w:rFonts w:cs="Times New Roman"/>
        </w:rPr>
        <w:t>s</w:t>
      </w:r>
      <w:r w:rsidRPr="00F408E2">
        <w:rPr>
          <w:rFonts w:cs="Times New Roman"/>
        </w:rPr>
        <w:t>atio</w:t>
      </w:r>
      <w:r w:rsidR="00C376EC" w:rsidRPr="00F408E2">
        <w:rPr>
          <w:rFonts w:cs="Times New Roman"/>
        </w:rPr>
        <w:t xml:space="preserve">n </w:t>
      </w:r>
      <w:r w:rsidRPr="00F408E2">
        <w:rPr>
          <w:rFonts w:cs="Times New Roman"/>
        </w:rPr>
        <w:t xml:space="preserve">de </w:t>
      </w:r>
      <w:r w:rsidR="00C376EC" w:rsidRPr="00F408E2">
        <w:rPr>
          <w:rFonts w:cs="Times New Roman"/>
        </w:rPr>
        <w:t>chaud</w:t>
      </w:r>
      <w:r w:rsidRPr="00F408E2">
        <w:rPr>
          <w:rFonts w:cs="Times New Roman"/>
        </w:rPr>
        <w:t xml:space="preserve"> ou </w:t>
      </w:r>
      <w:r w:rsidR="00EB511C" w:rsidRPr="00F408E2">
        <w:rPr>
          <w:rFonts w:cs="Times New Roman"/>
        </w:rPr>
        <w:t>froid</w:t>
      </w:r>
    </w:p>
    <w:p w14:paraId="1478812B" w14:textId="7CB7F636" w:rsidR="0050224D" w:rsidRPr="00F408E2" w:rsidRDefault="005B03E5" w:rsidP="004237A4">
      <w:pPr>
        <w:numPr>
          <w:ilvl w:val="1"/>
          <w:numId w:val="4"/>
        </w:numPr>
        <w:rPr>
          <w:rFonts w:cs="Times New Roman"/>
        </w:rPr>
      </w:pPr>
      <w:r w:rsidRPr="00F408E2">
        <w:rPr>
          <w:rFonts w:cs="Times New Roman"/>
        </w:rPr>
        <w:t>dysesthésie</w:t>
      </w:r>
      <w:r w:rsidR="0050224D" w:rsidRPr="00F408E2">
        <w:rPr>
          <w:rFonts w:cs="Times New Roman"/>
        </w:rPr>
        <w:t xml:space="preserve"> : </w:t>
      </w:r>
      <w:r w:rsidR="00097ACA" w:rsidRPr="00F408E2">
        <w:rPr>
          <w:rFonts w:cs="Times New Roman"/>
        </w:rPr>
        <w:t>même ty</w:t>
      </w:r>
      <w:r w:rsidR="0050224D" w:rsidRPr="00F408E2">
        <w:rPr>
          <w:rFonts w:cs="Times New Roman"/>
        </w:rPr>
        <w:t>pe que paresthé</w:t>
      </w:r>
      <w:r w:rsidRPr="00F408E2">
        <w:rPr>
          <w:rFonts w:cs="Times New Roman"/>
        </w:rPr>
        <w:t>s</w:t>
      </w:r>
      <w:r w:rsidR="0050224D" w:rsidRPr="00F408E2">
        <w:rPr>
          <w:rFonts w:cs="Times New Roman"/>
        </w:rPr>
        <w:t xml:space="preserve">ie mais </w:t>
      </w:r>
      <w:r w:rsidR="00097ACA" w:rsidRPr="00F408E2">
        <w:rPr>
          <w:rFonts w:cs="Times New Roman"/>
        </w:rPr>
        <w:t>déclenché</w:t>
      </w:r>
      <w:r w:rsidR="0050224D" w:rsidRPr="00F408E2">
        <w:rPr>
          <w:rFonts w:cs="Times New Roman"/>
        </w:rPr>
        <w:t xml:space="preserve"> par </w:t>
      </w:r>
      <w:r w:rsidR="00C376EC" w:rsidRPr="00F408E2">
        <w:rPr>
          <w:rFonts w:cs="Times New Roman"/>
        </w:rPr>
        <w:t>attouchement</w:t>
      </w:r>
      <w:r w:rsidR="0050224D" w:rsidRPr="00F408E2">
        <w:rPr>
          <w:rFonts w:cs="Times New Roman"/>
        </w:rPr>
        <w:t xml:space="preserve"> ou frottement</w:t>
      </w:r>
    </w:p>
    <w:p w14:paraId="44D332E0" w14:textId="1CDECE92" w:rsidR="00EB511C" w:rsidRPr="00F408E2" w:rsidRDefault="005B03E5" w:rsidP="004237A4">
      <w:pPr>
        <w:numPr>
          <w:ilvl w:val="1"/>
          <w:numId w:val="4"/>
        </w:numPr>
        <w:rPr>
          <w:rFonts w:cs="Times New Roman"/>
        </w:rPr>
      </w:pPr>
      <w:r w:rsidRPr="00F408E2">
        <w:rPr>
          <w:rFonts w:cs="Times New Roman"/>
        </w:rPr>
        <w:t>névralgie</w:t>
      </w:r>
      <w:r w:rsidR="00EB511C" w:rsidRPr="00F408E2">
        <w:rPr>
          <w:rFonts w:cs="Times New Roman"/>
        </w:rPr>
        <w:t> : douleur radiculaire ou du tronc nerveux (à l’extrémi</w:t>
      </w:r>
      <w:r w:rsidR="002A47D0" w:rsidRPr="00F408E2">
        <w:rPr>
          <w:rFonts w:cs="Times New Roman"/>
        </w:rPr>
        <w:t>té</w:t>
      </w:r>
      <w:r w:rsidR="00C376EC" w:rsidRPr="00F408E2">
        <w:rPr>
          <w:rFonts w:cs="Times New Roman"/>
        </w:rPr>
        <w:t>)</w:t>
      </w:r>
    </w:p>
    <w:p w14:paraId="6578F4A6" w14:textId="6CCAB4AE" w:rsidR="004172DD" w:rsidRPr="00F408E2" w:rsidRDefault="004172DD" w:rsidP="004237A4">
      <w:pPr>
        <w:numPr>
          <w:ilvl w:val="1"/>
          <w:numId w:val="4"/>
        </w:numPr>
        <w:rPr>
          <w:rFonts w:cs="Times New Roman"/>
        </w:rPr>
      </w:pPr>
      <w:r w:rsidRPr="00F408E2">
        <w:rPr>
          <w:rFonts w:cs="Times New Roman"/>
        </w:rPr>
        <w:t>névralgie (</w:t>
      </w:r>
      <w:r w:rsidR="00126B89" w:rsidRPr="00F408E2">
        <w:rPr>
          <w:rFonts w:cs="Times New Roman"/>
        </w:rPr>
        <w:t>radiculaire,</w:t>
      </w:r>
      <w:r w:rsidRPr="00F408E2">
        <w:rPr>
          <w:rFonts w:cs="Times New Roman"/>
        </w:rPr>
        <w:t xml:space="preserve"> tronculaire) : trajet défini, </w:t>
      </w:r>
      <w:r w:rsidR="005B03E5" w:rsidRPr="00F408E2">
        <w:rPr>
          <w:rFonts w:cs="Times New Roman"/>
        </w:rPr>
        <w:t>type</w:t>
      </w:r>
      <w:r w:rsidRPr="00F408E2">
        <w:rPr>
          <w:rFonts w:cs="Times New Roman"/>
        </w:rPr>
        <w:t xml:space="preserve"> </w:t>
      </w:r>
      <w:r w:rsidR="00126B89" w:rsidRPr="00F408E2">
        <w:rPr>
          <w:rFonts w:cs="Times New Roman"/>
        </w:rPr>
        <w:t>brulure, électricité,</w:t>
      </w:r>
      <w:r w:rsidR="009C6F2C" w:rsidRPr="00F408E2">
        <w:rPr>
          <w:rFonts w:cs="Times New Roman"/>
        </w:rPr>
        <w:t xml:space="preserve"> </w:t>
      </w:r>
      <w:r w:rsidR="00126B89" w:rsidRPr="00F408E2">
        <w:rPr>
          <w:rFonts w:cs="Times New Roman"/>
        </w:rPr>
        <w:t>impulsive,</w:t>
      </w:r>
      <w:r w:rsidR="009C6F2C" w:rsidRPr="00F408E2">
        <w:rPr>
          <w:rFonts w:cs="Times New Roman"/>
        </w:rPr>
        <w:t xml:space="preserve"> continue ou </w:t>
      </w:r>
      <w:r w:rsidR="005B03E5" w:rsidRPr="00F408E2">
        <w:rPr>
          <w:rFonts w:cs="Times New Roman"/>
        </w:rPr>
        <w:t>paroxystique</w:t>
      </w:r>
      <w:r w:rsidR="009C6F2C" w:rsidRPr="00F408E2">
        <w:rPr>
          <w:rFonts w:cs="Times New Roman"/>
        </w:rPr>
        <w:t xml:space="preserve"> </w:t>
      </w:r>
    </w:p>
    <w:p w14:paraId="6C840B73" w14:textId="1FF5D43E" w:rsidR="009C6F2C" w:rsidRPr="00F408E2" w:rsidRDefault="009C6F2C" w:rsidP="004237A4">
      <w:pPr>
        <w:numPr>
          <w:ilvl w:val="1"/>
          <w:numId w:val="4"/>
        </w:numPr>
        <w:rPr>
          <w:rFonts w:cs="Times New Roman"/>
        </w:rPr>
      </w:pPr>
      <w:r w:rsidRPr="00F408E2">
        <w:rPr>
          <w:rFonts w:cs="Times New Roman"/>
        </w:rPr>
        <w:t>hyperpat</w:t>
      </w:r>
      <w:r w:rsidR="00D45C39" w:rsidRPr="00F408E2">
        <w:rPr>
          <w:rFonts w:cs="Times New Roman"/>
        </w:rPr>
        <w:t>h</w:t>
      </w:r>
      <w:r w:rsidRPr="00F408E2">
        <w:rPr>
          <w:rFonts w:cs="Times New Roman"/>
        </w:rPr>
        <w:t xml:space="preserve">ie : souffrance plus </w:t>
      </w:r>
      <w:r w:rsidR="005B03E5" w:rsidRPr="00F408E2">
        <w:rPr>
          <w:rFonts w:cs="Times New Roman"/>
        </w:rPr>
        <w:t>étendue</w:t>
      </w:r>
      <w:r w:rsidRPr="00F408E2">
        <w:rPr>
          <w:rFonts w:cs="Times New Roman"/>
        </w:rPr>
        <w:t xml:space="preserve"> que zone </w:t>
      </w:r>
      <w:r w:rsidR="00126B89" w:rsidRPr="00F408E2">
        <w:rPr>
          <w:rFonts w:cs="Times New Roman"/>
        </w:rPr>
        <w:t>simulée, plus</w:t>
      </w:r>
      <w:r w:rsidRPr="00F408E2">
        <w:rPr>
          <w:rFonts w:cs="Times New Roman"/>
        </w:rPr>
        <w:t xml:space="preserve"> prolongé que </w:t>
      </w:r>
      <w:r w:rsidR="00D45C39" w:rsidRPr="00F408E2">
        <w:rPr>
          <w:rFonts w:cs="Times New Roman"/>
        </w:rPr>
        <w:t>stimulation</w:t>
      </w:r>
      <w:r w:rsidRPr="00F408E2">
        <w:rPr>
          <w:rFonts w:cs="Times New Roman"/>
        </w:rPr>
        <w:t xml:space="preserve">, </w:t>
      </w:r>
      <w:r w:rsidR="00D45C39" w:rsidRPr="00F408E2">
        <w:rPr>
          <w:rFonts w:cs="Times New Roman"/>
        </w:rPr>
        <w:t>déclenchée</w:t>
      </w:r>
      <w:r w:rsidRPr="00F408E2">
        <w:rPr>
          <w:rFonts w:cs="Times New Roman"/>
        </w:rPr>
        <w:t xml:space="preserve"> par </w:t>
      </w:r>
      <w:r w:rsidR="00D45C39" w:rsidRPr="00F408E2">
        <w:rPr>
          <w:rFonts w:cs="Times New Roman"/>
        </w:rPr>
        <w:t>stimulation</w:t>
      </w:r>
      <w:r w:rsidRPr="00F408E2">
        <w:rPr>
          <w:rFonts w:cs="Times New Roman"/>
        </w:rPr>
        <w:t xml:space="preserve"> </w:t>
      </w:r>
      <w:r w:rsidR="00C910D1" w:rsidRPr="00F408E2">
        <w:rPr>
          <w:rFonts w:cs="Times New Roman"/>
        </w:rPr>
        <w:t>indolore</w:t>
      </w:r>
      <w:r w:rsidRPr="00F408E2">
        <w:rPr>
          <w:rFonts w:cs="Times New Roman"/>
        </w:rPr>
        <w:t xml:space="preserve"> </w:t>
      </w:r>
    </w:p>
    <w:p w14:paraId="2137AE78" w14:textId="0F6A51EB" w:rsidR="009C6F2C" w:rsidRPr="00F408E2" w:rsidRDefault="009C6F2C" w:rsidP="004237A4">
      <w:pPr>
        <w:numPr>
          <w:ilvl w:val="1"/>
          <w:numId w:val="4"/>
        </w:numPr>
        <w:rPr>
          <w:rFonts w:cs="Times New Roman"/>
        </w:rPr>
      </w:pPr>
      <w:r w:rsidRPr="00F408E2">
        <w:rPr>
          <w:rFonts w:cs="Times New Roman"/>
        </w:rPr>
        <w:t>hyper</w:t>
      </w:r>
      <w:r w:rsidR="00FE51B3" w:rsidRPr="00F408E2">
        <w:rPr>
          <w:rFonts w:cs="Times New Roman"/>
        </w:rPr>
        <w:t xml:space="preserve">esthésie : douleur à l’effleurement sur </w:t>
      </w:r>
      <w:r w:rsidR="00C910D1" w:rsidRPr="00F408E2">
        <w:rPr>
          <w:rFonts w:cs="Times New Roman"/>
        </w:rPr>
        <w:t>segment</w:t>
      </w:r>
      <w:r w:rsidR="00FE51B3" w:rsidRPr="00F408E2">
        <w:rPr>
          <w:rFonts w:cs="Times New Roman"/>
        </w:rPr>
        <w:t xml:space="preserve"> non douloureux</w:t>
      </w:r>
    </w:p>
    <w:p w14:paraId="1FF3ED5E" w14:textId="716B82C1" w:rsidR="00C910D1" w:rsidRPr="00F408E2" w:rsidRDefault="00F774B4" w:rsidP="00C910D1">
      <w:pPr>
        <w:rPr>
          <w:rFonts w:cs="Times New Roman"/>
        </w:rPr>
      </w:pPr>
      <w:r w:rsidRPr="00F408E2">
        <w:rPr>
          <w:rFonts w:cs="Times New Roman"/>
        </w:rPr>
        <w:t>classification</w:t>
      </w:r>
      <w:r w:rsidR="00C910D1" w:rsidRPr="00F408E2">
        <w:rPr>
          <w:rFonts w:cs="Times New Roman"/>
        </w:rPr>
        <w:t xml:space="preserve"> </w:t>
      </w:r>
      <w:r w:rsidRPr="00F408E2">
        <w:rPr>
          <w:rFonts w:cs="Times New Roman"/>
        </w:rPr>
        <w:t>étiologique</w:t>
      </w:r>
      <w:r w:rsidR="00C910D1" w:rsidRPr="00F408E2">
        <w:rPr>
          <w:rFonts w:cs="Times New Roman"/>
        </w:rPr>
        <w:t xml:space="preserve"> </w:t>
      </w:r>
    </w:p>
    <w:p w14:paraId="1A6C84B0" w14:textId="557884DF" w:rsidR="00C910D1" w:rsidRPr="00F408E2" w:rsidRDefault="00F774B4" w:rsidP="004237A4">
      <w:pPr>
        <w:numPr>
          <w:ilvl w:val="1"/>
          <w:numId w:val="4"/>
        </w:numPr>
        <w:rPr>
          <w:rFonts w:cs="Times New Roman"/>
        </w:rPr>
      </w:pPr>
      <w:r w:rsidRPr="00F408E2">
        <w:rPr>
          <w:rFonts w:cs="Times New Roman"/>
        </w:rPr>
        <w:t>pathologie</w:t>
      </w:r>
      <w:r w:rsidR="00C910D1" w:rsidRPr="00F408E2">
        <w:rPr>
          <w:rFonts w:cs="Times New Roman"/>
        </w:rPr>
        <w:t xml:space="preserve"> du système </w:t>
      </w:r>
      <w:r w:rsidR="00097ACA" w:rsidRPr="00F408E2">
        <w:rPr>
          <w:rFonts w:cs="Times New Roman"/>
        </w:rPr>
        <w:t>nerveux</w:t>
      </w:r>
      <w:r w:rsidR="00C910D1" w:rsidRPr="00F408E2">
        <w:rPr>
          <w:rFonts w:cs="Times New Roman"/>
        </w:rPr>
        <w:t xml:space="preserve"> </w:t>
      </w:r>
      <w:r w:rsidR="00097ACA" w:rsidRPr="00F408E2">
        <w:rPr>
          <w:rFonts w:cs="Times New Roman"/>
        </w:rPr>
        <w:t>périphérique</w:t>
      </w:r>
      <w:r w:rsidR="00C910D1" w:rsidRPr="00F408E2">
        <w:rPr>
          <w:rFonts w:cs="Times New Roman"/>
        </w:rPr>
        <w:t xml:space="preserve"> </w:t>
      </w:r>
    </w:p>
    <w:p w14:paraId="17DF01BE" w14:textId="39BBEC18" w:rsidR="00C910D1" w:rsidRPr="00F408E2" w:rsidRDefault="00506FCC" w:rsidP="004237A4">
      <w:pPr>
        <w:numPr>
          <w:ilvl w:val="2"/>
          <w:numId w:val="4"/>
        </w:numPr>
        <w:rPr>
          <w:rFonts w:cs="Times New Roman"/>
        </w:rPr>
      </w:pPr>
      <w:r w:rsidRPr="00F408E2">
        <w:rPr>
          <w:rFonts w:cs="Times New Roman"/>
        </w:rPr>
        <w:t>traumatisme</w:t>
      </w:r>
      <w:r w:rsidR="00C910D1" w:rsidRPr="00F408E2">
        <w:rPr>
          <w:rFonts w:cs="Times New Roman"/>
        </w:rPr>
        <w:t xml:space="preserve"> ou </w:t>
      </w:r>
      <w:r w:rsidRPr="00F408E2">
        <w:rPr>
          <w:rFonts w:cs="Times New Roman"/>
        </w:rPr>
        <w:t>infiltration</w:t>
      </w:r>
      <w:r w:rsidR="00C910D1" w:rsidRPr="00F408E2">
        <w:rPr>
          <w:rFonts w:cs="Times New Roman"/>
        </w:rPr>
        <w:t xml:space="preserve"> ou </w:t>
      </w:r>
      <w:r w:rsidRPr="00F408E2">
        <w:rPr>
          <w:rFonts w:cs="Times New Roman"/>
        </w:rPr>
        <w:t>inflammation</w:t>
      </w:r>
      <w:r w:rsidR="00C910D1" w:rsidRPr="00F408E2">
        <w:rPr>
          <w:rFonts w:cs="Times New Roman"/>
        </w:rPr>
        <w:t xml:space="preserve"> ou compression discale des </w:t>
      </w:r>
      <w:r w:rsidRPr="00F408E2">
        <w:rPr>
          <w:rFonts w:cs="Times New Roman"/>
        </w:rPr>
        <w:t>racines</w:t>
      </w:r>
      <w:r w:rsidR="00C910D1" w:rsidRPr="00F408E2">
        <w:rPr>
          <w:rFonts w:cs="Times New Roman"/>
        </w:rPr>
        <w:t xml:space="preserve"> ou plexus  ou tronc </w:t>
      </w:r>
      <w:r w:rsidR="00097ACA" w:rsidRPr="00F408E2">
        <w:rPr>
          <w:rFonts w:cs="Times New Roman"/>
        </w:rPr>
        <w:t>nerveux</w:t>
      </w:r>
    </w:p>
    <w:p w14:paraId="345C5799" w14:textId="397C67B6" w:rsidR="00C910D1" w:rsidRPr="00F408E2" w:rsidRDefault="00C910D1" w:rsidP="004237A4">
      <w:pPr>
        <w:numPr>
          <w:ilvl w:val="2"/>
          <w:numId w:val="4"/>
        </w:numPr>
        <w:rPr>
          <w:rFonts w:cs="Times New Roman"/>
        </w:rPr>
      </w:pPr>
      <w:r w:rsidRPr="00F408E2">
        <w:rPr>
          <w:rFonts w:cs="Times New Roman"/>
        </w:rPr>
        <w:t>poly</w:t>
      </w:r>
      <w:r w:rsidR="00492DA8" w:rsidRPr="00F408E2">
        <w:rPr>
          <w:rFonts w:cs="Times New Roman"/>
        </w:rPr>
        <w:t>né</w:t>
      </w:r>
      <w:r w:rsidRPr="00F408E2">
        <w:rPr>
          <w:rFonts w:cs="Times New Roman"/>
        </w:rPr>
        <w:t>vrite ou</w:t>
      </w:r>
      <w:r w:rsidR="00492DA8" w:rsidRPr="00F408E2">
        <w:rPr>
          <w:rFonts w:cs="Times New Roman"/>
        </w:rPr>
        <w:t xml:space="preserve"> </w:t>
      </w:r>
      <w:r w:rsidRPr="00F408E2">
        <w:rPr>
          <w:rFonts w:cs="Times New Roman"/>
        </w:rPr>
        <w:t>polyradi</w:t>
      </w:r>
      <w:r w:rsidR="00D114DB" w:rsidRPr="00F408E2">
        <w:rPr>
          <w:rFonts w:cs="Times New Roman"/>
        </w:rPr>
        <w:t xml:space="preserve">culonévrite </w:t>
      </w:r>
      <w:r w:rsidR="00296B07" w:rsidRPr="00F408E2">
        <w:rPr>
          <w:rFonts w:cs="Times New Roman"/>
        </w:rPr>
        <w:t>ou multinévrite</w:t>
      </w:r>
      <w:r w:rsidR="00D114DB" w:rsidRPr="00F408E2">
        <w:rPr>
          <w:rFonts w:cs="Times New Roman"/>
        </w:rPr>
        <w:t xml:space="preserve"> </w:t>
      </w:r>
    </w:p>
    <w:p w14:paraId="0BF9C324" w14:textId="1DBF26E9" w:rsidR="00D114DB" w:rsidRPr="00F408E2" w:rsidRDefault="00E775E6" w:rsidP="004237A4">
      <w:pPr>
        <w:numPr>
          <w:ilvl w:val="1"/>
          <w:numId w:val="4"/>
        </w:numPr>
        <w:rPr>
          <w:rFonts w:cs="Times New Roman"/>
        </w:rPr>
      </w:pPr>
      <w:r w:rsidRPr="00F408E2">
        <w:rPr>
          <w:rFonts w:cs="Times New Roman"/>
        </w:rPr>
        <w:t>pathologie</w:t>
      </w:r>
      <w:r w:rsidR="00D114DB" w:rsidRPr="00F408E2">
        <w:rPr>
          <w:rFonts w:cs="Times New Roman"/>
        </w:rPr>
        <w:t xml:space="preserve"> du </w:t>
      </w:r>
      <w:r w:rsidRPr="00F408E2">
        <w:rPr>
          <w:rFonts w:cs="Times New Roman"/>
        </w:rPr>
        <w:t>système</w:t>
      </w:r>
      <w:r w:rsidR="00D114DB" w:rsidRPr="00F408E2">
        <w:rPr>
          <w:rFonts w:cs="Times New Roman"/>
        </w:rPr>
        <w:t xml:space="preserve"> nerveux </w:t>
      </w:r>
      <w:r w:rsidRPr="00F408E2">
        <w:rPr>
          <w:rFonts w:cs="Times New Roman"/>
        </w:rPr>
        <w:t>central</w:t>
      </w:r>
      <w:r w:rsidR="00D114DB" w:rsidRPr="00F408E2">
        <w:rPr>
          <w:rFonts w:cs="Times New Roman"/>
        </w:rPr>
        <w:t xml:space="preserve"> : </w:t>
      </w:r>
      <w:r w:rsidRPr="00F408E2">
        <w:rPr>
          <w:rFonts w:cs="Times New Roman"/>
        </w:rPr>
        <w:t>vasculaire</w:t>
      </w:r>
      <w:r w:rsidR="00D114DB" w:rsidRPr="00F408E2">
        <w:rPr>
          <w:rFonts w:cs="Times New Roman"/>
        </w:rPr>
        <w:t xml:space="preserve"> </w:t>
      </w:r>
      <w:r w:rsidR="00492DA8" w:rsidRPr="00F408E2">
        <w:rPr>
          <w:rFonts w:cs="Times New Roman"/>
        </w:rPr>
        <w:t>infiltrative</w:t>
      </w:r>
      <w:r w:rsidR="00D114DB" w:rsidRPr="00F408E2">
        <w:rPr>
          <w:rFonts w:cs="Times New Roman"/>
        </w:rPr>
        <w:t xml:space="preserve">, </w:t>
      </w:r>
      <w:r w:rsidR="00126B89" w:rsidRPr="00F408E2">
        <w:rPr>
          <w:rFonts w:cs="Times New Roman"/>
        </w:rPr>
        <w:t>traumatisme,</w:t>
      </w:r>
      <w:r w:rsidR="00D114DB" w:rsidRPr="00F408E2">
        <w:rPr>
          <w:rFonts w:cs="Times New Roman"/>
        </w:rPr>
        <w:t xml:space="preserve"> </w:t>
      </w:r>
      <w:r w:rsidRPr="00F408E2">
        <w:rPr>
          <w:rFonts w:cs="Times New Roman"/>
        </w:rPr>
        <w:t>inflammation</w:t>
      </w:r>
      <w:r w:rsidR="00D114DB" w:rsidRPr="00F408E2">
        <w:rPr>
          <w:rFonts w:cs="Times New Roman"/>
        </w:rPr>
        <w:t xml:space="preserve"> </w:t>
      </w:r>
    </w:p>
    <w:p w14:paraId="0E48BDAC" w14:textId="5DEFAADD" w:rsidR="00D114DB" w:rsidRPr="00F408E2" w:rsidRDefault="00D114DB" w:rsidP="004237A4">
      <w:pPr>
        <w:numPr>
          <w:ilvl w:val="2"/>
          <w:numId w:val="4"/>
        </w:numPr>
        <w:rPr>
          <w:rFonts w:cs="Times New Roman"/>
        </w:rPr>
      </w:pPr>
      <w:r w:rsidRPr="00F408E2">
        <w:rPr>
          <w:rFonts w:cs="Times New Roman"/>
        </w:rPr>
        <w:t>lésion médullaire</w:t>
      </w:r>
    </w:p>
    <w:p w14:paraId="593FA163" w14:textId="2064B234" w:rsidR="00D114DB" w:rsidRPr="00F408E2" w:rsidRDefault="00E775E6" w:rsidP="004237A4">
      <w:pPr>
        <w:numPr>
          <w:ilvl w:val="2"/>
          <w:numId w:val="4"/>
        </w:numPr>
        <w:rPr>
          <w:rFonts w:cs="Times New Roman"/>
        </w:rPr>
      </w:pPr>
      <w:r w:rsidRPr="00F408E2">
        <w:rPr>
          <w:rFonts w:cs="Times New Roman"/>
        </w:rPr>
        <w:t>lésion</w:t>
      </w:r>
      <w:r w:rsidR="00D114DB" w:rsidRPr="00F408E2">
        <w:rPr>
          <w:rFonts w:cs="Times New Roman"/>
        </w:rPr>
        <w:t xml:space="preserve"> du tronc cérébrale </w:t>
      </w:r>
    </w:p>
    <w:p w14:paraId="7D4136C4" w14:textId="3A9DF96E" w:rsidR="00D114DB" w:rsidRPr="00F408E2" w:rsidRDefault="00D114DB" w:rsidP="004237A4">
      <w:pPr>
        <w:numPr>
          <w:ilvl w:val="2"/>
          <w:numId w:val="4"/>
        </w:numPr>
        <w:rPr>
          <w:rFonts w:cs="Times New Roman"/>
        </w:rPr>
      </w:pPr>
      <w:r w:rsidRPr="00F408E2">
        <w:rPr>
          <w:rFonts w:cs="Times New Roman"/>
        </w:rPr>
        <w:t xml:space="preserve">lésion du </w:t>
      </w:r>
      <w:r w:rsidR="00E775E6" w:rsidRPr="00F408E2">
        <w:rPr>
          <w:rFonts w:cs="Times New Roman"/>
        </w:rPr>
        <w:t>thalamus</w:t>
      </w:r>
      <w:r w:rsidRPr="00F408E2">
        <w:rPr>
          <w:rFonts w:cs="Times New Roman"/>
        </w:rPr>
        <w:t xml:space="preserve"> </w:t>
      </w:r>
      <w:r w:rsidR="0041352F" w:rsidRPr="00F408E2">
        <w:rPr>
          <w:rFonts w:cs="Times New Roman"/>
        </w:rPr>
        <w:t xml:space="preserve">(déafférentation = douleur de la coté </w:t>
      </w:r>
      <w:r w:rsidR="00E775E6" w:rsidRPr="00F408E2">
        <w:rPr>
          <w:rFonts w:cs="Times New Roman"/>
        </w:rPr>
        <w:t>innerver</w:t>
      </w:r>
      <w:r w:rsidR="0041352F" w:rsidRPr="00F408E2">
        <w:rPr>
          <w:rFonts w:cs="Times New Roman"/>
        </w:rPr>
        <w:t xml:space="preserve"> par le nerf sensitif)</w:t>
      </w:r>
    </w:p>
    <w:p w14:paraId="2FE04140" w14:textId="6A7328F8" w:rsidR="00D114DB" w:rsidRPr="00F408E2" w:rsidRDefault="00E775E6" w:rsidP="004237A4">
      <w:pPr>
        <w:numPr>
          <w:ilvl w:val="2"/>
          <w:numId w:val="4"/>
        </w:numPr>
        <w:rPr>
          <w:rFonts w:cs="Times New Roman"/>
        </w:rPr>
      </w:pPr>
      <w:r w:rsidRPr="00F408E2">
        <w:rPr>
          <w:rFonts w:cs="Times New Roman"/>
        </w:rPr>
        <w:t>lésion</w:t>
      </w:r>
      <w:r w:rsidR="00D114DB" w:rsidRPr="00F408E2">
        <w:rPr>
          <w:rFonts w:cs="Times New Roman"/>
        </w:rPr>
        <w:t xml:space="preserve"> cérébrale hémisphé</w:t>
      </w:r>
      <w:r w:rsidR="00F67267" w:rsidRPr="00F408E2">
        <w:rPr>
          <w:rFonts w:cs="Times New Roman"/>
        </w:rPr>
        <w:t>r</w:t>
      </w:r>
      <w:r w:rsidR="00D114DB" w:rsidRPr="00F408E2">
        <w:rPr>
          <w:rFonts w:cs="Times New Roman"/>
        </w:rPr>
        <w:t>ique</w:t>
      </w:r>
    </w:p>
    <w:p w14:paraId="2E773B48" w14:textId="61E62812" w:rsidR="0041352F" w:rsidRPr="00F408E2" w:rsidRDefault="00126B89" w:rsidP="00E16284">
      <w:pPr>
        <w:pStyle w:val="Titre1"/>
        <w:rPr>
          <w:rFonts w:cs="Times New Roman"/>
        </w:rPr>
      </w:pPr>
      <w:bookmarkStart w:id="637" w:name="_Toc196656741"/>
      <w:bookmarkStart w:id="638" w:name="_Toc196662548"/>
      <w:r w:rsidRPr="00F408E2">
        <w:rPr>
          <w:rFonts w:cs="Times New Roman"/>
        </w:rPr>
        <w:t>Conduite</w:t>
      </w:r>
      <w:r w:rsidR="00E16284" w:rsidRPr="00F408E2">
        <w:rPr>
          <w:rFonts w:cs="Times New Roman"/>
        </w:rPr>
        <w:t xml:space="preserve"> à </w:t>
      </w:r>
      <w:r w:rsidR="00BB38B7" w:rsidRPr="00F408E2">
        <w:rPr>
          <w:rFonts w:cs="Times New Roman"/>
        </w:rPr>
        <w:t>tenir</w:t>
      </w:r>
      <w:bookmarkEnd w:id="637"/>
      <w:bookmarkEnd w:id="638"/>
    </w:p>
    <w:p w14:paraId="0615C57C" w14:textId="2E44D440" w:rsidR="00E16284" w:rsidRPr="00F408E2" w:rsidRDefault="00BB38B7" w:rsidP="00E16284">
      <w:pPr>
        <w:rPr>
          <w:rFonts w:cs="Times New Roman"/>
        </w:rPr>
      </w:pPr>
      <w:r w:rsidRPr="00F408E2">
        <w:rPr>
          <w:rFonts w:cs="Times New Roman"/>
        </w:rPr>
        <w:t xml:space="preserve">soulager </w:t>
      </w:r>
      <w:r w:rsidR="00126B89" w:rsidRPr="00F408E2">
        <w:rPr>
          <w:rFonts w:cs="Times New Roman"/>
        </w:rPr>
        <w:t>les symptômes</w:t>
      </w:r>
      <w:r w:rsidR="00E16284" w:rsidRPr="00F408E2">
        <w:rPr>
          <w:rFonts w:cs="Times New Roman"/>
        </w:rPr>
        <w:t xml:space="preserve"> </w:t>
      </w:r>
      <w:r w:rsidR="00E16284" w:rsidRPr="00F408E2">
        <w:rPr>
          <w:rFonts w:cs="Times New Roman"/>
        </w:rPr>
        <w:tab/>
      </w:r>
    </w:p>
    <w:p w14:paraId="00A1E514" w14:textId="3A58D58A" w:rsidR="00E16284" w:rsidRPr="00F408E2" w:rsidRDefault="00E16284" w:rsidP="00E16284">
      <w:pPr>
        <w:rPr>
          <w:rFonts w:cs="Times New Roman"/>
        </w:rPr>
      </w:pPr>
      <w:r w:rsidRPr="00F408E2">
        <w:rPr>
          <w:rFonts w:cs="Times New Roman"/>
        </w:rPr>
        <w:t xml:space="preserve">antidépresseur inhibiteur de la </w:t>
      </w:r>
      <w:r w:rsidR="00916685" w:rsidRPr="00F408E2">
        <w:rPr>
          <w:rFonts w:cs="Times New Roman"/>
        </w:rPr>
        <w:t>recapture</w:t>
      </w:r>
      <w:r w:rsidRPr="00F408E2">
        <w:rPr>
          <w:rFonts w:cs="Times New Roman"/>
        </w:rPr>
        <w:t xml:space="preserve"> de la </w:t>
      </w:r>
      <w:r w:rsidR="00BB38B7" w:rsidRPr="00F408E2">
        <w:rPr>
          <w:rFonts w:cs="Times New Roman"/>
        </w:rPr>
        <w:t>noradrénaline</w:t>
      </w:r>
      <w:r w:rsidRPr="00F408E2">
        <w:rPr>
          <w:rFonts w:cs="Times New Roman"/>
        </w:rPr>
        <w:t xml:space="preserve"> et de la </w:t>
      </w:r>
      <w:r w:rsidR="00020945" w:rsidRPr="00F408E2">
        <w:rPr>
          <w:rFonts w:cs="Times New Roman"/>
        </w:rPr>
        <w:t>sérotonine</w:t>
      </w:r>
      <w:r w:rsidRPr="00F408E2">
        <w:rPr>
          <w:rFonts w:cs="Times New Roman"/>
        </w:rPr>
        <w:t xml:space="preserve"> tricyclique : si </w:t>
      </w:r>
      <w:r w:rsidR="00020945" w:rsidRPr="00F408E2">
        <w:rPr>
          <w:rFonts w:cs="Times New Roman"/>
        </w:rPr>
        <w:t>insomnie</w:t>
      </w:r>
      <w:r w:rsidRPr="00F408E2">
        <w:rPr>
          <w:rFonts w:cs="Times New Roman"/>
        </w:rPr>
        <w:t>, dépres</w:t>
      </w:r>
      <w:r w:rsidR="007E464F" w:rsidRPr="00F408E2">
        <w:rPr>
          <w:rFonts w:cs="Times New Roman"/>
        </w:rPr>
        <w:t xml:space="preserve">sion </w:t>
      </w:r>
    </w:p>
    <w:p w14:paraId="1AA401A6" w14:textId="6CA0B6C4" w:rsidR="007E464F" w:rsidRPr="00F408E2" w:rsidRDefault="007E464F" w:rsidP="004237A4">
      <w:pPr>
        <w:numPr>
          <w:ilvl w:val="1"/>
          <w:numId w:val="4"/>
        </w:numPr>
        <w:rPr>
          <w:rFonts w:cs="Times New Roman"/>
        </w:rPr>
      </w:pPr>
      <w:r w:rsidRPr="00F408E2">
        <w:rPr>
          <w:rFonts w:cs="Times New Roman"/>
        </w:rPr>
        <w:t>amitryptyline (LAROXIL* cp 25 ou 50 mg</w:t>
      </w:r>
      <w:r w:rsidR="008110EA" w:rsidRPr="00F408E2">
        <w:rPr>
          <w:rFonts w:cs="Times New Roman"/>
        </w:rPr>
        <w:t>, gouttes 1g/gouttes)</w:t>
      </w:r>
    </w:p>
    <w:p w14:paraId="7C9282AF" w14:textId="14964512" w:rsidR="008110EA" w:rsidRPr="00F408E2" w:rsidRDefault="008110EA" w:rsidP="004237A4">
      <w:pPr>
        <w:numPr>
          <w:ilvl w:val="1"/>
          <w:numId w:val="4"/>
        </w:numPr>
        <w:rPr>
          <w:rFonts w:cs="Times New Roman"/>
        </w:rPr>
      </w:pPr>
      <w:r w:rsidRPr="00F408E2">
        <w:rPr>
          <w:rFonts w:cs="Times New Roman"/>
        </w:rPr>
        <w:t>coloipramine (</w:t>
      </w:r>
      <w:r w:rsidR="002C65D4" w:rsidRPr="00F408E2">
        <w:rPr>
          <w:rFonts w:cs="Times New Roman"/>
        </w:rPr>
        <w:t xml:space="preserve">ANARANYL* </w:t>
      </w:r>
      <w:r w:rsidR="00126B89" w:rsidRPr="00F408E2">
        <w:rPr>
          <w:rFonts w:cs="Times New Roman"/>
        </w:rPr>
        <w:t>10,</w:t>
      </w:r>
      <w:r w:rsidR="002C65D4" w:rsidRPr="00F408E2">
        <w:rPr>
          <w:rFonts w:cs="Times New Roman"/>
        </w:rPr>
        <w:t xml:space="preserve"> </w:t>
      </w:r>
      <w:r w:rsidR="00126B89" w:rsidRPr="00F408E2">
        <w:rPr>
          <w:rFonts w:cs="Times New Roman"/>
        </w:rPr>
        <w:t>25,</w:t>
      </w:r>
      <w:r w:rsidR="002C65D4" w:rsidRPr="00F408E2">
        <w:rPr>
          <w:rFonts w:cs="Times New Roman"/>
        </w:rPr>
        <w:t xml:space="preserve"> 75 MG</w:t>
      </w:r>
    </w:p>
    <w:p w14:paraId="1E5B3E65" w14:textId="4FFE5762" w:rsidR="008110EA" w:rsidRPr="00F408E2" w:rsidRDefault="008110EA" w:rsidP="004237A4">
      <w:pPr>
        <w:numPr>
          <w:ilvl w:val="1"/>
          <w:numId w:val="4"/>
        </w:numPr>
        <w:rPr>
          <w:rFonts w:cs="Times New Roman"/>
        </w:rPr>
      </w:pPr>
      <w:r w:rsidRPr="00F408E2">
        <w:rPr>
          <w:rFonts w:cs="Times New Roman"/>
        </w:rPr>
        <w:t>imipramine (</w:t>
      </w:r>
      <w:r w:rsidR="00405B7B" w:rsidRPr="00F408E2">
        <w:rPr>
          <w:rFonts w:cs="Times New Roman"/>
        </w:rPr>
        <w:t xml:space="preserve">TOFRANYL * </w:t>
      </w:r>
      <w:r w:rsidR="00126B89" w:rsidRPr="00F408E2">
        <w:rPr>
          <w:rFonts w:cs="Times New Roman"/>
        </w:rPr>
        <w:t>10,</w:t>
      </w:r>
      <w:r w:rsidR="00405B7B" w:rsidRPr="00F408E2">
        <w:rPr>
          <w:rFonts w:cs="Times New Roman"/>
        </w:rPr>
        <w:t xml:space="preserve"> 25 mg)</w:t>
      </w:r>
    </w:p>
    <w:p w14:paraId="347947DD" w14:textId="3EB44D07" w:rsidR="009F7336" w:rsidRPr="00F408E2" w:rsidRDefault="009F7336" w:rsidP="004237A4">
      <w:pPr>
        <w:numPr>
          <w:ilvl w:val="1"/>
          <w:numId w:val="4"/>
        </w:numPr>
        <w:rPr>
          <w:rFonts w:cs="Times New Roman"/>
        </w:rPr>
      </w:pPr>
      <w:r w:rsidRPr="00F408E2">
        <w:rPr>
          <w:rFonts w:cs="Times New Roman"/>
        </w:rPr>
        <w:t xml:space="preserve">dose croissante : </w:t>
      </w:r>
      <w:r w:rsidR="00020945" w:rsidRPr="00F408E2">
        <w:rPr>
          <w:rFonts w:cs="Times New Roman"/>
        </w:rPr>
        <w:t>maintenue</w:t>
      </w:r>
      <w:r w:rsidRPr="00F408E2">
        <w:rPr>
          <w:rFonts w:cs="Times New Roman"/>
        </w:rPr>
        <w:t xml:space="preserve"> 4 – 6 </w:t>
      </w:r>
      <w:r w:rsidR="00126B89" w:rsidRPr="00F408E2">
        <w:rPr>
          <w:rFonts w:cs="Times New Roman"/>
        </w:rPr>
        <w:t>semaines</w:t>
      </w:r>
      <w:r w:rsidRPr="00F408E2">
        <w:rPr>
          <w:rFonts w:cs="Times New Roman"/>
        </w:rPr>
        <w:t xml:space="preserve">, </w:t>
      </w:r>
      <w:r w:rsidR="00126B89" w:rsidRPr="00F408E2">
        <w:rPr>
          <w:rFonts w:cs="Times New Roman"/>
        </w:rPr>
        <w:t>début</w:t>
      </w:r>
      <w:r w:rsidRPr="00F408E2">
        <w:rPr>
          <w:rFonts w:cs="Times New Roman"/>
        </w:rPr>
        <w:t xml:space="preserve"> effet dans les 15 jours </w:t>
      </w:r>
    </w:p>
    <w:p w14:paraId="61FD858B" w14:textId="3208C33E" w:rsidR="00764169" w:rsidRPr="00F408E2" w:rsidRDefault="001B546A" w:rsidP="004237A4">
      <w:pPr>
        <w:numPr>
          <w:ilvl w:val="1"/>
          <w:numId w:val="4"/>
        </w:numPr>
        <w:rPr>
          <w:rFonts w:cs="Times New Roman"/>
        </w:rPr>
      </w:pPr>
      <w:r w:rsidRPr="00F408E2">
        <w:rPr>
          <w:rFonts w:cs="Times New Roman"/>
        </w:rPr>
        <w:t>contre-indication</w:t>
      </w:r>
      <w:r w:rsidR="009F7336" w:rsidRPr="00F408E2">
        <w:rPr>
          <w:rFonts w:cs="Times New Roman"/>
        </w:rPr>
        <w:t xml:space="preserve"> : adénome </w:t>
      </w:r>
      <w:r w:rsidRPr="00F408E2">
        <w:rPr>
          <w:rFonts w:cs="Times New Roman"/>
        </w:rPr>
        <w:t>prostatique</w:t>
      </w:r>
      <w:r w:rsidR="009F7336" w:rsidRPr="00F408E2">
        <w:rPr>
          <w:rFonts w:cs="Times New Roman"/>
        </w:rPr>
        <w:t>, glaucome</w:t>
      </w:r>
      <w:r w:rsidR="008444DA" w:rsidRPr="00F408E2">
        <w:rPr>
          <w:rFonts w:cs="Times New Roman"/>
        </w:rPr>
        <w:t xml:space="preserve"> à angle fermée</w:t>
      </w:r>
    </w:p>
    <w:p w14:paraId="19156473" w14:textId="0E4BE45E" w:rsidR="00764169" w:rsidRPr="00F408E2" w:rsidRDefault="00764169" w:rsidP="004237A4">
      <w:pPr>
        <w:numPr>
          <w:ilvl w:val="1"/>
          <w:numId w:val="4"/>
        </w:numPr>
        <w:rPr>
          <w:rFonts w:cs="Times New Roman"/>
        </w:rPr>
      </w:pPr>
      <w:r w:rsidRPr="00F408E2">
        <w:rPr>
          <w:rFonts w:cs="Times New Roman"/>
        </w:rPr>
        <w:lastRenderedPageBreak/>
        <w:t>duloxiétien (CYMBALTA) 30 mg, cp : 60mg</w:t>
      </w:r>
      <w:r w:rsidR="00B153B2" w:rsidRPr="00F408E2">
        <w:rPr>
          <w:rFonts w:cs="Times New Roman"/>
        </w:rPr>
        <w:t>/jour</w:t>
      </w:r>
    </w:p>
    <w:p w14:paraId="4C40A20B" w14:textId="75C48DD0" w:rsidR="00B153B2" w:rsidRPr="00F408E2" w:rsidRDefault="00B153B2" w:rsidP="00B153B2">
      <w:pPr>
        <w:rPr>
          <w:rFonts w:cs="Times New Roman"/>
        </w:rPr>
      </w:pPr>
      <w:r w:rsidRPr="00F408E2">
        <w:rPr>
          <w:rFonts w:cs="Times New Roman"/>
        </w:rPr>
        <w:t>antiépileptique :</w:t>
      </w:r>
      <w:r w:rsidR="001B546A" w:rsidRPr="00F408E2">
        <w:rPr>
          <w:rFonts w:cs="Times New Roman"/>
        </w:rPr>
        <w:t xml:space="preserve"> </w:t>
      </w:r>
      <w:r w:rsidR="006C3CCB" w:rsidRPr="00F408E2">
        <w:rPr>
          <w:rFonts w:cs="Times New Roman"/>
        </w:rPr>
        <w:t xml:space="preserve">pregabaline </w:t>
      </w:r>
      <w:r w:rsidRPr="00F408E2">
        <w:rPr>
          <w:rFonts w:cs="Times New Roman"/>
        </w:rPr>
        <w:t>(PREGASAFE</w:t>
      </w:r>
      <w:r w:rsidR="00EA676C" w:rsidRPr="00F408E2">
        <w:rPr>
          <w:rFonts w:cs="Times New Roman"/>
        </w:rPr>
        <w:t xml:space="preserve">) 50 ; </w:t>
      </w:r>
      <w:r w:rsidR="00126B89" w:rsidRPr="00F408E2">
        <w:rPr>
          <w:rFonts w:cs="Times New Roman"/>
        </w:rPr>
        <w:t>75,</w:t>
      </w:r>
      <w:r w:rsidR="00EA676C" w:rsidRPr="00F408E2">
        <w:rPr>
          <w:rFonts w:cs="Times New Roman"/>
        </w:rPr>
        <w:t xml:space="preserve"> 150 mg, gabapentine (ABLEPT*</w:t>
      </w:r>
      <w:r w:rsidR="00126B89" w:rsidRPr="00F408E2">
        <w:rPr>
          <w:rFonts w:cs="Times New Roman"/>
        </w:rPr>
        <w:t>),</w:t>
      </w:r>
      <w:r w:rsidR="00EA676C" w:rsidRPr="00F408E2">
        <w:rPr>
          <w:rFonts w:cs="Times New Roman"/>
        </w:rPr>
        <w:t xml:space="preserve"> 100, 300</w:t>
      </w:r>
      <w:r w:rsidR="007F21A2" w:rsidRPr="00F408E2">
        <w:rPr>
          <w:rFonts w:cs="Times New Roman"/>
        </w:rPr>
        <w:t>, 400 mg), valproate de Na (DEPAKINE</w:t>
      </w:r>
      <w:r w:rsidR="00126B89" w:rsidRPr="00F408E2">
        <w:rPr>
          <w:rFonts w:cs="Times New Roman"/>
        </w:rPr>
        <w:t>*)</w:t>
      </w:r>
      <w:r w:rsidR="007F21A2" w:rsidRPr="00F408E2">
        <w:rPr>
          <w:rFonts w:cs="Times New Roman"/>
        </w:rPr>
        <w:t xml:space="preserve">, </w:t>
      </w:r>
      <w:r w:rsidR="00D325DD" w:rsidRPr="00F408E2">
        <w:rPr>
          <w:rFonts w:cs="Times New Roman"/>
        </w:rPr>
        <w:t>phenytoïne (DIHY</w:t>
      </w:r>
    </w:p>
    <w:p w14:paraId="109EED94" w14:textId="20DC7210" w:rsidR="007F21A2" w:rsidRPr="00F408E2" w:rsidRDefault="007F21A2" w:rsidP="00B153B2">
      <w:pPr>
        <w:rPr>
          <w:rFonts w:cs="Times New Roman"/>
        </w:rPr>
      </w:pPr>
      <w:r w:rsidRPr="00F408E2">
        <w:rPr>
          <w:rFonts w:cs="Times New Roman"/>
        </w:rPr>
        <w:t xml:space="preserve">Dose </w:t>
      </w:r>
      <w:r w:rsidR="001B546A" w:rsidRPr="00F408E2">
        <w:rPr>
          <w:rFonts w:cs="Times New Roman"/>
        </w:rPr>
        <w:t>progressive</w:t>
      </w:r>
      <w:r w:rsidRPr="00F408E2">
        <w:rPr>
          <w:rFonts w:cs="Times New Roman"/>
        </w:rPr>
        <w:t xml:space="preserve"> </w:t>
      </w:r>
      <w:r w:rsidR="001B546A" w:rsidRPr="00F408E2">
        <w:rPr>
          <w:rFonts w:cs="Times New Roman"/>
        </w:rPr>
        <w:t>croissante</w:t>
      </w:r>
      <w:r w:rsidRPr="00F408E2">
        <w:rPr>
          <w:rFonts w:cs="Times New Roman"/>
        </w:rPr>
        <w:t xml:space="preserve">, </w:t>
      </w:r>
      <w:r w:rsidR="00F00710" w:rsidRPr="00F408E2">
        <w:rPr>
          <w:rFonts w:cs="Times New Roman"/>
        </w:rPr>
        <w:t>souvent</w:t>
      </w:r>
      <w:r w:rsidRPr="00F408E2">
        <w:rPr>
          <w:rFonts w:cs="Times New Roman"/>
        </w:rPr>
        <w:t xml:space="preserve"> de doses plus </w:t>
      </w:r>
      <w:r w:rsidR="0015545D" w:rsidRPr="00F408E2">
        <w:rPr>
          <w:rFonts w:cs="Times New Roman"/>
        </w:rPr>
        <w:t>élevé</w:t>
      </w:r>
      <w:r w:rsidRPr="00F408E2">
        <w:rPr>
          <w:rFonts w:cs="Times New Roman"/>
        </w:rPr>
        <w:t xml:space="preserve"> an</w:t>
      </w:r>
      <w:r w:rsidR="0015545D" w:rsidRPr="00F408E2">
        <w:rPr>
          <w:rFonts w:cs="Times New Roman"/>
        </w:rPr>
        <w:t>t</w:t>
      </w:r>
      <w:r w:rsidRPr="00F408E2">
        <w:rPr>
          <w:rFonts w:cs="Times New Roman"/>
        </w:rPr>
        <w:t>idou</w:t>
      </w:r>
      <w:r w:rsidR="0015545D" w:rsidRPr="00F408E2">
        <w:rPr>
          <w:rFonts w:cs="Times New Roman"/>
        </w:rPr>
        <w:t>l</w:t>
      </w:r>
      <w:r w:rsidRPr="00F408E2">
        <w:rPr>
          <w:rFonts w:cs="Times New Roman"/>
        </w:rPr>
        <w:t xml:space="preserve">eur par rapporte dose </w:t>
      </w:r>
      <w:r w:rsidR="001B546A" w:rsidRPr="00F408E2">
        <w:rPr>
          <w:rFonts w:cs="Times New Roman"/>
        </w:rPr>
        <w:t>anti</w:t>
      </w:r>
      <w:r w:rsidRPr="00F408E2">
        <w:rPr>
          <w:rFonts w:cs="Times New Roman"/>
        </w:rPr>
        <w:t xml:space="preserve"> </w:t>
      </w:r>
      <w:r w:rsidR="0015545D" w:rsidRPr="00F408E2">
        <w:rPr>
          <w:rFonts w:cs="Times New Roman"/>
        </w:rPr>
        <w:t>épileptique</w:t>
      </w:r>
    </w:p>
    <w:p w14:paraId="4E3C6BE3" w14:textId="4F23239A" w:rsidR="00D325DD" w:rsidRPr="00F408E2" w:rsidRDefault="00C106CA" w:rsidP="00B153B2">
      <w:pPr>
        <w:rPr>
          <w:rFonts w:cs="Times New Roman"/>
        </w:rPr>
      </w:pPr>
      <w:r w:rsidRPr="00F408E2">
        <w:rPr>
          <w:rFonts w:cs="Times New Roman"/>
        </w:rPr>
        <w:t>Tramadole (</w:t>
      </w:r>
      <w:r w:rsidR="00126B89" w:rsidRPr="00F408E2">
        <w:rPr>
          <w:rFonts w:cs="Times New Roman"/>
        </w:rPr>
        <w:t>toplagiec) 50,</w:t>
      </w:r>
      <w:r w:rsidRPr="00F408E2">
        <w:rPr>
          <w:rFonts w:cs="Times New Roman"/>
        </w:rPr>
        <w:t xml:space="preserve"> 100 </w:t>
      </w:r>
      <w:r w:rsidR="00126B89" w:rsidRPr="00F408E2">
        <w:rPr>
          <w:rFonts w:cs="Times New Roman"/>
        </w:rPr>
        <w:t>mg,</w:t>
      </w:r>
      <w:r w:rsidRPr="00F408E2">
        <w:rPr>
          <w:rFonts w:cs="Times New Roman"/>
        </w:rPr>
        <w:t xml:space="preserve"> LP </w:t>
      </w:r>
      <w:r w:rsidR="00126B89" w:rsidRPr="00F408E2">
        <w:rPr>
          <w:rFonts w:cs="Times New Roman"/>
        </w:rPr>
        <w:t>100mg,</w:t>
      </w:r>
      <w:r w:rsidRPr="00F408E2">
        <w:rPr>
          <w:rFonts w:cs="Times New Roman"/>
        </w:rPr>
        <w:t xml:space="preserve"> LP 200mg</w:t>
      </w:r>
    </w:p>
    <w:p w14:paraId="1F9F0ABC" w14:textId="7DCD9970" w:rsidR="00C106CA" w:rsidRPr="00F408E2" w:rsidRDefault="00C106CA" w:rsidP="00B153B2">
      <w:pPr>
        <w:rPr>
          <w:rFonts w:cs="Times New Roman"/>
        </w:rPr>
      </w:pPr>
      <w:r w:rsidRPr="00F408E2">
        <w:rPr>
          <w:rFonts w:cs="Times New Roman"/>
        </w:rPr>
        <w:t xml:space="preserve">Action </w:t>
      </w:r>
      <w:r w:rsidR="00BA444D" w:rsidRPr="00F408E2">
        <w:rPr>
          <w:rFonts w:cs="Times New Roman"/>
        </w:rPr>
        <w:t>surtout</w:t>
      </w:r>
      <w:r w:rsidRPr="00F408E2">
        <w:rPr>
          <w:rFonts w:cs="Times New Roman"/>
        </w:rPr>
        <w:t xml:space="preserve"> sue </w:t>
      </w:r>
      <w:r w:rsidR="00BA444D" w:rsidRPr="00F408E2">
        <w:rPr>
          <w:rFonts w:cs="Times New Roman"/>
        </w:rPr>
        <w:t>douleurs</w:t>
      </w:r>
      <w:r w:rsidRPr="00F408E2">
        <w:rPr>
          <w:rFonts w:cs="Times New Roman"/>
        </w:rPr>
        <w:t xml:space="preserve"> nociceptive mas aussi sur </w:t>
      </w:r>
      <w:r w:rsidR="00126B89" w:rsidRPr="00F408E2">
        <w:rPr>
          <w:rFonts w:cs="Times New Roman"/>
        </w:rPr>
        <w:t>la douleur</w:t>
      </w:r>
      <w:r w:rsidRPr="00F408E2">
        <w:rPr>
          <w:rFonts w:cs="Times New Roman"/>
        </w:rPr>
        <w:t xml:space="preserve"> </w:t>
      </w:r>
      <w:r w:rsidR="00BA444D" w:rsidRPr="00F408E2">
        <w:rPr>
          <w:rFonts w:cs="Times New Roman"/>
        </w:rPr>
        <w:t>neuropathique</w:t>
      </w:r>
      <w:r w:rsidRPr="00F408E2">
        <w:rPr>
          <w:rFonts w:cs="Times New Roman"/>
        </w:rPr>
        <w:t xml:space="preserve"> </w:t>
      </w:r>
    </w:p>
    <w:p w14:paraId="69AABBC3" w14:textId="1604BD2B" w:rsidR="00C106CA" w:rsidRPr="00F408E2" w:rsidRDefault="00126B89" w:rsidP="00B153B2">
      <w:pPr>
        <w:rPr>
          <w:rFonts w:cs="Times New Roman"/>
        </w:rPr>
      </w:pPr>
      <w:r w:rsidRPr="00F408E2">
        <w:rPr>
          <w:rFonts w:cs="Times New Roman"/>
        </w:rPr>
        <w:t>En</w:t>
      </w:r>
      <w:r w:rsidR="00C106CA" w:rsidRPr="00F408E2">
        <w:rPr>
          <w:rFonts w:cs="Times New Roman"/>
        </w:rPr>
        <w:t xml:space="preserve"> association</w:t>
      </w:r>
      <w:r w:rsidR="00BA444D" w:rsidRPr="00F408E2">
        <w:rPr>
          <w:rFonts w:cs="Times New Roman"/>
        </w:rPr>
        <w:t xml:space="preserve"> </w:t>
      </w:r>
      <w:r w:rsidR="00C106CA" w:rsidRPr="00F408E2">
        <w:rPr>
          <w:rFonts w:cs="Times New Roman"/>
        </w:rPr>
        <w:t>ave</w:t>
      </w:r>
      <w:r w:rsidR="00BA444D" w:rsidRPr="00F408E2">
        <w:rPr>
          <w:rFonts w:cs="Times New Roman"/>
        </w:rPr>
        <w:t>c</w:t>
      </w:r>
      <w:r w:rsidR="00C106CA" w:rsidRPr="00F408E2">
        <w:rPr>
          <w:rFonts w:cs="Times New Roman"/>
        </w:rPr>
        <w:t xml:space="preserve"> les préc</w:t>
      </w:r>
      <w:r w:rsidR="00BA444D" w:rsidRPr="00F408E2">
        <w:rPr>
          <w:rFonts w:cs="Times New Roman"/>
        </w:rPr>
        <w:t>é</w:t>
      </w:r>
      <w:r w:rsidR="00C106CA" w:rsidRPr="00F408E2">
        <w:rPr>
          <w:rFonts w:cs="Times New Roman"/>
        </w:rPr>
        <w:t>dents</w:t>
      </w:r>
    </w:p>
    <w:p w14:paraId="7F7AED08" w14:textId="33B39A5D" w:rsidR="00C106CA" w:rsidRPr="00F408E2" w:rsidRDefault="000D73BA" w:rsidP="00B153B2">
      <w:pPr>
        <w:rPr>
          <w:rFonts w:cs="Times New Roman"/>
        </w:rPr>
      </w:pPr>
      <w:r w:rsidRPr="00F408E2">
        <w:rPr>
          <w:rFonts w:cs="Times New Roman"/>
        </w:rPr>
        <w:t xml:space="preserve">Eviter la récidive </w:t>
      </w:r>
    </w:p>
    <w:p w14:paraId="0224350E" w14:textId="1CB346D6" w:rsidR="000D73BA" w:rsidRPr="00F408E2" w:rsidRDefault="00020945" w:rsidP="004237A4">
      <w:pPr>
        <w:numPr>
          <w:ilvl w:val="1"/>
          <w:numId w:val="4"/>
        </w:numPr>
        <w:rPr>
          <w:rFonts w:cs="Times New Roman"/>
        </w:rPr>
      </w:pPr>
      <w:r w:rsidRPr="00F408E2">
        <w:rPr>
          <w:rFonts w:cs="Times New Roman"/>
        </w:rPr>
        <w:t>Traitement</w:t>
      </w:r>
      <w:r w:rsidR="000D73BA" w:rsidRPr="00F408E2">
        <w:rPr>
          <w:rFonts w:cs="Times New Roman"/>
        </w:rPr>
        <w:t xml:space="preserve"> de la cause </w:t>
      </w:r>
    </w:p>
    <w:p w14:paraId="5037CE2A" w14:textId="4F402435" w:rsidR="000D73BA" w:rsidRPr="00F408E2" w:rsidRDefault="000D73BA" w:rsidP="004237A4">
      <w:pPr>
        <w:numPr>
          <w:ilvl w:val="1"/>
          <w:numId w:val="4"/>
        </w:numPr>
        <w:rPr>
          <w:rFonts w:cs="Times New Roman"/>
        </w:rPr>
      </w:pPr>
      <w:r w:rsidRPr="00F408E2">
        <w:rPr>
          <w:rFonts w:cs="Times New Roman"/>
        </w:rPr>
        <w:t xml:space="preserve">Eviction des facteurs </w:t>
      </w:r>
      <w:r w:rsidR="00E775E6" w:rsidRPr="00F408E2">
        <w:rPr>
          <w:rFonts w:cs="Times New Roman"/>
        </w:rPr>
        <w:t>déclenchants</w:t>
      </w:r>
    </w:p>
    <w:p w14:paraId="12DCF77B" w14:textId="7705BA46" w:rsidR="000D73BA" w:rsidRPr="00F408E2" w:rsidRDefault="00020945" w:rsidP="000D73BA">
      <w:pPr>
        <w:rPr>
          <w:rFonts w:cs="Times New Roman"/>
        </w:rPr>
      </w:pPr>
      <w:r w:rsidRPr="00F408E2">
        <w:rPr>
          <w:rFonts w:cs="Times New Roman"/>
        </w:rPr>
        <w:t>Prendre</w:t>
      </w:r>
      <w:r w:rsidR="000D73BA" w:rsidRPr="00F408E2">
        <w:rPr>
          <w:rFonts w:cs="Times New Roman"/>
        </w:rPr>
        <w:t xml:space="preserve"> en </w:t>
      </w:r>
      <w:r w:rsidRPr="00F408E2">
        <w:rPr>
          <w:rFonts w:cs="Times New Roman"/>
        </w:rPr>
        <w:t>charge</w:t>
      </w:r>
      <w:r w:rsidR="000D73BA" w:rsidRPr="00F408E2">
        <w:rPr>
          <w:rFonts w:cs="Times New Roman"/>
        </w:rPr>
        <w:t xml:space="preserve"> el </w:t>
      </w:r>
      <w:r w:rsidR="00E775E6" w:rsidRPr="00F408E2">
        <w:rPr>
          <w:rFonts w:cs="Times New Roman"/>
        </w:rPr>
        <w:t>retentissement</w:t>
      </w:r>
      <w:r w:rsidR="000D73BA" w:rsidRPr="00F408E2">
        <w:rPr>
          <w:rFonts w:cs="Times New Roman"/>
        </w:rPr>
        <w:t xml:space="preserve"> psycho-social </w:t>
      </w:r>
    </w:p>
    <w:p w14:paraId="64F64638" w14:textId="23295DAA" w:rsidR="000D73BA" w:rsidRPr="00F408E2" w:rsidRDefault="000D73BA" w:rsidP="004237A4">
      <w:pPr>
        <w:numPr>
          <w:ilvl w:val="1"/>
          <w:numId w:val="4"/>
        </w:numPr>
        <w:rPr>
          <w:rFonts w:cs="Times New Roman"/>
        </w:rPr>
      </w:pPr>
      <w:r w:rsidRPr="00F408E2">
        <w:rPr>
          <w:rFonts w:cs="Times New Roman"/>
        </w:rPr>
        <w:t>Psychothérapie</w:t>
      </w:r>
      <w:r w:rsidR="003820DB" w:rsidRPr="00F408E2">
        <w:rPr>
          <w:rFonts w:cs="Times New Roman"/>
        </w:rPr>
        <w:t xml:space="preserve"> du soutien</w:t>
      </w:r>
    </w:p>
    <w:p w14:paraId="5935DF64" w14:textId="3E26C34B" w:rsidR="000D73BA" w:rsidRPr="00F408E2" w:rsidRDefault="003820DB" w:rsidP="004237A4">
      <w:pPr>
        <w:numPr>
          <w:ilvl w:val="1"/>
          <w:numId w:val="4"/>
        </w:numPr>
        <w:rPr>
          <w:rFonts w:cs="Times New Roman"/>
        </w:rPr>
      </w:pPr>
      <w:r w:rsidRPr="00F408E2">
        <w:rPr>
          <w:rFonts w:cs="Times New Roman"/>
        </w:rPr>
        <w:t xml:space="preserve">Sophrologie </w:t>
      </w:r>
    </w:p>
    <w:p w14:paraId="6DC0323D" w14:textId="6874EE46" w:rsidR="00131344" w:rsidRPr="00F408E2" w:rsidRDefault="003820DB" w:rsidP="004237A4">
      <w:pPr>
        <w:numPr>
          <w:ilvl w:val="1"/>
          <w:numId w:val="4"/>
        </w:numPr>
        <w:rPr>
          <w:rFonts w:cs="Times New Roman"/>
        </w:rPr>
      </w:pPr>
      <w:r w:rsidRPr="00F408E2">
        <w:rPr>
          <w:rFonts w:cs="Times New Roman"/>
        </w:rPr>
        <w:t>ergothérapie</w:t>
      </w:r>
    </w:p>
    <w:p w14:paraId="68E5EB17" w14:textId="77777777" w:rsidR="00131344" w:rsidRPr="00F408E2" w:rsidRDefault="00131344">
      <w:pPr>
        <w:numPr>
          <w:ilvl w:val="0"/>
          <w:numId w:val="0"/>
        </w:numPr>
        <w:spacing w:after="200"/>
        <w:rPr>
          <w:rFonts w:cs="Times New Roman"/>
        </w:rPr>
      </w:pPr>
      <w:r w:rsidRPr="00F408E2">
        <w:rPr>
          <w:rFonts w:cs="Times New Roman"/>
        </w:rPr>
        <w:br w:type="page"/>
      </w:r>
    </w:p>
    <w:p w14:paraId="04DE8A86" w14:textId="187BDBF3" w:rsidR="003820DB" w:rsidRPr="00F408E2" w:rsidRDefault="00126B89" w:rsidP="006847D6">
      <w:pPr>
        <w:pStyle w:val="Titre"/>
        <w:rPr>
          <w:rFonts w:cs="Times New Roman"/>
        </w:rPr>
      </w:pPr>
      <w:r w:rsidRPr="00F408E2">
        <w:rPr>
          <w:rFonts w:cs="Times New Roman"/>
        </w:rPr>
        <w:lastRenderedPageBreak/>
        <w:t>Prise</w:t>
      </w:r>
      <w:r w:rsidR="002A410A" w:rsidRPr="00F408E2">
        <w:rPr>
          <w:rFonts w:cs="Times New Roman"/>
        </w:rPr>
        <w:t xml:space="preserve"> en charge des troubles de la déglutition</w:t>
      </w:r>
    </w:p>
    <w:p w14:paraId="2E884453" w14:textId="5674FD27" w:rsidR="002A410A" w:rsidRPr="00F408E2" w:rsidRDefault="00224B36" w:rsidP="002A410A">
      <w:pPr>
        <w:rPr>
          <w:rFonts w:cs="Times New Roman"/>
        </w:rPr>
      </w:pPr>
      <w:r w:rsidRPr="00F408E2">
        <w:rPr>
          <w:rFonts w:cs="Times New Roman"/>
        </w:rPr>
        <w:t>Dr</w:t>
      </w:r>
      <w:r w:rsidR="00B77DC5" w:rsidRPr="00F408E2">
        <w:rPr>
          <w:rFonts w:cs="Times New Roman"/>
        </w:rPr>
        <w:t xml:space="preserve"> RAZANAMAHEFA Julien</w:t>
      </w:r>
    </w:p>
    <w:p w14:paraId="1E8F6998" w14:textId="5BA8173F" w:rsidR="00B77DC5" w:rsidRPr="00F408E2" w:rsidRDefault="00126B89" w:rsidP="009A59A8">
      <w:pPr>
        <w:pStyle w:val="Sous-titre"/>
        <w:rPr>
          <w:rFonts w:ascii="Times New Roman" w:hAnsi="Times New Roman" w:cs="Times New Roman"/>
        </w:rPr>
      </w:pPr>
      <w:r w:rsidRPr="00F408E2">
        <w:rPr>
          <w:rFonts w:ascii="Times New Roman" w:hAnsi="Times New Roman" w:cs="Times New Roman"/>
        </w:rPr>
        <w:t>Objectifs</w:t>
      </w:r>
    </w:p>
    <w:p w14:paraId="091DD12A" w14:textId="7237830B" w:rsidR="00035B3C" w:rsidRPr="00F408E2" w:rsidRDefault="00414A89" w:rsidP="00035B3C">
      <w:pPr>
        <w:rPr>
          <w:rFonts w:cs="Times New Roman"/>
        </w:rPr>
      </w:pPr>
      <w:r w:rsidRPr="00F408E2">
        <w:rPr>
          <w:rFonts w:cs="Times New Roman"/>
        </w:rPr>
        <w:t>mener l’interrogatoire et l’</w:t>
      </w:r>
      <w:r w:rsidR="00C429EF" w:rsidRPr="00F408E2">
        <w:rPr>
          <w:rFonts w:cs="Times New Roman"/>
        </w:rPr>
        <w:t>e</w:t>
      </w:r>
      <w:r w:rsidRPr="00F408E2">
        <w:rPr>
          <w:rFonts w:cs="Times New Roman"/>
        </w:rPr>
        <w:t>xamen physique du patien</w:t>
      </w:r>
      <w:r w:rsidR="00C429EF" w:rsidRPr="00F408E2">
        <w:rPr>
          <w:rFonts w:cs="Times New Roman"/>
        </w:rPr>
        <w:t>t</w:t>
      </w:r>
      <w:r w:rsidRPr="00F408E2">
        <w:rPr>
          <w:rFonts w:cs="Times New Roman"/>
        </w:rPr>
        <w:t xml:space="preserve"> avec un trouble de la </w:t>
      </w:r>
      <w:r w:rsidR="00C429EF" w:rsidRPr="00F408E2">
        <w:rPr>
          <w:rFonts w:cs="Times New Roman"/>
        </w:rPr>
        <w:t>déglutition</w:t>
      </w:r>
      <w:r w:rsidRPr="00F408E2">
        <w:rPr>
          <w:rFonts w:cs="Times New Roman"/>
        </w:rPr>
        <w:t xml:space="preserve"> </w:t>
      </w:r>
    </w:p>
    <w:p w14:paraId="06D329D4" w14:textId="78B8994D" w:rsidR="00414A89" w:rsidRPr="00F408E2" w:rsidRDefault="00414A89" w:rsidP="00035B3C">
      <w:pPr>
        <w:rPr>
          <w:rFonts w:cs="Times New Roman"/>
        </w:rPr>
      </w:pPr>
      <w:r w:rsidRPr="00F408E2">
        <w:rPr>
          <w:rFonts w:cs="Times New Roman"/>
        </w:rPr>
        <w:t>classif</w:t>
      </w:r>
      <w:r w:rsidR="00C429EF" w:rsidRPr="00F408E2">
        <w:rPr>
          <w:rFonts w:cs="Times New Roman"/>
        </w:rPr>
        <w:t>i</w:t>
      </w:r>
      <w:r w:rsidRPr="00F408E2">
        <w:rPr>
          <w:rFonts w:cs="Times New Roman"/>
        </w:rPr>
        <w:t xml:space="preserve">er </w:t>
      </w:r>
      <w:r w:rsidR="00126B89" w:rsidRPr="00F408E2">
        <w:rPr>
          <w:rFonts w:cs="Times New Roman"/>
        </w:rPr>
        <w:t>la</w:t>
      </w:r>
      <w:r w:rsidRPr="00F408E2">
        <w:rPr>
          <w:rFonts w:cs="Times New Roman"/>
        </w:rPr>
        <w:t xml:space="preserve"> topologie et </w:t>
      </w:r>
      <w:r w:rsidR="00126B89" w:rsidRPr="00F408E2">
        <w:rPr>
          <w:rFonts w:cs="Times New Roman"/>
        </w:rPr>
        <w:t>la</w:t>
      </w:r>
      <w:r w:rsidRPr="00F408E2">
        <w:rPr>
          <w:rFonts w:cs="Times New Roman"/>
        </w:rPr>
        <w:t xml:space="preserve"> gravité des </w:t>
      </w:r>
      <w:r w:rsidR="00C429EF" w:rsidRPr="00F408E2">
        <w:rPr>
          <w:rFonts w:cs="Times New Roman"/>
        </w:rPr>
        <w:t>troubles</w:t>
      </w:r>
      <w:r w:rsidRPr="00F408E2">
        <w:rPr>
          <w:rFonts w:cs="Times New Roman"/>
        </w:rPr>
        <w:t xml:space="preserve"> de la déglutition </w:t>
      </w:r>
    </w:p>
    <w:p w14:paraId="106BF62C" w14:textId="4B8EDBEC" w:rsidR="00414A89" w:rsidRPr="00F408E2" w:rsidRDefault="00414A89" w:rsidP="00035B3C">
      <w:pPr>
        <w:rPr>
          <w:rFonts w:cs="Times New Roman"/>
        </w:rPr>
      </w:pPr>
      <w:r w:rsidRPr="00F408E2">
        <w:rPr>
          <w:rFonts w:cs="Times New Roman"/>
        </w:rPr>
        <w:t>citer les conduites à tenir pur traiter les trouble</w:t>
      </w:r>
      <w:r w:rsidR="00C429EF" w:rsidRPr="00F408E2">
        <w:rPr>
          <w:rFonts w:cs="Times New Roman"/>
        </w:rPr>
        <w:t>s</w:t>
      </w:r>
      <w:r w:rsidRPr="00F408E2">
        <w:rPr>
          <w:rFonts w:cs="Times New Roman"/>
        </w:rPr>
        <w:t xml:space="preserve"> de la déglutition et préveni</w:t>
      </w:r>
      <w:r w:rsidR="00C429EF" w:rsidRPr="00F408E2">
        <w:rPr>
          <w:rFonts w:cs="Times New Roman"/>
        </w:rPr>
        <w:t xml:space="preserve">r </w:t>
      </w:r>
      <w:r w:rsidR="00126B89" w:rsidRPr="00F408E2">
        <w:rPr>
          <w:rFonts w:cs="Times New Roman"/>
        </w:rPr>
        <w:t>les complications</w:t>
      </w:r>
    </w:p>
    <w:p w14:paraId="0882C6A9" w14:textId="399FBC24" w:rsidR="00124A25" w:rsidRPr="00224B36" w:rsidRDefault="00126B89" w:rsidP="004237A4">
      <w:pPr>
        <w:pStyle w:val="Titre1"/>
        <w:numPr>
          <w:ilvl w:val="0"/>
          <w:numId w:val="38"/>
        </w:numPr>
        <w:rPr>
          <w:rFonts w:cs="Times New Roman"/>
        </w:rPr>
      </w:pPr>
      <w:bookmarkStart w:id="639" w:name="_Toc196656742"/>
      <w:bookmarkStart w:id="640" w:name="_Toc196662549"/>
      <w:r w:rsidRPr="00224B36">
        <w:rPr>
          <w:rFonts w:cs="Times New Roman"/>
        </w:rPr>
        <w:t>Prise</w:t>
      </w:r>
      <w:r w:rsidR="00124A25" w:rsidRPr="00224B36">
        <w:rPr>
          <w:rFonts w:cs="Times New Roman"/>
        </w:rPr>
        <w:t xml:space="preserve"> en charge : </w:t>
      </w:r>
      <w:r w:rsidR="00BB13F6" w:rsidRPr="00224B36">
        <w:rPr>
          <w:rFonts w:cs="Times New Roman"/>
        </w:rPr>
        <w:t>interrogatoire</w:t>
      </w:r>
      <w:bookmarkEnd w:id="639"/>
      <w:bookmarkEnd w:id="640"/>
      <w:r w:rsidR="00124A25" w:rsidRPr="00224B36">
        <w:rPr>
          <w:rFonts w:cs="Times New Roman"/>
        </w:rPr>
        <w:t xml:space="preserve"> </w:t>
      </w:r>
    </w:p>
    <w:p w14:paraId="32F879C3" w14:textId="5CF69008" w:rsidR="00124A25" w:rsidRPr="00F408E2" w:rsidRDefault="00124A25" w:rsidP="00124A25">
      <w:pPr>
        <w:rPr>
          <w:rFonts w:cs="Times New Roman"/>
        </w:rPr>
      </w:pPr>
      <w:r w:rsidRPr="00F408E2">
        <w:rPr>
          <w:rFonts w:cs="Times New Roman"/>
        </w:rPr>
        <w:t xml:space="preserve">préciser les </w:t>
      </w:r>
      <w:r w:rsidR="00BB13F6" w:rsidRPr="00F408E2">
        <w:rPr>
          <w:rFonts w:cs="Times New Roman"/>
        </w:rPr>
        <w:t>caractères</w:t>
      </w:r>
      <w:r w:rsidRPr="00F408E2">
        <w:rPr>
          <w:rFonts w:cs="Times New Roman"/>
        </w:rPr>
        <w:t xml:space="preserve"> des troubles de la déglutition</w:t>
      </w:r>
    </w:p>
    <w:p w14:paraId="10D232D9" w14:textId="17378059" w:rsidR="00124A25" w:rsidRPr="00F408E2" w:rsidRDefault="00124A25" w:rsidP="004237A4">
      <w:pPr>
        <w:numPr>
          <w:ilvl w:val="1"/>
          <w:numId w:val="4"/>
        </w:numPr>
        <w:rPr>
          <w:rFonts w:cs="Times New Roman"/>
        </w:rPr>
      </w:pPr>
      <w:r w:rsidRPr="00F408E2">
        <w:rPr>
          <w:rFonts w:cs="Times New Roman"/>
        </w:rPr>
        <w:t xml:space="preserve">dysphagie : </w:t>
      </w:r>
      <w:r w:rsidR="00BA7267" w:rsidRPr="00F408E2">
        <w:rPr>
          <w:rFonts w:cs="Times New Roman"/>
        </w:rPr>
        <w:t>sensation</w:t>
      </w:r>
      <w:r w:rsidRPr="00F408E2">
        <w:rPr>
          <w:rFonts w:cs="Times New Roman"/>
        </w:rPr>
        <w:t xml:space="preserve"> de </w:t>
      </w:r>
      <w:r w:rsidR="00126B89" w:rsidRPr="00F408E2">
        <w:rPr>
          <w:rFonts w:cs="Times New Roman"/>
        </w:rPr>
        <w:t>gêne</w:t>
      </w:r>
      <w:r w:rsidRPr="00F408E2">
        <w:rPr>
          <w:rFonts w:cs="Times New Roman"/>
        </w:rPr>
        <w:t xml:space="preserve"> ou difficulté ou un blocage lors de la </w:t>
      </w:r>
      <w:r w:rsidR="00BA7267" w:rsidRPr="00F408E2">
        <w:rPr>
          <w:rFonts w:cs="Times New Roman"/>
        </w:rPr>
        <w:t>progression</w:t>
      </w:r>
      <w:r w:rsidRPr="00F408E2">
        <w:rPr>
          <w:rFonts w:cs="Times New Roman"/>
        </w:rPr>
        <w:t xml:space="preserve"> </w:t>
      </w:r>
      <w:r w:rsidR="002757DA" w:rsidRPr="00F408E2">
        <w:rPr>
          <w:rFonts w:cs="Times New Roman"/>
        </w:rPr>
        <w:t>des aliments</w:t>
      </w:r>
      <w:r w:rsidRPr="00F408E2">
        <w:rPr>
          <w:rFonts w:cs="Times New Roman"/>
        </w:rPr>
        <w:t xml:space="preserve"> entre la bouche et l’estomac</w:t>
      </w:r>
    </w:p>
    <w:p w14:paraId="4DD32B2E" w14:textId="0DBC4CBE" w:rsidR="00124A25" w:rsidRPr="00F408E2" w:rsidRDefault="00124A25" w:rsidP="004237A4">
      <w:pPr>
        <w:numPr>
          <w:ilvl w:val="1"/>
          <w:numId w:val="4"/>
        </w:numPr>
        <w:rPr>
          <w:rFonts w:cs="Times New Roman"/>
        </w:rPr>
      </w:pPr>
      <w:r w:rsidRPr="00F408E2">
        <w:rPr>
          <w:rFonts w:cs="Times New Roman"/>
        </w:rPr>
        <w:t xml:space="preserve">selon la </w:t>
      </w:r>
      <w:r w:rsidR="00BA7267" w:rsidRPr="00F408E2">
        <w:rPr>
          <w:rFonts w:cs="Times New Roman"/>
        </w:rPr>
        <w:t>consistance</w:t>
      </w:r>
      <w:r w:rsidRPr="00F408E2">
        <w:rPr>
          <w:rFonts w:cs="Times New Roman"/>
        </w:rPr>
        <w:t xml:space="preserve"> </w:t>
      </w:r>
      <w:r w:rsidR="002757DA" w:rsidRPr="00F408E2">
        <w:rPr>
          <w:rFonts w:cs="Times New Roman"/>
        </w:rPr>
        <w:t>des aliments</w:t>
      </w:r>
      <w:r w:rsidRPr="00F408E2">
        <w:rPr>
          <w:rFonts w:cs="Times New Roman"/>
        </w:rPr>
        <w:t xml:space="preserve"> : </w:t>
      </w:r>
      <w:r w:rsidR="00BA7267" w:rsidRPr="00F408E2">
        <w:rPr>
          <w:rFonts w:cs="Times New Roman"/>
        </w:rPr>
        <w:t>liquide</w:t>
      </w:r>
      <w:r w:rsidRPr="00F408E2">
        <w:rPr>
          <w:rFonts w:cs="Times New Roman"/>
        </w:rPr>
        <w:t xml:space="preserve"> ou </w:t>
      </w:r>
      <w:r w:rsidR="00BA7267" w:rsidRPr="00F408E2">
        <w:rPr>
          <w:rFonts w:cs="Times New Roman"/>
        </w:rPr>
        <w:t>solide</w:t>
      </w:r>
      <w:r w:rsidRPr="00F408E2">
        <w:rPr>
          <w:rFonts w:cs="Times New Roman"/>
        </w:rPr>
        <w:t xml:space="preserve"> </w:t>
      </w:r>
      <w:r w:rsidR="005F7CB3" w:rsidRPr="00F408E2">
        <w:rPr>
          <w:rFonts w:cs="Times New Roman"/>
        </w:rPr>
        <w:t>ou les deux</w:t>
      </w:r>
    </w:p>
    <w:p w14:paraId="3DE825FD" w14:textId="7E3C1FD0" w:rsidR="00124A25" w:rsidRPr="00F408E2" w:rsidRDefault="00124A25" w:rsidP="004237A4">
      <w:pPr>
        <w:numPr>
          <w:ilvl w:val="1"/>
          <w:numId w:val="4"/>
        </w:numPr>
        <w:rPr>
          <w:rFonts w:cs="Times New Roman"/>
        </w:rPr>
      </w:pPr>
      <w:r w:rsidRPr="00F408E2">
        <w:rPr>
          <w:rFonts w:cs="Times New Roman"/>
        </w:rPr>
        <w:t xml:space="preserve">selon la localisation : </w:t>
      </w:r>
      <w:r w:rsidR="00BA7267" w:rsidRPr="00F408E2">
        <w:rPr>
          <w:rFonts w:cs="Times New Roman"/>
        </w:rPr>
        <w:t>haute</w:t>
      </w:r>
      <w:r w:rsidRPr="00F408E2">
        <w:rPr>
          <w:rFonts w:cs="Times New Roman"/>
        </w:rPr>
        <w:t xml:space="preserve"> </w:t>
      </w:r>
      <w:r w:rsidR="00BA7267" w:rsidRPr="00F408E2">
        <w:rPr>
          <w:rFonts w:cs="Times New Roman"/>
        </w:rPr>
        <w:t>oropharyngée</w:t>
      </w:r>
      <w:r w:rsidRPr="00F408E2">
        <w:rPr>
          <w:rFonts w:cs="Times New Roman"/>
        </w:rPr>
        <w:t xml:space="preserve"> ou </w:t>
      </w:r>
      <w:r w:rsidR="00BA7267" w:rsidRPr="00F408E2">
        <w:rPr>
          <w:rFonts w:cs="Times New Roman"/>
        </w:rPr>
        <w:t>basse</w:t>
      </w:r>
      <w:r w:rsidRPr="00F408E2">
        <w:rPr>
          <w:rFonts w:cs="Times New Roman"/>
        </w:rPr>
        <w:t xml:space="preserve"> </w:t>
      </w:r>
      <w:r w:rsidR="00BA7267" w:rsidRPr="00F408E2">
        <w:rPr>
          <w:rFonts w:cs="Times New Roman"/>
        </w:rPr>
        <w:t>œsophagienne</w:t>
      </w:r>
      <w:r w:rsidRPr="00F408E2">
        <w:rPr>
          <w:rFonts w:cs="Times New Roman"/>
        </w:rPr>
        <w:t xml:space="preserve"> </w:t>
      </w:r>
    </w:p>
    <w:p w14:paraId="4CF2A5E1" w14:textId="31A3C006" w:rsidR="00124A25" w:rsidRPr="00F408E2" w:rsidRDefault="00124A25" w:rsidP="004237A4">
      <w:pPr>
        <w:numPr>
          <w:ilvl w:val="1"/>
          <w:numId w:val="4"/>
        </w:numPr>
        <w:rPr>
          <w:rFonts w:cs="Times New Roman"/>
        </w:rPr>
      </w:pPr>
      <w:r w:rsidRPr="00F408E2">
        <w:rPr>
          <w:rFonts w:cs="Times New Roman"/>
        </w:rPr>
        <w:t xml:space="preserve">symptôme associée : </w:t>
      </w:r>
      <w:r w:rsidR="00BB13F6" w:rsidRPr="00F408E2">
        <w:rPr>
          <w:rFonts w:cs="Times New Roman"/>
        </w:rPr>
        <w:t>hypersialorrhée</w:t>
      </w:r>
      <w:r w:rsidR="003F3655" w:rsidRPr="00F408E2">
        <w:rPr>
          <w:rFonts w:cs="Times New Roman"/>
        </w:rPr>
        <w:t>, résidus buccaux, fausses routes, troubles respiratoires</w:t>
      </w:r>
      <w:r w:rsidR="00006651" w:rsidRPr="00F408E2">
        <w:rPr>
          <w:rFonts w:cs="Times New Roman"/>
        </w:rPr>
        <w:t>, dysphonie</w:t>
      </w:r>
    </w:p>
    <w:p w14:paraId="6DE9DFE5" w14:textId="23580B83" w:rsidR="00B1084E" w:rsidRPr="00F408E2" w:rsidRDefault="00B1084E" w:rsidP="00B1084E">
      <w:pPr>
        <w:rPr>
          <w:rFonts w:cs="Times New Roman"/>
        </w:rPr>
      </w:pPr>
      <w:r w:rsidRPr="00F408E2">
        <w:rPr>
          <w:rFonts w:cs="Times New Roman"/>
        </w:rPr>
        <w:t xml:space="preserve">préciser le profil évolutif des </w:t>
      </w:r>
      <w:r w:rsidR="000323EA" w:rsidRPr="00F408E2">
        <w:rPr>
          <w:rFonts w:cs="Times New Roman"/>
        </w:rPr>
        <w:t>troubles</w:t>
      </w:r>
      <w:r w:rsidRPr="00F408E2">
        <w:rPr>
          <w:rFonts w:cs="Times New Roman"/>
        </w:rPr>
        <w:t xml:space="preserve"> de la déglut</w:t>
      </w:r>
      <w:r w:rsidR="000323EA" w:rsidRPr="00F408E2">
        <w:rPr>
          <w:rFonts w:cs="Times New Roman"/>
        </w:rPr>
        <w:t>it</w:t>
      </w:r>
      <w:r w:rsidRPr="00F408E2">
        <w:rPr>
          <w:rFonts w:cs="Times New Roman"/>
        </w:rPr>
        <w:t xml:space="preserve">ion </w:t>
      </w:r>
    </w:p>
    <w:p w14:paraId="21E3A2F6" w14:textId="697DE530" w:rsidR="00B1084E" w:rsidRPr="00F408E2" w:rsidRDefault="00B1084E" w:rsidP="004237A4">
      <w:pPr>
        <w:numPr>
          <w:ilvl w:val="1"/>
          <w:numId w:val="4"/>
        </w:numPr>
        <w:rPr>
          <w:rFonts w:cs="Times New Roman"/>
        </w:rPr>
      </w:pPr>
      <w:r w:rsidRPr="00F408E2">
        <w:rPr>
          <w:rFonts w:cs="Times New Roman"/>
        </w:rPr>
        <w:t xml:space="preserve">début : brutal ou progressif </w:t>
      </w:r>
    </w:p>
    <w:p w14:paraId="0DF38A0F" w14:textId="4C38195F" w:rsidR="00B1084E" w:rsidRPr="00F408E2" w:rsidRDefault="000323EA" w:rsidP="004237A4">
      <w:pPr>
        <w:numPr>
          <w:ilvl w:val="1"/>
          <w:numId w:val="4"/>
        </w:numPr>
        <w:rPr>
          <w:rFonts w:cs="Times New Roman"/>
        </w:rPr>
      </w:pPr>
      <w:r w:rsidRPr="00F408E2">
        <w:rPr>
          <w:rFonts w:cs="Times New Roman"/>
        </w:rPr>
        <w:t>évolutions</w:t>
      </w:r>
      <w:r w:rsidR="00B1084E" w:rsidRPr="00F408E2">
        <w:rPr>
          <w:rFonts w:cs="Times New Roman"/>
        </w:rPr>
        <w:t> : en régression ou en s’a</w:t>
      </w:r>
      <w:r w:rsidR="007B1BB8" w:rsidRPr="00F408E2">
        <w:rPr>
          <w:rFonts w:cs="Times New Roman"/>
        </w:rPr>
        <w:t xml:space="preserve">ggravant </w:t>
      </w:r>
    </w:p>
    <w:p w14:paraId="0154A19D" w14:textId="76C1BE9B" w:rsidR="007B1BB8" w:rsidRPr="00F408E2" w:rsidRDefault="007B1BB8" w:rsidP="007B1BB8">
      <w:pPr>
        <w:rPr>
          <w:rFonts w:cs="Times New Roman"/>
        </w:rPr>
      </w:pPr>
      <w:r w:rsidRPr="00F408E2">
        <w:rPr>
          <w:rFonts w:cs="Times New Roman"/>
        </w:rPr>
        <w:t xml:space="preserve">évaluer </w:t>
      </w:r>
      <w:r w:rsidR="002757DA" w:rsidRPr="00F408E2">
        <w:rPr>
          <w:rFonts w:cs="Times New Roman"/>
        </w:rPr>
        <w:t>le retentissement</w:t>
      </w:r>
      <w:r w:rsidRPr="00F408E2">
        <w:rPr>
          <w:rFonts w:cs="Times New Roman"/>
        </w:rPr>
        <w:t> : fausses route avec infectio</w:t>
      </w:r>
      <w:r w:rsidR="00CF4375" w:rsidRPr="00F408E2">
        <w:rPr>
          <w:rFonts w:cs="Times New Roman"/>
        </w:rPr>
        <w:t>n</w:t>
      </w:r>
      <w:r w:rsidRPr="00F408E2">
        <w:rPr>
          <w:rFonts w:cs="Times New Roman"/>
        </w:rPr>
        <w:t xml:space="preserve"> pulmonaire o </w:t>
      </w:r>
      <w:r w:rsidR="002757DA" w:rsidRPr="00F408E2">
        <w:rPr>
          <w:rFonts w:cs="Times New Roman"/>
        </w:rPr>
        <w:t>répétitions</w:t>
      </w:r>
      <w:r w:rsidRPr="00F408E2">
        <w:rPr>
          <w:rFonts w:cs="Times New Roman"/>
        </w:rPr>
        <w:t xml:space="preserve">, </w:t>
      </w:r>
      <w:r w:rsidR="00CF4375" w:rsidRPr="00F408E2">
        <w:rPr>
          <w:rFonts w:cs="Times New Roman"/>
        </w:rPr>
        <w:t>dénutrition</w:t>
      </w:r>
      <w:r w:rsidRPr="00F408E2">
        <w:rPr>
          <w:rFonts w:cs="Times New Roman"/>
        </w:rPr>
        <w:t xml:space="preserve"> avec </w:t>
      </w:r>
      <w:r w:rsidR="002757DA" w:rsidRPr="00F408E2">
        <w:rPr>
          <w:rFonts w:cs="Times New Roman"/>
        </w:rPr>
        <w:t>amaigrissement,</w:t>
      </w:r>
      <w:r w:rsidRPr="00F408E2">
        <w:rPr>
          <w:rFonts w:cs="Times New Roman"/>
        </w:rPr>
        <w:t xml:space="preserve"> </w:t>
      </w:r>
      <w:r w:rsidR="00CF4375" w:rsidRPr="00F408E2">
        <w:rPr>
          <w:rFonts w:cs="Times New Roman"/>
        </w:rPr>
        <w:t>déshydrations</w:t>
      </w:r>
      <w:r w:rsidRPr="00F408E2">
        <w:rPr>
          <w:rFonts w:cs="Times New Roman"/>
        </w:rPr>
        <w:t xml:space="preserve"> </w:t>
      </w:r>
    </w:p>
    <w:p w14:paraId="0CE5CCC5" w14:textId="6902ADA4" w:rsidR="007B1BB8" w:rsidRPr="00F408E2" w:rsidRDefault="007B1BB8" w:rsidP="007B1BB8">
      <w:pPr>
        <w:rPr>
          <w:rFonts w:cs="Times New Roman"/>
        </w:rPr>
      </w:pPr>
      <w:r w:rsidRPr="00F408E2">
        <w:rPr>
          <w:rFonts w:cs="Times New Roman"/>
        </w:rPr>
        <w:t xml:space="preserve">**** tous troubles d’installation </w:t>
      </w:r>
      <w:r w:rsidR="00C45855" w:rsidRPr="00F408E2">
        <w:rPr>
          <w:rFonts w:cs="Times New Roman"/>
        </w:rPr>
        <w:t xml:space="preserve">brutale, d’évolution rapide et s’améliore avec le temps </w:t>
      </w:r>
      <w:r w:rsidR="00243217" w:rsidRPr="00F408E2">
        <w:rPr>
          <w:rFonts w:cs="Times New Roman"/>
        </w:rPr>
        <w:sym w:font="Wingdings" w:char="F0E8"/>
      </w:r>
      <w:r w:rsidR="00243217" w:rsidRPr="00F408E2">
        <w:rPr>
          <w:rFonts w:cs="Times New Roman"/>
        </w:rPr>
        <w:t xml:space="preserve"> signe d’atteinte vasculaire****</w:t>
      </w:r>
    </w:p>
    <w:p w14:paraId="09DDD8B2" w14:textId="09DE5BD9" w:rsidR="00243217" w:rsidRPr="00F408E2" w:rsidRDefault="00CF4375" w:rsidP="007B1BB8">
      <w:pPr>
        <w:rPr>
          <w:rFonts w:cs="Times New Roman"/>
        </w:rPr>
      </w:pPr>
      <w:r w:rsidRPr="00F408E2">
        <w:rPr>
          <w:rFonts w:cs="Times New Roman"/>
        </w:rPr>
        <w:t xml:space="preserve">Rechercher </w:t>
      </w:r>
      <w:r w:rsidR="003F06FE" w:rsidRPr="00F408E2">
        <w:rPr>
          <w:rFonts w:cs="Times New Roman"/>
        </w:rPr>
        <w:t xml:space="preserve"> les argume</w:t>
      </w:r>
      <w:r w:rsidRPr="00F408E2">
        <w:rPr>
          <w:rFonts w:cs="Times New Roman"/>
        </w:rPr>
        <w:t>nts</w:t>
      </w:r>
      <w:r w:rsidR="003F06FE" w:rsidRPr="00F408E2">
        <w:rPr>
          <w:rFonts w:cs="Times New Roman"/>
        </w:rPr>
        <w:t xml:space="preserve"> </w:t>
      </w:r>
      <w:r w:rsidRPr="00F408E2">
        <w:rPr>
          <w:rFonts w:cs="Times New Roman"/>
        </w:rPr>
        <w:t>étiologique</w:t>
      </w:r>
      <w:r w:rsidR="00DC763D" w:rsidRPr="00F408E2">
        <w:rPr>
          <w:rFonts w:cs="Times New Roman"/>
        </w:rPr>
        <w:t>s :</w:t>
      </w:r>
    </w:p>
    <w:p w14:paraId="44176EC8" w14:textId="05DEEFB4" w:rsidR="003F06FE" w:rsidRPr="00F408E2" w:rsidRDefault="003F06FE" w:rsidP="004237A4">
      <w:pPr>
        <w:numPr>
          <w:ilvl w:val="1"/>
          <w:numId w:val="4"/>
        </w:numPr>
        <w:rPr>
          <w:rFonts w:cs="Times New Roman"/>
        </w:rPr>
      </w:pPr>
      <w:r w:rsidRPr="00F408E2">
        <w:rPr>
          <w:rFonts w:cs="Times New Roman"/>
        </w:rPr>
        <w:t>Terrains : (</w:t>
      </w:r>
      <w:r w:rsidR="00CF4375" w:rsidRPr="00F408E2">
        <w:rPr>
          <w:rFonts w:cs="Times New Roman"/>
        </w:rPr>
        <w:t>âge</w:t>
      </w:r>
      <w:r w:rsidRPr="00F408E2">
        <w:rPr>
          <w:rFonts w:cs="Times New Roman"/>
        </w:rPr>
        <w:t>, tares, maladies générales chroniques)</w:t>
      </w:r>
    </w:p>
    <w:p w14:paraId="1A94334A" w14:textId="3A49F231" w:rsidR="003F06FE" w:rsidRPr="00F408E2" w:rsidRDefault="003F06FE" w:rsidP="004237A4">
      <w:pPr>
        <w:numPr>
          <w:ilvl w:val="1"/>
          <w:numId w:val="4"/>
        </w:numPr>
        <w:rPr>
          <w:rFonts w:cs="Times New Roman"/>
        </w:rPr>
      </w:pPr>
      <w:r w:rsidRPr="00F408E2">
        <w:rPr>
          <w:rFonts w:cs="Times New Roman"/>
        </w:rPr>
        <w:t xml:space="preserve">Antécédents </w:t>
      </w:r>
      <w:r w:rsidR="00CF4375" w:rsidRPr="00F408E2">
        <w:rPr>
          <w:rFonts w:cs="Times New Roman"/>
        </w:rPr>
        <w:t>médicaux</w:t>
      </w:r>
      <w:r w:rsidRPr="00F408E2">
        <w:rPr>
          <w:rFonts w:cs="Times New Roman"/>
        </w:rPr>
        <w:t xml:space="preserve"> d’AVC </w:t>
      </w:r>
      <w:r w:rsidR="00CF4375" w:rsidRPr="00F408E2">
        <w:rPr>
          <w:rFonts w:cs="Times New Roman"/>
        </w:rPr>
        <w:t>ou des</w:t>
      </w:r>
      <w:r w:rsidRPr="00F408E2">
        <w:rPr>
          <w:rFonts w:cs="Times New Roman"/>
        </w:rPr>
        <w:t xml:space="preserve"> maladies </w:t>
      </w:r>
      <w:r w:rsidR="00CF4375" w:rsidRPr="00F408E2">
        <w:rPr>
          <w:rFonts w:cs="Times New Roman"/>
        </w:rPr>
        <w:t>neurodégénératives,</w:t>
      </w:r>
      <w:r w:rsidRPr="00F408E2">
        <w:rPr>
          <w:rFonts w:cs="Times New Roman"/>
        </w:rPr>
        <w:t xml:space="preserve"> maladie musculaire ou </w:t>
      </w:r>
      <w:r w:rsidR="002757DA" w:rsidRPr="00F408E2">
        <w:rPr>
          <w:rFonts w:cs="Times New Roman"/>
        </w:rPr>
        <w:t>neuromusculaire,</w:t>
      </w:r>
      <w:r w:rsidRPr="00F408E2">
        <w:rPr>
          <w:rFonts w:cs="Times New Roman"/>
        </w:rPr>
        <w:t xml:space="preserve"> </w:t>
      </w:r>
      <w:r w:rsidR="00CF4375" w:rsidRPr="00F408E2">
        <w:rPr>
          <w:rFonts w:cs="Times New Roman"/>
        </w:rPr>
        <w:t>immunodépression</w:t>
      </w:r>
      <w:r w:rsidRPr="00F408E2">
        <w:rPr>
          <w:rFonts w:cs="Times New Roman"/>
        </w:rPr>
        <w:t>, radiothérapie thoracique</w:t>
      </w:r>
      <w:r w:rsidR="00D420ED" w:rsidRPr="00F408E2">
        <w:rPr>
          <w:rFonts w:cs="Times New Roman"/>
        </w:rPr>
        <w:t xml:space="preserve"> (</w:t>
      </w:r>
      <w:r w:rsidR="007B02CA" w:rsidRPr="00F408E2">
        <w:rPr>
          <w:rFonts w:cs="Times New Roman"/>
        </w:rPr>
        <w:t>œsophagite dû au rayon ionisant</w:t>
      </w:r>
      <w:r w:rsidR="0034295E" w:rsidRPr="00F408E2">
        <w:rPr>
          <w:rFonts w:cs="Times New Roman"/>
        </w:rPr>
        <w:t xml:space="preserve"> ou œsophage radique)</w:t>
      </w:r>
    </w:p>
    <w:p w14:paraId="5BAF7A50" w14:textId="7F0C47C9" w:rsidR="00750464" w:rsidRPr="00F408E2" w:rsidRDefault="00750464" w:rsidP="00750464">
      <w:pPr>
        <w:rPr>
          <w:rFonts w:cs="Times New Roman"/>
        </w:rPr>
      </w:pPr>
      <w:r w:rsidRPr="00F408E2">
        <w:rPr>
          <w:rFonts w:cs="Times New Roman"/>
        </w:rPr>
        <w:t>Test de déglutition</w:t>
      </w:r>
    </w:p>
    <w:p w14:paraId="2A5FBEC5" w14:textId="046658B0" w:rsidR="00750464" w:rsidRPr="00F408E2" w:rsidRDefault="00750464" w:rsidP="004237A4">
      <w:pPr>
        <w:numPr>
          <w:ilvl w:val="1"/>
          <w:numId w:val="4"/>
        </w:numPr>
        <w:rPr>
          <w:rFonts w:cs="Times New Roman"/>
        </w:rPr>
      </w:pPr>
      <w:r w:rsidRPr="00F408E2">
        <w:rPr>
          <w:rFonts w:cs="Times New Roman"/>
        </w:rPr>
        <w:t xml:space="preserve">A réaliser </w:t>
      </w:r>
      <w:r w:rsidR="007B02CA" w:rsidRPr="00F408E2">
        <w:rPr>
          <w:rFonts w:cs="Times New Roman"/>
        </w:rPr>
        <w:t>chez</w:t>
      </w:r>
      <w:r w:rsidRPr="00F408E2">
        <w:rPr>
          <w:rFonts w:cs="Times New Roman"/>
        </w:rPr>
        <w:t xml:space="preserve"> un patient vigilant, </w:t>
      </w:r>
      <w:r w:rsidR="003B65E9" w:rsidRPr="00F408E2">
        <w:rPr>
          <w:rFonts w:cs="Times New Roman"/>
        </w:rPr>
        <w:t>nettoyer</w:t>
      </w:r>
      <w:r w:rsidRPr="00F408E2">
        <w:rPr>
          <w:rFonts w:cs="Times New Roman"/>
        </w:rPr>
        <w:t xml:space="preserve"> la bouche, matériel d’aspir</w:t>
      </w:r>
      <w:r w:rsidR="007B02CA" w:rsidRPr="00F408E2">
        <w:rPr>
          <w:rFonts w:cs="Times New Roman"/>
        </w:rPr>
        <w:t>a</w:t>
      </w:r>
      <w:r w:rsidRPr="00F408E2">
        <w:rPr>
          <w:rFonts w:cs="Times New Roman"/>
        </w:rPr>
        <w:t xml:space="preserve">tion </w:t>
      </w:r>
    </w:p>
    <w:p w14:paraId="26E4A9AC" w14:textId="557F11CE" w:rsidR="00750464" w:rsidRPr="00F408E2" w:rsidRDefault="00750464" w:rsidP="004237A4">
      <w:pPr>
        <w:numPr>
          <w:ilvl w:val="1"/>
          <w:numId w:val="4"/>
        </w:numPr>
        <w:rPr>
          <w:rFonts w:cs="Times New Roman"/>
        </w:rPr>
      </w:pPr>
      <w:r w:rsidRPr="00F408E2">
        <w:rPr>
          <w:rFonts w:cs="Times New Roman"/>
        </w:rPr>
        <w:t xml:space="preserve">Donner différents texture à petite </w:t>
      </w:r>
      <w:r w:rsidR="003B65E9" w:rsidRPr="00F408E2">
        <w:rPr>
          <w:rFonts w:cs="Times New Roman"/>
        </w:rPr>
        <w:t>quantité</w:t>
      </w:r>
      <w:r w:rsidRPr="00F408E2">
        <w:rPr>
          <w:rFonts w:cs="Times New Roman"/>
        </w:rPr>
        <w:t xml:space="preserve"> et évaluer le déclenc</w:t>
      </w:r>
      <w:r w:rsidR="00531477" w:rsidRPr="00F408E2">
        <w:rPr>
          <w:rFonts w:cs="Times New Roman"/>
        </w:rPr>
        <w:t xml:space="preserve">hement de fausse </w:t>
      </w:r>
      <w:r w:rsidR="002757DA">
        <w:rPr>
          <w:rFonts w:cs="Times New Roman"/>
        </w:rPr>
        <w:t>r</w:t>
      </w:r>
      <w:r w:rsidR="003B65E9" w:rsidRPr="00F408E2">
        <w:rPr>
          <w:rFonts w:cs="Times New Roman"/>
        </w:rPr>
        <w:t>oute</w:t>
      </w:r>
      <w:r w:rsidR="00531477" w:rsidRPr="00F408E2">
        <w:rPr>
          <w:rFonts w:cs="Times New Roman"/>
        </w:rPr>
        <w:t xml:space="preserve"> sou</w:t>
      </w:r>
      <w:r w:rsidR="002757DA">
        <w:rPr>
          <w:rFonts w:cs="Times New Roman"/>
        </w:rPr>
        <w:t>s</w:t>
      </w:r>
      <w:r w:rsidR="00531477" w:rsidRPr="00F408E2">
        <w:rPr>
          <w:rFonts w:cs="Times New Roman"/>
        </w:rPr>
        <w:t xml:space="preserve"> forme de toux (tout de suite ou après 1 m)</w:t>
      </w:r>
    </w:p>
    <w:p w14:paraId="4E5D666B" w14:textId="2B1649E0" w:rsidR="00531477" w:rsidRPr="00F408E2" w:rsidRDefault="00531477" w:rsidP="004237A4">
      <w:pPr>
        <w:numPr>
          <w:ilvl w:val="2"/>
          <w:numId w:val="4"/>
        </w:numPr>
        <w:rPr>
          <w:rFonts w:cs="Times New Roman"/>
        </w:rPr>
      </w:pPr>
      <w:r w:rsidRPr="00F408E2">
        <w:rPr>
          <w:rFonts w:cs="Times New Roman"/>
        </w:rPr>
        <w:lastRenderedPageBreak/>
        <w:t>Une cuillère à café d’eau 4 fois</w:t>
      </w:r>
    </w:p>
    <w:p w14:paraId="1D918728" w14:textId="0E5EFF0E" w:rsidR="00531477" w:rsidRPr="00F408E2" w:rsidRDefault="00531477" w:rsidP="004237A4">
      <w:pPr>
        <w:numPr>
          <w:ilvl w:val="2"/>
          <w:numId w:val="4"/>
        </w:numPr>
        <w:rPr>
          <w:rFonts w:cs="Times New Roman"/>
        </w:rPr>
      </w:pPr>
      <w:r w:rsidRPr="00F408E2">
        <w:rPr>
          <w:rFonts w:cs="Times New Roman"/>
        </w:rPr>
        <w:t xml:space="preserve">Une cuillère eau </w:t>
      </w:r>
      <w:r w:rsidR="003B65E9" w:rsidRPr="00F408E2">
        <w:rPr>
          <w:rFonts w:cs="Times New Roman"/>
        </w:rPr>
        <w:t>gélifiée</w:t>
      </w:r>
      <w:r w:rsidRPr="00F408E2">
        <w:rPr>
          <w:rFonts w:cs="Times New Roman"/>
        </w:rPr>
        <w:t xml:space="preserve"> ou yaourt ou flan</w:t>
      </w:r>
    </w:p>
    <w:p w14:paraId="14A36332" w14:textId="168D30D1" w:rsidR="00610455" w:rsidRPr="00F408E2" w:rsidRDefault="00610455" w:rsidP="004237A4">
      <w:pPr>
        <w:numPr>
          <w:ilvl w:val="3"/>
          <w:numId w:val="4"/>
        </w:numPr>
        <w:rPr>
          <w:rFonts w:cs="Times New Roman"/>
        </w:rPr>
      </w:pPr>
      <w:r w:rsidRPr="00F408E2">
        <w:rPr>
          <w:rFonts w:cs="Times New Roman"/>
        </w:rPr>
        <w:t xml:space="preserve">Si eau </w:t>
      </w:r>
      <w:r w:rsidR="003B65E9" w:rsidRPr="00F408E2">
        <w:rPr>
          <w:rFonts w:cs="Times New Roman"/>
        </w:rPr>
        <w:t>passe</w:t>
      </w:r>
      <w:r w:rsidRPr="00F408E2">
        <w:rPr>
          <w:rFonts w:cs="Times New Roman"/>
        </w:rPr>
        <w:t xml:space="preserve">, argumenter </w:t>
      </w:r>
      <w:r w:rsidR="002757DA" w:rsidRPr="00F408E2">
        <w:rPr>
          <w:rFonts w:cs="Times New Roman"/>
        </w:rPr>
        <w:t>la</w:t>
      </w:r>
      <w:r w:rsidRPr="00F408E2">
        <w:rPr>
          <w:rFonts w:cs="Times New Roman"/>
        </w:rPr>
        <w:t xml:space="preserve"> quantité </w:t>
      </w:r>
    </w:p>
    <w:p w14:paraId="403E8C70" w14:textId="58CBBBD0" w:rsidR="00610455" w:rsidRPr="00F408E2" w:rsidRDefault="00610455" w:rsidP="004237A4">
      <w:pPr>
        <w:numPr>
          <w:ilvl w:val="3"/>
          <w:numId w:val="4"/>
        </w:numPr>
        <w:rPr>
          <w:rFonts w:cs="Times New Roman"/>
        </w:rPr>
      </w:pPr>
      <w:r w:rsidRPr="00F408E2">
        <w:rPr>
          <w:rFonts w:cs="Times New Roman"/>
        </w:rPr>
        <w:t>Si fausse route à l’eau, eau gélifi</w:t>
      </w:r>
      <w:r w:rsidR="003B65E9" w:rsidRPr="00F408E2">
        <w:rPr>
          <w:rFonts w:cs="Times New Roman"/>
        </w:rPr>
        <w:t>ée</w:t>
      </w:r>
    </w:p>
    <w:p w14:paraId="7CFEE438" w14:textId="4E2FCFA4" w:rsidR="003B65E9" w:rsidRPr="00F408E2" w:rsidRDefault="003B65E9" w:rsidP="004237A4">
      <w:pPr>
        <w:numPr>
          <w:ilvl w:val="3"/>
          <w:numId w:val="4"/>
        </w:numPr>
        <w:rPr>
          <w:rFonts w:cs="Times New Roman"/>
        </w:rPr>
      </w:pPr>
      <w:r w:rsidRPr="00F408E2">
        <w:rPr>
          <w:rFonts w:cs="Times New Roman"/>
        </w:rPr>
        <w:t xml:space="preserve">Si fausse route à eau gélifiée </w:t>
      </w:r>
      <w:r w:rsidRPr="00F408E2">
        <w:rPr>
          <w:rFonts w:cs="Times New Roman"/>
        </w:rPr>
        <w:sym w:font="Wingdings" w:char="F0E8"/>
      </w:r>
      <w:r w:rsidRPr="00F408E2">
        <w:rPr>
          <w:rFonts w:cs="Times New Roman"/>
        </w:rPr>
        <w:t xml:space="preserve"> sonde nasogastrique</w:t>
      </w:r>
    </w:p>
    <w:p w14:paraId="7478BC85" w14:textId="7404F8D5" w:rsidR="00117D54" w:rsidRPr="00F408E2" w:rsidRDefault="00E62168" w:rsidP="00E62168">
      <w:pPr>
        <w:pStyle w:val="Titre1"/>
        <w:rPr>
          <w:rFonts w:cs="Times New Roman"/>
        </w:rPr>
      </w:pPr>
      <w:bookmarkStart w:id="641" w:name="_Toc196656743"/>
      <w:bookmarkStart w:id="642" w:name="_Toc196662550"/>
      <w:r w:rsidRPr="00F408E2">
        <w:rPr>
          <w:rFonts w:cs="Times New Roman"/>
        </w:rPr>
        <w:t>Prise en charge : classification</w:t>
      </w:r>
      <w:bookmarkEnd w:id="641"/>
      <w:bookmarkEnd w:id="642"/>
    </w:p>
    <w:p w14:paraId="711B93E0" w14:textId="598BB84A" w:rsidR="00E62168" w:rsidRPr="00F408E2" w:rsidRDefault="00E62168" w:rsidP="00E62168">
      <w:pPr>
        <w:pStyle w:val="Titre2"/>
        <w:rPr>
          <w:rFonts w:cs="Times New Roman"/>
        </w:rPr>
      </w:pPr>
      <w:bookmarkStart w:id="643" w:name="_Toc196656744"/>
      <w:bookmarkStart w:id="644" w:name="_Toc196662551"/>
      <w:r w:rsidRPr="00F408E2">
        <w:rPr>
          <w:rFonts w:cs="Times New Roman"/>
        </w:rPr>
        <w:t>Classification étiologique</w:t>
      </w:r>
      <w:bookmarkEnd w:id="643"/>
      <w:bookmarkEnd w:id="644"/>
    </w:p>
    <w:p w14:paraId="4215542A" w14:textId="5BD6421D" w:rsidR="00E62168" w:rsidRPr="00F408E2" w:rsidRDefault="00821771" w:rsidP="00E62168">
      <w:pPr>
        <w:pStyle w:val="Titre3"/>
        <w:rPr>
          <w:rFonts w:cs="Times New Roman"/>
        </w:rPr>
      </w:pPr>
      <w:bookmarkStart w:id="645" w:name="_Toc196656745"/>
      <w:bookmarkStart w:id="646" w:name="_Toc196662552"/>
      <w:r w:rsidRPr="00F408E2">
        <w:rPr>
          <w:rFonts w:cs="Times New Roman"/>
        </w:rPr>
        <w:t>N</w:t>
      </w:r>
      <w:r w:rsidR="00E62168" w:rsidRPr="00F408E2">
        <w:rPr>
          <w:rFonts w:cs="Times New Roman"/>
        </w:rPr>
        <w:t>euro</w:t>
      </w:r>
      <w:r w:rsidRPr="00F408E2">
        <w:rPr>
          <w:rFonts w:cs="Times New Roman"/>
        </w:rPr>
        <w:t>logique</w:t>
      </w:r>
      <w:bookmarkEnd w:id="645"/>
      <w:bookmarkEnd w:id="646"/>
    </w:p>
    <w:p w14:paraId="00315188" w14:textId="4D4A023F" w:rsidR="00821771" w:rsidRPr="00F408E2" w:rsidRDefault="00821771" w:rsidP="00821771">
      <w:pPr>
        <w:rPr>
          <w:rFonts w:cs="Times New Roman"/>
        </w:rPr>
      </w:pPr>
      <w:r w:rsidRPr="00F408E2">
        <w:rPr>
          <w:rFonts w:cs="Times New Roman"/>
        </w:rPr>
        <w:t xml:space="preserve">Pathologies du système </w:t>
      </w:r>
      <w:r w:rsidR="00797189" w:rsidRPr="00F408E2">
        <w:rPr>
          <w:rFonts w:cs="Times New Roman"/>
        </w:rPr>
        <w:t>nerveux</w:t>
      </w:r>
      <w:r w:rsidRPr="00F408E2">
        <w:rPr>
          <w:rFonts w:cs="Times New Roman"/>
        </w:rPr>
        <w:t xml:space="preserve"> </w:t>
      </w:r>
      <w:r w:rsidR="00797189" w:rsidRPr="00F408E2">
        <w:rPr>
          <w:rFonts w:cs="Times New Roman"/>
        </w:rPr>
        <w:t>périphériques</w:t>
      </w:r>
      <w:r w:rsidRPr="00F408E2">
        <w:rPr>
          <w:rFonts w:cs="Times New Roman"/>
        </w:rPr>
        <w:t> : paralysie nerfs crâniens bulbaires (IX</w:t>
      </w:r>
      <w:r w:rsidR="002757DA" w:rsidRPr="00F408E2">
        <w:rPr>
          <w:rFonts w:cs="Times New Roman"/>
        </w:rPr>
        <w:t>, X</w:t>
      </w:r>
      <w:r w:rsidRPr="00F408E2">
        <w:rPr>
          <w:rFonts w:cs="Times New Roman"/>
        </w:rPr>
        <w:t>)</w:t>
      </w:r>
    </w:p>
    <w:p w14:paraId="0ABB9EC3" w14:textId="37133A0B" w:rsidR="00821771" w:rsidRPr="00F408E2" w:rsidRDefault="00821771" w:rsidP="00821771">
      <w:pPr>
        <w:rPr>
          <w:rFonts w:cs="Times New Roman"/>
        </w:rPr>
      </w:pPr>
      <w:r w:rsidRPr="00F408E2">
        <w:rPr>
          <w:rFonts w:cs="Times New Roman"/>
        </w:rPr>
        <w:t>Pathologies du système nerveu</w:t>
      </w:r>
      <w:r w:rsidR="00983636" w:rsidRPr="00F408E2">
        <w:rPr>
          <w:rFonts w:cs="Times New Roman"/>
        </w:rPr>
        <w:t xml:space="preserve">x </w:t>
      </w:r>
      <w:r w:rsidRPr="00F408E2">
        <w:rPr>
          <w:rFonts w:cs="Times New Roman"/>
        </w:rPr>
        <w:t xml:space="preserve">central : </w:t>
      </w:r>
      <w:r w:rsidR="00797189" w:rsidRPr="00F408E2">
        <w:rPr>
          <w:rFonts w:cs="Times New Roman"/>
        </w:rPr>
        <w:t xml:space="preserve">vasculaire </w:t>
      </w:r>
      <w:r w:rsidRPr="00F408E2">
        <w:rPr>
          <w:rFonts w:cs="Times New Roman"/>
        </w:rPr>
        <w:t>(</w:t>
      </w:r>
      <w:r w:rsidR="00A46619" w:rsidRPr="00F408E2">
        <w:rPr>
          <w:rFonts w:cs="Times New Roman"/>
        </w:rPr>
        <w:t>participation</w:t>
      </w:r>
      <w:r w:rsidRPr="00F408E2">
        <w:rPr>
          <w:rFonts w:cs="Times New Roman"/>
        </w:rPr>
        <w:t xml:space="preserve"> </w:t>
      </w:r>
      <w:r w:rsidR="00983636" w:rsidRPr="00F408E2">
        <w:rPr>
          <w:rFonts w:cs="Times New Roman"/>
        </w:rPr>
        <w:t>bucco faciale</w:t>
      </w:r>
      <w:r w:rsidRPr="00F408E2">
        <w:rPr>
          <w:rFonts w:cs="Times New Roman"/>
        </w:rPr>
        <w:t xml:space="preserve"> et lin</w:t>
      </w:r>
      <w:r w:rsidR="0082048C" w:rsidRPr="00F408E2">
        <w:rPr>
          <w:rFonts w:cs="Times New Roman"/>
        </w:rPr>
        <w:t xml:space="preserve">guale de la </w:t>
      </w:r>
      <w:r w:rsidR="00797189" w:rsidRPr="00F408E2">
        <w:rPr>
          <w:rFonts w:cs="Times New Roman"/>
        </w:rPr>
        <w:t>paralysie</w:t>
      </w:r>
      <w:r w:rsidR="0082048C" w:rsidRPr="00F408E2">
        <w:rPr>
          <w:rFonts w:cs="Times New Roman"/>
        </w:rPr>
        <w:t xml:space="preserve">, </w:t>
      </w:r>
      <w:r w:rsidR="00797189" w:rsidRPr="00F408E2">
        <w:rPr>
          <w:rFonts w:cs="Times New Roman"/>
        </w:rPr>
        <w:t>atteinte</w:t>
      </w:r>
      <w:r w:rsidR="0082048C" w:rsidRPr="00F408E2">
        <w:rPr>
          <w:rFonts w:cs="Times New Roman"/>
        </w:rPr>
        <w:t xml:space="preserve"> bulbaire), dégénérative (atteinte frontale)</w:t>
      </w:r>
    </w:p>
    <w:p w14:paraId="555CD83A" w14:textId="6D8A3EAD" w:rsidR="0082048C" w:rsidRPr="00F408E2" w:rsidRDefault="0082048C" w:rsidP="00821771">
      <w:pPr>
        <w:rPr>
          <w:rFonts w:cs="Times New Roman"/>
        </w:rPr>
      </w:pPr>
      <w:r w:rsidRPr="00F408E2">
        <w:rPr>
          <w:rFonts w:cs="Times New Roman"/>
        </w:rPr>
        <w:t xml:space="preserve">Sclérosée </w:t>
      </w:r>
      <w:r w:rsidR="00797189" w:rsidRPr="00F408E2">
        <w:rPr>
          <w:rFonts w:cs="Times New Roman"/>
        </w:rPr>
        <w:t>latéral</w:t>
      </w:r>
      <w:r w:rsidRPr="00F408E2">
        <w:rPr>
          <w:rFonts w:cs="Times New Roman"/>
        </w:rPr>
        <w:t xml:space="preserve"> </w:t>
      </w:r>
      <w:r w:rsidR="00797189" w:rsidRPr="00F408E2">
        <w:rPr>
          <w:rFonts w:cs="Times New Roman"/>
        </w:rPr>
        <w:t>amyotrophique</w:t>
      </w:r>
      <w:r w:rsidRPr="00F408E2">
        <w:rPr>
          <w:rFonts w:cs="Times New Roman"/>
        </w:rPr>
        <w:t xml:space="preserve"> </w:t>
      </w:r>
    </w:p>
    <w:p w14:paraId="68C154D3" w14:textId="41815CC8" w:rsidR="0082048C" w:rsidRPr="00F408E2" w:rsidRDefault="0082048C" w:rsidP="00821771">
      <w:pPr>
        <w:rPr>
          <w:rFonts w:cs="Times New Roman"/>
        </w:rPr>
      </w:pPr>
      <w:r w:rsidRPr="00F408E2">
        <w:rPr>
          <w:rFonts w:cs="Times New Roman"/>
        </w:rPr>
        <w:t xml:space="preserve">Pathologie jonction </w:t>
      </w:r>
      <w:r w:rsidR="00797189" w:rsidRPr="00F408E2">
        <w:rPr>
          <w:rFonts w:cs="Times New Roman"/>
        </w:rPr>
        <w:t>neuromusculaire</w:t>
      </w:r>
      <w:r w:rsidR="00983636" w:rsidRPr="00F408E2">
        <w:rPr>
          <w:rFonts w:cs="Times New Roman"/>
        </w:rPr>
        <w:t xml:space="preserve"> : myasthénie </w:t>
      </w:r>
    </w:p>
    <w:p w14:paraId="754B0240" w14:textId="5D3A18BE" w:rsidR="00983636" w:rsidRPr="00F408E2" w:rsidRDefault="00983636" w:rsidP="00821771">
      <w:pPr>
        <w:rPr>
          <w:rFonts w:cs="Times New Roman"/>
        </w:rPr>
      </w:pPr>
      <w:r w:rsidRPr="00F408E2">
        <w:rPr>
          <w:rFonts w:cs="Times New Roman"/>
        </w:rPr>
        <w:t>Pathologie musculaires :</w:t>
      </w:r>
      <w:r w:rsidR="00A46619" w:rsidRPr="00F408E2">
        <w:rPr>
          <w:rFonts w:cs="Times New Roman"/>
        </w:rPr>
        <w:t xml:space="preserve"> </w:t>
      </w:r>
      <w:r w:rsidRPr="00F408E2">
        <w:rPr>
          <w:rFonts w:cs="Times New Roman"/>
        </w:rPr>
        <w:t>myopathies</w:t>
      </w:r>
    </w:p>
    <w:p w14:paraId="1A0AADF3" w14:textId="1AF7A40F" w:rsidR="00A46619" w:rsidRPr="00F408E2" w:rsidRDefault="001F072B" w:rsidP="001F072B">
      <w:pPr>
        <w:pStyle w:val="Titre3"/>
        <w:rPr>
          <w:rFonts w:cs="Times New Roman"/>
        </w:rPr>
      </w:pPr>
      <w:bookmarkStart w:id="647" w:name="_Toc196656746"/>
      <w:bookmarkStart w:id="648" w:name="_Toc196662553"/>
      <w:r w:rsidRPr="00F408E2">
        <w:rPr>
          <w:rFonts w:cs="Times New Roman"/>
        </w:rPr>
        <w:t>ORL :</w:t>
      </w:r>
      <w:bookmarkEnd w:id="647"/>
      <w:bookmarkEnd w:id="648"/>
    </w:p>
    <w:p w14:paraId="038F8977" w14:textId="385A3DC4" w:rsidR="001F072B" w:rsidRPr="00F408E2" w:rsidRDefault="00455A8F" w:rsidP="001F072B">
      <w:pPr>
        <w:rPr>
          <w:rFonts w:cs="Times New Roman"/>
        </w:rPr>
      </w:pPr>
      <w:r w:rsidRPr="00F408E2">
        <w:rPr>
          <w:rFonts w:cs="Times New Roman"/>
        </w:rPr>
        <w:t xml:space="preserve">Pathologies pharyngées </w:t>
      </w:r>
    </w:p>
    <w:p w14:paraId="1B70F7B1" w14:textId="0EC217C3" w:rsidR="00455A8F" w:rsidRPr="00F408E2" w:rsidRDefault="00455A8F" w:rsidP="001F072B">
      <w:pPr>
        <w:rPr>
          <w:rFonts w:cs="Times New Roman"/>
        </w:rPr>
      </w:pPr>
      <w:r w:rsidRPr="00F408E2">
        <w:rPr>
          <w:rFonts w:cs="Times New Roman"/>
        </w:rPr>
        <w:t>Cancers du VADS</w:t>
      </w:r>
    </w:p>
    <w:p w14:paraId="3BF18927" w14:textId="61704E28" w:rsidR="00455A8F" w:rsidRPr="00F408E2" w:rsidRDefault="00455A8F" w:rsidP="00455A8F">
      <w:pPr>
        <w:pStyle w:val="Titre3"/>
        <w:rPr>
          <w:rFonts w:cs="Times New Roman"/>
        </w:rPr>
      </w:pPr>
      <w:bookmarkStart w:id="649" w:name="_Toc196656747"/>
      <w:bookmarkStart w:id="650" w:name="_Toc196662554"/>
      <w:r w:rsidRPr="00F408E2">
        <w:rPr>
          <w:rFonts w:cs="Times New Roman"/>
        </w:rPr>
        <w:t>Digestives</w:t>
      </w:r>
      <w:bookmarkEnd w:id="649"/>
      <w:bookmarkEnd w:id="650"/>
      <w:r w:rsidRPr="00F408E2">
        <w:rPr>
          <w:rFonts w:cs="Times New Roman"/>
        </w:rPr>
        <w:t xml:space="preserve"> </w:t>
      </w:r>
    </w:p>
    <w:p w14:paraId="5AE35761" w14:textId="34A3A7EE" w:rsidR="00455A8F" w:rsidRPr="00F408E2" w:rsidRDefault="00455A8F" w:rsidP="00455A8F">
      <w:pPr>
        <w:rPr>
          <w:rFonts w:cs="Times New Roman"/>
        </w:rPr>
      </w:pPr>
      <w:r w:rsidRPr="00F408E2">
        <w:rPr>
          <w:rFonts w:cs="Times New Roman"/>
        </w:rPr>
        <w:t xml:space="preserve">Pathologie infectieuse ou tumorale œsophage </w:t>
      </w:r>
    </w:p>
    <w:p w14:paraId="6C26E097" w14:textId="3135EB56" w:rsidR="00455A8F" w:rsidRPr="00F408E2" w:rsidRDefault="00455A8F" w:rsidP="00455A8F">
      <w:pPr>
        <w:rPr>
          <w:rFonts w:cs="Times New Roman"/>
        </w:rPr>
      </w:pPr>
      <w:r w:rsidRPr="00F408E2">
        <w:rPr>
          <w:rFonts w:cs="Times New Roman"/>
        </w:rPr>
        <w:t>Œsophage radique</w:t>
      </w:r>
      <w:r w:rsidR="006B2A5F" w:rsidRPr="00F408E2">
        <w:rPr>
          <w:rFonts w:cs="Times New Roman"/>
        </w:rPr>
        <w:t xml:space="preserve"> </w:t>
      </w:r>
    </w:p>
    <w:p w14:paraId="0B0751EB" w14:textId="629E38A9" w:rsidR="006B2A5F" w:rsidRPr="00F408E2" w:rsidRDefault="0034295E" w:rsidP="0034295E">
      <w:pPr>
        <w:pStyle w:val="Titre3"/>
        <w:rPr>
          <w:rFonts w:cs="Times New Roman"/>
        </w:rPr>
      </w:pPr>
      <w:bookmarkStart w:id="651" w:name="_Toc196656748"/>
      <w:bookmarkStart w:id="652" w:name="_Toc196662555"/>
      <w:r w:rsidRPr="00F408E2">
        <w:rPr>
          <w:rFonts w:cs="Times New Roman"/>
        </w:rPr>
        <w:t>Psychogène</w:t>
      </w:r>
      <w:bookmarkEnd w:id="651"/>
      <w:bookmarkEnd w:id="652"/>
      <w:r w:rsidRPr="00F408E2">
        <w:rPr>
          <w:rFonts w:cs="Times New Roman"/>
        </w:rPr>
        <w:t xml:space="preserve"> </w:t>
      </w:r>
    </w:p>
    <w:p w14:paraId="2D54C5A3" w14:textId="26608352" w:rsidR="006257E6" w:rsidRPr="00F408E2" w:rsidRDefault="006257E6" w:rsidP="006257E6">
      <w:pPr>
        <w:pStyle w:val="Titre1"/>
        <w:rPr>
          <w:rFonts w:cs="Times New Roman"/>
        </w:rPr>
      </w:pPr>
      <w:bookmarkStart w:id="653" w:name="_Toc196656749"/>
      <w:bookmarkStart w:id="654" w:name="_Toc196662556"/>
      <w:r w:rsidRPr="00F408E2">
        <w:rPr>
          <w:rFonts w:cs="Times New Roman"/>
        </w:rPr>
        <w:t>Conduite à tenir</w:t>
      </w:r>
      <w:bookmarkEnd w:id="653"/>
      <w:bookmarkEnd w:id="654"/>
    </w:p>
    <w:p w14:paraId="4CF0EFEE" w14:textId="563F56F0" w:rsidR="006257E6" w:rsidRPr="00F408E2" w:rsidRDefault="008838CC" w:rsidP="008838CC">
      <w:pPr>
        <w:pStyle w:val="Titre2"/>
        <w:rPr>
          <w:rFonts w:cs="Times New Roman"/>
        </w:rPr>
      </w:pPr>
      <w:bookmarkStart w:id="655" w:name="_Toc196656750"/>
      <w:bookmarkStart w:id="656" w:name="_Toc196662557"/>
      <w:r w:rsidRPr="00F408E2">
        <w:rPr>
          <w:rFonts w:cs="Times New Roman"/>
        </w:rPr>
        <w:t>Selon la gravité</w:t>
      </w:r>
      <w:bookmarkEnd w:id="655"/>
      <w:bookmarkEnd w:id="656"/>
    </w:p>
    <w:p w14:paraId="5EB4F4F7" w14:textId="754B0889" w:rsidR="008838CC" w:rsidRPr="00F408E2" w:rsidRDefault="008838CC" w:rsidP="008838CC">
      <w:pPr>
        <w:rPr>
          <w:rFonts w:cs="Times New Roman"/>
        </w:rPr>
      </w:pPr>
      <w:r w:rsidRPr="00F408E2">
        <w:rPr>
          <w:rFonts w:cs="Times New Roman"/>
        </w:rPr>
        <w:t>Dysphagies au liquide : épaississement du bol</w:t>
      </w:r>
    </w:p>
    <w:p w14:paraId="62B1D26E" w14:textId="0D715F2F" w:rsidR="008838CC" w:rsidRPr="00F408E2" w:rsidRDefault="008838CC" w:rsidP="008838CC">
      <w:pPr>
        <w:rPr>
          <w:rFonts w:cs="Times New Roman"/>
        </w:rPr>
      </w:pPr>
      <w:r w:rsidRPr="00F408E2">
        <w:rPr>
          <w:rFonts w:cs="Times New Roman"/>
        </w:rPr>
        <w:t xml:space="preserve">Pose de sonde </w:t>
      </w:r>
      <w:r w:rsidR="00E73ECC" w:rsidRPr="00F408E2">
        <w:rPr>
          <w:rFonts w:cs="Times New Roman"/>
        </w:rPr>
        <w:t>nasogastrique</w:t>
      </w:r>
      <w:r w:rsidR="002757DA">
        <w:rPr>
          <w:rFonts w:cs="Times New Roman"/>
        </w:rPr>
        <w:t xml:space="preserve"> si pa</w:t>
      </w:r>
      <w:r w:rsidRPr="00F408E2">
        <w:rPr>
          <w:rFonts w:cs="Times New Roman"/>
        </w:rPr>
        <w:t>s d’</w:t>
      </w:r>
      <w:r w:rsidR="002757DA" w:rsidRPr="00F408E2">
        <w:rPr>
          <w:rFonts w:cs="Times New Roman"/>
        </w:rPr>
        <w:t>efficacité</w:t>
      </w:r>
      <w:r w:rsidRPr="00F408E2">
        <w:rPr>
          <w:rFonts w:cs="Times New Roman"/>
        </w:rPr>
        <w:t xml:space="preserve"> de l’</w:t>
      </w:r>
      <w:r w:rsidR="00E73ECC" w:rsidRPr="00F408E2">
        <w:rPr>
          <w:rFonts w:cs="Times New Roman"/>
        </w:rPr>
        <w:t>é</w:t>
      </w:r>
      <w:r w:rsidRPr="00F408E2">
        <w:rPr>
          <w:rFonts w:cs="Times New Roman"/>
        </w:rPr>
        <w:t xml:space="preserve">paississement </w:t>
      </w:r>
    </w:p>
    <w:p w14:paraId="1B19BCC6" w14:textId="34A0D4DE" w:rsidR="008838CC" w:rsidRPr="00F408E2" w:rsidRDefault="00E73ECC" w:rsidP="008838CC">
      <w:pPr>
        <w:rPr>
          <w:rFonts w:cs="Times New Roman"/>
        </w:rPr>
      </w:pPr>
      <w:r w:rsidRPr="00F408E2">
        <w:rPr>
          <w:rFonts w:cs="Times New Roman"/>
        </w:rPr>
        <w:t>Pose</w:t>
      </w:r>
      <w:r w:rsidR="008838CC" w:rsidRPr="00F408E2">
        <w:rPr>
          <w:rFonts w:cs="Times New Roman"/>
        </w:rPr>
        <w:t xml:space="preserve"> de </w:t>
      </w:r>
      <w:r w:rsidRPr="00F408E2">
        <w:rPr>
          <w:rFonts w:cs="Times New Roman"/>
        </w:rPr>
        <w:t>sonde</w:t>
      </w:r>
      <w:r w:rsidR="008838CC" w:rsidRPr="00F408E2">
        <w:rPr>
          <w:rFonts w:cs="Times New Roman"/>
        </w:rPr>
        <w:t xml:space="preserve"> de gastrostomie d’alimentation dans le trouble avances </w:t>
      </w:r>
      <w:r w:rsidRPr="00F408E2">
        <w:rPr>
          <w:rFonts w:cs="Times New Roman"/>
        </w:rPr>
        <w:t>chroniques</w:t>
      </w:r>
    </w:p>
    <w:p w14:paraId="0BEE604E" w14:textId="746DC510" w:rsidR="00E73ECC" w:rsidRPr="00F408E2" w:rsidRDefault="00E73ECC" w:rsidP="00E73ECC">
      <w:pPr>
        <w:pStyle w:val="Titre2"/>
        <w:rPr>
          <w:rFonts w:cs="Times New Roman"/>
        </w:rPr>
      </w:pPr>
      <w:bookmarkStart w:id="657" w:name="_Toc196656751"/>
      <w:bookmarkStart w:id="658" w:name="_Toc196662558"/>
      <w:r w:rsidRPr="00F408E2">
        <w:rPr>
          <w:rFonts w:cs="Times New Roman"/>
        </w:rPr>
        <w:lastRenderedPageBreak/>
        <w:t>Eviter la récidives</w:t>
      </w:r>
      <w:bookmarkEnd w:id="657"/>
      <w:bookmarkEnd w:id="658"/>
    </w:p>
    <w:p w14:paraId="28A3A39D" w14:textId="158547B4" w:rsidR="00E73ECC" w:rsidRPr="00F408E2" w:rsidRDefault="00E73ECC" w:rsidP="00E73ECC">
      <w:pPr>
        <w:rPr>
          <w:rFonts w:cs="Times New Roman"/>
        </w:rPr>
      </w:pPr>
      <w:r w:rsidRPr="00F408E2">
        <w:rPr>
          <w:rFonts w:cs="Times New Roman"/>
        </w:rPr>
        <w:t xml:space="preserve">Traitement  de la cause </w:t>
      </w:r>
    </w:p>
    <w:p w14:paraId="233A4E46" w14:textId="2E782690" w:rsidR="00E73ECC" w:rsidRPr="00F408E2" w:rsidRDefault="00E73ECC" w:rsidP="00E73ECC">
      <w:pPr>
        <w:rPr>
          <w:rFonts w:cs="Times New Roman"/>
        </w:rPr>
      </w:pPr>
      <w:r w:rsidRPr="00F408E2">
        <w:rPr>
          <w:rFonts w:cs="Times New Roman"/>
        </w:rPr>
        <w:t xml:space="preserve">Eviction </w:t>
      </w:r>
      <w:r w:rsidR="002757DA" w:rsidRPr="00F408E2">
        <w:rPr>
          <w:rFonts w:cs="Times New Roman"/>
        </w:rPr>
        <w:t>des facteurs</w:t>
      </w:r>
      <w:r w:rsidRPr="00F408E2">
        <w:rPr>
          <w:rFonts w:cs="Times New Roman"/>
        </w:rPr>
        <w:t xml:space="preserve"> </w:t>
      </w:r>
      <w:r w:rsidR="00FD3446" w:rsidRPr="00F408E2">
        <w:rPr>
          <w:rFonts w:cs="Times New Roman"/>
        </w:rPr>
        <w:t>déclenchant</w:t>
      </w:r>
      <w:r w:rsidRPr="00F408E2">
        <w:rPr>
          <w:rFonts w:cs="Times New Roman"/>
        </w:rPr>
        <w:t xml:space="preserve"> </w:t>
      </w:r>
    </w:p>
    <w:p w14:paraId="20059E04" w14:textId="66D8929D" w:rsidR="00E73ECC" w:rsidRPr="00F408E2" w:rsidRDefault="00FD3446" w:rsidP="00DA306B">
      <w:pPr>
        <w:pStyle w:val="Titre2"/>
        <w:rPr>
          <w:rFonts w:cs="Times New Roman"/>
        </w:rPr>
      </w:pPr>
      <w:bookmarkStart w:id="659" w:name="_Toc196656752"/>
      <w:bookmarkStart w:id="660" w:name="_Toc196662559"/>
      <w:r w:rsidRPr="00F408E2">
        <w:rPr>
          <w:rFonts w:cs="Times New Roman"/>
        </w:rPr>
        <w:t xml:space="preserve">Prise </w:t>
      </w:r>
      <w:r w:rsidR="00DA306B" w:rsidRPr="00F408E2">
        <w:rPr>
          <w:rFonts w:cs="Times New Roman"/>
        </w:rPr>
        <w:t xml:space="preserve">en </w:t>
      </w:r>
      <w:r w:rsidRPr="00F408E2">
        <w:rPr>
          <w:rFonts w:cs="Times New Roman"/>
        </w:rPr>
        <w:t>charge</w:t>
      </w:r>
      <w:r w:rsidR="00DA306B" w:rsidRPr="00F408E2">
        <w:rPr>
          <w:rFonts w:cs="Times New Roman"/>
        </w:rPr>
        <w:t xml:space="preserve"> le </w:t>
      </w:r>
      <w:r w:rsidRPr="00F408E2">
        <w:rPr>
          <w:rFonts w:cs="Times New Roman"/>
        </w:rPr>
        <w:t>retentissement</w:t>
      </w:r>
      <w:r w:rsidR="00DA306B" w:rsidRPr="00F408E2">
        <w:rPr>
          <w:rFonts w:cs="Times New Roman"/>
        </w:rPr>
        <w:t xml:space="preserve"> psycho-social</w:t>
      </w:r>
      <w:bookmarkEnd w:id="659"/>
      <w:bookmarkEnd w:id="660"/>
    </w:p>
    <w:p w14:paraId="783CDC73" w14:textId="20D94E0E" w:rsidR="00DA306B" w:rsidRPr="00F408E2" w:rsidRDefault="00FD3446" w:rsidP="00DA306B">
      <w:pPr>
        <w:rPr>
          <w:rFonts w:cs="Times New Roman"/>
        </w:rPr>
      </w:pPr>
      <w:r w:rsidRPr="00F408E2">
        <w:rPr>
          <w:rFonts w:cs="Times New Roman"/>
        </w:rPr>
        <w:t>Psychothérapie</w:t>
      </w:r>
      <w:r w:rsidR="00DA306B" w:rsidRPr="00F408E2">
        <w:rPr>
          <w:rFonts w:cs="Times New Roman"/>
        </w:rPr>
        <w:t xml:space="preserve"> e soutien </w:t>
      </w:r>
    </w:p>
    <w:p w14:paraId="7063DF48" w14:textId="7E8EAA2C" w:rsidR="003D6BF4" w:rsidRDefault="00DA306B" w:rsidP="00E47EBD">
      <w:pPr>
        <w:rPr>
          <w:rFonts w:cs="Times New Roman"/>
        </w:rPr>
      </w:pPr>
      <w:r w:rsidRPr="00F408E2">
        <w:rPr>
          <w:rFonts w:cs="Times New Roman"/>
        </w:rPr>
        <w:t xml:space="preserve">Orthophonie assure aussi la rééducation de la </w:t>
      </w:r>
      <w:r w:rsidR="00FD3446" w:rsidRPr="00F408E2">
        <w:rPr>
          <w:rFonts w:cs="Times New Roman"/>
        </w:rPr>
        <w:t>déglutition en</w:t>
      </w:r>
      <w:r w:rsidRPr="00F408E2">
        <w:rPr>
          <w:rFonts w:cs="Times New Roman"/>
        </w:rPr>
        <w:t xml:space="preserve"> plus de la </w:t>
      </w:r>
      <w:r w:rsidR="00E47EBD" w:rsidRPr="00F408E2">
        <w:rPr>
          <w:rFonts w:cs="Times New Roman"/>
        </w:rPr>
        <w:t>parole</w:t>
      </w:r>
    </w:p>
    <w:p w14:paraId="422360C8" w14:textId="77777777" w:rsidR="003D6BF4" w:rsidRDefault="003D6BF4">
      <w:pPr>
        <w:numPr>
          <w:ilvl w:val="0"/>
          <w:numId w:val="0"/>
        </w:numPr>
        <w:spacing w:after="200"/>
        <w:rPr>
          <w:rFonts w:cs="Times New Roman"/>
        </w:rPr>
      </w:pPr>
      <w:r>
        <w:rPr>
          <w:rFonts w:cs="Times New Roman"/>
        </w:rPr>
        <w:br w:type="page"/>
      </w:r>
    </w:p>
    <w:p w14:paraId="6244A9CD" w14:textId="77777777" w:rsidR="003D6BF4" w:rsidRDefault="003D6BF4" w:rsidP="003D6BF4">
      <w:pPr>
        <w:pStyle w:val="Titre"/>
      </w:pPr>
      <w:r>
        <w:lastRenderedPageBreak/>
        <w:t xml:space="preserve">Prise en charge des céphalées chroniques quotidiennes </w:t>
      </w:r>
    </w:p>
    <w:p w14:paraId="7F3312CF" w14:textId="77777777" w:rsidR="003D6BF4" w:rsidRDefault="003D6BF4" w:rsidP="004237A4">
      <w:pPr>
        <w:numPr>
          <w:ilvl w:val="0"/>
          <w:numId w:val="3"/>
        </w:numPr>
      </w:pPr>
      <w:r>
        <w:t>Dr Robert</w:t>
      </w:r>
    </w:p>
    <w:p w14:paraId="65657A45" w14:textId="77777777" w:rsidR="003D6BF4" w:rsidRDefault="003D6BF4" w:rsidP="003D6BF4">
      <w:pPr>
        <w:pStyle w:val="Sous-titre"/>
      </w:pPr>
      <w:r>
        <w:t>Objectifs</w:t>
      </w:r>
    </w:p>
    <w:p w14:paraId="011098A4" w14:textId="77777777" w:rsidR="003D6BF4" w:rsidRDefault="003D6BF4" w:rsidP="004237A4">
      <w:pPr>
        <w:numPr>
          <w:ilvl w:val="0"/>
          <w:numId w:val="3"/>
        </w:numPr>
      </w:pPr>
      <w:r>
        <w:t>Poser le diagnostic positif et étiologique</w:t>
      </w:r>
    </w:p>
    <w:p w14:paraId="74BC6A72" w14:textId="77777777" w:rsidR="003D6BF4" w:rsidRDefault="003D6BF4" w:rsidP="004237A4">
      <w:pPr>
        <w:numPr>
          <w:ilvl w:val="0"/>
          <w:numId w:val="3"/>
        </w:numPr>
      </w:pPr>
      <w:r>
        <w:t>Enumérer les principes de traitement</w:t>
      </w:r>
    </w:p>
    <w:p w14:paraId="7B4C9152" w14:textId="77777777" w:rsidR="003D6BF4" w:rsidRDefault="003D6BF4" w:rsidP="003D6BF4">
      <w:pPr>
        <w:pStyle w:val="Sous-titre"/>
      </w:pPr>
      <w:r>
        <w:t xml:space="preserve">Introduction </w:t>
      </w:r>
    </w:p>
    <w:p w14:paraId="436FF08C" w14:textId="77777777" w:rsidR="003D6BF4" w:rsidRDefault="003D6BF4" w:rsidP="004237A4">
      <w:pPr>
        <w:numPr>
          <w:ilvl w:val="0"/>
          <w:numId w:val="3"/>
        </w:numPr>
      </w:pPr>
      <w:r>
        <w:t xml:space="preserve">Définition </w:t>
      </w:r>
    </w:p>
    <w:p w14:paraId="386C0B25" w14:textId="77777777" w:rsidR="003D6BF4" w:rsidRDefault="003D6BF4" w:rsidP="004237A4">
      <w:pPr>
        <w:numPr>
          <w:ilvl w:val="1"/>
          <w:numId w:val="3"/>
        </w:numPr>
      </w:pPr>
      <w:r>
        <w:t>Céphalée plus de 15 jours par mois plus de 4 heures par jour en l’absence de traitement</w:t>
      </w:r>
    </w:p>
    <w:p w14:paraId="23F44D94" w14:textId="77777777" w:rsidR="003D6BF4" w:rsidRDefault="003D6BF4" w:rsidP="004237A4">
      <w:pPr>
        <w:numPr>
          <w:ilvl w:val="0"/>
          <w:numId w:val="3"/>
        </w:numPr>
      </w:pPr>
      <w:r>
        <w:t xml:space="preserve">Classification </w:t>
      </w:r>
    </w:p>
    <w:p w14:paraId="6E50F703" w14:textId="77777777" w:rsidR="003D6BF4" w:rsidRDefault="003D6BF4" w:rsidP="004237A4">
      <w:pPr>
        <w:numPr>
          <w:ilvl w:val="1"/>
          <w:numId w:val="3"/>
        </w:numPr>
      </w:pPr>
      <w:r>
        <w:t xml:space="preserve">Primaire : le plus fréquente </w:t>
      </w:r>
    </w:p>
    <w:p w14:paraId="33211C89" w14:textId="77777777" w:rsidR="003D6BF4" w:rsidRDefault="003D6BF4" w:rsidP="004237A4">
      <w:pPr>
        <w:numPr>
          <w:ilvl w:val="1"/>
          <w:numId w:val="3"/>
        </w:numPr>
      </w:pPr>
      <w:r>
        <w:t xml:space="preserve">Secondaire </w:t>
      </w:r>
    </w:p>
    <w:p w14:paraId="185083B9" w14:textId="77777777" w:rsidR="003D6BF4" w:rsidRPr="00A47369" w:rsidRDefault="003D6BF4" w:rsidP="004237A4">
      <w:pPr>
        <w:numPr>
          <w:ilvl w:val="0"/>
          <w:numId w:val="3"/>
        </w:numPr>
      </w:pPr>
      <w:r>
        <w:rPr>
          <w:b/>
        </w:rPr>
        <w:t xml:space="preserve">Céphalée chronique quotidienne primaire </w:t>
      </w:r>
    </w:p>
    <w:p w14:paraId="63D9FC6A" w14:textId="77777777" w:rsidR="003D6BF4" w:rsidRDefault="003D6BF4" w:rsidP="004237A4">
      <w:pPr>
        <w:numPr>
          <w:ilvl w:val="1"/>
          <w:numId w:val="3"/>
        </w:numPr>
      </w:pPr>
      <w:r>
        <w:t>Sans cause lésionnelles</w:t>
      </w:r>
    </w:p>
    <w:p w14:paraId="3CB54ECB" w14:textId="77777777" w:rsidR="003D6BF4" w:rsidRDefault="003D6BF4" w:rsidP="004237A4">
      <w:pPr>
        <w:numPr>
          <w:ilvl w:val="1"/>
          <w:numId w:val="3"/>
        </w:numPr>
      </w:pPr>
      <w:r>
        <w:t xml:space="preserve">Trois situations fréquentes </w:t>
      </w:r>
    </w:p>
    <w:p w14:paraId="129C84E3" w14:textId="77777777" w:rsidR="003D6BF4" w:rsidRDefault="003D6BF4" w:rsidP="004237A4">
      <w:pPr>
        <w:numPr>
          <w:ilvl w:val="2"/>
          <w:numId w:val="3"/>
        </w:numPr>
      </w:pPr>
      <w:r>
        <w:t>Migraine chronique</w:t>
      </w:r>
    </w:p>
    <w:p w14:paraId="19A2A25A" w14:textId="77777777" w:rsidR="003D6BF4" w:rsidRDefault="003D6BF4" w:rsidP="004237A4">
      <w:pPr>
        <w:numPr>
          <w:ilvl w:val="2"/>
          <w:numId w:val="3"/>
        </w:numPr>
      </w:pPr>
      <w:r>
        <w:t>Céphalées de tension chronique</w:t>
      </w:r>
    </w:p>
    <w:p w14:paraId="0F3B1EC8" w14:textId="77777777" w:rsidR="003D6BF4" w:rsidRDefault="003D6BF4" w:rsidP="004237A4">
      <w:pPr>
        <w:numPr>
          <w:ilvl w:val="2"/>
          <w:numId w:val="3"/>
        </w:numPr>
      </w:pPr>
      <w:r>
        <w:t>Céphalées par abus d’antalgique +++</w:t>
      </w:r>
    </w:p>
    <w:p w14:paraId="6A188817" w14:textId="77777777" w:rsidR="003D6BF4" w:rsidRDefault="003D6BF4" w:rsidP="004237A4">
      <w:pPr>
        <w:numPr>
          <w:ilvl w:val="1"/>
          <w:numId w:val="3"/>
        </w:numPr>
      </w:pPr>
      <w:r>
        <w:t>Le plus souvent : céphalées initialement épisodique (migraine ou céphalée de la tension) qui évolue vais une céphalée chronique, sous l’influence d’un abus médicamenteux et de facteur psychopathologique</w:t>
      </w:r>
    </w:p>
    <w:p w14:paraId="4A29C55A" w14:textId="77777777" w:rsidR="003D6BF4" w:rsidRDefault="003D6BF4" w:rsidP="004237A4">
      <w:pPr>
        <w:numPr>
          <w:ilvl w:val="1"/>
          <w:numId w:val="3"/>
        </w:numPr>
      </w:pPr>
      <w:r>
        <w:t>Draw note</w:t>
      </w:r>
    </w:p>
    <w:p w14:paraId="3F84F638" w14:textId="77777777" w:rsidR="003D6BF4" w:rsidRDefault="003D6BF4" w:rsidP="004237A4">
      <w:pPr>
        <w:numPr>
          <w:ilvl w:val="0"/>
          <w:numId w:val="3"/>
        </w:numPr>
      </w:pPr>
      <w:r>
        <w:t xml:space="preserve">Intérêts </w:t>
      </w:r>
    </w:p>
    <w:p w14:paraId="6AE6AB17" w14:textId="77777777" w:rsidR="003D6BF4" w:rsidRDefault="003D6BF4" w:rsidP="004237A4">
      <w:pPr>
        <w:numPr>
          <w:ilvl w:val="1"/>
          <w:numId w:val="3"/>
        </w:numPr>
      </w:pPr>
      <w:r>
        <w:t xml:space="preserve">Motif de consultation fréquente en neurologie </w:t>
      </w:r>
    </w:p>
    <w:p w14:paraId="2E3E8F03" w14:textId="77777777" w:rsidR="003D6BF4" w:rsidRDefault="003D6BF4" w:rsidP="004237A4">
      <w:pPr>
        <w:numPr>
          <w:ilvl w:val="1"/>
          <w:numId w:val="3"/>
        </w:numPr>
      </w:pPr>
      <w:r>
        <w:t>Gravité</w:t>
      </w:r>
    </w:p>
    <w:p w14:paraId="31013118" w14:textId="77777777" w:rsidR="003D6BF4" w:rsidRDefault="003D6BF4" w:rsidP="004237A4">
      <w:pPr>
        <w:numPr>
          <w:ilvl w:val="2"/>
          <w:numId w:val="3"/>
        </w:numPr>
      </w:pPr>
      <w:r>
        <w:t>Handicapante (score HIT – 6 et score MIDAS)</w:t>
      </w:r>
    </w:p>
    <w:p w14:paraId="15C538BE" w14:textId="77777777" w:rsidR="003D6BF4" w:rsidRDefault="003D6BF4" w:rsidP="004237A4">
      <w:pPr>
        <w:numPr>
          <w:ilvl w:val="2"/>
          <w:numId w:val="3"/>
        </w:numPr>
      </w:pPr>
      <w:r>
        <w:t xml:space="preserve">Impact socio-économique : couteux </w:t>
      </w:r>
    </w:p>
    <w:p w14:paraId="4A1E8E64" w14:textId="77777777" w:rsidR="003D6BF4" w:rsidRDefault="003D6BF4" w:rsidP="004237A4">
      <w:pPr>
        <w:numPr>
          <w:ilvl w:val="2"/>
          <w:numId w:val="3"/>
        </w:numPr>
      </w:pPr>
      <w:r>
        <w:t>Causes secondaires</w:t>
      </w:r>
    </w:p>
    <w:p w14:paraId="1149631B" w14:textId="4EA99BE1" w:rsidR="003D6BF4" w:rsidRDefault="003D6BF4" w:rsidP="004237A4">
      <w:pPr>
        <w:pStyle w:val="Titre1"/>
        <w:numPr>
          <w:ilvl w:val="0"/>
          <w:numId w:val="39"/>
        </w:numPr>
      </w:pPr>
      <w:bookmarkStart w:id="661" w:name="_Toc196656753"/>
      <w:bookmarkStart w:id="662" w:name="_Toc196662560"/>
      <w:r>
        <w:t>Prise en charge diagnostique</w:t>
      </w:r>
      <w:bookmarkEnd w:id="661"/>
      <w:bookmarkEnd w:id="662"/>
    </w:p>
    <w:p w14:paraId="476BAEF1" w14:textId="77777777" w:rsidR="003D6BF4" w:rsidRDefault="003D6BF4" w:rsidP="003D6BF4">
      <w:pPr>
        <w:pStyle w:val="Titre2"/>
      </w:pPr>
      <w:bookmarkStart w:id="663" w:name="_Toc196656754"/>
      <w:bookmarkStart w:id="664" w:name="_Toc196662561"/>
      <w:r>
        <w:t>Démarche diagnostique</w:t>
      </w:r>
      <w:bookmarkEnd w:id="663"/>
      <w:bookmarkEnd w:id="664"/>
    </w:p>
    <w:p w14:paraId="09232CDE" w14:textId="77777777" w:rsidR="003D6BF4" w:rsidRDefault="003D6BF4" w:rsidP="003D6BF4">
      <w:pPr>
        <w:pStyle w:val="Titre3"/>
      </w:pPr>
      <w:bookmarkStart w:id="665" w:name="_Toc196656755"/>
      <w:bookmarkStart w:id="666" w:name="_Toc196662562"/>
      <w:r>
        <w:t>Interrogatoire</w:t>
      </w:r>
      <w:bookmarkEnd w:id="665"/>
      <w:bookmarkEnd w:id="666"/>
      <w:r>
        <w:t xml:space="preserve"> </w:t>
      </w:r>
    </w:p>
    <w:p w14:paraId="257D07E8" w14:textId="77777777" w:rsidR="003D6BF4" w:rsidRDefault="003D6BF4" w:rsidP="004237A4">
      <w:pPr>
        <w:numPr>
          <w:ilvl w:val="0"/>
          <w:numId w:val="3"/>
        </w:numPr>
      </w:pPr>
      <w:r>
        <w:t>Clé de diagnostic</w:t>
      </w:r>
    </w:p>
    <w:p w14:paraId="48A51F28" w14:textId="77777777" w:rsidR="003D6BF4" w:rsidRDefault="003D6BF4" w:rsidP="004237A4">
      <w:pPr>
        <w:numPr>
          <w:ilvl w:val="0"/>
          <w:numId w:val="3"/>
        </w:numPr>
      </w:pPr>
      <w:r>
        <w:t xml:space="preserve">Circonstance de découverte </w:t>
      </w:r>
    </w:p>
    <w:p w14:paraId="01A90D23" w14:textId="77777777" w:rsidR="003D6BF4" w:rsidRDefault="003D6BF4" w:rsidP="004237A4">
      <w:pPr>
        <w:numPr>
          <w:ilvl w:val="0"/>
          <w:numId w:val="3"/>
        </w:numPr>
      </w:pPr>
      <w:r>
        <w:lastRenderedPageBreak/>
        <w:t>Classification selon le profil évolutif</w:t>
      </w:r>
    </w:p>
    <w:p w14:paraId="4D69B5C1" w14:textId="77777777" w:rsidR="003D6BF4" w:rsidRDefault="003D6BF4" w:rsidP="004237A4">
      <w:pPr>
        <w:numPr>
          <w:ilvl w:val="0"/>
          <w:numId w:val="3"/>
        </w:numPr>
      </w:pPr>
      <w:r>
        <w:t>Rechercher les arguments en vue d’une cause secondaire</w:t>
      </w:r>
    </w:p>
    <w:p w14:paraId="6B6E963D" w14:textId="77777777" w:rsidR="003D6BF4" w:rsidRDefault="003D6BF4" w:rsidP="004237A4">
      <w:pPr>
        <w:numPr>
          <w:ilvl w:val="0"/>
          <w:numId w:val="3"/>
        </w:numPr>
      </w:pPr>
      <w:r>
        <w:t>Facteur de risques : abus médicamenteux, anxiété, épisode dépressif, évènements biographiques stressants, douleurs musculo-squelettique</w:t>
      </w:r>
    </w:p>
    <w:p w14:paraId="0C868166" w14:textId="77777777" w:rsidR="003D6BF4" w:rsidRDefault="003D6BF4" w:rsidP="004237A4">
      <w:pPr>
        <w:numPr>
          <w:ilvl w:val="0"/>
          <w:numId w:val="3"/>
        </w:numPr>
      </w:pPr>
      <w:r>
        <w:t xml:space="preserve">Examen neurologique minutieux </w:t>
      </w:r>
    </w:p>
    <w:p w14:paraId="1F1ED470" w14:textId="77777777" w:rsidR="003D6BF4" w:rsidRDefault="003D6BF4" w:rsidP="004237A4">
      <w:pPr>
        <w:numPr>
          <w:ilvl w:val="0"/>
          <w:numId w:val="3"/>
        </w:numPr>
      </w:pPr>
      <w:r>
        <w:t xml:space="preserve">Imagerie cérébrale selon le cas </w:t>
      </w:r>
    </w:p>
    <w:p w14:paraId="7CC890DE" w14:textId="77777777" w:rsidR="003D6BF4" w:rsidRDefault="003D6BF4" w:rsidP="003D6BF4">
      <w:pPr>
        <w:pStyle w:val="Titre4"/>
      </w:pPr>
      <w:r>
        <w:t>Circonstance de découverte : 1</w:t>
      </w:r>
      <w:r w:rsidRPr="00611E51">
        <w:rPr>
          <w:vertAlign w:val="superscript"/>
        </w:rPr>
        <w:t>er</w:t>
      </w:r>
      <w:r>
        <w:t xml:space="preserve"> cas</w:t>
      </w:r>
    </w:p>
    <w:tbl>
      <w:tblPr>
        <w:tblStyle w:val="Grilledutableau"/>
        <w:tblW w:w="6695" w:type="dxa"/>
        <w:tblLook w:val="04A0" w:firstRow="1" w:lastRow="0" w:firstColumn="1" w:lastColumn="0" w:noHBand="0" w:noVBand="1"/>
      </w:tblPr>
      <w:tblGrid>
        <w:gridCol w:w="1252"/>
        <w:gridCol w:w="1303"/>
        <w:gridCol w:w="1338"/>
        <w:gridCol w:w="1520"/>
        <w:gridCol w:w="1282"/>
      </w:tblGrid>
      <w:tr w:rsidR="003D6BF4" w:rsidRPr="002757DA" w14:paraId="0F0FE62A" w14:textId="77777777" w:rsidTr="002757DA">
        <w:trPr>
          <w:trHeight w:val="468"/>
        </w:trPr>
        <w:tc>
          <w:tcPr>
            <w:tcW w:w="1252" w:type="dxa"/>
          </w:tcPr>
          <w:p w14:paraId="356AA017" w14:textId="77777777" w:rsidR="003D6BF4" w:rsidRPr="002757DA" w:rsidRDefault="003D6BF4" w:rsidP="002757DA">
            <w:pPr>
              <w:numPr>
                <w:ilvl w:val="0"/>
                <w:numId w:val="0"/>
              </w:numPr>
              <w:jc w:val="center"/>
              <w:rPr>
                <w:b/>
              </w:rPr>
            </w:pPr>
            <w:r w:rsidRPr="002757DA">
              <w:rPr>
                <w:b/>
              </w:rPr>
              <w:t>Terrain</w:t>
            </w:r>
          </w:p>
        </w:tc>
        <w:tc>
          <w:tcPr>
            <w:tcW w:w="1303" w:type="dxa"/>
          </w:tcPr>
          <w:p w14:paraId="568C6D8B" w14:textId="77777777" w:rsidR="003D6BF4" w:rsidRPr="002757DA" w:rsidRDefault="003D6BF4" w:rsidP="002757DA">
            <w:pPr>
              <w:numPr>
                <w:ilvl w:val="0"/>
                <w:numId w:val="0"/>
              </w:numPr>
              <w:jc w:val="center"/>
              <w:rPr>
                <w:b/>
              </w:rPr>
            </w:pPr>
            <w:r w:rsidRPr="002757DA">
              <w:rPr>
                <w:b/>
              </w:rPr>
              <w:t>Symptôme principaux</w:t>
            </w:r>
          </w:p>
        </w:tc>
        <w:tc>
          <w:tcPr>
            <w:tcW w:w="1338" w:type="dxa"/>
          </w:tcPr>
          <w:p w14:paraId="64534982" w14:textId="77777777" w:rsidR="003D6BF4" w:rsidRPr="002757DA" w:rsidRDefault="003D6BF4" w:rsidP="002757DA">
            <w:pPr>
              <w:numPr>
                <w:ilvl w:val="0"/>
                <w:numId w:val="0"/>
              </w:numPr>
              <w:jc w:val="center"/>
              <w:rPr>
                <w:b/>
              </w:rPr>
            </w:pPr>
            <w:r w:rsidRPr="002757DA">
              <w:rPr>
                <w:b/>
              </w:rPr>
              <w:t>Symptômes associés</w:t>
            </w:r>
          </w:p>
        </w:tc>
        <w:tc>
          <w:tcPr>
            <w:tcW w:w="1520" w:type="dxa"/>
          </w:tcPr>
          <w:p w14:paraId="6A37DC29" w14:textId="77777777" w:rsidR="003D6BF4" w:rsidRPr="002757DA" w:rsidRDefault="003D6BF4" w:rsidP="002757DA">
            <w:pPr>
              <w:numPr>
                <w:ilvl w:val="0"/>
                <w:numId w:val="0"/>
              </w:numPr>
              <w:jc w:val="center"/>
              <w:rPr>
                <w:b/>
              </w:rPr>
            </w:pPr>
            <w:r w:rsidRPr="002757DA">
              <w:rPr>
                <w:b/>
              </w:rPr>
              <w:t>Comportement</w:t>
            </w:r>
          </w:p>
        </w:tc>
        <w:tc>
          <w:tcPr>
            <w:tcW w:w="1282" w:type="dxa"/>
          </w:tcPr>
          <w:p w14:paraId="7C060C39" w14:textId="77777777" w:rsidR="003D6BF4" w:rsidRPr="002757DA" w:rsidRDefault="003D6BF4" w:rsidP="002757DA">
            <w:pPr>
              <w:numPr>
                <w:ilvl w:val="0"/>
                <w:numId w:val="0"/>
              </w:numPr>
              <w:jc w:val="center"/>
              <w:rPr>
                <w:b/>
              </w:rPr>
            </w:pPr>
            <w:r w:rsidRPr="002757DA">
              <w:rPr>
                <w:b/>
              </w:rPr>
              <w:t>Suspicion</w:t>
            </w:r>
          </w:p>
        </w:tc>
      </w:tr>
      <w:tr w:rsidR="003D6BF4" w14:paraId="0DE73A81" w14:textId="77777777" w:rsidTr="002757DA">
        <w:trPr>
          <w:trHeight w:val="3562"/>
        </w:trPr>
        <w:tc>
          <w:tcPr>
            <w:tcW w:w="1252" w:type="dxa"/>
          </w:tcPr>
          <w:p w14:paraId="6FFD8BAF" w14:textId="77777777" w:rsidR="003D6BF4" w:rsidRDefault="003D6BF4" w:rsidP="00E37D71">
            <w:pPr>
              <w:numPr>
                <w:ilvl w:val="0"/>
                <w:numId w:val="0"/>
              </w:numPr>
            </w:pPr>
            <w:r>
              <w:t xml:space="preserve">Femme jeune </w:t>
            </w:r>
          </w:p>
          <w:p w14:paraId="6CE49BC7" w14:textId="77777777" w:rsidR="003D6BF4" w:rsidRDefault="003D6BF4" w:rsidP="00E37D71">
            <w:pPr>
              <w:numPr>
                <w:ilvl w:val="0"/>
                <w:numId w:val="0"/>
              </w:numPr>
            </w:pPr>
            <w:r>
              <w:t>Age : 10 – 40 ans</w:t>
            </w:r>
          </w:p>
          <w:p w14:paraId="19390E04" w14:textId="77777777" w:rsidR="003D6BF4" w:rsidRDefault="003D6BF4" w:rsidP="00E37D71">
            <w:pPr>
              <w:numPr>
                <w:ilvl w:val="0"/>
                <w:numId w:val="0"/>
              </w:numPr>
            </w:pPr>
            <w:r>
              <w:t>En activité</w:t>
            </w:r>
          </w:p>
        </w:tc>
        <w:tc>
          <w:tcPr>
            <w:tcW w:w="1303" w:type="dxa"/>
          </w:tcPr>
          <w:p w14:paraId="3CDB7882" w14:textId="77777777" w:rsidR="003D6BF4" w:rsidRDefault="003D6BF4" w:rsidP="00E37D71">
            <w:pPr>
              <w:numPr>
                <w:ilvl w:val="0"/>
                <w:numId w:val="0"/>
              </w:numPr>
            </w:pPr>
            <w:r>
              <w:t>Céphalée unilatérale pulsatile</w:t>
            </w:r>
          </w:p>
          <w:p w14:paraId="4AAAF0E3" w14:textId="77777777" w:rsidR="003D6BF4" w:rsidRDefault="003D6BF4" w:rsidP="00E37D71">
            <w:pPr>
              <w:numPr>
                <w:ilvl w:val="0"/>
                <w:numId w:val="0"/>
              </w:numPr>
            </w:pPr>
            <w:r>
              <w:t>Courbe : pics de douleurs avec rémissions complète</w:t>
            </w:r>
          </w:p>
        </w:tc>
        <w:tc>
          <w:tcPr>
            <w:tcW w:w="1338" w:type="dxa"/>
          </w:tcPr>
          <w:p w14:paraId="1AE81041" w14:textId="77777777" w:rsidR="003D6BF4" w:rsidRDefault="003D6BF4" w:rsidP="00E37D71">
            <w:pPr>
              <w:numPr>
                <w:ilvl w:val="0"/>
                <w:numId w:val="0"/>
              </w:numPr>
            </w:pPr>
            <w:r>
              <w:t xml:space="preserve">Calme par le sommeil, aggravé par les stimulations </w:t>
            </w:r>
          </w:p>
          <w:p w14:paraId="53C454A5" w14:textId="77777777" w:rsidR="003D6BF4" w:rsidRDefault="003D6BF4" w:rsidP="00E37D71">
            <w:pPr>
              <w:numPr>
                <w:ilvl w:val="0"/>
                <w:numId w:val="0"/>
              </w:numPr>
            </w:pPr>
            <w:r>
              <w:t>Trouble digestifs</w:t>
            </w:r>
          </w:p>
          <w:p w14:paraId="2DF01F46" w14:textId="77777777" w:rsidR="003D6BF4" w:rsidRDefault="003D6BF4" w:rsidP="00E37D71">
            <w:pPr>
              <w:numPr>
                <w:ilvl w:val="0"/>
                <w:numId w:val="0"/>
              </w:numPr>
            </w:pPr>
            <w:r>
              <w:t>Aura (troubles neurologique avant céphalée (ophtalmique, …))</w:t>
            </w:r>
          </w:p>
          <w:p w14:paraId="6FEC9865" w14:textId="77777777" w:rsidR="003D6BF4" w:rsidRDefault="003D6BF4" w:rsidP="00E37D71">
            <w:pPr>
              <w:numPr>
                <w:ilvl w:val="0"/>
                <w:numId w:val="0"/>
              </w:numPr>
            </w:pPr>
          </w:p>
        </w:tc>
        <w:tc>
          <w:tcPr>
            <w:tcW w:w="1520" w:type="dxa"/>
          </w:tcPr>
          <w:p w14:paraId="629F3DF8" w14:textId="77777777" w:rsidR="003D6BF4" w:rsidRDefault="003D6BF4" w:rsidP="00E37D71">
            <w:pPr>
              <w:numPr>
                <w:ilvl w:val="0"/>
                <w:numId w:val="0"/>
              </w:numPr>
            </w:pPr>
            <w:r>
              <w:t xml:space="preserve">Reste cloué au lit </w:t>
            </w:r>
          </w:p>
          <w:p w14:paraId="121946DC" w14:textId="77777777" w:rsidR="003D6BF4" w:rsidRDefault="003D6BF4" w:rsidP="00E37D71">
            <w:pPr>
              <w:numPr>
                <w:ilvl w:val="0"/>
                <w:numId w:val="0"/>
              </w:numPr>
            </w:pPr>
            <w:r>
              <w:t>Arrêt de travailler</w:t>
            </w:r>
          </w:p>
          <w:p w14:paraId="6EC031BF" w14:textId="77777777" w:rsidR="003D6BF4" w:rsidRDefault="003D6BF4" w:rsidP="00E37D71">
            <w:pPr>
              <w:numPr>
                <w:ilvl w:val="0"/>
                <w:numId w:val="0"/>
              </w:numPr>
            </w:pPr>
            <w:r>
              <w:t>Trouble de l’humeur</w:t>
            </w:r>
          </w:p>
        </w:tc>
        <w:tc>
          <w:tcPr>
            <w:tcW w:w="1282" w:type="dxa"/>
          </w:tcPr>
          <w:p w14:paraId="5E4165B2" w14:textId="77777777" w:rsidR="003D6BF4" w:rsidRDefault="003D6BF4" w:rsidP="00E37D71">
            <w:pPr>
              <w:numPr>
                <w:ilvl w:val="0"/>
                <w:numId w:val="0"/>
              </w:numPr>
            </w:pPr>
            <w:r>
              <w:t>migraine</w:t>
            </w:r>
          </w:p>
        </w:tc>
      </w:tr>
    </w:tbl>
    <w:p w14:paraId="7ABC1C5C" w14:textId="77777777" w:rsidR="003D6BF4" w:rsidRDefault="003D6BF4" w:rsidP="003D6BF4">
      <w:pPr>
        <w:numPr>
          <w:ilvl w:val="0"/>
          <w:numId w:val="0"/>
        </w:numPr>
      </w:pPr>
    </w:p>
    <w:p w14:paraId="1D98E9CA" w14:textId="77777777" w:rsidR="003D6BF4" w:rsidRDefault="003D6BF4" w:rsidP="003D6BF4">
      <w:pPr>
        <w:numPr>
          <w:ilvl w:val="0"/>
          <w:numId w:val="0"/>
        </w:numPr>
      </w:pPr>
      <w:r>
        <w:t>2</w:t>
      </w:r>
      <w:r w:rsidRPr="00611E51">
        <w:rPr>
          <w:vertAlign w:val="superscript"/>
        </w:rPr>
        <w:t>ème</w:t>
      </w:r>
      <w:r>
        <w:t xml:space="preserve"> cas</w:t>
      </w:r>
    </w:p>
    <w:p w14:paraId="0E4DA14F" w14:textId="77777777" w:rsidR="003D6BF4" w:rsidRDefault="003D6BF4" w:rsidP="003D6BF4">
      <w:pPr>
        <w:numPr>
          <w:ilvl w:val="0"/>
          <w:numId w:val="0"/>
        </w:numPr>
      </w:pPr>
    </w:p>
    <w:tbl>
      <w:tblPr>
        <w:tblStyle w:val="Grilledutableau"/>
        <w:tblW w:w="0" w:type="auto"/>
        <w:tblLook w:val="04A0" w:firstRow="1" w:lastRow="0" w:firstColumn="1" w:lastColumn="0" w:noHBand="0" w:noVBand="1"/>
      </w:tblPr>
      <w:tblGrid>
        <w:gridCol w:w="1254"/>
        <w:gridCol w:w="1313"/>
        <w:gridCol w:w="1313"/>
        <w:gridCol w:w="1516"/>
        <w:gridCol w:w="1283"/>
      </w:tblGrid>
      <w:tr w:rsidR="003D6BF4" w:rsidRPr="002757DA" w14:paraId="12B0B9D7" w14:textId="77777777" w:rsidTr="00E37D71">
        <w:tc>
          <w:tcPr>
            <w:tcW w:w="1335" w:type="dxa"/>
          </w:tcPr>
          <w:p w14:paraId="53320CA5" w14:textId="77E2B955" w:rsidR="003D6BF4" w:rsidRPr="002757DA" w:rsidRDefault="003D6BF4" w:rsidP="002757DA">
            <w:pPr>
              <w:numPr>
                <w:ilvl w:val="0"/>
                <w:numId w:val="0"/>
              </w:numPr>
              <w:jc w:val="center"/>
              <w:rPr>
                <w:b/>
              </w:rPr>
            </w:pPr>
            <w:r w:rsidRPr="002757DA">
              <w:rPr>
                <w:b/>
              </w:rPr>
              <w:t>Terrain</w:t>
            </w:r>
          </w:p>
        </w:tc>
        <w:tc>
          <w:tcPr>
            <w:tcW w:w="1336" w:type="dxa"/>
          </w:tcPr>
          <w:p w14:paraId="421BF194" w14:textId="77777777" w:rsidR="003D6BF4" w:rsidRPr="002757DA" w:rsidRDefault="003D6BF4" w:rsidP="002757DA">
            <w:pPr>
              <w:numPr>
                <w:ilvl w:val="0"/>
                <w:numId w:val="0"/>
              </w:numPr>
              <w:jc w:val="center"/>
              <w:rPr>
                <w:b/>
              </w:rPr>
            </w:pPr>
            <w:r w:rsidRPr="002757DA">
              <w:rPr>
                <w:b/>
              </w:rPr>
              <w:t>Symptômes principaux</w:t>
            </w:r>
          </w:p>
        </w:tc>
        <w:tc>
          <w:tcPr>
            <w:tcW w:w="1336" w:type="dxa"/>
          </w:tcPr>
          <w:p w14:paraId="450F9A39" w14:textId="77777777" w:rsidR="003D6BF4" w:rsidRPr="002757DA" w:rsidRDefault="003D6BF4" w:rsidP="002757DA">
            <w:pPr>
              <w:numPr>
                <w:ilvl w:val="0"/>
                <w:numId w:val="0"/>
              </w:numPr>
              <w:jc w:val="center"/>
              <w:rPr>
                <w:b/>
              </w:rPr>
            </w:pPr>
            <w:r w:rsidRPr="002757DA">
              <w:rPr>
                <w:b/>
              </w:rPr>
              <w:t>Symptômes associés</w:t>
            </w:r>
          </w:p>
        </w:tc>
        <w:tc>
          <w:tcPr>
            <w:tcW w:w="1336" w:type="dxa"/>
          </w:tcPr>
          <w:p w14:paraId="029C6649" w14:textId="77777777" w:rsidR="003D6BF4" w:rsidRPr="002757DA" w:rsidRDefault="003D6BF4" w:rsidP="002757DA">
            <w:pPr>
              <w:numPr>
                <w:ilvl w:val="0"/>
                <w:numId w:val="0"/>
              </w:numPr>
              <w:jc w:val="center"/>
              <w:rPr>
                <w:b/>
              </w:rPr>
            </w:pPr>
            <w:r w:rsidRPr="002757DA">
              <w:rPr>
                <w:b/>
              </w:rPr>
              <w:t>Comportement</w:t>
            </w:r>
          </w:p>
        </w:tc>
        <w:tc>
          <w:tcPr>
            <w:tcW w:w="1336" w:type="dxa"/>
          </w:tcPr>
          <w:p w14:paraId="450CAF5F" w14:textId="77777777" w:rsidR="003D6BF4" w:rsidRPr="002757DA" w:rsidRDefault="003D6BF4" w:rsidP="002757DA">
            <w:pPr>
              <w:numPr>
                <w:ilvl w:val="0"/>
                <w:numId w:val="0"/>
              </w:numPr>
              <w:jc w:val="center"/>
              <w:rPr>
                <w:b/>
              </w:rPr>
            </w:pPr>
            <w:r w:rsidRPr="002757DA">
              <w:rPr>
                <w:b/>
              </w:rPr>
              <w:t>Suspicion</w:t>
            </w:r>
          </w:p>
        </w:tc>
      </w:tr>
      <w:tr w:rsidR="003D6BF4" w14:paraId="3292D9EA" w14:textId="77777777" w:rsidTr="00E37D71">
        <w:tc>
          <w:tcPr>
            <w:tcW w:w="1335" w:type="dxa"/>
          </w:tcPr>
          <w:p w14:paraId="20D62DEC" w14:textId="77777777" w:rsidR="003D6BF4" w:rsidRDefault="003D6BF4" w:rsidP="00E37D71">
            <w:pPr>
              <w:numPr>
                <w:ilvl w:val="0"/>
                <w:numId w:val="0"/>
              </w:numPr>
            </w:pPr>
            <w:r>
              <w:t>Jeune souvent genre féminin</w:t>
            </w:r>
          </w:p>
          <w:p w14:paraId="53AC6EC8" w14:textId="77777777" w:rsidR="003D6BF4" w:rsidRDefault="003D6BF4" w:rsidP="00E37D71">
            <w:pPr>
              <w:numPr>
                <w:ilvl w:val="0"/>
                <w:numId w:val="0"/>
              </w:numPr>
            </w:pPr>
            <w:r>
              <w:t>Age : 25 à 50 ans</w:t>
            </w:r>
          </w:p>
        </w:tc>
        <w:tc>
          <w:tcPr>
            <w:tcW w:w="1336" w:type="dxa"/>
          </w:tcPr>
          <w:p w14:paraId="1922C367" w14:textId="77777777" w:rsidR="003D6BF4" w:rsidRDefault="003D6BF4" w:rsidP="00E37D71">
            <w:pPr>
              <w:numPr>
                <w:ilvl w:val="0"/>
                <w:numId w:val="0"/>
              </w:numPr>
            </w:pPr>
            <w:r>
              <w:t xml:space="preserve">Céphalée bifrontale </w:t>
            </w:r>
          </w:p>
          <w:p w14:paraId="65AF0A9A" w14:textId="77777777" w:rsidR="003D6BF4" w:rsidRDefault="003D6BF4" w:rsidP="00E37D71">
            <w:pPr>
              <w:numPr>
                <w:ilvl w:val="0"/>
                <w:numId w:val="0"/>
              </w:numPr>
            </w:pPr>
            <w:r>
              <w:t xml:space="preserve">Courbe : pics de douleurs d’intensité variable durant la journée sans rémission </w:t>
            </w:r>
            <w:r>
              <w:lastRenderedPageBreak/>
              <w:t>complète (douleur à type de torsion comme de insecte sur les cheveux)</w:t>
            </w:r>
          </w:p>
        </w:tc>
        <w:tc>
          <w:tcPr>
            <w:tcW w:w="1336" w:type="dxa"/>
          </w:tcPr>
          <w:p w14:paraId="07369B07" w14:textId="77777777" w:rsidR="003D6BF4" w:rsidRDefault="003D6BF4" w:rsidP="00E37D71">
            <w:pPr>
              <w:numPr>
                <w:ilvl w:val="0"/>
                <w:numId w:val="0"/>
              </w:numPr>
            </w:pPr>
            <w:r>
              <w:lastRenderedPageBreak/>
              <w:t>Trouble du sommeil</w:t>
            </w:r>
          </w:p>
          <w:p w14:paraId="54E6104B" w14:textId="77777777" w:rsidR="003D6BF4" w:rsidRDefault="003D6BF4" w:rsidP="00E37D71">
            <w:pPr>
              <w:numPr>
                <w:ilvl w:val="0"/>
                <w:numId w:val="0"/>
              </w:numPr>
            </w:pPr>
            <w:r>
              <w:t>Asthénie</w:t>
            </w:r>
          </w:p>
        </w:tc>
        <w:tc>
          <w:tcPr>
            <w:tcW w:w="1336" w:type="dxa"/>
          </w:tcPr>
          <w:p w14:paraId="190BE24B" w14:textId="77777777" w:rsidR="003D6BF4" w:rsidRDefault="003D6BF4" w:rsidP="00E37D71">
            <w:pPr>
              <w:numPr>
                <w:ilvl w:val="0"/>
                <w:numId w:val="0"/>
              </w:numPr>
            </w:pPr>
            <w:r>
              <w:t>Poursuite des travails</w:t>
            </w:r>
          </w:p>
          <w:p w14:paraId="77F510F0" w14:textId="77777777" w:rsidR="003D6BF4" w:rsidRDefault="003D6BF4" w:rsidP="00E37D71">
            <w:pPr>
              <w:numPr>
                <w:ilvl w:val="0"/>
                <w:numId w:val="0"/>
              </w:numPr>
            </w:pPr>
            <w:r>
              <w:t>Anxiété</w:t>
            </w:r>
          </w:p>
          <w:p w14:paraId="0F97C226" w14:textId="77777777" w:rsidR="003D6BF4" w:rsidRDefault="003D6BF4" w:rsidP="00E37D71">
            <w:pPr>
              <w:numPr>
                <w:ilvl w:val="0"/>
                <w:numId w:val="0"/>
              </w:numPr>
            </w:pPr>
            <w:r>
              <w:t>irritabilité</w:t>
            </w:r>
          </w:p>
        </w:tc>
        <w:tc>
          <w:tcPr>
            <w:tcW w:w="1336" w:type="dxa"/>
          </w:tcPr>
          <w:p w14:paraId="4BFFE221" w14:textId="77777777" w:rsidR="003D6BF4" w:rsidRDefault="003D6BF4" w:rsidP="00E37D71">
            <w:pPr>
              <w:numPr>
                <w:ilvl w:val="0"/>
                <w:numId w:val="0"/>
              </w:numPr>
            </w:pPr>
            <w:r>
              <w:t>Céphalée de la torsion</w:t>
            </w:r>
          </w:p>
        </w:tc>
      </w:tr>
    </w:tbl>
    <w:p w14:paraId="46BEBC40" w14:textId="77777777" w:rsidR="003D6BF4" w:rsidRDefault="003D6BF4" w:rsidP="003D6BF4">
      <w:pPr>
        <w:numPr>
          <w:ilvl w:val="0"/>
          <w:numId w:val="0"/>
        </w:numPr>
      </w:pPr>
    </w:p>
    <w:p w14:paraId="1E48BFB7" w14:textId="77777777" w:rsidR="003D6BF4" w:rsidRDefault="003D6BF4" w:rsidP="003D6BF4">
      <w:pPr>
        <w:numPr>
          <w:ilvl w:val="0"/>
          <w:numId w:val="0"/>
        </w:numPr>
      </w:pPr>
      <w:r>
        <w:t>3</w:t>
      </w:r>
      <w:r w:rsidRPr="00A27AAA">
        <w:rPr>
          <w:vertAlign w:val="superscript"/>
        </w:rPr>
        <w:t>ème</w:t>
      </w:r>
      <w:r>
        <w:t xml:space="preserve"> cas</w:t>
      </w:r>
    </w:p>
    <w:p w14:paraId="67EF8880" w14:textId="77777777" w:rsidR="003D6BF4" w:rsidRDefault="003D6BF4" w:rsidP="003D6BF4">
      <w:pPr>
        <w:numPr>
          <w:ilvl w:val="0"/>
          <w:numId w:val="0"/>
        </w:numPr>
      </w:pPr>
    </w:p>
    <w:tbl>
      <w:tblPr>
        <w:tblStyle w:val="Grilledutableau"/>
        <w:tblW w:w="0" w:type="auto"/>
        <w:tblLook w:val="04A0" w:firstRow="1" w:lastRow="0" w:firstColumn="1" w:lastColumn="0" w:noHBand="0" w:noVBand="1"/>
      </w:tblPr>
      <w:tblGrid>
        <w:gridCol w:w="1249"/>
        <w:gridCol w:w="1294"/>
        <w:gridCol w:w="1344"/>
        <w:gridCol w:w="1516"/>
        <w:gridCol w:w="1276"/>
      </w:tblGrid>
      <w:tr w:rsidR="003D6BF4" w:rsidRPr="002757DA" w14:paraId="4932BDCE" w14:textId="77777777" w:rsidTr="00E37D71">
        <w:tc>
          <w:tcPr>
            <w:tcW w:w="1335" w:type="dxa"/>
          </w:tcPr>
          <w:p w14:paraId="6B54791A" w14:textId="4FECE80A" w:rsidR="003D6BF4" w:rsidRPr="002757DA" w:rsidRDefault="003D6BF4" w:rsidP="002757DA">
            <w:pPr>
              <w:numPr>
                <w:ilvl w:val="0"/>
                <w:numId w:val="0"/>
              </w:numPr>
              <w:jc w:val="center"/>
              <w:rPr>
                <w:b/>
              </w:rPr>
            </w:pPr>
            <w:r w:rsidRPr="002757DA">
              <w:rPr>
                <w:b/>
              </w:rPr>
              <w:t>Terrain</w:t>
            </w:r>
          </w:p>
        </w:tc>
        <w:tc>
          <w:tcPr>
            <w:tcW w:w="1336" w:type="dxa"/>
          </w:tcPr>
          <w:p w14:paraId="22B6DC26" w14:textId="77777777" w:rsidR="003D6BF4" w:rsidRPr="002757DA" w:rsidRDefault="003D6BF4" w:rsidP="002757DA">
            <w:pPr>
              <w:numPr>
                <w:ilvl w:val="0"/>
                <w:numId w:val="0"/>
              </w:numPr>
              <w:jc w:val="center"/>
              <w:rPr>
                <w:b/>
              </w:rPr>
            </w:pPr>
            <w:r w:rsidRPr="002757DA">
              <w:rPr>
                <w:b/>
              </w:rPr>
              <w:t>Symptômes principaux</w:t>
            </w:r>
          </w:p>
        </w:tc>
        <w:tc>
          <w:tcPr>
            <w:tcW w:w="1336" w:type="dxa"/>
          </w:tcPr>
          <w:p w14:paraId="5C286177" w14:textId="77777777" w:rsidR="003D6BF4" w:rsidRPr="002757DA" w:rsidRDefault="003D6BF4" w:rsidP="002757DA">
            <w:pPr>
              <w:numPr>
                <w:ilvl w:val="0"/>
                <w:numId w:val="0"/>
              </w:numPr>
              <w:jc w:val="center"/>
              <w:rPr>
                <w:b/>
              </w:rPr>
            </w:pPr>
            <w:r w:rsidRPr="002757DA">
              <w:rPr>
                <w:b/>
              </w:rPr>
              <w:t>Symptômes associés</w:t>
            </w:r>
          </w:p>
        </w:tc>
        <w:tc>
          <w:tcPr>
            <w:tcW w:w="1336" w:type="dxa"/>
          </w:tcPr>
          <w:p w14:paraId="142FECE6" w14:textId="4E8EB2B4" w:rsidR="003D6BF4" w:rsidRPr="002757DA" w:rsidRDefault="003D6BF4" w:rsidP="002757DA">
            <w:pPr>
              <w:numPr>
                <w:ilvl w:val="0"/>
                <w:numId w:val="0"/>
              </w:numPr>
              <w:jc w:val="center"/>
              <w:rPr>
                <w:b/>
              </w:rPr>
            </w:pPr>
            <w:r w:rsidRPr="002757DA">
              <w:rPr>
                <w:b/>
              </w:rPr>
              <w:t>Comportement</w:t>
            </w:r>
          </w:p>
        </w:tc>
        <w:tc>
          <w:tcPr>
            <w:tcW w:w="1336" w:type="dxa"/>
          </w:tcPr>
          <w:p w14:paraId="0D9FDECB" w14:textId="77777777" w:rsidR="003D6BF4" w:rsidRPr="002757DA" w:rsidRDefault="003D6BF4" w:rsidP="002757DA">
            <w:pPr>
              <w:numPr>
                <w:ilvl w:val="0"/>
                <w:numId w:val="0"/>
              </w:numPr>
              <w:jc w:val="center"/>
              <w:rPr>
                <w:b/>
              </w:rPr>
            </w:pPr>
            <w:r w:rsidRPr="002757DA">
              <w:rPr>
                <w:b/>
              </w:rPr>
              <w:t>Suspicion</w:t>
            </w:r>
          </w:p>
        </w:tc>
      </w:tr>
      <w:tr w:rsidR="003D6BF4" w14:paraId="24C23A3A" w14:textId="77777777" w:rsidTr="00E37D71">
        <w:tc>
          <w:tcPr>
            <w:tcW w:w="1335" w:type="dxa"/>
          </w:tcPr>
          <w:p w14:paraId="3AA85A2F" w14:textId="77777777" w:rsidR="003D6BF4" w:rsidRDefault="003D6BF4" w:rsidP="00E37D71">
            <w:pPr>
              <w:numPr>
                <w:ilvl w:val="0"/>
                <w:numId w:val="0"/>
              </w:numPr>
            </w:pPr>
            <w:r>
              <w:t>Patient sans antécédent de céphalée</w:t>
            </w:r>
          </w:p>
        </w:tc>
        <w:tc>
          <w:tcPr>
            <w:tcW w:w="1336" w:type="dxa"/>
          </w:tcPr>
          <w:p w14:paraId="67988873" w14:textId="77777777" w:rsidR="003D6BF4" w:rsidRDefault="003D6BF4" w:rsidP="00E37D71">
            <w:pPr>
              <w:numPr>
                <w:ilvl w:val="0"/>
                <w:numId w:val="0"/>
              </w:numPr>
            </w:pPr>
            <w:r>
              <w:t>Céphalée pulsatile, strictement unilatéral</w:t>
            </w:r>
          </w:p>
        </w:tc>
        <w:tc>
          <w:tcPr>
            <w:tcW w:w="1336" w:type="dxa"/>
          </w:tcPr>
          <w:p w14:paraId="61B799A3" w14:textId="77777777" w:rsidR="003D6BF4" w:rsidRDefault="003D6BF4" w:rsidP="00E37D71">
            <w:pPr>
              <w:numPr>
                <w:ilvl w:val="0"/>
                <w:numId w:val="0"/>
              </w:numPr>
            </w:pPr>
            <w:r>
              <w:t>Signes végétatif même côté aux céphalées : infection conjonctivale, larmoiement, congestion nasale, rhinorrhée, sudation frontale et faciale, myosis, ptosis, œdème palpébral</w:t>
            </w:r>
          </w:p>
        </w:tc>
        <w:tc>
          <w:tcPr>
            <w:tcW w:w="1336" w:type="dxa"/>
          </w:tcPr>
          <w:p w14:paraId="5B8DF7B3" w14:textId="77777777" w:rsidR="003D6BF4" w:rsidRDefault="003D6BF4" w:rsidP="00E37D71">
            <w:pPr>
              <w:numPr>
                <w:ilvl w:val="0"/>
                <w:numId w:val="0"/>
              </w:numPr>
            </w:pPr>
            <w:r>
              <w:t xml:space="preserve">Obliger de s’arrêter à travailler </w:t>
            </w:r>
          </w:p>
          <w:p w14:paraId="70648709" w14:textId="77777777" w:rsidR="003D6BF4" w:rsidRDefault="003D6BF4" w:rsidP="00E37D71">
            <w:pPr>
              <w:numPr>
                <w:ilvl w:val="0"/>
                <w:numId w:val="0"/>
              </w:numPr>
            </w:pPr>
            <w:r>
              <w:t>Agitation motrice</w:t>
            </w:r>
          </w:p>
          <w:p w14:paraId="5B9D4B85" w14:textId="77777777" w:rsidR="003D6BF4" w:rsidRDefault="003D6BF4" w:rsidP="00E37D71">
            <w:pPr>
              <w:numPr>
                <w:ilvl w:val="0"/>
                <w:numId w:val="0"/>
              </w:numPr>
            </w:pPr>
            <w:r>
              <w:t xml:space="preserve">Impression d’impatience </w:t>
            </w:r>
          </w:p>
        </w:tc>
        <w:tc>
          <w:tcPr>
            <w:tcW w:w="1336" w:type="dxa"/>
          </w:tcPr>
          <w:p w14:paraId="3C6712D8" w14:textId="77777777" w:rsidR="003D6BF4" w:rsidRDefault="003D6BF4" w:rsidP="00E37D71">
            <w:pPr>
              <w:numPr>
                <w:ilvl w:val="0"/>
                <w:numId w:val="0"/>
              </w:numPr>
            </w:pPr>
            <w:r>
              <w:t>Hémicrania continua</w:t>
            </w:r>
          </w:p>
          <w:p w14:paraId="594AC707" w14:textId="77777777" w:rsidR="003D6BF4" w:rsidRDefault="003D6BF4" w:rsidP="00E37D71">
            <w:pPr>
              <w:numPr>
                <w:ilvl w:val="0"/>
                <w:numId w:val="0"/>
              </w:numPr>
            </w:pPr>
          </w:p>
        </w:tc>
      </w:tr>
    </w:tbl>
    <w:p w14:paraId="4A407F03" w14:textId="77777777" w:rsidR="003D6BF4" w:rsidRDefault="003D6BF4" w:rsidP="003D6BF4">
      <w:pPr>
        <w:numPr>
          <w:ilvl w:val="0"/>
          <w:numId w:val="0"/>
        </w:numPr>
      </w:pPr>
    </w:p>
    <w:p w14:paraId="27557BEB" w14:textId="77777777" w:rsidR="003D6BF4" w:rsidRDefault="003D6BF4" w:rsidP="003D6BF4">
      <w:pPr>
        <w:pStyle w:val="Titre2"/>
      </w:pPr>
      <w:bookmarkStart w:id="667" w:name="_Toc196656756"/>
      <w:bookmarkStart w:id="668" w:name="_Toc196662563"/>
      <w:r>
        <w:t>Diagnostic positif</w:t>
      </w:r>
      <w:bookmarkEnd w:id="667"/>
      <w:bookmarkEnd w:id="668"/>
    </w:p>
    <w:p w14:paraId="157FBA72" w14:textId="77777777" w:rsidR="003D6BF4" w:rsidRDefault="003D6BF4" w:rsidP="004237A4">
      <w:pPr>
        <w:numPr>
          <w:ilvl w:val="0"/>
          <w:numId w:val="3"/>
        </w:numPr>
      </w:pPr>
      <w:r>
        <w:t>Clinique +++</w:t>
      </w:r>
    </w:p>
    <w:p w14:paraId="6020533F" w14:textId="77777777" w:rsidR="003D6BF4" w:rsidRDefault="003D6BF4" w:rsidP="004237A4">
      <w:pPr>
        <w:numPr>
          <w:ilvl w:val="1"/>
          <w:numId w:val="3"/>
        </w:numPr>
      </w:pPr>
      <w:r>
        <w:t>Douleur des régions céphaliques</w:t>
      </w:r>
    </w:p>
    <w:p w14:paraId="53267BB1" w14:textId="77777777" w:rsidR="003D6BF4" w:rsidRDefault="003D6BF4" w:rsidP="004237A4">
      <w:pPr>
        <w:numPr>
          <w:ilvl w:val="1"/>
          <w:numId w:val="3"/>
        </w:numPr>
      </w:pPr>
      <w:r>
        <w:t>Plus de 15 jour /mois</w:t>
      </w:r>
    </w:p>
    <w:p w14:paraId="06640D0C" w14:textId="77777777" w:rsidR="003D6BF4" w:rsidRDefault="003D6BF4" w:rsidP="004237A4">
      <w:pPr>
        <w:numPr>
          <w:ilvl w:val="1"/>
          <w:numId w:val="3"/>
        </w:numPr>
      </w:pPr>
      <w:r>
        <w:t>Depuis plus de 3 mois</w:t>
      </w:r>
    </w:p>
    <w:p w14:paraId="47552D5F" w14:textId="77777777" w:rsidR="003D6BF4" w:rsidRDefault="003D6BF4" w:rsidP="004237A4">
      <w:pPr>
        <w:numPr>
          <w:ilvl w:val="1"/>
          <w:numId w:val="3"/>
        </w:numPr>
      </w:pPr>
      <w:r>
        <w:t>Plus de 4 heures par jour sans traitement</w:t>
      </w:r>
    </w:p>
    <w:p w14:paraId="29BA6F34" w14:textId="77777777" w:rsidR="003D6BF4" w:rsidRDefault="003D6BF4" w:rsidP="004237A4">
      <w:pPr>
        <w:numPr>
          <w:ilvl w:val="0"/>
          <w:numId w:val="3"/>
        </w:numPr>
      </w:pPr>
      <w:r>
        <w:t xml:space="preserve">Agenda des céphalées </w:t>
      </w:r>
      <w:r>
        <w:tab/>
      </w:r>
    </w:p>
    <w:p w14:paraId="7048E1A0" w14:textId="77777777" w:rsidR="003D6BF4" w:rsidRDefault="003D6BF4" w:rsidP="004237A4">
      <w:pPr>
        <w:numPr>
          <w:ilvl w:val="1"/>
          <w:numId w:val="3"/>
        </w:numPr>
      </w:pPr>
      <w:r>
        <w:t>Durée, intensité</w:t>
      </w:r>
    </w:p>
    <w:p w14:paraId="370498C2" w14:textId="77777777" w:rsidR="003D6BF4" w:rsidRDefault="003D6BF4" w:rsidP="004237A4">
      <w:pPr>
        <w:numPr>
          <w:ilvl w:val="1"/>
          <w:numId w:val="3"/>
        </w:numPr>
      </w:pPr>
      <w:r>
        <w:lastRenderedPageBreak/>
        <w:t>Médicament</w:t>
      </w:r>
    </w:p>
    <w:p w14:paraId="46651807" w14:textId="77777777" w:rsidR="003D6BF4" w:rsidRDefault="003D6BF4" w:rsidP="003D6BF4">
      <w:pPr>
        <w:pStyle w:val="Titre2"/>
      </w:pPr>
      <w:bookmarkStart w:id="669" w:name="_Toc196656757"/>
      <w:bookmarkStart w:id="670" w:name="_Toc196662564"/>
      <w:r>
        <w:t>Diagnostic étiologique</w:t>
      </w:r>
      <w:bookmarkEnd w:id="669"/>
      <w:bookmarkEnd w:id="670"/>
    </w:p>
    <w:p w14:paraId="2F579E4F" w14:textId="77777777" w:rsidR="003D6BF4" w:rsidRDefault="003D6BF4" w:rsidP="003D6BF4">
      <w:pPr>
        <w:pStyle w:val="Titre3"/>
      </w:pPr>
      <w:bookmarkStart w:id="671" w:name="_Toc196656758"/>
      <w:bookmarkStart w:id="672" w:name="_Toc196662565"/>
      <w:r>
        <w:t>Migraine chronique</w:t>
      </w:r>
      <w:bookmarkEnd w:id="671"/>
      <w:bookmarkEnd w:id="672"/>
    </w:p>
    <w:p w14:paraId="4F610767" w14:textId="77777777" w:rsidR="003D6BF4" w:rsidRDefault="003D6BF4" w:rsidP="004237A4">
      <w:pPr>
        <w:numPr>
          <w:ilvl w:val="0"/>
          <w:numId w:val="3"/>
        </w:numPr>
      </w:pPr>
      <w:r>
        <w:t>Céphalée présente au moins 15 jours par mois depuis aux moins 3 mois</w:t>
      </w:r>
    </w:p>
    <w:p w14:paraId="5865D7ED" w14:textId="77777777" w:rsidR="003D6BF4" w:rsidRDefault="003D6BF4" w:rsidP="004237A4">
      <w:pPr>
        <w:numPr>
          <w:ilvl w:val="0"/>
          <w:numId w:val="3"/>
        </w:numPr>
      </w:pPr>
      <w:r>
        <w:t xml:space="preserve">Céphalée survenant chez un patient ayant présenté au préalable au moins 5 crises de migraine sans aura et / ou de migraine avec aura </w:t>
      </w:r>
    </w:p>
    <w:p w14:paraId="5619934F" w14:textId="77777777" w:rsidR="003D6BF4" w:rsidRDefault="003D6BF4" w:rsidP="004237A4">
      <w:pPr>
        <w:numPr>
          <w:ilvl w:val="0"/>
          <w:numId w:val="3"/>
        </w:numPr>
      </w:pPr>
      <w:r>
        <w:t>Céphalée présente au moins 3 jour / mois et répondant aux critères C et D de la migraine avec aura et / ou répondant à un traitement par triptan à l’ergotamine</w:t>
      </w:r>
    </w:p>
    <w:p w14:paraId="2E353357" w14:textId="77777777" w:rsidR="003D6BF4" w:rsidRDefault="003D6BF4" w:rsidP="003D6BF4">
      <w:pPr>
        <w:pStyle w:val="Titre3"/>
      </w:pPr>
      <w:bookmarkStart w:id="673" w:name="_Toc196656759"/>
      <w:bookmarkStart w:id="674" w:name="_Toc196662566"/>
      <w:r>
        <w:t>Céphalée de tension chronique</w:t>
      </w:r>
      <w:bookmarkEnd w:id="673"/>
      <w:bookmarkEnd w:id="674"/>
    </w:p>
    <w:p w14:paraId="49FF4AD3" w14:textId="77777777" w:rsidR="003D6BF4" w:rsidRDefault="003D6BF4" w:rsidP="004237A4">
      <w:pPr>
        <w:numPr>
          <w:ilvl w:val="0"/>
          <w:numId w:val="3"/>
        </w:numPr>
      </w:pPr>
      <w:r>
        <w:t>Céphalée présente depuis au moins 3 mois</w:t>
      </w:r>
    </w:p>
    <w:p w14:paraId="61E65FA9" w14:textId="77777777" w:rsidR="003D6BF4" w:rsidRDefault="003D6BF4" w:rsidP="004237A4">
      <w:pPr>
        <w:numPr>
          <w:ilvl w:val="0"/>
          <w:numId w:val="3"/>
        </w:numPr>
      </w:pPr>
      <w:r>
        <w:t xml:space="preserve">Céphalée ayant au moins deux caractéristiques suivantes </w:t>
      </w:r>
    </w:p>
    <w:p w14:paraId="5DF0BC85" w14:textId="77777777" w:rsidR="003D6BF4" w:rsidRDefault="003D6BF4" w:rsidP="004237A4">
      <w:pPr>
        <w:numPr>
          <w:ilvl w:val="1"/>
          <w:numId w:val="3"/>
        </w:numPr>
      </w:pPr>
      <w:r>
        <w:t>Localisations bilatérale</w:t>
      </w:r>
    </w:p>
    <w:p w14:paraId="777D2A42" w14:textId="77777777" w:rsidR="003D6BF4" w:rsidRDefault="003D6BF4" w:rsidP="004237A4">
      <w:pPr>
        <w:numPr>
          <w:ilvl w:val="1"/>
          <w:numId w:val="3"/>
        </w:numPr>
      </w:pPr>
      <w:r>
        <w:t>A type de pression ou de serrement (non pulsatile)</w:t>
      </w:r>
    </w:p>
    <w:p w14:paraId="17CB0E0E" w14:textId="77777777" w:rsidR="003D6BF4" w:rsidRDefault="003D6BF4" w:rsidP="004237A4">
      <w:pPr>
        <w:numPr>
          <w:ilvl w:val="1"/>
          <w:numId w:val="3"/>
        </w:numPr>
      </w:pPr>
      <w:r>
        <w:t>D’intensité légère à modérée</w:t>
      </w:r>
    </w:p>
    <w:p w14:paraId="63E6EE19" w14:textId="77777777" w:rsidR="003D6BF4" w:rsidRDefault="003D6BF4" w:rsidP="004237A4">
      <w:pPr>
        <w:numPr>
          <w:ilvl w:val="1"/>
          <w:numId w:val="3"/>
        </w:numPr>
      </w:pPr>
      <w:r>
        <w:t>Non aggravées par des activités physiques de routine</w:t>
      </w:r>
    </w:p>
    <w:p w14:paraId="2D492C12" w14:textId="77777777" w:rsidR="003D6BF4" w:rsidRDefault="003D6BF4" w:rsidP="004237A4">
      <w:pPr>
        <w:numPr>
          <w:ilvl w:val="0"/>
          <w:numId w:val="3"/>
        </w:numPr>
      </w:pPr>
      <w:r>
        <w:t>Et deux critères suivantes = pas de nausée ou de vomissement, pas de photophobie et phonophobie</w:t>
      </w:r>
    </w:p>
    <w:tbl>
      <w:tblPr>
        <w:tblStyle w:val="Grilledutableau"/>
        <w:tblW w:w="0" w:type="auto"/>
        <w:tblLook w:val="04A0" w:firstRow="1" w:lastRow="0" w:firstColumn="1" w:lastColumn="0" w:noHBand="0" w:noVBand="1"/>
      </w:tblPr>
      <w:tblGrid>
        <w:gridCol w:w="3339"/>
        <w:gridCol w:w="3340"/>
      </w:tblGrid>
      <w:tr w:rsidR="003D6BF4" w14:paraId="2BBCC53D" w14:textId="77777777" w:rsidTr="00E37D71">
        <w:tc>
          <w:tcPr>
            <w:tcW w:w="3339" w:type="dxa"/>
          </w:tcPr>
          <w:p w14:paraId="6B2C7319" w14:textId="77777777" w:rsidR="003D6BF4" w:rsidRDefault="003D6BF4" w:rsidP="00E37D71">
            <w:pPr>
              <w:numPr>
                <w:ilvl w:val="0"/>
                <w:numId w:val="0"/>
              </w:numPr>
            </w:pPr>
            <w:r>
              <w:t>Association à une sensibilité péri crânienne</w:t>
            </w:r>
          </w:p>
        </w:tc>
        <w:tc>
          <w:tcPr>
            <w:tcW w:w="3340" w:type="dxa"/>
          </w:tcPr>
          <w:p w14:paraId="234867A4" w14:textId="77777777" w:rsidR="003D6BF4" w:rsidRDefault="003D6BF4" w:rsidP="00E37D71">
            <w:pPr>
              <w:numPr>
                <w:ilvl w:val="0"/>
                <w:numId w:val="0"/>
              </w:numPr>
            </w:pPr>
            <w:r>
              <w:t>Non associé à une sensibilité péri crânienne</w:t>
            </w:r>
          </w:p>
        </w:tc>
      </w:tr>
      <w:tr w:rsidR="003D6BF4" w14:paraId="51D1D9C8" w14:textId="77777777" w:rsidTr="00E37D71">
        <w:tc>
          <w:tcPr>
            <w:tcW w:w="3339" w:type="dxa"/>
          </w:tcPr>
          <w:p w14:paraId="03E773A8" w14:textId="77777777" w:rsidR="003D6BF4" w:rsidRDefault="003D6BF4" w:rsidP="00E37D71">
            <w:pPr>
              <w:numPr>
                <w:ilvl w:val="0"/>
                <w:numId w:val="0"/>
              </w:numPr>
            </w:pPr>
            <w:r>
              <w:t>Critères céphalée de l’état de contraction du muscle péri crâniens à la palpation</w:t>
            </w:r>
          </w:p>
        </w:tc>
        <w:tc>
          <w:tcPr>
            <w:tcW w:w="3340" w:type="dxa"/>
          </w:tcPr>
          <w:p w14:paraId="614C93E0" w14:textId="77777777" w:rsidR="003D6BF4" w:rsidRDefault="003D6BF4" w:rsidP="00E37D71">
            <w:pPr>
              <w:numPr>
                <w:ilvl w:val="0"/>
                <w:numId w:val="0"/>
              </w:numPr>
            </w:pPr>
            <w:r>
              <w:t>Critères céphalées de tension chronique</w:t>
            </w:r>
          </w:p>
        </w:tc>
      </w:tr>
      <w:tr w:rsidR="003D6BF4" w14:paraId="000FC69D" w14:textId="77777777" w:rsidTr="00E37D71">
        <w:tc>
          <w:tcPr>
            <w:tcW w:w="3339" w:type="dxa"/>
          </w:tcPr>
          <w:p w14:paraId="7A9CAC96" w14:textId="77777777" w:rsidR="003D6BF4" w:rsidRDefault="003D6BF4" w:rsidP="00E37D71">
            <w:pPr>
              <w:numPr>
                <w:ilvl w:val="0"/>
                <w:numId w:val="0"/>
              </w:numPr>
            </w:pPr>
            <w:r>
              <w:t>Augmentation de l’état de contraction des muscles péri crânienne à la palpation</w:t>
            </w:r>
          </w:p>
        </w:tc>
        <w:tc>
          <w:tcPr>
            <w:tcW w:w="3340" w:type="dxa"/>
          </w:tcPr>
          <w:p w14:paraId="6795FC03" w14:textId="77777777" w:rsidR="003D6BF4" w:rsidRDefault="003D6BF4" w:rsidP="00E37D71">
            <w:pPr>
              <w:numPr>
                <w:ilvl w:val="0"/>
                <w:numId w:val="0"/>
              </w:numPr>
            </w:pPr>
            <w:r>
              <w:t>Etat de contraction normale des muscles péri crâniennes</w:t>
            </w:r>
          </w:p>
          <w:p w14:paraId="7FF1F34D" w14:textId="77777777" w:rsidR="003D6BF4" w:rsidRDefault="003D6BF4" w:rsidP="00E37D71">
            <w:pPr>
              <w:numPr>
                <w:ilvl w:val="0"/>
                <w:numId w:val="0"/>
              </w:numPr>
            </w:pPr>
          </w:p>
        </w:tc>
      </w:tr>
    </w:tbl>
    <w:p w14:paraId="78432F67" w14:textId="77777777" w:rsidR="003D6BF4" w:rsidRDefault="003D6BF4" w:rsidP="003D6BF4">
      <w:pPr>
        <w:numPr>
          <w:ilvl w:val="0"/>
          <w:numId w:val="0"/>
        </w:numPr>
      </w:pPr>
    </w:p>
    <w:p w14:paraId="447E6F5D" w14:textId="77777777" w:rsidR="003D6BF4" w:rsidRDefault="003D6BF4" w:rsidP="003D6BF4">
      <w:pPr>
        <w:pStyle w:val="Titre3"/>
      </w:pPr>
      <w:bookmarkStart w:id="675" w:name="_Toc196656760"/>
      <w:bookmarkStart w:id="676" w:name="_Toc196662567"/>
      <w:r>
        <w:t>Hemicrania continua</w:t>
      </w:r>
      <w:bookmarkEnd w:id="675"/>
      <w:bookmarkEnd w:id="676"/>
    </w:p>
    <w:p w14:paraId="41832E75" w14:textId="77777777" w:rsidR="003D6BF4" w:rsidRDefault="003D6BF4" w:rsidP="004237A4">
      <w:pPr>
        <w:numPr>
          <w:ilvl w:val="0"/>
          <w:numId w:val="3"/>
        </w:numPr>
      </w:pPr>
      <w:r>
        <w:t xml:space="preserve">A : céphalée unilatéral répondant aux critères B et D </w:t>
      </w:r>
    </w:p>
    <w:p w14:paraId="609A1904" w14:textId="77777777" w:rsidR="003D6BF4" w:rsidRDefault="003D6BF4" w:rsidP="004237A4">
      <w:pPr>
        <w:numPr>
          <w:ilvl w:val="0"/>
          <w:numId w:val="3"/>
        </w:numPr>
      </w:pPr>
      <w:r>
        <w:t>B : céphalée présente depuis plus de  mois avec des excavations d’intensité modéré ou sévère</w:t>
      </w:r>
    </w:p>
    <w:p w14:paraId="12BE987B" w14:textId="77777777" w:rsidR="003D6BF4" w:rsidRDefault="003D6BF4" w:rsidP="004237A4">
      <w:pPr>
        <w:numPr>
          <w:ilvl w:val="0"/>
          <w:numId w:val="3"/>
        </w:numPr>
      </w:pPr>
      <w:r>
        <w:t>C : présence d’au moins un des deux critères suivantes :</w:t>
      </w:r>
    </w:p>
    <w:p w14:paraId="34EC5AFC" w14:textId="77777777" w:rsidR="003D6BF4" w:rsidRDefault="003D6BF4" w:rsidP="004237A4">
      <w:pPr>
        <w:numPr>
          <w:ilvl w:val="1"/>
          <w:numId w:val="3"/>
        </w:numPr>
      </w:pPr>
      <w:r>
        <w:t>Au moins un des signes suivantes : …… à la céphalée</w:t>
      </w:r>
    </w:p>
    <w:p w14:paraId="6A6B4724" w14:textId="77777777" w:rsidR="003D6BF4" w:rsidRDefault="003D6BF4" w:rsidP="004237A4">
      <w:pPr>
        <w:numPr>
          <w:ilvl w:val="1"/>
          <w:numId w:val="3"/>
        </w:numPr>
      </w:pPr>
      <w:r>
        <w:t>Infection conjonctivale et /ou larmoiement</w:t>
      </w:r>
    </w:p>
    <w:p w14:paraId="309528DD" w14:textId="77777777" w:rsidR="003D6BF4" w:rsidRDefault="003D6BF4" w:rsidP="004237A4">
      <w:pPr>
        <w:numPr>
          <w:ilvl w:val="1"/>
          <w:numId w:val="3"/>
        </w:numPr>
      </w:pPr>
      <w:r>
        <w:t>Congestion nasale et /ou rhinorrhée</w:t>
      </w:r>
    </w:p>
    <w:p w14:paraId="654D78A1" w14:textId="77777777" w:rsidR="003D6BF4" w:rsidRDefault="003D6BF4" w:rsidP="004237A4">
      <w:pPr>
        <w:numPr>
          <w:ilvl w:val="1"/>
          <w:numId w:val="3"/>
        </w:numPr>
      </w:pPr>
      <w:r>
        <w:lastRenderedPageBreak/>
        <w:t>Œdème palpébrale</w:t>
      </w:r>
    </w:p>
    <w:p w14:paraId="6819AA3A" w14:textId="77777777" w:rsidR="003D6BF4" w:rsidRDefault="003D6BF4" w:rsidP="004237A4">
      <w:pPr>
        <w:numPr>
          <w:ilvl w:val="1"/>
          <w:numId w:val="3"/>
        </w:numPr>
      </w:pPr>
      <w:r>
        <w:t>Sueur du front ou de visage</w:t>
      </w:r>
    </w:p>
    <w:p w14:paraId="3BA468EF" w14:textId="77777777" w:rsidR="003D6BF4" w:rsidRDefault="003D6BF4" w:rsidP="004237A4">
      <w:pPr>
        <w:numPr>
          <w:ilvl w:val="1"/>
          <w:numId w:val="3"/>
        </w:numPr>
      </w:pPr>
      <w:r>
        <w:t>Sensation de plénitude de l’oreille-myosis et / ou ptosis</w:t>
      </w:r>
    </w:p>
    <w:p w14:paraId="2D5A67F3" w14:textId="77777777" w:rsidR="003D6BF4" w:rsidRDefault="003D6BF4" w:rsidP="004237A4">
      <w:pPr>
        <w:numPr>
          <w:ilvl w:val="1"/>
          <w:numId w:val="3"/>
        </w:numPr>
      </w:pPr>
      <w:r>
        <w:t>Agitation motrice ou aggravation de la douleur avec les mouvements</w:t>
      </w:r>
    </w:p>
    <w:p w14:paraId="0052A7ED" w14:textId="77777777" w:rsidR="003D6BF4" w:rsidRDefault="003D6BF4" w:rsidP="004237A4">
      <w:pPr>
        <w:numPr>
          <w:ilvl w:val="0"/>
          <w:numId w:val="3"/>
        </w:numPr>
      </w:pPr>
      <w:r>
        <w:t>D : réponse complète à des doses thérapeutiques d’indométacine</w:t>
      </w:r>
    </w:p>
    <w:p w14:paraId="7E00EFFB" w14:textId="77777777" w:rsidR="003D6BF4" w:rsidRDefault="003D6BF4" w:rsidP="004237A4">
      <w:pPr>
        <w:numPr>
          <w:ilvl w:val="0"/>
          <w:numId w:val="3"/>
        </w:numPr>
      </w:pPr>
      <w:r>
        <w:t xml:space="preserve">E : céphalée non attribuable à une autre cause </w:t>
      </w:r>
    </w:p>
    <w:p w14:paraId="05037BEE" w14:textId="77777777" w:rsidR="003D6BF4" w:rsidRDefault="003D6BF4" w:rsidP="003D6BF4">
      <w:pPr>
        <w:pStyle w:val="Titre3"/>
      </w:pPr>
      <w:bookmarkStart w:id="677" w:name="_Toc196656761"/>
      <w:bookmarkStart w:id="678" w:name="_Toc196662568"/>
      <w:r>
        <w:t>Céphalée chronique quotidienne de novo</w:t>
      </w:r>
      <w:bookmarkEnd w:id="677"/>
      <w:bookmarkEnd w:id="678"/>
    </w:p>
    <w:p w14:paraId="71B6122E" w14:textId="77777777" w:rsidR="003D6BF4" w:rsidRDefault="003D6BF4" w:rsidP="004237A4">
      <w:pPr>
        <w:numPr>
          <w:ilvl w:val="0"/>
          <w:numId w:val="3"/>
        </w:numPr>
      </w:pPr>
      <w:r>
        <w:t xml:space="preserve">A : céphalée persistante, répondant aux critères B – D </w:t>
      </w:r>
    </w:p>
    <w:p w14:paraId="70E45BCE" w14:textId="77777777" w:rsidR="003D6BF4" w:rsidRDefault="003D6BF4" w:rsidP="004237A4">
      <w:pPr>
        <w:numPr>
          <w:ilvl w:val="0"/>
          <w:numId w:val="3"/>
        </w:numPr>
      </w:pPr>
      <w:r>
        <w:t>B : début précisément daté par le patient et caractère continu et sans rémission de la douleur apparaissant au moins de 24 heures</w:t>
      </w:r>
    </w:p>
    <w:p w14:paraId="03A2D9A9" w14:textId="77777777" w:rsidR="003D6BF4" w:rsidRDefault="003D6BF4" w:rsidP="004237A4">
      <w:pPr>
        <w:numPr>
          <w:ilvl w:val="0"/>
          <w:numId w:val="3"/>
        </w:numPr>
      </w:pPr>
      <w:r>
        <w:t>C : céphalée présente depuis plus de  3 mois</w:t>
      </w:r>
    </w:p>
    <w:p w14:paraId="1984EA8F" w14:textId="77777777" w:rsidR="003D6BF4" w:rsidRDefault="003D6BF4" w:rsidP="004237A4">
      <w:pPr>
        <w:numPr>
          <w:ilvl w:val="0"/>
          <w:numId w:val="3"/>
        </w:numPr>
      </w:pPr>
      <w:r>
        <w:t xml:space="preserve">D : céphalée non attribuable à une autre cause </w:t>
      </w:r>
    </w:p>
    <w:p w14:paraId="1B273257" w14:textId="77777777" w:rsidR="003D6BF4" w:rsidRDefault="003D6BF4" w:rsidP="003D6BF4">
      <w:pPr>
        <w:pStyle w:val="Titre1"/>
      </w:pPr>
      <w:bookmarkStart w:id="679" w:name="_Toc196656762"/>
      <w:bookmarkStart w:id="680" w:name="_Toc196662569"/>
      <w:r>
        <w:t>Les facteurs associés à la céphalée chronique quotidienne</w:t>
      </w:r>
      <w:bookmarkEnd w:id="679"/>
      <w:bookmarkEnd w:id="680"/>
    </w:p>
    <w:p w14:paraId="49C2E489" w14:textId="77777777" w:rsidR="003D6BF4" w:rsidRDefault="003D6BF4" w:rsidP="003D6BF4">
      <w:pPr>
        <w:pStyle w:val="Titre2"/>
      </w:pPr>
      <w:bookmarkStart w:id="681" w:name="_Toc196656763"/>
      <w:bookmarkStart w:id="682" w:name="_Toc196662570"/>
      <w:r>
        <w:t>Abus d’antalgique</w:t>
      </w:r>
      <w:bookmarkEnd w:id="681"/>
      <w:bookmarkEnd w:id="682"/>
    </w:p>
    <w:p w14:paraId="54C626B2" w14:textId="77777777" w:rsidR="003D6BF4" w:rsidRDefault="003D6BF4" w:rsidP="004237A4">
      <w:pPr>
        <w:numPr>
          <w:ilvl w:val="0"/>
          <w:numId w:val="3"/>
        </w:numPr>
      </w:pPr>
      <w:r>
        <w:t>Abus régulier depuis plus de 3 mois d’un ou de plusieurs médicaments pouvant être utilisé(s) comme traitement des céphalées</w:t>
      </w:r>
    </w:p>
    <w:p w14:paraId="50C76D14" w14:textId="77777777" w:rsidR="003D6BF4" w:rsidRDefault="003D6BF4" w:rsidP="004237A4">
      <w:pPr>
        <w:numPr>
          <w:ilvl w:val="0"/>
          <w:numId w:val="3"/>
        </w:numPr>
      </w:pPr>
      <w:r>
        <w:t>Plus de 15 jours / mois pour les antalgiques non opioïdes (paracétamol, aspirine, AINS)</w:t>
      </w:r>
    </w:p>
    <w:p w14:paraId="0DB0801F" w14:textId="77777777" w:rsidR="003D6BF4" w:rsidRDefault="003D6BF4" w:rsidP="004237A4">
      <w:pPr>
        <w:numPr>
          <w:ilvl w:val="0"/>
          <w:numId w:val="3"/>
        </w:numPr>
      </w:pPr>
      <w:r>
        <w:t>Plus de 10 jours/ mois pour les autres traitements de crise : opioïdes, ergotés, triptans, spécialités antalgiques associant  plusieurs principes actifs</w:t>
      </w:r>
    </w:p>
    <w:p w14:paraId="472FCF4C" w14:textId="77777777" w:rsidR="003D6BF4" w:rsidRDefault="003D6BF4" w:rsidP="003D6BF4">
      <w:pPr>
        <w:pStyle w:val="Titre2"/>
      </w:pPr>
      <w:bookmarkStart w:id="683" w:name="_Toc196656764"/>
      <w:bookmarkStart w:id="684" w:name="_Toc196662571"/>
      <w:r>
        <w:t>Céphalée par abus médicamenteux</w:t>
      </w:r>
      <w:bookmarkEnd w:id="683"/>
      <w:bookmarkEnd w:id="684"/>
    </w:p>
    <w:p w14:paraId="10306CA1" w14:textId="77777777" w:rsidR="003D6BF4" w:rsidRDefault="003D6BF4" w:rsidP="004237A4">
      <w:pPr>
        <w:numPr>
          <w:ilvl w:val="0"/>
          <w:numId w:val="3"/>
        </w:numPr>
      </w:pPr>
      <w:r>
        <w:t>Céphalée chronique quotidienne qui affecte des sujets souffrant préalablement d’une céphalée primaire d’expression épisodique chez qui l’usage excessif du traitement de crise induit la transformation de l’expression épisodique vers une expression chronique et entretient ensuite la céphalée chronique quotidienne</w:t>
      </w:r>
    </w:p>
    <w:p w14:paraId="2CC4240C" w14:textId="77777777" w:rsidR="003D6BF4" w:rsidRDefault="003D6BF4" w:rsidP="004237A4">
      <w:pPr>
        <w:numPr>
          <w:ilvl w:val="0"/>
          <w:numId w:val="3"/>
        </w:numPr>
      </w:pPr>
      <w:r>
        <w:t>Céphalée primaire sous-jacente : migraine, ou migraine associé à une céphalée de tension ou céphalée de tension isolée</w:t>
      </w:r>
    </w:p>
    <w:p w14:paraId="7BA7A5BD" w14:textId="77777777" w:rsidR="003D6BF4" w:rsidRDefault="003D6BF4" w:rsidP="003D6BF4">
      <w:pPr>
        <w:pStyle w:val="Titre2"/>
      </w:pPr>
      <w:bookmarkStart w:id="685" w:name="_Toc196656765"/>
      <w:bookmarkStart w:id="686" w:name="_Toc196662572"/>
      <w:r>
        <w:lastRenderedPageBreak/>
        <w:t>Trouble anxieux et dépressifs</w:t>
      </w:r>
      <w:bookmarkEnd w:id="685"/>
      <w:bookmarkEnd w:id="686"/>
    </w:p>
    <w:p w14:paraId="698E4B81" w14:textId="77777777" w:rsidR="003D6BF4" w:rsidRDefault="003D6BF4" w:rsidP="003D6BF4">
      <w:pPr>
        <w:pStyle w:val="Titre2"/>
      </w:pPr>
      <w:bookmarkStart w:id="687" w:name="_Toc196656766"/>
      <w:bookmarkStart w:id="688" w:name="_Toc196662573"/>
      <w:r>
        <w:t>Addiction en particulier : benzodiazépine, café, tabac, alcool, drogues</w:t>
      </w:r>
      <w:bookmarkEnd w:id="687"/>
      <w:bookmarkEnd w:id="688"/>
    </w:p>
    <w:p w14:paraId="12F379D8" w14:textId="77777777" w:rsidR="003D6BF4" w:rsidRDefault="003D6BF4" w:rsidP="003D6BF4">
      <w:pPr>
        <w:pStyle w:val="Titre2"/>
      </w:pPr>
      <w:bookmarkStart w:id="689" w:name="_Toc196656767"/>
      <w:bookmarkStart w:id="690" w:name="_Toc196662574"/>
      <w:r>
        <w:t>Trouble de la personnalité</w:t>
      </w:r>
      <w:bookmarkEnd w:id="689"/>
      <w:bookmarkEnd w:id="690"/>
    </w:p>
    <w:p w14:paraId="21960F1D" w14:textId="77777777" w:rsidR="003D6BF4" w:rsidRDefault="003D6BF4" w:rsidP="003D6BF4">
      <w:pPr>
        <w:pStyle w:val="Titre2"/>
      </w:pPr>
      <w:bookmarkStart w:id="691" w:name="_Toc196656768"/>
      <w:bookmarkStart w:id="692" w:name="_Toc196662575"/>
      <w:r>
        <w:t>Evènements de vie : souvent négatifs/ deuils, séparations parentales, ….) ou positifs (promotion professionnelle, etc …)</w:t>
      </w:r>
      <w:bookmarkEnd w:id="691"/>
      <w:bookmarkEnd w:id="692"/>
    </w:p>
    <w:p w14:paraId="14CE957E" w14:textId="77777777" w:rsidR="003D6BF4" w:rsidRPr="00367438" w:rsidRDefault="003D6BF4" w:rsidP="003D6BF4">
      <w:pPr>
        <w:pStyle w:val="Titre2"/>
      </w:pPr>
      <w:bookmarkStart w:id="693" w:name="_Toc196656769"/>
      <w:bookmarkStart w:id="694" w:name="_Toc196662576"/>
      <w:r>
        <w:t>Facteurs hormonaux : ménopause</w:t>
      </w:r>
      <w:bookmarkEnd w:id="693"/>
      <w:bookmarkEnd w:id="694"/>
    </w:p>
    <w:p w14:paraId="5449C0F7" w14:textId="77777777" w:rsidR="003D6BF4" w:rsidRDefault="003D6BF4" w:rsidP="003D6BF4">
      <w:pPr>
        <w:pStyle w:val="Titre2"/>
      </w:pPr>
      <w:bookmarkStart w:id="695" w:name="_Toc196656770"/>
      <w:bookmarkStart w:id="696" w:name="_Toc196662577"/>
      <w:r>
        <w:t>Tensions musculaire</w:t>
      </w:r>
      <w:bookmarkEnd w:id="695"/>
      <w:bookmarkEnd w:id="696"/>
    </w:p>
    <w:p w14:paraId="2C7C946E" w14:textId="77777777" w:rsidR="003D6BF4" w:rsidRDefault="003D6BF4" w:rsidP="003D6BF4">
      <w:pPr>
        <w:pStyle w:val="Titre1"/>
      </w:pPr>
      <w:bookmarkStart w:id="697" w:name="_Toc196656771"/>
      <w:bookmarkStart w:id="698" w:name="_Toc196662578"/>
      <w:r>
        <w:t>Céphalée chronique quotidienne secondaire : argument en faveur</w:t>
      </w:r>
      <w:bookmarkEnd w:id="697"/>
      <w:bookmarkEnd w:id="698"/>
    </w:p>
    <w:p w14:paraId="42570B7D" w14:textId="77777777" w:rsidR="003D6BF4" w:rsidRDefault="003D6BF4" w:rsidP="004237A4">
      <w:pPr>
        <w:numPr>
          <w:ilvl w:val="0"/>
          <w:numId w:val="3"/>
        </w:numPr>
      </w:pPr>
      <w:r>
        <w:t>Terrain et antécédents médicaux :</w:t>
      </w:r>
    </w:p>
    <w:p w14:paraId="206097D9" w14:textId="77777777" w:rsidR="003D6BF4" w:rsidRDefault="003D6BF4" w:rsidP="004237A4">
      <w:pPr>
        <w:numPr>
          <w:ilvl w:val="1"/>
          <w:numId w:val="3"/>
        </w:numPr>
      </w:pPr>
      <w:r>
        <w:t>Apparition de la céphalée chronique quotidienne chez un sujet de plus de 50 ans</w:t>
      </w:r>
    </w:p>
    <w:p w14:paraId="34AE26B7" w14:textId="77777777" w:rsidR="003D6BF4" w:rsidRDefault="003D6BF4" w:rsidP="004237A4">
      <w:pPr>
        <w:numPr>
          <w:ilvl w:val="1"/>
          <w:numId w:val="3"/>
        </w:numPr>
      </w:pPr>
      <w:r>
        <w:t>Absence de céphalée primaire préalable à l’apparition de la céphalée chronique quotidienne</w:t>
      </w:r>
    </w:p>
    <w:p w14:paraId="18100DE1" w14:textId="77777777" w:rsidR="003D6BF4" w:rsidRDefault="003D6BF4" w:rsidP="004237A4">
      <w:pPr>
        <w:numPr>
          <w:ilvl w:val="1"/>
          <w:numId w:val="3"/>
        </w:numPr>
      </w:pPr>
      <w:r>
        <w:t>Apparition de la céphalée chronique quotidienne dans un contexte pathologique (néoplasie, maladie systémique, …)</w:t>
      </w:r>
    </w:p>
    <w:p w14:paraId="3AF12A95" w14:textId="77777777" w:rsidR="003D6BF4" w:rsidRDefault="003D6BF4" w:rsidP="004237A4">
      <w:pPr>
        <w:numPr>
          <w:ilvl w:val="1"/>
          <w:numId w:val="3"/>
        </w:numPr>
      </w:pPr>
      <w:r>
        <w:t>Apparition de la céphalée chronique quotidienne pendant la grossesse ou le post-partum</w:t>
      </w:r>
    </w:p>
    <w:p w14:paraId="50FB78A9" w14:textId="77777777" w:rsidR="003D6BF4" w:rsidRDefault="003D6BF4" w:rsidP="004237A4">
      <w:pPr>
        <w:numPr>
          <w:ilvl w:val="0"/>
          <w:numId w:val="3"/>
        </w:numPr>
      </w:pPr>
      <w:r>
        <w:t>Caractéristiques des céphalées</w:t>
      </w:r>
    </w:p>
    <w:p w14:paraId="5A50BFC3" w14:textId="77777777" w:rsidR="003D6BF4" w:rsidRDefault="003D6BF4" w:rsidP="004237A4">
      <w:pPr>
        <w:numPr>
          <w:ilvl w:val="1"/>
          <w:numId w:val="3"/>
        </w:numPr>
      </w:pPr>
      <w:r>
        <w:t>Début récent de la céphalée chronique quotidienne (moins d’un an)</w:t>
      </w:r>
    </w:p>
    <w:p w14:paraId="66D989E8" w14:textId="77777777" w:rsidR="003D6BF4" w:rsidRDefault="003D6BF4" w:rsidP="004237A4">
      <w:pPr>
        <w:numPr>
          <w:ilvl w:val="1"/>
          <w:numId w:val="3"/>
        </w:numPr>
      </w:pPr>
      <w:r>
        <w:t>Déclenchement des céphalées par la toux, un effort physique</w:t>
      </w:r>
    </w:p>
    <w:p w14:paraId="428C82F7" w14:textId="77777777" w:rsidR="003D6BF4" w:rsidRDefault="003D6BF4" w:rsidP="004237A4">
      <w:pPr>
        <w:numPr>
          <w:ilvl w:val="1"/>
          <w:numId w:val="3"/>
        </w:numPr>
      </w:pPr>
      <w:r>
        <w:t>Caractère posturale (présente en orthostatisme, disparaissant en décubitus)</w:t>
      </w:r>
    </w:p>
    <w:p w14:paraId="238916F9" w14:textId="77777777" w:rsidR="003D6BF4" w:rsidRDefault="003D6BF4" w:rsidP="004237A4">
      <w:pPr>
        <w:numPr>
          <w:ilvl w:val="1"/>
          <w:numId w:val="3"/>
        </w:numPr>
      </w:pPr>
      <w:r>
        <w:t>Association à des symptômes neurologiques (hormis ceux de l’aura)</w:t>
      </w:r>
    </w:p>
    <w:p w14:paraId="5D430EBE" w14:textId="77777777" w:rsidR="003D6BF4" w:rsidRDefault="003D6BF4" w:rsidP="004237A4">
      <w:pPr>
        <w:numPr>
          <w:ilvl w:val="0"/>
          <w:numId w:val="3"/>
        </w:numPr>
      </w:pPr>
      <w:r>
        <w:t>Durée de l’examen clinique</w:t>
      </w:r>
    </w:p>
    <w:p w14:paraId="70998961" w14:textId="77777777" w:rsidR="003D6BF4" w:rsidRDefault="003D6BF4" w:rsidP="004237A4">
      <w:pPr>
        <w:numPr>
          <w:ilvl w:val="1"/>
          <w:numId w:val="3"/>
        </w:numPr>
      </w:pPr>
      <w:r>
        <w:t xml:space="preserve"> Anomalie à l’examen clinique</w:t>
      </w:r>
    </w:p>
    <w:p w14:paraId="4D383FD4" w14:textId="77777777" w:rsidR="003D6BF4" w:rsidRDefault="003D6BF4" w:rsidP="004237A4">
      <w:pPr>
        <w:numPr>
          <w:ilvl w:val="1"/>
          <w:numId w:val="3"/>
        </w:numPr>
      </w:pPr>
      <w:r>
        <w:t>Œdème papillaire au fond d’œil</w:t>
      </w:r>
    </w:p>
    <w:p w14:paraId="01F58FF2" w14:textId="77777777" w:rsidR="003D6BF4" w:rsidRDefault="003D6BF4" w:rsidP="003D6BF4">
      <w:pPr>
        <w:pStyle w:val="Titre1"/>
      </w:pPr>
      <w:bookmarkStart w:id="699" w:name="_Toc196656772"/>
      <w:bookmarkStart w:id="700" w:name="_Toc196662579"/>
      <w:r>
        <w:lastRenderedPageBreak/>
        <w:t>Prise en charge thérapeutique</w:t>
      </w:r>
      <w:bookmarkEnd w:id="699"/>
      <w:bookmarkEnd w:id="700"/>
    </w:p>
    <w:p w14:paraId="449FE7EB" w14:textId="77777777" w:rsidR="003D6BF4" w:rsidRDefault="003D6BF4" w:rsidP="003D6BF4">
      <w:pPr>
        <w:pStyle w:val="Titre2"/>
      </w:pPr>
      <w:bookmarkStart w:id="701" w:name="_Toc196656773"/>
      <w:bookmarkStart w:id="702" w:name="_Toc196662580"/>
      <w:r>
        <w:t>Buts</w:t>
      </w:r>
      <w:bookmarkEnd w:id="701"/>
      <w:bookmarkEnd w:id="702"/>
      <w:r>
        <w:t xml:space="preserve"> </w:t>
      </w:r>
    </w:p>
    <w:p w14:paraId="4590F445" w14:textId="77777777" w:rsidR="003D6BF4" w:rsidRDefault="003D6BF4" w:rsidP="004237A4">
      <w:pPr>
        <w:numPr>
          <w:ilvl w:val="0"/>
          <w:numId w:val="3"/>
        </w:numPr>
      </w:pPr>
      <w:r>
        <w:t xml:space="preserve">Diminuer l’intensité, la fréquence, la durée des céphalées </w:t>
      </w:r>
    </w:p>
    <w:p w14:paraId="64F7DA00" w14:textId="77777777" w:rsidR="003D6BF4" w:rsidRDefault="003D6BF4" w:rsidP="004237A4">
      <w:pPr>
        <w:numPr>
          <w:ilvl w:val="0"/>
          <w:numId w:val="3"/>
        </w:numPr>
      </w:pPr>
      <w:r>
        <w:t>Identifier et prendre en charge les facteurs associés à la céphalée chronique quotidienne</w:t>
      </w:r>
    </w:p>
    <w:p w14:paraId="13731129" w14:textId="77777777" w:rsidR="003D6BF4" w:rsidRDefault="003D6BF4" w:rsidP="004237A4">
      <w:pPr>
        <w:numPr>
          <w:ilvl w:val="0"/>
          <w:numId w:val="3"/>
        </w:numPr>
      </w:pPr>
      <w:r>
        <w:t>Eliminer les causes secondaires</w:t>
      </w:r>
    </w:p>
    <w:p w14:paraId="40661F98" w14:textId="77777777" w:rsidR="003D6BF4" w:rsidRDefault="003D6BF4" w:rsidP="003D6BF4">
      <w:pPr>
        <w:pStyle w:val="Titre2"/>
      </w:pPr>
      <w:bookmarkStart w:id="703" w:name="_Toc196656774"/>
      <w:bookmarkStart w:id="704" w:name="_Toc196662581"/>
      <w:r>
        <w:t>Moyens</w:t>
      </w:r>
      <w:bookmarkEnd w:id="703"/>
      <w:bookmarkEnd w:id="704"/>
    </w:p>
    <w:p w14:paraId="28D6F1EC" w14:textId="77777777" w:rsidR="003D6BF4" w:rsidRDefault="003D6BF4" w:rsidP="004237A4">
      <w:pPr>
        <w:numPr>
          <w:ilvl w:val="0"/>
          <w:numId w:val="3"/>
        </w:numPr>
      </w:pPr>
      <w:r>
        <w:t>Médicamenteux</w:t>
      </w:r>
    </w:p>
    <w:p w14:paraId="590BAD32" w14:textId="77777777" w:rsidR="003D6BF4" w:rsidRDefault="003D6BF4" w:rsidP="004237A4">
      <w:pPr>
        <w:numPr>
          <w:ilvl w:val="1"/>
          <w:numId w:val="3"/>
        </w:numPr>
      </w:pPr>
      <w:r>
        <w:t>Antidépresseurs tricyclique : amitriptyline injectable ou per os</w:t>
      </w:r>
    </w:p>
    <w:p w14:paraId="3000356D" w14:textId="77777777" w:rsidR="003D6BF4" w:rsidRDefault="003D6BF4" w:rsidP="004237A4">
      <w:pPr>
        <w:numPr>
          <w:ilvl w:val="1"/>
          <w:numId w:val="3"/>
        </w:numPr>
      </w:pPr>
      <w:r>
        <w:t>Autres antimigraineux</w:t>
      </w:r>
    </w:p>
    <w:p w14:paraId="130E5D68" w14:textId="77777777" w:rsidR="003D6BF4" w:rsidRDefault="003D6BF4" w:rsidP="004237A4">
      <w:pPr>
        <w:numPr>
          <w:ilvl w:val="0"/>
          <w:numId w:val="3"/>
        </w:numPr>
      </w:pPr>
      <w:r>
        <w:t>Non médicamenteux</w:t>
      </w:r>
    </w:p>
    <w:p w14:paraId="29222B36" w14:textId="77777777" w:rsidR="003D6BF4" w:rsidRDefault="003D6BF4" w:rsidP="004237A4">
      <w:pPr>
        <w:numPr>
          <w:ilvl w:val="1"/>
          <w:numId w:val="3"/>
        </w:numPr>
      </w:pPr>
      <w:r>
        <w:t xml:space="preserve">Hospitalisation au cas par cas </w:t>
      </w:r>
    </w:p>
    <w:p w14:paraId="1EE07496" w14:textId="77777777" w:rsidR="003D6BF4" w:rsidRDefault="003D6BF4" w:rsidP="004237A4">
      <w:pPr>
        <w:numPr>
          <w:ilvl w:val="1"/>
          <w:numId w:val="3"/>
        </w:numPr>
      </w:pPr>
      <w:r>
        <w:t>Psychothérapie</w:t>
      </w:r>
    </w:p>
    <w:p w14:paraId="23E55A49" w14:textId="77777777" w:rsidR="003D6BF4" w:rsidRDefault="003D6BF4" w:rsidP="004237A4">
      <w:pPr>
        <w:numPr>
          <w:ilvl w:val="1"/>
          <w:numId w:val="3"/>
        </w:numPr>
      </w:pPr>
      <w:r>
        <w:t>Education thérapeutique</w:t>
      </w:r>
    </w:p>
    <w:p w14:paraId="30C57A69" w14:textId="77777777" w:rsidR="003D6BF4" w:rsidRDefault="003D6BF4" w:rsidP="004237A4">
      <w:pPr>
        <w:numPr>
          <w:ilvl w:val="1"/>
          <w:numId w:val="3"/>
        </w:numPr>
      </w:pPr>
      <w:r>
        <w:t>Imagerie cérébrale sans et avec injection de produit de contraste</w:t>
      </w:r>
    </w:p>
    <w:p w14:paraId="22F5EA75" w14:textId="77777777" w:rsidR="003D6BF4" w:rsidRDefault="003D6BF4" w:rsidP="003D6BF4">
      <w:pPr>
        <w:pStyle w:val="Titre2"/>
      </w:pPr>
      <w:bookmarkStart w:id="705" w:name="_Toc196656775"/>
      <w:bookmarkStart w:id="706" w:name="_Toc196662582"/>
      <w:r>
        <w:t>Indication</w:t>
      </w:r>
      <w:bookmarkEnd w:id="705"/>
      <w:bookmarkEnd w:id="706"/>
    </w:p>
    <w:p w14:paraId="4F305BF3" w14:textId="77777777" w:rsidR="003D6BF4" w:rsidRDefault="003D6BF4" w:rsidP="004237A4">
      <w:pPr>
        <w:numPr>
          <w:ilvl w:val="0"/>
          <w:numId w:val="3"/>
        </w:numPr>
      </w:pPr>
      <w:r>
        <w:t>Céphalée chronique quotidienne avec abus médicamenteux</w:t>
      </w:r>
    </w:p>
    <w:p w14:paraId="0D446421" w14:textId="77777777" w:rsidR="003D6BF4" w:rsidRDefault="003D6BF4" w:rsidP="004237A4">
      <w:pPr>
        <w:numPr>
          <w:ilvl w:val="1"/>
          <w:numId w:val="3"/>
        </w:numPr>
      </w:pPr>
      <w:r>
        <w:t>Sevrage en milieu hospitalier : abus multiples et sévère, comorbidité psychiatrique sévère, environnement familial défavorable</w:t>
      </w:r>
    </w:p>
    <w:p w14:paraId="13C1FA37" w14:textId="77777777" w:rsidR="003D6BF4" w:rsidRDefault="003D6BF4" w:rsidP="004237A4">
      <w:pPr>
        <w:numPr>
          <w:ilvl w:val="1"/>
          <w:numId w:val="3"/>
        </w:numPr>
      </w:pPr>
      <w:r>
        <w:t>Arrêt de l’abus dès le premier jour</w:t>
      </w:r>
    </w:p>
    <w:p w14:paraId="13A8DA9D" w14:textId="77777777" w:rsidR="003D6BF4" w:rsidRDefault="003D6BF4" w:rsidP="004237A4">
      <w:pPr>
        <w:numPr>
          <w:ilvl w:val="1"/>
          <w:numId w:val="3"/>
        </w:numPr>
      </w:pPr>
      <w:r>
        <w:t>Molécules : amitriptyline (25 – 100 mg/j), par voie veineuse relai per os</w:t>
      </w:r>
    </w:p>
    <w:p w14:paraId="4FD76937" w14:textId="77777777" w:rsidR="003D6BF4" w:rsidRDefault="003D6BF4" w:rsidP="004237A4">
      <w:pPr>
        <w:numPr>
          <w:ilvl w:val="0"/>
          <w:numId w:val="3"/>
        </w:numPr>
      </w:pPr>
      <w:r>
        <w:t>Céphalée chronique quotidienne  sans abus médicamenteux :</w:t>
      </w:r>
    </w:p>
    <w:p w14:paraId="15EC34F4" w14:textId="77777777" w:rsidR="003D6BF4" w:rsidRDefault="003D6BF4" w:rsidP="004237A4">
      <w:pPr>
        <w:numPr>
          <w:ilvl w:val="1"/>
          <w:numId w:val="3"/>
        </w:numPr>
      </w:pPr>
      <w:r>
        <w:t>Traitement de fond de la migraine ou de la céphalée de tension</w:t>
      </w:r>
    </w:p>
    <w:p w14:paraId="21B8438B" w14:textId="77777777" w:rsidR="003D6BF4" w:rsidRDefault="003D6BF4" w:rsidP="004237A4">
      <w:pPr>
        <w:numPr>
          <w:ilvl w:val="0"/>
          <w:numId w:val="3"/>
        </w:numPr>
      </w:pPr>
      <w:r>
        <w:t xml:space="preserve">Dans tous cas : </w:t>
      </w:r>
    </w:p>
    <w:p w14:paraId="3503E93D" w14:textId="77777777" w:rsidR="003D6BF4" w:rsidRDefault="003D6BF4" w:rsidP="004237A4">
      <w:pPr>
        <w:numPr>
          <w:ilvl w:val="1"/>
          <w:numId w:val="3"/>
        </w:numPr>
      </w:pPr>
      <w:r>
        <w:t>Education thérapeutique : problème de l’abus d’antalgique, auto-observation par la tenue d’un agenda, gestion des stress, gestion de l’utilisation des médicaments</w:t>
      </w:r>
    </w:p>
    <w:p w14:paraId="72179669" w14:textId="77777777" w:rsidR="003D6BF4" w:rsidRDefault="003D6BF4" w:rsidP="004237A4">
      <w:pPr>
        <w:numPr>
          <w:ilvl w:val="1"/>
          <w:numId w:val="3"/>
        </w:numPr>
      </w:pPr>
      <w:r>
        <w:t>Traitement des facteurs associés</w:t>
      </w:r>
    </w:p>
    <w:p w14:paraId="0DF21E67" w14:textId="77777777" w:rsidR="003D6BF4" w:rsidRDefault="003D6BF4" w:rsidP="004237A4">
      <w:pPr>
        <w:numPr>
          <w:ilvl w:val="1"/>
          <w:numId w:val="3"/>
        </w:numPr>
      </w:pPr>
      <w:r>
        <w:t>Argument en faveur d’une céphalée secondaire : imagerie cérébrale</w:t>
      </w:r>
    </w:p>
    <w:p w14:paraId="1C850A65" w14:textId="77777777" w:rsidR="003D6BF4" w:rsidRDefault="003D6BF4" w:rsidP="003D6BF4">
      <w:pPr>
        <w:pStyle w:val="Titre2"/>
      </w:pPr>
      <w:bookmarkStart w:id="707" w:name="_Toc196656776"/>
      <w:bookmarkStart w:id="708" w:name="_Toc196662583"/>
      <w:r>
        <w:lastRenderedPageBreak/>
        <w:t>Surveillance</w:t>
      </w:r>
      <w:bookmarkEnd w:id="707"/>
      <w:bookmarkEnd w:id="708"/>
      <w:r>
        <w:t xml:space="preserve"> </w:t>
      </w:r>
    </w:p>
    <w:p w14:paraId="36EC8847" w14:textId="77777777" w:rsidR="003D6BF4" w:rsidRDefault="003D6BF4" w:rsidP="004237A4">
      <w:pPr>
        <w:numPr>
          <w:ilvl w:val="0"/>
          <w:numId w:val="3"/>
        </w:numPr>
      </w:pPr>
      <w:r>
        <w:t xml:space="preserve">Signes de sevrage d’abus d’antalgique : céphalées des retard, troubles digestifs (nausée et / ou vomissement,), hyperesthésie sensorielle, de troubles du sommeil, exacerbation de l’anxiété avec irritabilité, </w:t>
      </w:r>
    </w:p>
    <w:p w14:paraId="2B34DF7D" w14:textId="77777777" w:rsidR="003D6BF4" w:rsidRDefault="003D6BF4" w:rsidP="004237A4">
      <w:pPr>
        <w:numPr>
          <w:ilvl w:val="0"/>
          <w:numId w:val="3"/>
        </w:numPr>
      </w:pPr>
      <w:r>
        <w:t>Agenda des céphalées</w:t>
      </w:r>
    </w:p>
    <w:p w14:paraId="266E9421" w14:textId="77777777" w:rsidR="003D6BF4" w:rsidRDefault="003D6BF4" w:rsidP="004237A4">
      <w:pPr>
        <w:numPr>
          <w:ilvl w:val="1"/>
          <w:numId w:val="3"/>
        </w:numPr>
      </w:pPr>
      <w:r>
        <w:t>Efficacité du traitement : diminution progressive des céphalées en intensité, en fréquence, en durée</w:t>
      </w:r>
    </w:p>
    <w:p w14:paraId="7B358808" w14:textId="77777777" w:rsidR="003D6BF4" w:rsidRDefault="003D6BF4" w:rsidP="004237A4">
      <w:pPr>
        <w:numPr>
          <w:ilvl w:val="1"/>
          <w:numId w:val="3"/>
        </w:numPr>
      </w:pPr>
      <w:r>
        <w:t xml:space="preserve">Diminution des besoins des prises d’antalgique </w:t>
      </w:r>
    </w:p>
    <w:p w14:paraId="4FB09723" w14:textId="77777777" w:rsidR="003D6BF4" w:rsidRDefault="003D6BF4" w:rsidP="004237A4">
      <w:pPr>
        <w:numPr>
          <w:ilvl w:val="0"/>
          <w:numId w:val="3"/>
        </w:numPr>
      </w:pPr>
      <w:r>
        <w:t>Amélioration professionnelle, relation familiale et sociale</w:t>
      </w:r>
    </w:p>
    <w:p w14:paraId="44A2F9D9" w14:textId="77777777" w:rsidR="003D6BF4" w:rsidRDefault="003D6BF4" w:rsidP="003D6BF4">
      <w:pPr>
        <w:pStyle w:val="Sous-titre"/>
      </w:pPr>
      <w:r>
        <w:t>Conclusion</w:t>
      </w:r>
    </w:p>
    <w:p w14:paraId="3B57D565" w14:textId="77777777" w:rsidR="003D6BF4" w:rsidRDefault="003D6BF4" w:rsidP="004237A4">
      <w:pPr>
        <w:numPr>
          <w:ilvl w:val="0"/>
          <w:numId w:val="3"/>
        </w:numPr>
      </w:pPr>
      <w:r>
        <w:t>Céphalée chronique quotidienne :</w:t>
      </w:r>
    </w:p>
    <w:p w14:paraId="33A25C2F" w14:textId="77777777" w:rsidR="003D6BF4" w:rsidRDefault="003D6BF4" w:rsidP="004237A4">
      <w:pPr>
        <w:numPr>
          <w:ilvl w:val="1"/>
          <w:numId w:val="3"/>
        </w:numPr>
      </w:pPr>
      <w:r>
        <w:t xml:space="preserve">Essentiellement primaire </w:t>
      </w:r>
    </w:p>
    <w:p w14:paraId="76B73E67" w14:textId="77777777" w:rsidR="003D6BF4" w:rsidRDefault="003D6BF4" w:rsidP="004237A4">
      <w:pPr>
        <w:numPr>
          <w:ilvl w:val="1"/>
          <w:numId w:val="3"/>
        </w:numPr>
      </w:pPr>
      <w:r>
        <w:t>Toujours à rechercher : abus médicamenteux, sd anxio-dépressif</w:t>
      </w:r>
    </w:p>
    <w:p w14:paraId="6EE1F29F" w14:textId="77777777" w:rsidR="003D6BF4" w:rsidRDefault="003D6BF4" w:rsidP="004237A4">
      <w:pPr>
        <w:numPr>
          <w:ilvl w:val="1"/>
          <w:numId w:val="3"/>
        </w:numPr>
      </w:pPr>
      <w:r>
        <w:t>Agenda de céphalée</w:t>
      </w:r>
    </w:p>
    <w:p w14:paraId="6D25ABAE" w14:textId="77777777" w:rsidR="003D6BF4" w:rsidRDefault="003D6BF4" w:rsidP="004237A4">
      <w:pPr>
        <w:numPr>
          <w:ilvl w:val="1"/>
          <w:numId w:val="3"/>
        </w:numPr>
      </w:pPr>
      <w:r>
        <w:t>Score de HIT-6  et score de MIDAS</w:t>
      </w:r>
    </w:p>
    <w:p w14:paraId="59381E08" w14:textId="77777777" w:rsidR="003D6BF4" w:rsidRDefault="003D6BF4" w:rsidP="004237A4">
      <w:pPr>
        <w:numPr>
          <w:ilvl w:val="1"/>
          <w:numId w:val="3"/>
        </w:numPr>
      </w:pPr>
      <w:r>
        <w:t xml:space="preserve">Aggravation progressive, changement de profil </w:t>
      </w:r>
    </w:p>
    <w:p w14:paraId="58E5016E" w14:textId="77777777" w:rsidR="003D6BF4" w:rsidRDefault="003D6BF4" w:rsidP="004237A4">
      <w:pPr>
        <w:numPr>
          <w:ilvl w:val="1"/>
          <w:numId w:val="3"/>
        </w:numPr>
      </w:pPr>
      <w:r>
        <w:t>imagerie cérébrale</w:t>
      </w:r>
    </w:p>
    <w:p w14:paraId="6474C1B5" w14:textId="77777777" w:rsidR="003D6BF4" w:rsidRDefault="003D6BF4" w:rsidP="003D6BF4">
      <w:pPr>
        <w:numPr>
          <w:ilvl w:val="0"/>
          <w:numId w:val="0"/>
        </w:numPr>
        <w:spacing w:after="200"/>
      </w:pPr>
      <w:r>
        <w:br w:type="page"/>
      </w:r>
    </w:p>
    <w:p w14:paraId="6E383A68" w14:textId="77777777" w:rsidR="003D6BF4" w:rsidRDefault="003D6BF4" w:rsidP="003D6BF4">
      <w:pPr>
        <w:pStyle w:val="Titre"/>
      </w:pPr>
      <w:r>
        <w:lastRenderedPageBreak/>
        <w:t>Douleurs faciales</w:t>
      </w:r>
    </w:p>
    <w:p w14:paraId="7E259912" w14:textId="77777777" w:rsidR="003D6BF4" w:rsidRDefault="003D6BF4" w:rsidP="003D6BF4">
      <w:pPr>
        <w:pStyle w:val="Sous-titre"/>
      </w:pPr>
      <w:r>
        <w:t>Objectifs</w:t>
      </w:r>
    </w:p>
    <w:p w14:paraId="036E39F5" w14:textId="77777777" w:rsidR="003D6BF4" w:rsidRDefault="003D6BF4" w:rsidP="004237A4">
      <w:pPr>
        <w:numPr>
          <w:ilvl w:val="0"/>
          <w:numId w:val="3"/>
        </w:numPr>
      </w:pPr>
      <w:r>
        <w:t>définir douleur faciale</w:t>
      </w:r>
    </w:p>
    <w:p w14:paraId="36B22D91" w14:textId="77777777" w:rsidR="003D6BF4" w:rsidRDefault="003D6BF4" w:rsidP="004237A4">
      <w:pPr>
        <w:numPr>
          <w:ilvl w:val="0"/>
          <w:numId w:val="3"/>
        </w:numPr>
      </w:pPr>
      <w:r>
        <w:t>appliquer la démarche diagnostique en cas de douleur faciale</w:t>
      </w:r>
    </w:p>
    <w:p w14:paraId="6C8AEB0A" w14:textId="77777777" w:rsidR="003D6BF4" w:rsidRDefault="003D6BF4" w:rsidP="004237A4">
      <w:pPr>
        <w:numPr>
          <w:ilvl w:val="0"/>
          <w:numId w:val="3"/>
        </w:numPr>
      </w:pPr>
      <w:r>
        <w:t>orienter les principales étiologique selon classification</w:t>
      </w:r>
    </w:p>
    <w:p w14:paraId="2867D6E5" w14:textId="77777777" w:rsidR="003D6BF4" w:rsidRDefault="003D6BF4" w:rsidP="003D6BF4">
      <w:pPr>
        <w:pStyle w:val="Sous-titre"/>
      </w:pPr>
      <w:r>
        <w:t>Introduction</w:t>
      </w:r>
    </w:p>
    <w:p w14:paraId="32ABD733" w14:textId="77777777" w:rsidR="003D6BF4" w:rsidRDefault="003D6BF4" w:rsidP="004237A4">
      <w:pPr>
        <w:numPr>
          <w:ilvl w:val="0"/>
          <w:numId w:val="3"/>
        </w:numPr>
      </w:pPr>
      <w:r>
        <w:t>définition</w:t>
      </w:r>
    </w:p>
    <w:p w14:paraId="056B885D" w14:textId="77777777" w:rsidR="003D6BF4" w:rsidRDefault="003D6BF4" w:rsidP="004237A4">
      <w:pPr>
        <w:numPr>
          <w:ilvl w:val="1"/>
          <w:numId w:val="3"/>
        </w:numPr>
      </w:pPr>
      <w:r>
        <w:t>souffrance des structures sensibles au niveau de la face secondaire à processus expansifs, inflammation, activation système trigémino-autonomique, neuropathie ou sans cause</w:t>
      </w:r>
    </w:p>
    <w:p w14:paraId="095AFA2E" w14:textId="77777777" w:rsidR="003D6BF4" w:rsidRDefault="003D6BF4" w:rsidP="004237A4">
      <w:pPr>
        <w:numPr>
          <w:ilvl w:val="0"/>
          <w:numId w:val="3"/>
        </w:numPr>
      </w:pPr>
      <w:r>
        <w:t xml:space="preserve">intérêts </w:t>
      </w:r>
    </w:p>
    <w:p w14:paraId="023C7881" w14:textId="77777777" w:rsidR="003D6BF4" w:rsidRDefault="003D6BF4" w:rsidP="004237A4">
      <w:pPr>
        <w:numPr>
          <w:ilvl w:val="1"/>
          <w:numId w:val="3"/>
        </w:numPr>
      </w:pPr>
      <w:r>
        <w:t xml:space="preserve">plus rare que les douleurs extrémité céphalique au niveau crâne </w:t>
      </w:r>
    </w:p>
    <w:p w14:paraId="64E78C68" w14:textId="77777777" w:rsidR="003D6BF4" w:rsidRDefault="003D6BF4" w:rsidP="004237A4">
      <w:pPr>
        <w:numPr>
          <w:ilvl w:val="1"/>
          <w:numId w:val="3"/>
        </w:numPr>
      </w:pPr>
      <w:r>
        <w:t>plusieurs spécialités (neurologique, spécialiste ORL, dentiste, …)</w:t>
      </w:r>
    </w:p>
    <w:p w14:paraId="22025DAF" w14:textId="77777777" w:rsidR="003D6BF4" w:rsidRDefault="003D6BF4" w:rsidP="004237A4">
      <w:pPr>
        <w:numPr>
          <w:ilvl w:val="1"/>
          <w:numId w:val="3"/>
        </w:numPr>
      </w:pPr>
      <w:r>
        <w:t>parfois révélatrice de maladie grave</w:t>
      </w:r>
    </w:p>
    <w:p w14:paraId="4FD0BC45" w14:textId="15644207" w:rsidR="003D6BF4" w:rsidRDefault="003D6BF4" w:rsidP="004237A4">
      <w:pPr>
        <w:pStyle w:val="Titre1"/>
        <w:numPr>
          <w:ilvl w:val="0"/>
          <w:numId w:val="40"/>
        </w:numPr>
      </w:pPr>
      <w:bookmarkStart w:id="709" w:name="_Toc196656777"/>
      <w:bookmarkStart w:id="710" w:name="_Toc196662584"/>
      <w:r>
        <w:t>Démarche diagnostique</w:t>
      </w:r>
      <w:bookmarkEnd w:id="709"/>
      <w:bookmarkEnd w:id="710"/>
    </w:p>
    <w:p w14:paraId="15D377AA" w14:textId="77777777" w:rsidR="003D6BF4" w:rsidRDefault="003D6BF4" w:rsidP="003D6BF4">
      <w:pPr>
        <w:pStyle w:val="Titre2"/>
      </w:pPr>
      <w:bookmarkStart w:id="711" w:name="_Toc196656778"/>
      <w:bookmarkStart w:id="712" w:name="_Toc196662585"/>
      <w:r>
        <w:t>Interrogatoire</w:t>
      </w:r>
      <w:bookmarkEnd w:id="711"/>
      <w:bookmarkEnd w:id="712"/>
      <w:r>
        <w:t xml:space="preserve"> </w:t>
      </w:r>
    </w:p>
    <w:p w14:paraId="6CA26B01" w14:textId="77777777" w:rsidR="003D6BF4" w:rsidRDefault="003D6BF4" w:rsidP="004237A4">
      <w:pPr>
        <w:numPr>
          <w:ilvl w:val="0"/>
          <w:numId w:val="3"/>
        </w:numPr>
      </w:pPr>
      <w:r>
        <w:t xml:space="preserve">Laisser le patient s’exprimer, puis guider l’interrogatoire selon suspicion diagnostique. </w:t>
      </w:r>
    </w:p>
    <w:p w14:paraId="2DEFF2AF" w14:textId="77777777" w:rsidR="003D6BF4" w:rsidRDefault="003D6BF4" w:rsidP="004237A4">
      <w:pPr>
        <w:numPr>
          <w:ilvl w:val="0"/>
          <w:numId w:val="3"/>
        </w:numPr>
      </w:pPr>
      <w:r>
        <w:t>Oriente sur le mécanisme de la lésion et doit présenter le profil évolutif :</w:t>
      </w:r>
    </w:p>
    <w:p w14:paraId="693DFE03" w14:textId="77777777" w:rsidR="003D6BF4" w:rsidRDefault="003D6BF4" w:rsidP="004237A4">
      <w:pPr>
        <w:numPr>
          <w:ilvl w:val="1"/>
          <w:numId w:val="3"/>
        </w:numPr>
      </w:pPr>
      <w:r>
        <w:t>Début : date et heure, mode brutal ou progressif, circonstances d’apparition et facteurs déclenchants, facteurs calmants</w:t>
      </w:r>
    </w:p>
    <w:p w14:paraId="0A469C26" w14:textId="77777777" w:rsidR="003D6BF4" w:rsidRDefault="003D6BF4" w:rsidP="004237A4">
      <w:pPr>
        <w:numPr>
          <w:ilvl w:val="1"/>
          <w:numId w:val="3"/>
        </w:numPr>
      </w:pPr>
      <w:r>
        <w:t>Evolution depuis le début : paroxystique (durée, fréquence, réponse au traitement), ou continue. Doit aussi préciser l’autre caractéristique douleur faciale.</w:t>
      </w:r>
    </w:p>
    <w:p w14:paraId="51E1163A" w14:textId="77777777" w:rsidR="003D6BF4" w:rsidRDefault="003D6BF4" w:rsidP="004237A4">
      <w:pPr>
        <w:numPr>
          <w:ilvl w:val="1"/>
          <w:numId w:val="3"/>
        </w:numPr>
      </w:pPr>
      <w:r>
        <w:t>Sévérité de la douleur lors de l’acmé, retentissement générale et socio-professionnel : absentéisme, baisse de rendement professionnel ou sociale, anxiété, dépression</w:t>
      </w:r>
    </w:p>
    <w:p w14:paraId="431E804B" w14:textId="77777777" w:rsidR="003D6BF4" w:rsidRDefault="003D6BF4" w:rsidP="004237A4">
      <w:pPr>
        <w:numPr>
          <w:ilvl w:val="1"/>
          <w:numId w:val="3"/>
        </w:numPr>
      </w:pPr>
      <w:r>
        <w:t>Les symptômes accompagnateurs du déficit et leur évolution : généraux, végétatifs, sensoriels, neurologique, ORL, ophtalmologique, psychiatrique, stomatologie, …</w:t>
      </w:r>
    </w:p>
    <w:p w14:paraId="042C9331" w14:textId="77777777" w:rsidR="003D6BF4" w:rsidRDefault="003D6BF4" w:rsidP="004237A4">
      <w:pPr>
        <w:numPr>
          <w:ilvl w:val="1"/>
          <w:numId w:val="3"/>
        </w:numPr>
      </w:pPr>
      <w:r>
        <w:t>Préciser le comportement du patient au moment de la douleur</w:t>
      </w:r>
    </w:p>
    <w:p w14:paraId="3D177F64" w14:textId="77777777" w:rsidR="003D6BF4" w:rsidRDefault="003D6BF4" w:rsidP="004237A4">
      <w:pPr>
        <w:numPr>
          <w:ilvl w:val="1"/>
          <w:numId w:val="3"/>
        </w:numPr>
      </w:pPr>
      <w:r>
        <w:t>Agité, ne tient pas en place, agressif (algie vasculaire de la face)</w:t>
      </w:r>
    </w:p>
    <w:p w14:paraId="497EE8D5" w14:textId="77777777" w:rsidR="003D6BF4" w:rsidRDefault="003D6BF4" w:rsidP="004237A4">
      <w:pPr>
        <w:numPr>
          <w:ilvl w:val="1"/>
          <w:numId w:val="3"/>
        </w:numPr>
      </w:pPr>
      <w:r>
        <w:lastRenderedPageBreak/>
        <w:t>Alité, immobile à cause de l’aggravation au moindre effort physique (migraine orofaciale)</w:t>
      </w:r>
    </w:p>
    <w:p w14:paraId="24B7147D" w14:textId="77777777" w:rsidR="003D6BF4" w:rsidRDefault="003D6BF4" w:rsidP="004237A4">
      <w:pPr>
        <w:numPr>
          <w:ilvl w:val="1"/>
          <w:numId w:val="3"/>
        </w:numPr>
      </w:pPr>
      <w:r>
        <w:t>Porte sa main au visage et arrêt tout acte au cours (névralgie)</w:t>
      </w:r>
    </w:p>
    <w:p w14:paraId="1E99C279" w14:textId="77777777" w:rsidR="003D6BF4" w:rsidRDefault="003D6BF4" w:rsidP="004237A4">
      <w:pPr>
        <w:numPr>
          <w:ilvl w:val="1"/>
          <w:numId w:val="3"/>
        </w:numPr>
      </w:pPr>
      <w:r>
        <w:t>Se met en position assise ou debout pour soulager la douleur</w:t>
      </w:r>
    </w:p>
    <w:p w14:paraId="0BC6653E" w14:textId="77777777" w:rsidR="003D6BF4" w:rsidRDefault="003D6BF4" w:rsidP="004237A4">
      <w:pPr>
        <w:numPr>
          <w:ilvl w:val="0"/>
          <w:numId w:val="3"/>
        </w:numPr>
      </w:pPr>
      <w:r>
        <w:t>Antécédent familiaux : migraine, algie vasculaire de la face</w:t>
      </w:r>
    </w:p>
    <w:p w14:paraId="5526A15C" w14:textId="77777777" w:rsidR="003D6BF4" w:rsidRPr="00145E93" w:rsidRDefault="003D6BF4" w:rsidP="004237A4">
      <w:pPr>
        <w:numPr>
          <w:ilvl w:val="0"/>
          <w:numId w:val="3"/>
        </w:numPr>
      </w:pPr>
      <w:r>
        <w:t>Antécédent personnels : cas similaire et traitement antérieur, infection (herpès, zona, …), situation psychiatrique, traumatisme, AVC bulbaire.</w:t>
      </w:r>
    </w:p>
    <w:p w14:paraId="46093C36" w14:textId="77777777" w:rsidR="003D6BF4" w:rsidRDefault="003D6BF4" w:rsidP="003D6BF4">
      <w:pPr>
        <w:numPr>
          <w:ilvl w:val="0"/>
          <w:numId w:val="0"/>
        </w:numPr>
        <w:spacing w:after="200"/>
      </w:pPr>
      <w:r>
        <w:br w:type="page"/>
      </w:r>
    </w:p>
    <w:p w14:paraId="6B57ABC5" w14:textId="1F74C097" w:rsidR="003D6BF4" w:rsidRDefault="003D6BF4" w:rsidP="003D6BF4">
      <w:pPr>
        <w:pStyle w:val="Titre"/>
      </w:pPr>
      <w:r>
        <w:lastRenderedPageBreak/>
        <w:t>P</w:t>
      </w:r>
      <w:r w:rsidR="00291989">
        <w:t>e</w:t>
      </w:r>
      <w:r w:rsidR="002757DA">
        <w:t>rturbations du liquide céphalo-</w:t>
      </w:r>
      <w:r w:rsidR="00291989">
        <w:t>rachidien</w:t>
      </w:r>
    </w:p>
    <w:p w14:paraId="1D65A1B3" w14:textId="77777777" w:rsidR="003D6BF4" w:rsidRDefault="003D6BF4" w:rsidP="004237A4">
      <w:pPr>
        <w:numPr>
          <w:ilvl w:val="0"/>
          <w:numId w:val="3"/>
        </w:numPr>
      </w:pPr>
      <w:r>
        <w:t>Dr RAVELOSAONA Fanomezantsoa</w:t>
      </w:r>
    </w:p>
    <w:p w14:paraId="5EF910B0" w14:textId="77777777" w:rsidR="003D6BF4" w:rsidRDefault="003D6BF4" w:rsidP="003D6BF4">
      <w:pPr>
        <w:pStyle w:val="Sous-titre"/>
      </w:pPr>
      <w:r>
        <w:t>Objectifs:</w:t>
      </w:r>
    </w:p>
    <w:p w14:paraId="140226C7" w14:textId="77777777" w:rsidR="003D6BF4" w:rsidRDefault="003D6BF4" w:rsidP="004237A4">
      <w:pPr>
        <w:numPr>
          <w:ilvl w:val="0"/>
          <w:numId w:val="3"/>
        </w:numPr>
      </w:pPr>
      <w:r>
        <w:t>Interpréter les résultats d’un examen du LCR</w:t>
      </w:r>
    </w:p>
    <w:p w14:paraId="319656EB" w14:textId="77777777" w:rsidR="003D6BF4" w:rsidRDefault="003D6BF4" w:rsidP="004237A4">
      <w:pPr>
        <w:numPr>
          <w:ilvl w:val="0"/>
          <w:numId w:val="3"/>
        </w:numPr>
      </w:pPr>
      <w:r>
        <w:t>Mener une orientation étiologique selon le résultat du LCR</w:t>
      </w:r>
    </w:p>
    <w:p w14:paraId="6F9138CE" w14:textId="77777777" w:rsidR="003D6BF4" w:rsidRDefault="003D6BF4" w:rsidP="004237A4">
      <w:pPr>
        <w:numPr>
          <w:ilvl w:val="0"/>
          <w:numId w:val="3"/>
        </w:numPr>
      </w:pPr>
      <w:r>
        <w:t>*Le diagnostic dépend du résultat du LCR</w:t>
      </w:r>
    </w:p>
    <w:p w14:paraId="313D22F5" w14:textId="77777777" w:rsidR="003D6BF4" w:rsidRDefault="003D6BF4" w:rsidP="003D6BF4">
      <w:pPr>
        <w:pStyle w:val="Sous-titre"/>
      </w:pPr>
      <w:r>
        <w:t>Introduction:</w:t>
      </w:r>
    </w:p>
    <w:p w14:paraId="1172EF0B" w14:textId="77777777" w:rsidR="003D6BF4" w:rsidRDefault="003D6BF4" w:rsidP="004237A4">
      <w:pPr>
        <w:numPr>
          <w:ilvl w:val="0"/>
          <w:numId w:val="3"/>
        </w:numPr>
      </w:pPr>
      <w:r>
        <w:t>Définition:</w:t>
      </w:r>
    </w:p>
    <w:p w14:paraId="01492AE7" w14:textId="77777777" w:rsidR="003D6BF4" w:rsidRDefault="003D6BF4" w:rsidP="004237A4">
      <w:pPr>
        <w:numPr>
          <w:ilvl w:val="1"/>
          <w:numId w:val="3"/>
        </w:numPr>
      </w:pPr>
      <w:r>
        <w:t>LCR : liquide biologique entre pie mère et arachnoïde</w:t>
      </w:r>
    </w:p>
    <w:p w14:paraId="6EFF9258" w14:textId="77777777" w:rsidR="003D6BF4" w:rsidRDefault="003D6BF4" w:rsidP="004237A4">
      <w:pPr>
        <w:numPr>
          <w:ilvl w:val="1"/>
          <w:numId w:val="3"/>
        </w:numPr>
      </w:pPr>
      <w:r>
        <w:t>Perturbation du LCR : toute anomalie de son caractère physiologique</w:t>
      </w:r>
    </w:p>
    <w:p w14:paraId="5D9E1D2C" w14:textId="77777777" w:rsidR="003D6BF4" w:rsidRDefault="003D6BF4" w:rsidP="004237A4">
      <w:pPr>
        <w:numPr>
          <w:ilvl w:val="1"/>
          <w:numId w:val="3"/>
        </w:numPr>
      </w:pPr>
      <w:r>
        <w:t>Comme:</w:t>
      </w:r>
    </w:p>
    <w:p w14:paraId="15D2193F" w14:textId="77777777" w:rsidR="003D6BF4" w:rsidRDefault="003D6BF4" w:rsidP="004237A4">
      <w:pPr>
        <w:numPr>
          <w:ilvl w:val="2"/>
          <w:numId w:val="3"/>
        </w:numPr>
      </w:pPr>
      <w:r>
        <w:t>Changement de pression</w:t>
      </w:r>
    </w:p>
    <w:p w14:paraId="381F4DD2" w14:textId="77777777" w:rsidR="003D6BF4" w:rsidRDefault="003D6BF4" w:rsidP="004237A4">
      <w:pPr>
        <w:numPr>
          <w:ilvl w:val="2"/>
          <w:numId w:val="3"/>
        </w:numPr>
      </w:pPr>
      <w:r>
        <w:t xml:space="preserve">Trouble : macroscopique, cytologique, biochimique, bactériologique, immunologique </w:t>
      </w:r>
    </w:p>
    <w:p w14:paraId="23F93327" w14:textId="77777777" w:rsidR="003D6BF4" w:rsidRDefault="003D6BF4" w:rsidP="004237A4">
      <w:pPr>
        <w:numPr>
          <w:ilvl w:val="0"/>
          <w:numId w:val="3"/>
        </w:numPr>
      </w:pPr>
      <w:r>
        <w:t>Intérêts:</w:t>
      </w:r>
    </w:p>
    <w:p w14:paraId="2A2C2C0C" w14:textId="77777777" w:rsidR="003D6BF4" w:rsidRDefault="003D6BF4" w:rsidP="004237A4">
      <w:pPr>
        <w:numPr>
          <w:ilvl w:val="1"/>
          <w:numId w:val="3"/>
        </w:numPr>
      </w:pPr>
      <w:r>
        <w:t>Examen du LCR</w:t>
      </w:r>
    </w:p>
    <w:p w14:paraId="7BA289C5" w14:textId="77777777" w:rsidR="003D6BF4" w:rsidRDefault="003D6BF4" w:rsidP="004237A4">
      <w:pPr>
        <w:numPr>
          <w:ilvl w:val="2"/>
          <w:numId w:val="3"/>
        </w:numPr>
      </w:pPr>
      <w:r>
        <w:t>De plus en plus utilisé en neurologie</w:t>
      </w:r>
    </w:p>
    <w:p w14:paraId="258C3A5D" w14:textId="77777777" w:rsidR="003D6BF4" w:rsidRDefault="003D6BF4" w:rsidP="004237A4">
      <w:pPr>
        <w:numPr>
          <w:ilvl w:val="2"/>
          <w:numId w:val="3"/>
        </w:numPr>
      </w:pPr>
      <w:r>
        <w:t>Possible difficulté dans l’interprétation</w:t>
      </w:r>
    </w:p>
    <w:p w14:paraId="0FA7B590" w14:textId="77777777" w:rsidR="003D6BF4" w:rsidRDefault="003D6BF4" w:rsidP="004237A4">
      <w:pPr>
        <w:numPr>
          <w:ilvl w:val="1"/>
          <w:numId w:val="3"/>
        </w:numPr>
      </w:pPr>
      <w:r>
        <w:t xml:space="preserve">Perturbation </w:t>
      </w:r>
    </w:p>
    <w:p w14:paraId="2FED1C7F" w14:textId="77777777" w:rsidR="003D6BF4" w:rsidRDefault="003D6BF4" w:rsidP="003D6BF4">
      <w:pPr>
        <w:pStyle w:val="Sous-titre"/>
      </w:pPr>
      <w:r>
        <w:t>Rappel:</w:t>
      </w:r>
    </w:p>
    <w:p w14:paraId="366AFD0B" w14:textId="77777777" w:rsidR="003D6BF4" w:rsidRDefault="003D6BF4" w:rsidP="004237A4">
      <w:pPr>
        <w:numPr>
          <w:ilvl w:val="0"/>
          <w:numId w:val="3"/>
        </w:numPr>
      </w:pPr>
      <w:r>
        <w:t>Rappel anatomique et physiologique</w:t>
      </w:r>
    </w:p>
    <w:p w14:paraId="417A5EB8" w14:textId="77777777" w:rsidR="003D6BF4" w:rsidRDefault="003D6BF4" w:rsidP="004237A4">
      <w:pPr>
        <w:numPr>
          <w:ilvl w:val="1"/>
          <w:numId w:val="3"/>
        </w:numPr>
      </w:pPr>
      <w:r>
        <w:t>LCR se trouve :</w:t>
      </w:r>
    </w:p>
    <w:p w14:paraId="0E909CE0" w14:textId="77777777" w:rsidR="003D6BF4" w:rsidRDefault="003D6BF4" w:rsidP="004237A4">
      <w:pPr>
        <w:numPr>
          <w:ilvl w:val="2"/>
          <w:numId w:val="3"/>
        </w:numPr>
      </w:pPr>
      <w:r>
        <w:t xml:space="preserve">Entre arachnoïde et pie mère </w:t>
      </w:r>
    </w:p>
    <w:p w14:paraId="5CDF03A8" w14:textId="77777777" w:rsidR="003D6BF4" w:rsidRDefault="003D6BF4" w:rsidP="004237A4">
      <w:pPr>
        <w:numPr>
          <w:ilvl w:val="2"/>
          <w:numId w:val="3"/>
        </w:numPr>
      </w:pPr>
      <w:r>
        <w:t>En contact avec le cerveau et moelle épinière</w:t>
      </w:r>
    </w:p>
    <w:p w14:paraId="729C2C67" w14:textId="77777777" w:rsidR="003D6BF4" w:rsidRDefault="003D6BF4" w:rsidP="004237A4">
      <w:pPr>
        <w:numPr>
          <w:ilvl w:val="0"/>
          <w:numId w:val="3"/>
        </w:numPr>
      </w:pPr>
      <w:r>
        <w:t>Production:</w:t>
      </w:r>
    </w:p>
    <w:p w14:paraId="6C606C98" w14:textId="77777777" w:rsidR="003D6BF4" w:rsidRDefault="003D6BF4" w:rsidP="004237A4">
      <w:pPr>
        <w:numPr>
          <w:ilvl w:val="1"/>
          <w:numId w:val="3"/>
        </w:numPr>
      </w:pPr>
      <w:r>
        <w:t>Au niveau du plexus choroïde</w:t>
      </w:r>
    </w:p>
    <w:p w14:paraId="4A32E2C1" w14:textId="77777777" w:rsidR="003D6BF4" w:rsidRDefault="003D6BF4" w:rsidP="004237A4">
      <w:pPr>
        <w:numPr>
          <w:ilvl w:val="0"/>
          <w:numId w:val="3"/>
        </w:numPr>
      </w:pPr>
      <w:r>
        <w:t>Circulation:</w:t>
      </w:r>
    </w:p>
    <w:p w14:paraId="1D31D05F" w14:textId="77777777" w:rsidR="003D6BF4" w:rsidRDefault="003D6BF4" w:rsidP="004237A4">
      <w:pPr>
        <w:numPr>
          <w:ilvl w:val="1"/>
          <w:numId w:val="3"/>
        </w:numPr>
      </w:pPr>
      <w:r>
        <w:t>Circulation passive avec un débit de 20cm3/H</w:t>
      </w:r>
    </w:p>
    <w:p w14:paraId="1B138037" w14:textId="77777777" w:rsidR="003D6BF4" w:rsidRDefault="003D6BF4" w:rsidP="004237A4">
      <w:pPr>
        <w:numPr>
          <w:ilvl w:val="1"/>
          <w:numId w:val="3"/>
        </w:numPr>
      </w:pPr>
      <w:r>
        <w:t xml:space="preserve">V1, V2 </w:t>
      </w:r>
      <w:r>
        <w:sym w:font="Wingdings" w:char="F0E8"/>
      </w:r>
      <w:r>
        <w:t xml:space="preserve"> V3, V4 </w:t>
      </w:r>
      <w:r>
        <w:sym w:font="Wingdings" w:char="F0E8"/>
      </w:r>
      <w:r>
        <w:t xml:space="preserve"> espaces méningés du cerveau et autour de la moelle épinière</w:t>
      </w:r>
    </w:p>
    <w:p w14:paraId="562A7E31" w14:textId="77777777" w:rsidR="003D6BF4" w:rsidRDefault="003D6BF4" w:rsidP="004237A4">
      <w:pPr>
        <w:numPr>
          <w:ilvl w:val="0"/>
          <w:numId w:val="3"/>
        </w:numPr>
      </w:pPr>
      <w:r>
        <w:t>Résorption:</w:t>
      </w:r>
    </w:p>
    <w:p w14:paraId="37381131" w14:textId="77777777" w:rsidR="003D6BF4" w:rsidRDefault="003D6BF4" w:rsidP="004237A4">
      <w:pPr>
        <w:numPr>
          <w:ilvl w:val="1"/>
          <w:numId w:val="3"/>
        </w:numPr>
      </w:pPr>
      <w:r>
        <w:t>Dans les villosités arachnoïdiennes</w:t>
      </w:r>
    </w:p>
    <w:p w14:paraId="7CF85425" w14:textId="77777777" w:rsidR="003D6BF4" w:rsidRDefault="003D6BF4" w:rsidP="004237A4">
      <w:pPr>
        <w:numPr>
          <w:ilvl w:val="0"/>
          <w:numId w:val="3"/>
        </w:numPr>
      </w:pPr>
      <w:r>
        <w:t>*Se termine la circulation, and granulome arachnoïdiennes</w:t>
      </w:r>
    </w:p>
    <w:p w14:paraId="5DC11D5B" w14:textId="77777777" w:rsidR="003D6BF4" w:rsidRDefault="003D6BF4" w:rsidP="004237A4">
      <w:pPr>
        <w:numPr>
          <w:ilvl w:val="0"/>
          <w:numId w:val="3"/>
        </w:numPr>
      </w:pPr>
      <w:r>
        <w:t>Rôles du LCR:</w:t>
      </w:r>
    </w:p>
    <w:p w14:paraId="54900718" w14:textId="77777777" w:rsidR="003D6BF4" w:rsidRDefault="003D6BF4" w:rsidP="004237A4">
      <w:pPr>
        <w:numPr>
          <w:ilvl w:val="1"/>
          <w:numId w:val="3"/>
        </w:numPr>
      </w:pPr>
      <w:r>
        <w:lastRenderedPageBreak/>
        <w:t>Mécaniques : protection du SNC comme amortisseur</w:t>
      </w:r>
    </w:p>
    <w:p w14:paraId="346D1829" w14:textId="77777777" w:rsidR="003D6BF4" w:rsidRDefault="003D6BF4" w:rsidP="004237A4">
      <w:pPr>
        <w:numPr>
          <w:ilvl w:val="1"/>
          <w:numId w:val="3"/>
        </w:numPr>
      </w:pPr>
      <w:r>
        <w:t>Maintien de l’homéostasie du milieu péri cérébral</w:t>
      </w:r>
    </w:p>
    <w:p w14:paraId="58449AB6" w14:textId="77777777" w:rsidR="003D6BF4" w:rsidRDefault="003D6BF4" w:rsidP="004237A4">
      <w:pPr>
        <w:numPr>
          <w:ilvl w:val="1"/>
          <w:numId w:val="3"/>
        </w:numPr>
      </w:pPr>
      <w:r>
        <w:t xml:space="preserve">Maintient constants : pH, composition protéique </w:t>
      </w:r>
    </w:p>
    <w:p w14:paraId="5AF00C56" w14:textId="77777777" w:rsidR="003D6BF4" w:rsidRDefault="003D6BF4" w:rsidP="004237A4">
      <w:pPr>
        <w:numPr>
          <w:ilvl w:val="1"/>
          <w:numId w:val="3"/>
        </w:numPr>
      </w:pPr>
      <w:r>
        <w:t>hormonale du micro environnement cellulaire</w:t>
      </w:r>
    </w:p>
    <w:p w14:paraId="46161F60" w14:textId="77777777" w:rsidR="003D6BF4" w:rsidRDefault="003D6BF4" w:rsidP="004237A4">
      <w:pPr>
        <w:numPr>
          <w:ilvl w:val="1"/>
          <w:numId w:val="3"/>
        </w:numPr>
      </w:pPr>
      <w:r>
        <w:t>Métabolique : échanges nutritifs avec le tissu nerveux</w:t>
      </w:r>
    </w:p>
    <w:p w14:paraId="59BE8170" w14:textId="77777777" w:rsidR="003D6BF4" w:rsidRDefault="003D6BF4" w:rsidP="004237A4">
      <w:pPr>
        <w:numPr>
          <w:ilvl w:val="0"/>
          <w:numId w:val="3"/>
        </w:numPr>
      </w:pPr>
      <w:r>
        <w:t>Pression:</w:t>
      </w:r>
    </w:p>
    <w:p w14:paraId="7C787E2D" w14:textId="77777777" w:rsidR="003D6BF4" w:rsidRDefault="003D6BF4" w:rsidP="004237A4">
      <w:pPr>
        <w:numPr>
          <w:ilvl w:val="1"/>
          <w:numId w:val="3"/>
        </w:numPr>
      </w:pPr>
      <w:r>
        <w:t xml:space="preserve">Pression intracrânienne en décubitus à plat </w:t>
      </w:r>
    </w:p>
    <w:p w14:paraId="358D720B" w14:textId="77777777" w:rsidR="003D6BF4" w:rsidRDefault="003D6BF4" w:rsidP="004237A4">
      <w:pPr>
        <w:numPr>
          <w:ilvl w:val="1"/>
          <w:numId w:val="3"/>
        </w:numPr>
      </w:pPr>
      <w:r>
        <w:t>Valeur physiologique: adulte : 10 à 15 mm Hg</w:t>
      </w:r>
    </w:p>
    <w:p w14:paraId="0E5CE6D7" w14:textId="77777777" w:rsidR="003D6BF4" w:rsidRDefault="003D6BF4" w:rsidP="004237A4">
      <w:pPr>
        <w:numPr>
          <w:ilvl w:val="0"/>
          <w:numId w:val="3"/>
        </w:numPr>
      </w:pPr>
      <w:r>
        <w:t>Barriere hémato méningée:</w:t>
      </w:r>
    </w:p>
    <w:p w14:paraId="1D108D97" w14:textId="77777777" w:rsidR="003D6BF4" w:rsidRDefault="003D6BF4" w:rsidP="004237A4">
      <w:pPr>
        <w:numPr>
          <w:ilvl w:val="1"/>
          <w:numId w:val="3"/>
        </w:numPr>
      </w:pPr>
      <w:r>
        <w:t>Système sélecteur échanges entres sang et LCR</w:t>
      </w:r>
    </w:p>
    <w:p w14:paraId="1F149846" w14:textId="77777777" w:rsidR="003D6BF4" w:rsidRPr="00216ECE" w:rsidRDefault="003D6BF4" w:rsidP="004237A4">
      <w:pPr>
        <w:numPr>
          <w:ilvl w:val="0"/>
          <w:numId w:val="3"/>
        </w:numPr>
        <w:rPr>
          <w:b/>
        </w:rPr>
      </w:pPr>
      <w:r w:rsidRPr="00216ECE">
        <w:rPr>
          <w:b/>
        </w:rPr>
        <w:t>Pour LCR normal:</w:t>
      </w:r>
    </w:p>
    <w:p w14:paraId="742274AB" w14:textId="77777777" w:rsidR="003D6BF4" w:rsidRDefault="003D6BF4" w:rsidP="004237A4">
      <w:pPr>
        <w:numPr>
          <w:ilvl w:val="1"/>
          <w:numId w:val="3"/>
        </w:numPr>
      </w:pPr>
      <w:r>
        <w:t xml:space="preserve">Indication ponction lombaire pour un examen du LCR: </w:t>
      </w:r>
    </w:p>
    <w:p w14:paraId="68E2A9A6" w14:textId="77777777" w:rsidR="003D6BF4" w:rsidRDefault="003D6BF4" w:rsidP="004237A4">
      <w:pPr>
        <w:numPr>
          <w:ilvl w:val="2"/>
          <w:numId w:val="3"/>
        </w:numPr>
      </w:pPr>
      <w:r>
        <w:t>Pour une suspicion d’atteinte méningée</w:t>
      </w:r>
    </w:p>
    <w:p w14:paraId="5A9323F0" w14:textId="77777777" w:rsidR="003D6BF4" w:rsidRDefault="003D6BF4" w:rsidP="004237A4">
      <w:pPr>
        <w:numPr>
          <w:ilvl w:val="3"/>
          <w:numId w:val="3"/>
        </w:numPr>
      </w:pPr>
      <w:r>
        <w:t>i.e. faire PL devant Infections du SNC: méningite  encéphalite, méningo-encéphalite</w:t>
      </w:r>
    </w:p>
    <w:p w14:paraId="59D697D6" w14:textId="77777777" w:rsidR="003D6BF4" w:rsidRDefault="003D6BF4" w:rsidP="004237A4">
      <w:pPr>
        <w:numPr>
          <w:ilvl w:val="2"/>
          <w:numId w:val="3"/>
        </w:numPr>
      </w:pPr>
      <w:r>
        <w:t>*Devant syndrome méningée faire ponction lombaire</w:t>
      </w:r>
    </w:p>
    <w:p w14:paraId="188BCAEE" w14:textId="77777777" w:rsidR="003D6BF4" w:rsidRDefault="003D6BF4" w:rsidP="004237A4">
      <w:pPr>
        <w:numPr>
          <w:ilvl w:val="2"/>
          <w:numId w:val="3"/>
        </w:numPr>
      </w:pPr>
      <w:r>
        <w:t>Devant Maladies inflammatoires : syndrome de Guillain Barré, sclérose en plaque, vascularites, sarcoïdes, myélite, névrite optique</w:t>
      </w:r>
    </w:p>
    <w:p w14:paraId="45F4CC4D" w14:textId="77777777" w:rsidR="003D6BF4" w:rsidRDefault="003D6BF4" w:rsidP="004237A4">
      <w:pPr>
        <w:numPr>
          <w:ilvl w:val="2"/>
          <w:numId w:val="3"/>
        </w:numPr>
      </w:pPr>
      <w:r>
        <w:t>Maladie neurodégénérative : recherche de biomarquers spécifiques</w:t>
      </w:r>
    </w:p>
    <w:p w14:paraId="5B4E7685" w14:textId="77777777" w:rsidR="003D6BF4" w:rsidRDefault="003D6BF4" w:rsidP="004237A4">
      <w:pPr>
        <w:numPr>
          <w:ilvl w:val="2"/>
          <w:numId w:val="3"/>
        </w:numPr>
      </w:pPr>
      <w:r>
        <w:t>Hémorragie sous arachnoïdienne non visible au scanner cérébral</w:t>
      </w:r>
    </w:p>
    <w:p w14:paraId="6C25B045" w14:textId="77777777" w:rsidR="003D6BF4" w:rsidRDefault="003D6BF4" w:rsidP="004237A4">
      <w:pPr>
        <w:numPr>
          <w:ilvl w:val="2"/>
          <w:numId w:val="3"/>
        </w:numPr>
      </w:pPr>
      <w:r>
        <w:t xml:space="preserve">Oncologies : pour rechercher une méningite carcinomateuse  en anapath, lymphome, leucémie </w:t>
      </w:r>
    </w:p>
    <w:p w14:paraId="7CE82CBE" w14:textId="77777777" w:rsidR="003D6BF4" w:rsidRDefault="003D6BF4" w:rsidP="004237A4">
      <w:pPr>
        <w:numPr>
          <w:ilvl w:val="1"/>
          <w:numId w:val="3"/>
        </w:numPr>
      </w:pPr>
      <w:r>
        <w:t>Analyse de LCR comporte :</w:t>
      </w:r>
    </w:p>
    <w:p w14:paraId="72096198" w14:textId="77777777" w:rsidR="003D6BF4" w:rsidRDefault="003D6BF4" w:rsidP="004237A4">
      <w:pPr>
        <w:numPr>
          <w:ilvl w:val="2"/>
          <w:numId w:val="3"/>
        </w:numPr>
      </w:pPr>
      <w:r>
        <w:t>L’analyse macroscopique : voir la couleur, normalement jaune citrin ou transparent; la turbidité i.e. trouble ou pas</w:t>
      </w:r>
    </w:p>
    <w:p w14:paraId="6CF1E5B3" w14:textId="77777777" w:rsidR="003D6BF4" w:rsidRDefault="003D6BF4" w:rsidP="004237A4">
      <w:pPr>
        <w:numPr>
          <w:ilvl w:val="2"/>
          <w:numId w:val="3"/>
        </w:numPr>
      </w:pPr>
      <w:r>
        <w:t>Cytologique</w:t>
      </w:r>
    </w:p>
    <w:p w14:paraId="1705EA02" w14:textId="77777777" w:rsidR="003D6BF4" w:rsidRDefault="003D6BF4" w:rsidP="004237A4">
      <w:pPr>
        <w:numPr>
          <w:ilvl w:val="3"/>
          <w:numId w:val="3"/>
        </w:numPr>
      </w:pPr>
      <w:r>
        <w:t>Quantitative: &lt;5 éléments /mm3</w:t>
      </w:r>
    </w:p>
    <w:p w14:paraId="58EF0A71" w14:textId="77777777" w:rsidR="003D6BF4" w:rsidRDefault="003D6BF4" w:rsidP="004237A4">
      <w:pPr>
        <w:numPr>
          <w:ilvl w:val="3"/>
          <w:numId w:val="3"/>
        </w:numPr>
      </w:pPr>
      <w:r>
        <w:t>Qualitative: lymphocytes (60-70%)</w:t>
      </w:r>
    </w:p>
    <w:p w14:paraId="65708856" w14:textId="77777777" w:rsidR="003D6BF4" w:rsidRDefault="003D6BF4" w:rsidP="004237A4">
      <w:pPr>
        <w:numPr>
          <w:ilvl w:val="3"/>
          <w:numId w:val="3"/>
        </w:numPr>
      </w:pPr>
      <w:r>
        <w:t>Monocytes (30-50%)</w:t>
      </w:r>
    </w:p>
    <w:p w14:paraId="292B2BAD" w14:textId="77777777" w:rsidR="003D6BF4" w:rsidRDefault="003D6BF4" w:rsidP="004237A4">
      <w:pPr>
        <w:numPr>
          <w:ilvl w:val="2"/>
          <w:numId w:val="3"/>
        </w:numPr>
      </w:pPr>
      <w:r>
        <w:t>Biochimique : protéine totale, glucose, ions chlorure, lactate, albumine, IgG, IGA, IGM</w:t>
      </w:r>
    </w:p>
    <w:p w14:paraId="78375CEB" w14:textId="77777777" w:rsidR="003D6BF4" w:rsidRDefault="003D6BF4" w:rsidP="004237A4">
      <w:pPr>
        <w:numPr>
          <w:ilvl w:val="3"/>
          <w:numId w:val="3"/>
        </w:numPr>
      </w:pPr>
      <w:r>
        <w:t>Protéine totale i.e. protéinorachie : 0.20-0.40 g/L</w:t>
      </w:r>
    </w:p>
    <w:p w14:paraId="7EF491BD" w14:textId="77777777" w:rsidR="003D6BF4" w:rsidRDefault="003D6BF4" w:rsidP="004237A4">
      <w:pPr>
        <w:numPr>
          <w:ilvl w:val="3"/>
          <w:numId w:val="3"/>
        </w:numPr>
      </w:pPr>
      <w:r>
        <w:t>Albumine : 120-300 mg/L</w:t>
      </w:r>
    </w:p>
    <w:p w14:paraId="0787EEEF" w14:textId="77777777" w:rsidR="003D6BF4" w:rsidRDefault="003D6BF4" w:rsidP="004237A4">
      <w:pPr>
        <w:numPr>
          <w:ilvl w:val="3"/>
          <w:numId w:val="3"/>
        </w:numPr>
      </w:pPr>
      <w:r>
        <w:t>Quotient albumine = albu LCR / par albu SERUM c Pour le calcul de la synthèse intrathécale d’immunoglobulines i.e. la quantité d’hémoglobine dans le LCR</w:t>
      </w:r>
    </w:p>
    <w:p w14:paraId="04E5F043" w14:textId="77777777" w:rsidR="003D6BF4" w:rsidRDefault="003D6BF4" w:rsidP="004237A4">
      <w:pPr>
        <w:numPr>
          <w:ilvl w:val="3"/>
          <w:numId w:val="3"/>
        </w:numPr>
      </w:pPr>
      <w:r>
        <w:lastRenderedPageBreak/>
        <w:t>Glucose :</w:t>
      </w:r>
    </w:p>
    <w:p w14:paraId="043EFEFA" w14:textId="77777777" w:rsidR="003D6BF4" w:rsidRDefault="003D6BF4" w:rsidP="004237A4">
      <w:pPr>
        <w:numPr>
          <w:ilvl w:val="4"/>
          <w:numId w:val="3"/>
        </w:numPr>
      </w:pPr>
      <w:r>
        <w:t>Valeur physiologique : 2.2-4.2 mmol/L</w:t>
      </w:r>
    </w:p>
    <w:p w14:paraId="7FC87EFA" w14:textId="77777777" w:rsidR="003D6BF4" w:rsidRDefault="003D6BF4" w:rsidP="004237A4">
      <w:pPr>
        <w:numPr>
          <w:ilvl w:val="4"/>
          <w:numId w:val="3"/>
        </w:numPr>
      </w:pPr>
      <w:r>
        <w:t>Quotient glucose = glu LCR /glu SANG ; valeur normal : 0.6</w:t>
      </w:r>
    </w:p>
    <w:p w14:paraId="49BC4BEF" w14:textId="77777777" w:rsidR="003D6BF4" w:rsidRDefault="003D6BF4" w:rsidP="004237A4">
      <w:pPr>
        <w:numPr>
          <w:ilvl w:val="3"/>
          <w:numId w:val="3"/>
        </w:numPr>
      </w:pPr>
      <w:r>
        <w:t>Chlore : 124mmol/L</w:t>
      </w:r>
    </w:p>
    <w:p w14:paraId="57B9E744" w14:textId="77777777" w:rsidR="003D6BF4" w:rsidRDefault="003D6BF4" w:rsidP="004237A4">
      <w:pPr>
        <w:numPr>
          <w:ilvl w:val="3"/>
          <w:numId w:val="3"/>
        </w:numPr>
      </w:pPr>
      <w:r>
        <w:t>Lactate : &lt;3.2 mmol/L</w:t>
      </w:r>
    </w:p>
    <w:p w14:paraId="11E9F492" w14:textId="77777777" w:rsidR="003D6BF4" w:rsidRDefault="003D6BF4" w:rsidP="004237A4">
      <w:pPr>
        <w:numPr>
          <w:ilvl w:val="2"/>
          <w:numId w:val="3"/>
        </w:numPr>
      </w:pPr>
      <w:r>
        <w:t>Bactériologique</w:t>
      </w:r>
    </w:p>
    <w:p w14:paraId="575848D9" w14:textId="77777777" w:rsidR="003D6BF4" w:rsidRDefault="003D6BF4" w:rsidP="004237A4">
      <w:pPr>
        <w:numPr>
          <w:ilvl w:val="3"/>
          <w:numId w:val="3"/>
        </w:numPr>
      </w:pPr>
      <w:r>
        <w:t>Examen direct et culture : aseptique</w:t>
      </w:r>
    </w:p>
    <w:p w14:paraId="70EF956E" w14:textId="77777777" w:rsidR="003D6BF4" w:rsidRDefault="003D6BF4" w:rsidP="004237A4">
      <w:pPr>
        <w:numPr>
          <w:ilvl w:val="2"/>
          <w:numId w:val="3"/>
        </w:numPr>
      </w:pPr>
      <w:r>
        <w:t xml:space="preserve">Immunologique </w:t>
      </w:r>
    </w:p>
    <w:p w14:paraId="32448CAE" w14:textId="77777777" w:rsidR="003D6BF4" w:rsidRDefault="003D6BF4" w:rsidP="004237A4">
      <w:pPr>
        <w:numPr>
          <w:ilvl w:val="3"/>
          <w:numId w:val="3"/>
        </w:numPr>
      </w:pPr>
      <w:r>
        <w:t>Electrophorèse protéines LCR (isoélectrofocalisation)</w:t>
      </w:r>
    </w:p>
    <w:p w14:paraId="0AD5C276" w14:textId="77777777" w:rsidR="003D6BF4" w:rsidRDefault="003D6BF4" w:rsidP="004237A4">
      <w:pPr>
        <w:numPr>
          <w:ilvl w:val="3"/>
          <w:numId w:val="3"/>
        </w:numPr>
      </w:pPr>
      <w:r>
        <w:t>Profil normal :</w:t>
      </w:r>
    </w:p>
    <w:p w14:paraId="4591D4C6" w14:textId="77777777" w:rsidR="003D6BF4" w:rsidRDefault="003D6BF4" w:rsidP="004237A4">
      <w:pPr>
        <w:numPr>
          <w:ilvl w:val="4"/>
          <w:numId w:val="3"/>
        </w:numPr>
      </w:pPr>
      <w:r>
        <w:t>“Préalbumine, fraction Tau : visibles</w:t>
      </w:r>
    </w:p>
    <w:p w14:paraId="069C9AB5" w14:textId="77777777" w:rsidR="003D6BF4" w:rsidRDefault="003D6BF4" w:rsidP="004237A4">
      <w:pPr>
        <w:numPr>
          <w:ilvl w:val="4"/>
          <w:numId w:val="3"/>
        </w:numPr>
      </w:pPr>
      <w:r>
        <w:t>Gammaglobulines : aspect polyclonal</w:t>
      </w:r>
    </w:p>
    <w:p w14:paraId="40E7BF03" w14:textId="77777777" w:rsidR="003D6BF4" w:rsidRPr="006064DB" w:rsidRDefault="003D6BF4" w:rsidP="004237A4">
      <w:pPr>
        <w:numPr>
          <w:ilvl w:val="0"/>
          <w:numId w:val="3"/>
        </w:numPr>
        <w:rPr>
          <w:b/>
        </w:rPr>
      </w:pPr>
      <w:r w:rsidRPr="006064DB">
        <w:rPr>
          <w:b/>
        </w:rPr>
        <w:t>Pour le LCR perturber:</w:t>
      </w:r>
    </w:p>
    <w:p w14:paraId="1597A4D8" w14:textId="77777777" w:rsidR="003D6BF4" w:rsidRDefault="003D6BF4" w:rsidP="004237A4">
      <w:pPr>
        <w:numPr>
          <w:ilvl w:val="1"/>
          <w:numId w:val="3"/>
        </w:numPr>
      </w:pPr>
      <w:r>
        <w:t>Perturbation de la pression:</w:t>
      </w:r>
    </w:p>
    <w:p w14:paraId="759BA245" w14:textId="77777777" w:rsidR="003D6BF4" w:rsidRDefault="003D6BF4" w:rsidP="004237A4">
      <w:pPr>
        <w:numPr>
          <w:ilvl w:val="2"/>
          <w:numId w:val="3"/>
        </w:numPr>
      </w:pPr>
      <w:r>
        <w:t>Augmentation de la pression : Hypertension intracrânienne HTIC i.e. une HTIC c une augmentation de pression LCR</w:t>
      </w:r>
    </w:p>
    <w:p w14:paraId="6EAD2CEC" w14:textId="77777777" w:rsidR="003D6BF4" w:rsidRDefault="003D6BF4" w:rsidP="004237A4">
      <w:pPr>
        <w:numPr>
          <w:ilvl w:val="3"/>
          <w:numId w:val="3"/>
        </w:numPr>
      </w:pPr>
      <w:r>
        <w:t>Pression intracranienne PIC &gt;15 mmHg</w:t>
      </w:r>
    </w:p>
    <w:p w14:paraId="04A13D51" w14:textId="77777777" w:rsidR="003D6BF4" w:rsidRDefault="003D6BF4" w:rsidP="004237A4">
      <w:pPr>
        <w:numPr>
          <w:ilvl w:val="3"/>
          <w:numId w:val="3"/>
        </w:numPr>
      </w:pPr>
      <w:r>
        <w:t>Mesure de la PIC acd une ponction lombaire</w:t>
      </w:r>
    </w:p>
    <w:p w14:paraId="38BA0F56" w14:textId="77777777" w:rsidR="003D6BF4" w:rsidRDefault="003D6BF4" w:rsidP="004237A4">
      <w:pPr>
        <w:numPr>
          <w:ilvl w:val="3"/>
          <w:numId w:val="3"/>
        </w:numPr>
      </w:pPr>
      <w:r>
        <w:t xml:space="preserve">Clinique ; triade céphalées positionnelles i.e. en couché des fortes céphalées mais en position assise la céphalée vont disparaitre PATHOGNOMONIQUE, vomissement en jet, troubles visuels positionnels </w:t>
      </w:r>
    </w:p>
    <w:p w14:paraId="54EB37F3" w14:textId="77777777" w:rsidR="003D6BF4" w:rsidRDefault="003D6BF4" w:rsidP="004237A4">
      <w:pPr>
        <w:numPr>
          <w:ilvl w:val="3"/>
          <w:numId w:val="3"/>
        </w:numPr>
      </w:pPr>
      <w:r>
        <w:t>Trois mécanismes étiologiques:</w:t>
      </w:r>
    </w:p>
    <w:p w14:paraId="5ECE39B8" w14:textId="77777777" w:rsidR="003D6BF4" w:rsidRDefault="003D6BF4" w:rsidP="004237A4">
      <w:pPr>
        <w:numPr>
          <w:ilvl w:val="4"/>
          <w:numId w:val="3"/>
        </w:numPr>
      </w:pPr>
      <w:r>
        <w:t>Augmentation volume sanguin cérébral</w:t>
      </w:r>
    </w:p>
    <w:p w14:paraId="28893CE2" w14:textId="77777777" w:rsidR="003D6BF4" w:rsidRDefault="003D6BF4" w:rsidP="004237A4">
      <w:pPr>
        <w:numPr>
          <w:ilvl w:val="4"/>
          <w:numId w:val="3"/>
        </w:numPr>
      </w:pPr>
      <w:r>
        <w:t>Augmentation volume parenchyme cérébral</w:t>
      </w:r>
    </w:p>
    <w:p w14:paraId="33F1794D" w14:textId="77777777" w:rsidR="003D6BF4" w:rsidRDefault="003D6BF4" w:rsidP="004237A4">
      <w:pPr>
        <w:numPr>
          <w:ilvl w:val="4"/>
          <w:numId w:val="3"/>
        </w:numPr>
      </w:pPr>
      <w:r>
        <w:t xml:space="preserve">Augmentation volume LCR qui est surtout lié aux anomalies de la circulation du LCR </w:t>
      </w:r>
    </w:p>
    <w:p w14:paraId="51C75896" w14:textId="77777777" w:rsidR="003D6BF4" w:rsidRDefault="003D6BF4" w:rsidP="004237A4">
      <w:pPr>
        <w:numPr>
          <w:ilvl w:val="2"/>
          <w:numId w:val="3"/>
        </w:numPr>
      </w:pPr>
      <w:r>
        <w:t xml:space="preserve">Diminution de la pression : appelé hypotension spontanée du LCR </w:t>
      </w:r>
    </w:p>
    <w:p w14:paraId="679E559F" w14:textId="77777777" w:rsidR="003D6BF4" w:rsidRDefault="003D6BF4" w:rsidP="004237A4">
      <w:pPr>
        <w:numPr>
          <w:ilvl w:val="3"/>
          <w:numId w:val="3"/>
        </w:numPr>
      </w:pPr>
      <w:r>
        <w:t>Pression d’ouverture du LCR &lt;50mmHg ou voir non mesurable</w:t>
      </w:r>
    </w:p>
    <w:p w14:paraId="40479A84" w14:textId="77777777" w:rsidR="003D6BF4" w:rsidRDefault="003D6BF4" w:rsidP="004237A4">
      <w:pPr>
        <w:numPr>
          <w:ilvl w:val="3"/>
          <w:numId w:val="3"/>
        </w:numPr>
      </w:pPr>
      <w:r>
        <w:t>Hyperprotéinorachie</w:t>
      </w:r>
    </w:p>
    <w:p w14:paraId="15FF870F" w14:textId="77777777" w:rsidR="003D6BF4" w:rsidRDefault="003D6BF4" w:rsidP="004237A4">
      <w:pPr>
        <w:numPr>
          <w:ilvl w:val="3"/>
          <w:numId w:val="3"/>
        </w:numPr>
      </w:pPr>
      <w:r>
        <w:t>Pléiocytose lymphocytaire</w:t>
      </w:r>
    </w:p>
    <w:p w14:paraId="06ECFA68" w14:textId="77777777" w:rsidR="003D6BF4" w:rsidRDefault="003D6BF4" w:rsidP="004237A4">
      <w:pPr>
        <w:numPr>
          <w:ilvl w:val="3"/>
          <w:numId w:val="3"/>
        </w:numPr>
      </w:pPr>
      <w:r>
        <w:t xml:space="preserve">Glycorachie toujours normale </w:t>
      </w:r>
    </w:p>
    <w:p w14:paraId="4C4F24D9" w14:textId="77777777" w:rsidR="003D6BF4" w:rsidRDefault="003D6BF4" w:rsidP="004237A4">
      <w:pPr>
        <w:numPr>
          <w:ilvl w:val="3"/>
          <w:numId w:val="3"/>
        </w:numPr>
      </w:pPr>
      <w:r>
        <w:t>Critères diagnostiques de l’international Headache Society:</w:t>
      </w:r>
    </w:p>
    <w:p w14:paraId="13457419" w14:textId="77777777" w:rsidR="003D6BF4" w:rsidRDefault="003D6BF4" w:rsidP="004237A4">
      <w:pPr>
        <w:numPr>
          <w:ilvl w:val="3"/>
          <w:numId w:val="3"/>
        </w:numPr>
      </w:pPr>
      <w:r>
        <w:t>A. Céphalée diffuse et/ou s’aggravant dans les 15 minutes après passage en position assise ou debout, avec au moins un des symptômes suivants et remplissant le critère D :</w:t>
      </w:r>
    </w:p>
    <w:p w14:paraId="6A839FB2" w14:textId="77777777" w:rsidR="003D6BF4" w:rsidRDefault="003D6BF4" w:rsidP="004237A4">
      <w:pPr>
        <w:numPr>
          <w:ilvl w:val="4"/>
          <w:numId w:val="3"/>
        </w:numPr>
      </w:pPr>
      <w:r>
        <w:lastRenderedPageBreak/>
        <w:t>Raideur de nuque</w:t>
      </w:r>
    </w:p>
    <w:p w14:paraId="56926DD8" w14:textId="77777777" w:rsidR="003D6BF4" w:rsidRDefault="003D6BF4" w:rsidP="004237A4">
      <w:pPr>
        <w:numPr>
          <w:ilvl w:val="4"/>
          <w:numId w:val="3"/>
        </w:numPr>
      </w:pPr>
      <w:r>
        <w:t>Acouphène</w:t>
      </w:r>
    </w:p>
    <w:p w14:paraId="4A8CCCD0" w14:textId="77777777" w:rsidR="003D6BF4" w:rsidRDefault="003D6BF4" w:rsidP="004237A4">
      <w:pPr>
        <w:numPr>
          <w:ilvl w:val="4"/>
          <w:numId w:val="3"/>
        </w:numPr>
      </w:pPr>
      <w:r>
        <w:t>Hypoacousie</w:t>
      </w:r>
    </w:p>
    <w:p w14:paraId="169A1D22" w14:textId="77777777" w:rsidR="003D6BF4" w:rsidRDefault="003D6BF4" w:rsidP="004237A4">
      <w:pPr>
        <w:numPr>
          <w:ilvl w:val="4"/>
          <w:numId w:val="3"/>
        </w:numPr>
      </w:pPr>
      <w:r>
        <w:t>Photophobie</w:t>
      </w:r>
    </w:p>
    <w:p w14:paraId="315C6576" w14:textId="77777777" w:rsidR="003D6BF4" w:rsidRDefault="003D6BF4" w:rsidP="004237A4">
      <w:pPr>
        <w:numPr>
          <w:ilvl w:val="4"/>
          <w:numId w:val="3"/>
        </w:numPr>
      </w:pPr>
      <w:r>
        <w:t xml:space="preserve">Nausées </w:t>
      </w:r>
    </w:p>
    <w:p w14:paraId="40AD3DFA" w14:textId="77777777" w:rsidR="003D6BF4" w:rsidRDefault="003D6BF4" w:rsidP="004237A4">
      <w:pPr>
        <w:numPr>
          <w:ilvl w:val="3"/>
          <w:numId w:val="3"/>
        </w:numPr>
      </w:pPr>
      <w:r>
        <w:t>Critère B. Au moins un des items suivants:</w:t>
      </w:r>
    </w:p>
    <w:p w14:paraId="512F7F0E" w14:textId="77777777" w:rsidR="003D6BF4" w:rsidRDefault="003D6BF4" w:rsidP="004237A4">
      <w:pPr>
        <w:numPr>
          <w:ilvl w:val="4"/>
          <w:numId w:val="3"/>
        </w:numPr>
      </w:pPr>
      <w:r>
        <w:t>Signes d hypotension du LCR à l’IRM</w:t>
      </w:r>
    </w:p>
    <w:p w14:paraId="262A10C2" w14:textId="77777777" w:rsidR="003D6BF4" w:rsidRDefault="003D6BF4" w:rsidP="004237A4">
      <w:pPr>
        <w:numPr>
          <w:ilvl w:val="4"/>
          <w:numId w:val="3"/>
        </w:numPr>
      </w:pPr>
      <w:r>
        <w:t>Mise en évidence d’une fuite de LCR</w:t>
      </w:r>
    </w:p>
    <w:p w14:paraId="36D19FB2" w14:textId="77777777" w:rsidR="003D6BF4" w:rsidRDefault="003D6BF4" w:rsidP="004237A4">
      <w:pPr>
        <w:numPr>
          <w:ilvl w:val="4"/>
          <w:numId w:val="3"/>
        </w:numPr>
      </w:pPr>
      <w:r>
        <w:t>Pression d’ouverture du LCR &lt; 60mmH20</w:t>
      </w:r>
    </w:p>
    <w:p w14:paraId="22E83281" w14:textId="77777777" w:rsidR="003D6BF4" w:rsidRDefault="003D6BF4" w:rsidP="004237A4">
      <w:pPr>
        <w:numPr>
          <w:ilvl w:val="3"/>
          <w:numId w:val="3"/>
        </w:numPr>
      </w:pPr>
      <w:r>
        <w:t>C. Absence de PL ou d’autre cause de fistule du LCR</w:t>
      </w:r>
    </w:p>
    <w:p w14:paraId="40E6333D" w14:textId="768AC711" w:rsidR="003D6BF4" w:rsidRDefault="003D6BF4" w:rsidP="004237A4">
      <w:pPr>
        <w:numPr>
          <w:ilvl w:val="3"/>
          <w:numId w:val="3"/>
        </w:numPr>
      </w:pPr>
      <w:r>
        <w:t>D. Céphalée régresse dans les 72H après blood-patch i.e. traitement par les réanimateurs qui mettent du sang au niv</w:t>
      </w:r>
      <w:r w:rsidR="00291989">
        <w:t>eau</w:t>
      </w:r>
      <w:r>
        <w:t xml:space="preserve"> de la brèche de la PL pour empêcher que le LCR sorte</w:t>
      </w:r>
    </w:p>
    <w:p w14:paraId="5A4883B9" w14:textId="77777777" w:rsidR="003D6BF4" w:rsidRDefault="003D6BF4" w:rsidP="004237A4">
      <w:pPr>
        <w:numPr>
          <w:ilvl w:val="2"/>
          <w:numId w:val="3"/>
        </w:numPr>
      </w:pPr>
      <w:r>
        <w:t>Étiologiques:</w:t>
      </w:r>
    </w:p>
    <w:p w14:paraId="2AF244DF" w14:textId="77777777" w:rsidR="003D6BF4" w:rsidRDefault="003D6BF4" w:rsidP="004237A4">
      <w:pPr>
        <w:numPr>
          <w:ilvl w:val="3"/>
          <w:numId w:val="3"/>
        </w:numPr>
      </w:pPr>
      <w:r>
        <w:t>Hypovolémie</w:t>
      </w:r>
    </w:p>
    <w:p w14:paraId="2B48F1BC" w14:textId="77777777" w:rsidR="003D6BF4" w:rsidRDefault="003D6BF4" w:rsidP="004237A4">
      <w:pPr>
        <w:numPr>
          <w:ilvl w:val="3"/>
          <w:numId w:val="3"/>
        </w:numPr>
      </w:pPr>
      <w:r>
        <w:t>Drainage excessif du LCR</w:t>
      </w:r>
    </w:p>
    <w:p w14:paraId="286E8128" w14:textId="77777777" w:rsidR="003D6BF4" w:rsidRDefault="003D6BF4" w:rsidP="004237A4">
      <w:pPr>
        <w:numPr>
          <w:ilvl w:val="3"/>
          <w:numId w:val="3"/>
        </w:numPr>
      </w:pPr>
      <w:r>
        <w:t>Fuites traumatiques de LCR</w:t>
      </w:r>
    </w:p>
    <w:p w14:paraId="325D966D" w14:textId="77777777" w:rsidR="003D6BF4" w:rsidRDefault="003D6BF4" w:rsidP="004237A4">
      <w:pPr>
        <w:numPr>
          <w:ilvl w:val="3"/>
          <w:numId w:val="3"/>
        </w:numPr>
      </w:pPr>
      <w:r>
        <w:t>Fuites spontanées du LCR</w:t>
      </w:r>
    </w:p>
    <w:p w14:paraId="4B60A498" w14:textId="77777777" w:rsidR="003D6BF4" w:rsidRDefault="003D6BF4" w:rsidP="004237A4">
      <w:pPr>
        <w:numPr>
          <w:ilvl w:val="3"/>
          <w:numId w:val="3"/>
        </w:numPr>
      </w:pPr>
      <w:r>
        <w:t>Hernies discales</w:t>
      </w:r>
    </w:p>
    <w:p w14:paraId="5597429E" w14:textId="77777777" w:rsidR="003D6BF4" w:rsidRDefault="003D6BF4" w:rsidP="004237A4">
      <w:pPr>
        <w:numPr>
          <w:ilvl w:val="1"/>
          <w:numId w:val="3"/>
        </w:numPr>
      </w:pPr>
      <w:r>
        <w:t>Perturbation cytologique:</w:t>
      </w:r>
    </w:p>
    <w:p w14:paraId="26E39AB7" w14:textId="77777777" w:rsidR="003D6BF4" w:rsidRDefault="003D6BF4" w:rsidP="004237A4">
      <w:pPr>
        <w:numPr>
          <w:ilvl w:val="2"/>
          <w:numId w:val="3"/>
        </w:numPr>
      </w:pPr>
      <w:r>
        <w:t>Quantitative : pléocytose à prédominance :</w:t>
      </w:r>
    </w:p>
    <w:p w14:paraId="04B326DD" w14:textId="77777777" w:rsidR="003D6BF4" w:rsidRDefault="003D6BF4" w:rsidP="004237A4">
      <w:pPr>
        <w:numPr>
          <w:ilvl w:val="3"/>
          <w:numId w:val="3"/>
        </w:numPr>
      </w:pPr>
      <w:r>
        <w:t xml:space="preserve">Monocytaire : lié à une irritation antérieure du SN </w:t>
      </w:r>
    </w:p>
    <w:p w14:paraId="67E6B197" w14:textId="77777777" w:rsidR="003D6BF4" w:rsidRDefault="003D6BF4" w:rsidP="004237A4">
      <w:pPr>
        <w:numPr>
          <w:ilvl w:val="3"/>
          <w:numId w:val="3"/>
        </w:numPr>
      </w:pPr>
      <w:r>
        <w:t>Granulocytes : lié à une inflammation purulente (bactérienne)</w:t>
      </w:r>
    </w:p>
    <w:p w14:paraId="1837EEBC" w14:textId="77777777" w:rsidR="003D6BF4" w:rsidRDefault="003D6BF4" w:rsidP="004237A4">
      <w:pPr>
        <w:numPr>
          <w:ilvl w:val="3"/>
          <w:numId w:val="3"/>
        </w:numPr>
      </w:pPr>
      <w:r>
        <w:t>Lymphocytaires:</w:t>
      </w:r>
    </w:p>
    <w:p w14:paraId="34CE65F5" w14:textId="77777777" w:rsidR="003D6BF4" w:rsidRDefault="003D6BF4" w:rsidP="004237A4">
      <w:pPr>
        <w:numPr>
          <w:ilvl w:val="4"/>
          <w:numId w:val="3"/>
        </w:numPr>
      </w:pPr>
      <w:r>
        <w:t>Lié à une inflammation non purulente d’origine virale</w:t>
      </w:r>
    </w:p>
    <w:p w14:paraId="6D2A42AA" w14:textId="77777777" w:rsidR="003D6BF4" w:rsidRDefault="003D6BF4" w:rsidP="004237A4">
      <w:pPr>
        <w:numPr>
          <w:ilvl w:val="4"/>
          <w:numId w:val="3"/>
        </w:numPr>
      </w:pPr>
      <w:r>
        <w:t>Certaines neuroinfections bactériennes</w:t>
      </w:r>
    </w:p>
    <w:p w14:paraId="094C6BB9" w14:textId="77777777" w:rsidR="003D6BF4" w:rsidRDefault="003D6BF4" w:rsidP="004237A4">
      <w:pPr>
        <w:numPr>
          <w:ilvl w:val="2"/>
          <w:numId w:val="3"/>
        </w:numPr>
      </w:pPr>
      <w:r>
        <w:t>Qualitative : i.e. la présence de sang dans le LCR</w:t>
      </w:r>
    </w:p>
    <w:p w14:paraId="53CD4457" w14:textId="77777777" w:rsidR="003D6BF4" w:rsidRDefault="003D6BF4" w:rsidP="004237A4">
      <w:pPr>
        <w:numPr>
          <w:ilvl w:val="3"/>
          <w:numId w:val="3"/>
        </w:numPr>
      </w:pPr>
      <w:r>
        <w:t>Présence de sang:</w:t>
      </w:r>
    </w:p>
    <w:p w14:paraId="04C396ED" w14:textId="77777777" w:rsidR="003D6BF4" w:rsidRDefault="003D6BF4" w:rsidP="004237A4">
      <w:pPr>
        <w:numPr>
          <w:ilvl w:val="4"/>
          <w:numId w:val="3"/>
        </w:numPr>
      </w:pPr>
      <w:r>
        <w:t>Post traumatique après PL ex: en touchant un gros vx ou petit</w:t>
      </w:r>
    </w:p>
    <w:p w14:paraId="5E81A2FD" w14:textId="77777777" w:rsidR="003D6BF4" w:rsidRDefault="003D6BF4" w:rsidP="004237A4">
      <w:pPr>
        <w:numPr>
          <w:ilvl w:val="4"/>
          <w:numId w:val="3"/>
        </w:numPr>
      </w:pPr>
      <w:r>
        <w:t>Saignement dans la circulation du LCR</w:t>
      </w:r>
    </w:p>
    <w:p w14:paraId="2E56BA26" w14:textId="77777777" w:rsidR="003D6BF4" w:rsidRDefault="003D6BF4" w:rsidP="004237A4">
      <w:pPr>
        <w:numPr>
          <w:ilvl w:val="3"/>
          <w:numId w:val="3"/>
        </w:numPr>
      </w:pPr>
      <w:r>
        <w:t>Présence de cellules :</w:t>
      </w:r>
    </w:p>
    <w:p w14:paraId="50300F68" w14:textId="77777777" w:rsidR="003D6BF4" w:rsidRDefault="003D6BF4" w:rsidP="004237A4">
      <w:pPr>
        <w:numPr>
          <w:ilvl w:val="4"/>
          <w:numId w:val="3"/>
        </w:numPr>
      </w:pPr>
      <w:r>
        <w:t>Méningite carcinomateuse par anapath</w:t>
      </w:r>
    </w:p>
    <w:p w14:paraId="5ECBED2F" w14:textId="77777777" w:rsidR="003D6BF4" w:rsidRDefault="003D6BF4" w:rsidP="004237A4">
      <w:pPr>
        <w:numPr>
          <w:ilvl w:val="1"/>
          <w:numId w:val="3"/>
        </w:numPr>
      </w:pPr>
      <w:r>
        <w:t>Perturbation cytologique et chimique:</w:t>
      </w:r>
    </w:p>
    <w:p w14:paraId="50570D33" w14:textId="77777777" w:rsidR="003D6BF4" w:rsidRDefault="003D6BF4" w:rsidP="004237A4">
      <w:pPr>
        <w:numPr>
          <w:ilvl w:val="2"/>
          <w:numId w:val="3"/>
        </w:numPr>
      </w:pPr>
      <w:r>
        <w:t>Trois syndromes :</w:t>
      </w:r>
    </w:p>
    <w:p w14:paraId="36A2314C" w14:textId="77777777" w:rsidR="003D6BF4" w:rsidRDefault="003D6BF4" w:rsidP="004237A4">
      <w:pPr>
        <w:numPr>
          <w:ilvl w:val="3"/>
          <w:numId w:val="3"/>
        </w:numPr>
      </w:pPr>
      <w:r>
        <w:t>Syndrome d’association protéino-cytologique:</w:t>
      </w:r>
    </w:p>
    <w:p w14:paraId="074A0D4D" w14:textId="77777777" w:rsidR="003D6BF4" w:rsidRDefault="003D6BF4" w:rsidP="004237A4">
      <w:pPr>
        <w:numPr>
          <w:ilvl w:val="4"/>
          <w:numId w:val="3"/>
        </w:numPr>
      </w:pPr>
      <w:r>
        <w:lastRenderedPageBreak/>
        <w:t>C’est une augmentation de la protéinorachie et de la cellularité neutrophile, avec hypo glycorachie</w:t>
      </w:r>
    </w:p>
    <w:p w14:paraId="3EECEA89" w14:textId="77777777" w:rsidR="003D6BF4" w:rsidRDefault="003D6BF4" w:rsidP="004237A4">
      <w:pPr>
        <w:numPr>
          <w:ilvl w:val="4"/>
          <w:numId w:val="3"/>
        </w:numPr>
      </w:pPr>
      <w:r>
        <w:t>Typique d’une neuro infection</w:t>
      </w:r>
    </w:p>
    <w:p w14:paraId="21EE6004" w14:textId="77777777" w:rsidR="003D6BF4" w:rsidRDefault="003D6BF4" w:rsidP="004237A4">
      <w:pPr>
        <w:numPr>
          <w:ilvl w:val="3"/>
          <w:numId w:val="3"/>
        </w:numPr>
      </w:pPr>
      <w:r>
        <w:t>Syndrome de dissociation protéino-cytologique ou albuno-cytologique</w:t>
      </w:r>
    </w:p>
    <w:p w14:paraId="50E62F8D" w14:textId="77777777" w:rsidR="003D6BF4" w:rsidRDefault="003D6BF4" w:rsidP="004237A4">
      <w:pPr>
        <w:numPr>
          <w:ilvl w:val="4"/>
          <w:numId w:val="3"/>
        </w:numPr>
      </w:pPr>
      <w:r>
        <w:t>C’est une hyperprotéinorrachie avec une cellularité normale</w:t>
      </w:r>
    </w:p>
    <w:p w14:paraId="29BB139C" w14:textId="77777777" w:rsidR="003D6BF4" w:rsidRDefault="003D6BF4" w:rsidP="004237A4">
      <w:pPr>
        <w:numPr>
          <w:ilvl w:val="4"/>
          <w:numId w:val="3"/>
        </w:numPr>
      </w:pPr>
      <w:r>
        <w:t>Causes: obstacle circulation LCR, sclérose en plaque, phase terminale d’une inflammation du SN</w:t>
      </w:r>
    </w:p>
    <w:p w14:paraId="08EC03EB" w14:textId="77777777" w:rsidR="003D6BF4" w:rsidRDefault="003D6BF4" w:rsidP="004237A4">
      <w:pPr>
        <w:numPr>
          <w:ilvl w:val="3"/>
          <w:numId w:val="3"/>
        </w:numPr>
      </w:pPr>
      <w:r>
        <w:t>Syndrome de dissociation cyto-protéique:</w:t>
      </w:r>
    </w:p>
    <w:p w14:paraId="615F0358" w14:textId="77777777" w:rsidR="003D6BF4" w:rsidRDefault="003D6BF4" w:rsidP="004237A4">
      <w:pPr>
        <w:numPr>
          <w:ilvl w:val="4"/>
          <w:numId w:val="3"/>
        </w:numPr>
      </w:pPr>
      <w:r>
        <w:t>Augmentation de la cellularité, protéinorachie normale</w:t>
      </w:r>
    </w:p>
    <w:p w14:paraId="151030EC" w14:textId="77777777" w:rsidR="003D6BF4" w:rsidRDefault="003D6BF4" w:rsidP="004237A4">
      <w:pPr>
        <w:numPr>
          <w:ilvl w:val="4"/>
          <w:numId w:val="3"/>
        </w:numPr>
      </w:pPr>
      <w:r>
        <w:t>Lié à la phase initiale d’une inflammation du SN i.e. au début</w:t>
      </w:r>
    </w:p>
    <w:p w14:paraId="29317B11" w14:textId="77777777" w:rsidR="003D6BF4" w:rsidRDefault="003D6BF4" w:rsidP="004237A4">
      <w:pPr>
        <w:numPr>
          <w:ilvl w:val="1"/>
          <w:numId w:val="3"/>
        </w:numPr>
      </w:pPr>
      <w:r>
        <w:t>Perturbation immunologique:</w:t>
      </w:r>
    </w:p>
    <w:p w14:paraId="6A4B10E4" w14:textId="77777777" w:rsidR="003D6BF4" w:rsidRDefault="003D6BF4" w:rsidP="004237A4">
      <w:pPr>
        <w:numPr>
          <w:ilvl w:val="2"/>
          <w:numId w:val="3"/>
        </w:numPr>
      </w:pPr>
      <w:r>
        <w:t>Résultat de l isoélectrofocalisation du LCR : il y 5 types surtout pour le diagnostic du sclérose:</w:t>
      </w:r>
    </w:p>
    <w:p w14:paraId="5CD3F33D" w14:textId="77777777" w:rsidR="003D6BF4" w:rsidRDefault="003D6BF4" w:rsidP="004237A4">
      <w:pPr>
        <w:numPr>
          <w:ilvl w:val="2"/>
          <w:numId w:val="3"/>
        </w:numPr>
      </w:pPr>
      <w:r>
        <w:t>*ici recherche des BO dans le LCR et dans le sérum</w:t>
      </w:r>
    </w:p>
    <w:p w14:paraId="4A274107" w14:textId="77777777" w:rsidR="003D6BF4" w:rsidRDefault="003D6BF4" w:rsidP="004237A4">
      <w:pPr>
        <w:numPr>
          <w:ilvl w:val="3"/>
          <w:numId w:val="3"/>
        </w:numPr>
      </w:pPr>
      <w:r>
        <w:t>Type 1:</w:t>
      </w:r>
    </w:p>
    <w:p w14:paraId="5EF68986" w14:textId="77777777" w:rsidR="003D6BF4" w:rsidRDefault="003D6BF4" w:rsidP="004237A4">
      <w:pPr>
        <w:numPr>
          <w:ilvl w:val="4"/>
          <w:numId w:val="3"/>
        </w:numPr>
      </w:pPr>
      <w:r>
        <w:t>Type normal sans bandes oligoclonales BO</w:t>
      </w:r>
    </w:p>
    <w:p w14:paraId="3306CDAB" w14:textId="77777777" w:rsidR="003D6BF4" w:rsidRDefault="003D6BF4" w:rsidP="004237A4">
      <w:pPr>
        <w:numPr>
          <w:ilvl w:val="4"/>
          <w:numId w:val="3"/>
        </w:numPr>
      </w:pPr>
      <w:r>
        <w:t>Aucune synthèse intrathérale d IgG</w:t>
      </w:r>
    </w:p>
    <w:p w14:paraId="270CF9DB" w14:textId="77777777" w:rsidR="003D6BF4" w:rsidRDefault="003D6BF4" w:rsidP="004237A4">
      <w:pPr>
        <w:numPr>
          <w:ilvl w:val="3"/>
          <w:numId w:val="3"/>
        </w:numPr>
      </w:pPr>
      <w:r>
        <w:t>Type 2:</w:t>
      </w:r>
    </w:p>
    <w:p w14:paraId="37DA0D24" w14:textId="77777777" w:rsidR="003D6BF4" w:rsidRDefault="003D6BF4" w:rsidP="004237A4">
      <w:pPr>
        <w:numPr>
          <w:ilvl w:val="4"/>
          <w:numId w:val="3"/>
        </w:numPr>
      </w:pPr>
      <w:r>
        <w:t>BO uniquement dans le LCR mais pas dans le sérum</w:t>
      </w:r>
    </w:p>
    <w:p w14:paraId="4336FBF7" w14:textId="77777777" w:rsidR="003D6BF4" w:rsidRDefault="003D6BF4" w:rsidP="004237A4">
      <w:pPr>
        <w:numPr>
          <w:ilvl w:val="4"/>
          <w:numId w:val="3"/>
        </w:numPr>
      </w:pPr>
      <w:r>
        <w:t>Prouve une synthèse intrathérale d IgG</w:t>
      </w:r>
    </w:p>
    <w:p w14:paraId="2F6CFD10" w14:textId="77777777" w:rsidR="003D6BF4" w:rsidRDefault="003D6BF4" w:rsidP="004237A4">
      <w:pPr>
        <w:numPr>
          <w:ilvl w:val="3"/>
          <w:numId w:val="3"/>
        </w:numPr>
      </w:pPr>
      <w:r>
        <w:t>Type 3:</w:t>
      </w:r>
    </w:p>
    <w:p w14:paraId="0335097C" w14:textId="77777777" w:rsidR="003D6BF4" w:rsidRDefault="003D6BF4" w:rsidP="004237A4">
      <w:pPr>
        <w:numPr>
          <w:ilvl w:val="4"/>
          <w:numId w:val="3"/>
        </w:numPr>
      </w:pPr>
      <w:r>
        <w:t>BO uniquement dans le LCR i.e. comme le type 2</w:t>
      </w:r>
    </w:p>
    <w:p w14:paraId="24B99624" w14:textId="77777777" w:rsidR="003D6BF4" w:rsidRDefault="003D6BF4" w:rsidP="004237A4">
      <w:pPr>
        <w:numPr>
          <w:ilvl w:val="4"/>
          <w:numId w:val="3"/>
        </w:numPr>
      </w:pPr>
      <w:r>
        <w:t>Et BO bandes oligoclonales identiques dans le LCR et le sérum (comme type 4)</w:t>
      </w:r>
    </w:p>
    <w:p w14:paraId="7EC1B07A" w14:textId="77777777" w:rsidR="003D6BF4" w:rsidRDefault="003D6BF4" w:rsidP="004237A4">
      <w:pPr>
        <w:numPr>
          <w:ilvl w:val="4"/>
          <w:numId w:val="3"/>
        </w:numPr>
      </w:pPr>
      <w:r>
        <w:t>Avec signes d’une synthèse intrathérale d IgG dans la réaction immunitaire systémique i.e. on voit une réaction immunitaire systémique</w:t>
      </w:r>
    </w:p>
    <w:p w14:paraId="679C4183" w14:textId="77777777" w:rsidR="003D6BF4" w:rsidRDefault="003D6BF4" w:rsidP="004237A4">
      <w:pPr>
        <w:numPr>
          <w:ilvl w:val="3"/>
          <w:numId w:val="3"/>
        </w:numPr>
      </w:pPr>
      <w:r>
        <w:t>Type 4:</w:t>
      </w:r>
    </w:p>
    <w:p w14:paraId="708A2EE8" w14:textId="77777777" w:rsidR="003D6BF4" w:rsidRDefault="003D6BF4" w:rsidP="004237A4">
      <w:pPr>
        <w:numPr>
          <w:ilvl w:val="4"/>
          <w:numId w:val="3"/>
        </w:numPr>
      </w:pPr>
      <w:r>
        <w:t>BO Bandes oligoclonales identiques dans le LCR et le sérum par filtration passive d IgG du sang dans le LCR</w:t>
      </w:r>
    </w:p>
    <w:p w14:paraId="00365ED7" w14:textId="77777777" w:rsidR="003D6BF4" w:rsidRDefault="003D6BF4" w:rsidP="004237A4">
      <w:pPr>
        <w:numPr>
          <w:ilvl w:val="4"/>
          <w:numId w:val="3"/>
        </w:numPr>
      </w:pPr>
      <w:r>
        <w:t>Sur fond de processus immunitaire systémique</w:t>
      </w:r>
    </w:p>
    <w:p w14:paraId="40E10897" w14:textId="77777777" w:rsidR="003D6BF4" w:rsidRDefault="003D6BF4" w:rsidP="004237A4">
      <w:pPr>
        <w:numPr>
          <w:ilvl w:val="4"/>
          <w:numId w:val="3"/>
        </w:numPr>
      </w:pPr>
      <w:r>
        <w:t>Pas de synthèse intrathérale d IgG car c pas forcement actif</w:t>
      </w:r>
    </w:p>
    <w:p w14:paraId="14136253" w14:textId="77777777" w:rsidR="003D6BF4" w:rsidRDefault="003D6BF4" w:rsidP="004237A4">
      <w:pPr>
        <w:numPr>
          <w:ilvl w:val="3"/>
          <w:numId w:val="3"/>
        </w:numPr>
      </w:pPr>
      <w:r>
        <w:t>Type 5 :</w:t>
      </w:r>
    </w:p>
    <w:p w14:paraId="46AFC75E" w14:textId="77777777" w:rsidR="003D6BF4" w:rsidRDefault="003D6BF4" w:rsidP="004237A4">
      <w:pPr>
        <w:numPr>
          <w:ilvl w:val="4"/>
          <w:numId w:val="3"/>
        </w:numPr>
      </w:pPr>
      <w:r>
        <w:lastRenderedPageBreak/>
        <w:t>Une paraprotéine qu’on  trouve, le gammapathie monoclonale, est dissociée en plusieurs bandes très voisines à la focalisation isoélectrique</w:t>
      </w:r>
    </w:p>
    <w:p w14:paraId="60804A59" w14:textId="77777777" w:rsidR="003D6BF4" w:rsidRDefault="003D6BF4" w:rsidP="004237A4">
      <w:pPr>
        <w:numPr>
          <w:ilvl w:val="4"/>
          <w:numId w:val="3"/>
        </w:numPr>
      </w:pPr>
      <w:r>
        <w:t>Pas de synthèse intrathérale d IgG</w:t>
      </w:r>
    </w:p>
    <w:p w14:paraId="34B11312" w14:textId="77777777" w:rsidR="003D6BF4" w:rsidRDefault="003D6BF4" w:rsidP="004237A4">
      <w:pPr>
        <w:numPr>
          <w:ilvl w:val="2"/>
          <w:numId w:val="3"/>
        </w:numPr>
      </w:pPr>
      <w:r>
        <w:t>Différent profil selon le résultat de l’électrophorèse du LCR :</w:t>
      </w:r>
    </w:p>
    <w:p w14:paraId="0835721C" w14:textId="4503D641" w:rsidR="003D6BF4" w:rsidRDefault="003D6BF4" w:rsidP="004237A4">
      <w:pPr>
        <w:numPr>
          <w:ilvl w:val="3"/>
          <w:numId w:val="3"/>
        </w:numPr>
      </w:pPr>
      <w:r>
        <w:t>Profil transsudatif</w:t>
      </w:r>
      <w:r w:rsidR="00291989">
        <w:t xml:space="preserve"> </w:t>
      </w:r>
      <w:r>
        <w:t>:</w:t>
      </w:r>
    </w:p>
    <w:p w14:paraId="0567441D" w14:textId="77777777" w:rsidR="003D6BF4" w:rsidRDefault="003D6BF4" w:rsidP="004237A4">
      <w:pPr>
        <w:numPr>
          <w:ilvl w:val="4"/>
          <w:numId w:val="3"/>
        </w:numPr>
      </w:pPr>
      <w:r>
        <w:t>Protéinorachie augmentée, albumine augmenté</w:t>
      </w:r>
    </w:p>
    <w:p w14:paraId="65ACB8E4" w14:textId="77777777" w:rsidR="003D6BF4" w:rsidRDefault="003D6BF4" w:rsidP="004237A4">
      <w:pPr>
        <w:numPr>
          <w:ilvl w:val="4"/>
          <w:numId w:val="3"/>
        </w:numPr>
      </w:pPr>
      <w:r>
        <w:t>Pas d’anomalie de répartition des gammaglobulines</w:t>
      </w:r>
    </w:p>
    <w:p w14:paraId="2E3DF10D" w14:textId="77777777" w:rsidR="003D6BF4" w:rsidRDefault="003D6BF4" w:rsidP="004237A4">
      <w:pPr>
        <w:numPr>
          <w:ilvl w:val="4"/>
          <w:numId w:val="3"/>
        </w:numPr>
      </w:pPr>
      <w:r>
        <w:t>Traduit une augmentation de la perméabilité capillaire</w:t>
      </w:r>
    </w:p>
    <w:p w14:paraId="19553A9E" w14:textId="77777777" w:rsidR="003D6BF4" w:rsidRDefault="003D6BF4" w:rsidP="004237A4">
      <w:pPr>
        <w:numPr>
          <w:ilvl w:val="4"/>
          <w:numId w:val="3"/>
        </w:numPr>
      </w:pPr>
      <w:r>
        <w:t>Causes : tumeurs cérébrales,syn de Guillain-barré, accident vasculaire cérébral</w:t>
      </w:r>
    </w:p>
    <w:p w14:paraId="75B69065" w14:textId="77777777" w:rsidR="003D6BF4" w:rsidRDefault="003D6BF4" w:rsidP="004237A4">
      <w:pPr>
        <w:numPr>
          <w:ilvl w:val="3"/>
          <w:numId w:val="3"/>
        </w:numPr>
      </w:pPr>
      <w:r>
        <w:t>Profil transsudatif et oligoclonal:</w:t>
      </w:r>
    </w:p>
    <w:p w14:paraId="77CE5A17" w14:textId="77777777" w:rsidR="003D6BF4" w:rsidRDefault="003D6BF4" w:rsidP="004237A4">
      <w:pPr>
        <w:numPr>
          <w:ilvl w:val="4"/>
          <w:numId w:val="3"/>
        </w:numPr>
      </w:pPr>
      <w:r>
        <w:t>Profil gammaglobulines différent du sérum</w:t>
      </w:r>
    </w:p>
    <w:p w14:paraId="426317AC" w14:textId="77777777" w:rsidR="003D6BF4" w:rsidRDefault="003D6BF4" w:rsidP="004237A4">
      <w:pPr>
        <w:numPr>
          <w:ilvl w:val="4"/>
          <w:numId w:val="3"/>
        </w:numPr>
      </w:pPr>
      <w:r>
        <w:t>Elévation de la protéinorachie</w:t>
      </w:r>
    </w:p>
    <w:p w14:paraId="6E8FE9F0" w14:textId="77777777" w:rsidR="003D6BF4" w:rsidRDefault="003D6BF4" w:rsidP="004237A4">
      <w:pPr>
        <w:numPr>
          <w:ilvl w:val="4"/>
          <w:numId w:val="3"/>
        </w:numPr>
      </w:pPr>
      <w:r>
        <w:t>Causes : lors des infections méningées</w:t>
      </w:r>
    </w:p>
    <w:p w14:paraId="220E8ED4" w14:textId="7C1A10AC" w:rsidR="003D6BF4" w:rsidRDefault="003D6BF4" w:rsidP="004237A4">
      <w:pPr>
        <w:numPr>
          <w:ilvl w:val="2"/>
          <w:numId w:val="3"/>
        </w:numPr>
      </w:pPr>
      <w:r>
        <w:t xml:space="preserve">Étiologies selon la production intrathérale d immunoglobulines: i.e. savoir l’étiologie selon l’immunoglobuline </w:t>
      </w:r>
      <w:r w:rsidR="00291989">
        <w:t>prédominée</w:t>
      </w:r>
    </w:p>
    <w:p w14:paraId="238A318F" w14:textId="77777777" w:rsidR="003D6BF4" w:rsidRDefault="003D6BF4" w:rsidP="004237A4">
      <w:pPr>
        <w:numPr>
          <w:ilvl w:val="3"/>
          <w:numId w:val="3"/>
        </w:numPr>
      </w:pPr>
      <w:r>
        <w:t>Prédominance des IgG : sclérose en plaque</w:t>
      </w:r>
    </w:p>
    <w:p w14:paraId="079C0CED" w14:textId="77777777" w:rsidR="003D6BF4" w:rsidRDefault="003D6BF4" w:rsidP="004237A4">
      <w:pPr>
        <w:numPr>
          <w:ilvl w:val="3"/>
          <w:numId w:val="3"/>
        </w:numPr>
      </w:pPr>
      <w:r>
        <w:t>Prédominance d IgA : neurotuberculose, abcès cérébral, adrénoleucodystrophie</w:t>
      </w:r>
    </w:p>
    <w:p w14:paraId="08A888A3" w14:textId="77777777" w:rsidR="003D6BF4" w:rsidRDefault="003D6BF4" w:rsidP="004237A4">
      <w:pPr>
        <w:numPr>
          <w:ilvl w:val="3"/>
          <w:numId w:val="3"/>
        </w:numPr>
      </w:pPr>
      <w:r>
        <w:t xml:space="preserve">Prédominance des IgM : neuroborréliose, méningo-encéphalite ourlienne, lymphomes non hodgkiniens </w:t>
      </w:r>
    </w:p>
    <w:p w14:paraId="448E92F5" w14:textId="77777777" w:rsidR="003D6BF4" w:rsidRDefault="003D6BF4" w:rsidP="003D6BF4">
      <w:pPr>
        <w:numPr>
          <w:ilvl w:val="0"/>
          <w:numId w:val="0"/>
        </w:numPr>
        <w:spacing w:after="200"/>
      </w:pPr>
      <w:r>
        <w:br w:type="page"/>
      </w:r>
    </w:p>
    <w:p w14:paraId="2CA88E42" w14:textId="77777777" w:rsidR="003D6BF4" w:rsidRDefault="003D6BF4" w:rsidP="003D6BF4">
      <w:pPr>
        <w:pStyle w:val="Titre"/>
      </w:pPr>
      <w:r>
        <w:lastRenderedPageBreak/>
        <w:t>Prise en charge du syndrome myogène</w:t>
      </w:r>
    </w:p>
    <w:p w14:paraId="596637DE" w14:textId="77777777" w:rsidR="003D6BF4" w:rsidRDefault="003D6BF4" w:rsidP="003D6BF4">
      <w:pPr>
        <w:pStyle w:val="Sous-titre"/>
      </w:pPr>
      <w:r>
        <w:t>Objectifs:</w:t>
      </w:r>
    </w:p>
    <w:p w14:paraId="417A1AD6" w14:textId="77777777" w:rsidR="003D6BF4" w:rsidRDefault="003D6BF4" w:rsidP="004237A4">
      <w:pPr>
        <w:numPr>
          <w:ilvl w:val="0"/>
          <w:numId w:val="3"/>
        </w:numPr>
      </w:pPr>
      <w:r>
        <w:t>Poser le diagnostic d’un syndrome myogène</w:t>
      </w:r>
    </w:p>
    <w:p w14:paraId="04645FC2" w14:textId="77777777" w:rsidR="003D6BF4" w:rsidRDefault="003D6BF4" w:rsidP="004237A4">
      <w:pPr>
        <w:numPr>
          <w:ilvl w:val="0"/>
          <w:numId w:val="3"/>
        </w:numPr>
      </w:pPr>
      <w:r>
        <w:t>Etiologie et prise en charge</w:t>
      </w:r>
    </w:p>
    <w:p w14:paraId="19BA4B0E" w14:textId="77777777" w:rsidR="003D6BF4" w:rsidRDefault="003D6BF4" w:rsidP="003D6BF4">
      <w:pPr>
        <w:pStyle w:val="Sous-titre"/>
      </w:pPr>
      <w:r>
        <w:t>Introduction:</w:t>
      </w:r>
    </w:p>
    <w:p w14:paraId="1ADE06B2" w14:textId="77777777" w:rsidR="003D6BF4" w:rsidRDefault="003D6BF4" w:rsidP="004237A4">
      <w:pPr>
        <w:numPr>
          <w:ilvl w:val="0"/>
          <w:numId w:val="3"/>
        </w:numPr>
      </w:pPr>
      <w:r>
        <w:t>Définition:</w:t>
      </w:r>
    </w:p>
    <w:p w14:paraId="52B38D64" w14:textId="77777777" w:rsidR="003D6BF4" w:rsidRDefault="003D6BF4" w:rsidP="004237A4">
      <w:pPr>
        <w:numPr>
          <w:ilvl w:val="1"/>
          <w:numId w:val="3"/>
        </w:numPr>
      </w:pPr>
      <w:r>
        <w:t>C une atteintes cliniques, biologiques, électriques et histologiques des muscles striés</w:t>
      </w:r>
    </w:p>
    <w:p w14:paraId="4D440E0B" w14:textId="77777777" w:rsidR="003D6BF4" w:rsidRDefault="003D6BF4" w:rsidP="004237A4">
      <w:pPr>
        <w:numPr>
          <w:ilvl w:val="0"/>
          <w:numId w:val="3"/>
        </w:numPr>
      </w:pPr>
      <w:r>
        <w:t>Il y a des signes négatifs lors de ce syndrome :</w:t>
      </w:r>
    </w:p>
    <w:p w14:paraId="46DB983C" w14:textId="77777777" w:rsidR="003D6BF4" w:rsidRDefault="003D6BF4" w:rsidP="004237A4">
      <w:pPr>
        <w:numPr>
          <w:ilvl w:val="1"/>
          <w:numId w:val="3"/>
        </w:numPr>
      </w:pPr>
      <w:r>
        <w:t>Absence atteinte pyramidale</w:t>
      </w:r>
    </w:p>
    <w:p w14:paraId="716C0046" w14:textId="77777777" w:rsidR="003D6BF4" w:rsidRDefault="003D6BF4" w:rsidP="004237A4">
      <w:pPr>
        <w:numPr>
          <w:ilvl w:val="1"/>
          <w:numId w:val="3"/>
        </w:numPr>
      </w:pPr>
      <w:r>
        <w:t>Absence trouble sensitifs</w:t>
      </w:r>
    </w:p>
    <w:p w14:paraId="57536C66" w14:textId="77777777" w:rsidR="003D6BF4" w:rsidRDefault="003D6BF4" w:rsidP="004237A4">
      <w:pPr>
        <w:numPr>
          <w:ilvl w:val="1"/>
          <w:numId w:val="3"/>
        </w:numPr>
      </w:pPr>
      <w:r>
        <w:t xml:space="preserve">Absence atteinte jonction neuromusculaire </w:t>
      </w:r>
    </w:p>
    <w:p w14:paraId="36725F58" w14:textId="639F3947" w:rsidR="003D6BF4" w:rsidRDefault="003D6BF4" w:rsidP="004237A4">
      <w:pPr>
        <w:pStyle w:val="Titre1"/>
        <w:numPr>
          <w:ilvl w:val="0"/>
          <w:numId w:val="20"/>
        </w:numPr>
      </w:pPr>
      <w:bookmarkStart w:id="713" w:name="_Toc196656779"/>
      <w:bookmarkStart w:id="714" w:name="_Toc196662586"/>
      <w:r>
        <w:t>Signes cliniques:</w:t>
      </w:r>
      <w:bookmarkEnd w:id="713"/>
      <w:bookmarkEnd w:id="714"/>
    </w:p>
    <w:p w14:paraId="5CC08816" w14:textId="77777777" w:rsidR="003D6BF4" w:rsidRDefault="003D6BF4" w:rsidP="003D6BF4">
      <w:pPr>
        <w:pStyle w:val="Titre2"/>
      </w:pPr>
      <w:bookmarkStart w:id="715" w:name="_Toc196656780"/>
      <w:bookmarkStart w:id="716" w:name="_Toc196662587"/>
      <w:r>
        <w:t>Anomalies du volume musculaire</w:t>
      </w:r>
      <w:bookmarkEnd w:id="715"/>
      <w:bookmarkEnd w:id="716"/>
    </w:p>
    <w:tbl>
      <w:tblPr>
        <w:tblStyle w:val="Grilledutableau"/>
        <w:tblW w:w="0" w:type="auto"/>
        <w:tblLook w:val="04A0" w:firstRow="1" w:lastRow="0" w:firstColumn="1" w:lastColumn="0" w:noHBand="0" w:noVBand="1"/>
      </w:tblPr>
      <w:tblGrid>
        <w:gridCol w:w="2226"/>
        <w:gridCol w:w="2226"/>
        <w:gridCol w:w="2227"/>
      </w:tblGrid>
      <w:tr w:rsidR="003D6BF4" w:rsidRPr="00613CC4" w14:paraId="19F98C73" w14:textId="77777777" w:rsidTr="00E37D71">
        <w:tc>
          <w:tcPr>
            <w:tcW w:w="2226" w:type="dxa"/>
          </w:tcPr>
          <w:p w14:paraId="61319B04" w14:textId="77777777" w:rsidR="003D6BF4" w:rsidRPr="00613CC4" w:rsidRDefault="003D6BF4" w:rsidP="00E37D71">
            <w:pPr>
              <w:numPr>
                <w:ilvl w:val="0"/>
                <w:numId w:val="0"/>
              </w:numPr>
              <w:jc w:val="center"/>
              <w:rPr>
                <w:b/>
              </w:rPr>
            </w:pPr>
            <w:r w:rsidRPr="00613CC4">
              <w:rPr>
                <w:b/>
              </w:rPr>
              <w:t>Technique de recherche</w:t>
            </w:r>
          </w:p>
        </w:tc>
        <w:tc>
          <w:tcPr>
            <w:tcW w:w="2226" w:type="dxa"/>
          </w:tcPr>
          <w:p w14:paraId="4714DF4A" w14:textId="77777777" w:rsidR="003D6BF4" w:rsidRPr="00613CC4" w:rsidRDefault="003D6BF4" w:rsidP="00E37D71">
            <w:pPr>
              <w:numPr>
                <w:ilvl w:val="0"/>
                <w:numId w:val="0"/>
              </w:numPr>
              <w:jc w:val="center"/>
              <w:rPr>
                <w:b/>
              </w:rPr>
            </w:pPr>
            <w:r w:rsidRPr="00613CC4">
              <w:rPr>
                <w:b/>
              </w:rPr>
              <w:t>Résultats</w:t>
            </w:r>
          </w:p>
        </w:tc>
        <w:tc>
          <w:tcPr>
            <w:tcW w:w="2227" w:type="dxa"/>
          </w:tcPr>
          <w:p w14:paraId="06C6F6DF" w14:textId="77777777" w:rsidR="003D6BF4" w:rsidRPr="00613CC4" w:rsidRDefault="003D6BF4" w:rsidP="00E37D71">
            <w:pPr>
              <w:numPr>
                <w:ilvl w:val="0"/>
                <w:numId w:val="0"/>
              </w:numPr>
              <w:jc w:val="center"/>
              <w:rPr>
                <w:b/>
              </w:rPr>
            </w:pPr>
            <w:r w:rsidRPr="00613CC4">
              <w:rPr>
                <w:b/>
              </w:rPr>
              <w:t>Significations</w:t>
            </w:r>
          </w:p>
        </w:tc>
      </w:tr>
      <w:tr w:rsidR="003D6BF4" w14:paraId="21EF9160" w14:textId="77777777" w:rsidTr="00E37D71">
        <w:tc>
          <w:tcPr>
            <w:tcW w:w="2226" w:type="dxa"/>
          </w:tcPr>
          <w:p w14:paraId="158DDD8A" w14:textId="77777777" w:rsidR="003D6BF4" w:rsidRDefault="003D6BF4" w:rsidP="00E37D71">
            <w:pPr>
              <w:numPr>
                <w:ilvl w:val="0"/>
                <w:numId w:val="0"/>
              </w:numPr>
            </w:pPr>
            <w:r>
              <w:t>Inspection</w:t>
            </w:r>
          </w:p>
        </w:tc>
        <w:tc>
          <w:tcPr>
            <w:tcW w:w="2226" w:type="dxa"/>
          </w:tcPr>
          <w:p w14:paraId="7E78AEBA" w14:textId="77777777" w:rsidR="003D6BF4" w:rsidRDefault="003D6BF4" w:rsidP="00E37D71">
            <w:pPr>
              <w:numPr>
                <w:ilvl w:val="0"/>
                <w:numId w:val="0"/>
              </w:numPr>
              <w:ind w:left="360"/>
            </w:pPr>
            <w:r>
              <w:t>Amyotrophie localisé i.e. diminution du volume musculaire</w:t>
            </w:r>
          </w:p>
          <w:p w14:paraId="76D40D3A" w14:textId="77777777" w:rsidR="003D6BF4" w:rsidRDefault="003D6BF4" w:rsidP="00E37D71">
            <w:pPr>
              <w:numPr>
                <w:ilvl w:val="0"/>
                <w:numId w:val="0"/>
              </w:numPr>
              <w:ind w:left="360"/>
            </w:pPr>
            <w:r>
              <w:t>Hypertrophie i.e. augmentation volume musculaire</w:t>
            </w:r>
          </w:p>
          <w:p w14:paraId="400C6D6C" w14:textId="77777777" w:rsidR="003D6BF4" w:rsidRDefault="003D6BF4" w:rsidP="00E37D71">
            <w:pPr>
              <w:numPr>
                <w:ilvl w:val="0"/>
                <w:numId w:val="0"/>
              </w:numPr>
            </w:pPr>
          </w:p>
        </w:tc>
        <w:tc>
          <w:tcPr>
            <w:tcW w:w="2227" w:type="dxa"/>
          </w:tcPr>
          <w:p w14:paraId="37CE8BBF" w14:textId="77777777" w:rsidR="003D6BF4" w:rsidRDefault="003D6BF4" w:rsidP="00E37D71">
            <w:pPr>
              <w:numPr>
                <w:ilvl w:val="0"/>
                <w:numId w:val="0"/>
              </w:numPr>
              <w:ind w:left="360"/>
            </w:pPr>
            <w:r>
              <w:t>Faveur d’un sd myogène</w:t>
            </w:r>
          </w:p>
          <w:p w14:paraId="09D3EB1E" w14:textId="77777777" w:rsidR="003D6BF4" w:rsidRDefault="003D6BF4" w:rsidP="00E37D71">
            <w:pPr>
              <w:numPr>
                <w:ilvl w:val="0"/>
                <w:numId w:val="0"/>
              </w:numPr>
            </w:pPr>
          </w:p>
        </w:tc>
      </w:tr>
      <w:tr w:rsidR="003D6BF4" w14:paraId="271491A7" w14:textId="77777777" w:rsidTr="00E37D71">
        <w:tc>
          <w:tcPr>
            <w:tcW w:w="2226" w:type="dxa"/>
          </w:tcPr>
          <w:p w14:paraId="7EA8E18B" w14:textId="77777777" w:rsidR="003D6BF4" w:rsidRDefault="003D6BF4" w:rsidP="00E37D71">
            <w:pPr>
              <w:numPr>
                <w:ilvl w:val="0"/>
                <w:numId w:val="0"/>
              </w:numPr>
              <w:ind w:left="360"/>
            </w:pPr>
            <w:r>
              <w:t xml:space="preserve">Test du ballant articulaire i.e. patient debout, faire balancer le bras lors marche </w:t>
            </w:r>
          </w:p>
          <w:p w14:paraId="2FE19140" w14:textId="77777777" w:rsidR="003D6BF4" w:rsidRDefault="003D6BF4" w:rsidP="00E37D71">
            <w:pPr>
              <w:numPr>
                <w:ilvl w:val="0"/>
                <w:numId w:val="0"/>
              </w:numPr>
              <w:ind w:left="360"/>
            </w:pPr>
            <w:r>
              <w:t>Pour le MI, faire lever les deux jambes en position couché si ça tombe : hypotonie</w:t>
            </w:r>
          </w:p>
          <w:p w14:paraId="7B8E128C" w14:textId="77777777" w:rsidR="003D6BF4" w:rsidRDefault="003D6BF4" w:rsidP="00E37D71">
            <w:pPr>
              <w:numPr>
                <w:ilvl w:val="0"/>
                <w:numId w:val="0"/>
              </w:numPr>
            </w:pPr>
          </w:p>
        </w:tc>
        <w:tc>
          <w:tcPr>
            <w:tcW w:w="2226" w:type="dxa"/>
          </w:tcPr>
          <w:p w14:paraId="146A7DF2" w14:textId="77777777" w:rsidR="003D6BF4" w:rsidRDefault="003D6BF4" w:rsidP="00E37D71">
            <w:pPr>
              <w:numPr>
                <w:ilvl w:val="0"/>
                <w:numId w:val="0"/>
              </w:numPr>
              <w:ind w:left="360"/>
            </w:pPr>
            <w:r>
              <w:t xml:space="preserve">Hypotonie </w:t>
            </w:r>
          </w:p>
          <w:p w14:paraId="546E74C5" w14:textId="77777777" w:rsidR="003D6BF4" w:rsidRDefault="003D6BF4" w:rsidP="00E37D71">
            <w:pPr>
              <w:numPr>
                <w:ilvl w:val="0"/>
                <w:numId w:val="0"/>
              </w:numPr>
            </w:pPr>
          </w:p>
        </w:tc>
        <w:tc>
          <w:tcPr>
            <w:tcW w:w="2227" w:type="dxa"/>
          </w:tcPr>
          <w:p w14:paraId="2C828AD3" w14:textId="77777777" w:rsidR="003D6BF4" w:rsidRDefault="003D6BF4" w:rsidP="00E37D71">
            <w:pPr>
              <w:numPr>
                <w:ilvl w:val="0"/>
                <w:numId w:val="0"/>
              </w:numPr>
            </w:pPr>
            <w:r>
              <w:t>Sd myogène</w:t>
            </w:r>
          </w:p>
        </w:tc>
      </w:tr>
      <w:tr w:rsidR="003D6BF4" w14:paraId="4D64ACC4" w14:textId="77777777" w:rsidTr="00E37D71">
        <w:tc>
          <w:tcPr>
            <w:tcW w:w="2226" w:type="dxa"/>
          </w:tcPr>
          <w:p w14:paraId="5B2474B4" w14:textId="77777777" w:rsidR="003D6BF4" w:rsidRDefault="003D6BF4" w:rsidP="00E37D71">
            <w:pPr>
              <w:numPr>
                <w:ilvl w:val="0"/>
                <w:numId w:val="0"/>
              </w:numPr>
              <w:ind w:left="360"/>
            </w:pPr>
            <w:r>
              <w:lastRenderedPageBreak/>
              <w:t>Demander au patient de se relever d’une position accroupie ou assise sans aide</w:t>
            </w:r>
          </w:p>
        </w:tc>
        <w:tc>
          <w:tcPr>
            <w:tcW w:w="2226" w:type="dxa"/>
          </w:tcPr>
          <w:p w14:paraId="209E10B5" w14:textId="77777777" w:rsidR="003D6BF4" w:rsidRDefault="003D6BF4" w:rsidP="00E37D71">
            <w:pPr>
              <w:numPr>
                <w:ilvl w:val="0"/>
                <w:numId w:val="0"/>
              </w:numPr>
            </w:pPr>
            <w:r>
              <w:t>Difficulté à se relever d’une position accroupie voire même une impossibilité de se relever d’une position assise</w:t>
            </w:r>
          </w:p>
        </w:tc>
        <w:tc>
          <w:tcPr>
            <w:tcW w:w="2227" w:type="dxa"/>
          </w:tcPr>
          <w:p w14:paraId="6AF3B822" w14:textId="77777777" w:rsidR="003D6BF4" w:rsidRDefault="003D6BF4" w:rsidP="00E37D71">
            <w:pPr>
              <w:numPr>
                <w:ilvl w:val="0"/>
                <w:numId w:val="0"/>
              </w:numPr>
              <w:ind w:left="284"/>
            </w:pPr>
            <w:r>
              <w:t>Pathognomonique : déficit muscles ceinture pelvienne (syndrome myogène)</w:t>
            </w:r>
          </w:p>
          <w:p w14:paraId="22EBDC07" w14:textId="77777777" w:rsidR="003D6BF4" w:rsidRDefault="003D6BF4" w:rsidP="00E37D71">
            <w:pPr>
              <w:numPr>
                <w:ilvl w:val="0"/>
                <w:numId w:val="0"/>
              </w:numPr>
            </w:pPr>
          </w:p>
        </w:tc>
      </w:tr>
      <w:tr w:rsidR="003D6BF4" w14:paraId="02649620" w14:textId="77777777" w:rsidTr="00E37D71">
        <w:tc>
          <w:tcPr>
            <w:tcW w:w="2226" w:type="dxa"/>
          </w:tcPr>
          <w:p w14:paraId="2A44CC32" w14:textId="77777777" w:rsidR="003D6BF4" w:rsidRDefault="003D6BF4" w:rsidP="00E37D71">
            <w:pPr>
              <w:numPr>
                <w:ilvl w:val="0"/>
                <w:numId w:val="0"/>
              </w:numPr>
              <w:ind w:left="360"/>
            </w:pPr>
            <w:r>
              <w:t>Demander au patient de lever les bras au-dessus de la tête</w:t>
            </w:r>
          </w:p>
          <w:p w14:paraId="2C5A70B5" w14:textId="77777777" w:rsidR="003D6BF4" w:rsidRDefault="003D6BF4" w:rsidP="00E37D71">
            <w:pPr>
              <w:numPr>
                <w:ilvl w:val="0"/>
                <w:numId w:val="0"/>
              </w:numPr>
            </w:pPr>
          </w:p>
        </w:tc>
        <w:tc>
          <w:tcPr>
            <w:tcW w:w="2226" w:type="dxa"/>
          </w:tcPr>
          <w:p w14:paraId="24A2A1BA" w14:textId="77777777" w:rsidR="003D6BF4" w:rsidRDefault="003D6BF4" w:rsidP="00E37D71">
            <w:pPr>
              <w:numPr>
                <w:ilvl w:val="0"/>
                <w:numId w:val="0"/>
              </w:numPr>
              <w:ind w:left="360"/>
            </w:pPr>
            <w:r>
              <w:t>Difficulté à lever les bras au-dessus de la tête</w:t>
            </w:r>
          </w:p>
          <w:p w14:paraId="0E232B79" w14:textId="77777777" w:rsidR="003D6BF4" w:rsidRDefault="003D6BF4" w:rsidP="00E37D71">
            <w:pPr>
              <w:numPr>
                <w:ilvl w:val="0"/>
                <w:numId w:val="0"/>
              </w:numPr>
            </w:pPr>
          </w:p>
        </w:tc>
        <w:tc>
          <w:tcPr>
            <w:tcW w:w="2227" w:type="dxa"/>
          </w:tcPr>
          <w:p w14:paraId="76477EB2" w14:textId="77777777" w:rsidR="003D6BF4" w:rsidRDefault="003D6BF4" w:rsidP="00E37D71">
            <w:pPr>
              <w:numPr>
                <w:ilvl w:val="0"/>
                <w:numId w:val="0"/>
              </w:numPr>
              <w:ind w:left="360"/>
            </w:pPr>
            <w:r>
              <w:t>Déficit muscles ceinture scapulaire, en faveur déficit proximal i.e. pour le syndrome myogène</w:t>
            </w:r>
          </w:p>
          <w:p w14:paraId="2FD46648" w14:textId="77777777" w:rsidR="003D6BF4" w:rsidRDefault="003D6BF4" w:rsidP="00E37D71">
            <w:pPr>
              <w:numPr>
                <w:ilvl w:val="0"/>
                <w:numId w:val="0"/>
              </w:numPr>
            </w:pPr>
          </w:p>
        </w:tc>
      </w:tr>
      <w:tr w:rsidR="003D6BF4" w14:paraId="1A71CDB1" w14:textId="77777777" w:rsidTr="00E37D71">
        <w:tc>
          <w:tcPr>
            <w:tcW w:w="2226" w:type="dxa"/>
          </w:tcPr>
          <w:p w14:paraId="67E0056A" w14:textId="77777777" w:rsidR="003D6BF4" w:rsidRDefault="003D6BF4" w:rsidP="00E37D71">
            <w:pPr>
              <w:numPr>
                <w:ilvl w:val="0"/>
                <w:numId w:val="0"/>
              </w:numPr>
              <w:ind w:left="360"/>
            </w:pPr>
            <w:r>
              <w:t>Evaluation mouvement contre pesanteur puis contrarié, ici pour évaluation de la force globale</w:t>
            </w:r>
          </w:p>
          <w:p w14:paraId="183CB1C4" w14:textId="77777777" w:rsidR="003D6BF4" w:rsidRDefault="003D6BF4" w:rsidP="00E37D71">
            <w:pPr>
              <w:numPr>
                <w:ilvl w:val="0"/>
                <w:numId w:val="0"/>
              </w:numPr>
            </w:pPr>
          </w:p>
        </w:tc>
        <w:tc>
          <w:tcPr>
            <w:tcW w:w="2226" w:type="dxa"/>
          </w:tcPr>
          <w:p w14:paraId="6B7C7927" w14:textId="77777777" w:rsidR="003D6BF4" w:rsidRDefault="003D6BF4" w:rsidP="00E37D71">
            <w:pPr>
              <w:numPr>
                <w:ilvl w:val="0"/>
                <w:numId w:val="0"/>
              </w:numPr>
              <w:ind w:left="360"/>
            </w:pPr>
            <w:r>
              <w:t>Echelle MRC</w:t>
            </w:r>
          </w:p>
          <w:p w14:paraId="2140BBEA" w14:textId="77777777" w:rsidR="003D6BF4" w:rsidRDefault="003D6BF4" w:rsidP="00E37D71">
            <w:pPr>
              <w:numPr>
                <w:ilvl w:val="0"/>
                <w:numId w:val="0"/>
              </w:numPr>
            </w:pPr>
          </w:p>
        </w:tc>
        <w:tc>
          <w:tcPr>
            <w:tcW w:w="2227" w:type="dxa"/>
          </w:tcPr>
          <w:p w14:paraId="4B75C577" w14:textId="77777777" w:rsidR="003D6BF4" w:rsidRDefault="003D6BF4" w:rsidP="00E37D71">
            <w:pPr>
              <w:numPr>
                <w:ilvl w:val="0"/>
                <w:numId w:val="0"/>
              </w:numPr>
              <w:ind w:left="360"/>
            </w:pPr>
            <w:r>
              <w:t>Déficit des muscles proximaux</w:t>
            </w:r>
          </w:p>
          <w:p w14:paraId="00254EAF" w14:textId="77777777" w:rsidR="003D6BF4" w:rsidRDefault="003D6BF4" w:rsidP="00E37D71">
            <w:pPr>
              <w:numPr>
                <w:ilvl w:val="0"/>
                <w:numId w:val="0"/>
              </w:numPr>
              <w:ind w:left="360"/>
            </w:pPr>
            <w:r>
              <w:t>Et distaux</w:t>
            </w:r>
          </w:p>
          <w:p w14:paraId="32484AFE" w14:textId="77777777" w:rsidR="003D6BF4" w:rsidRDefault="003D6BF4" w:rsidP="00E37D71">
            <w:pPr>
              <w:numPr>
                <w:ilvl w:val="0"/>
                <w:numId w:val="0"/>
              </w:numPr>
              <w:ind w:left="360"/>
            </w:pPr>
          </w:p>
        </w:tc>
      </w:tr>
      <w:tr w:rsidR="003D6BF4" w14:paraId="0F0CEAAB" w14:textId="77777777" w:rsidTr="00E37D71">
        <w:tc>
          <w:tcPr>
            <w:tcW w:w="2226" w:type="dxa"/>
          </w:tcPr>
          <w:p w14:paraId="1AECB1E1" w14:textId="77777777" w:rsidR="003D6BF4" w:rsidRDefault="003D6BF4" w:rsidP="00E37D71">
            <w:pPr>
              <w:numPr>
                <w:ilvl w:val="0"/>
                <w:numId w:val="0"/>
              </w:numPr>
              <w:ind w:left="360"/>
            </w:pPr>
            <w:r>
              <w:t>Percussion d’un tendon musculaire sur un membre en relâchement + évaluation de l’amplitude et de la fréquence de la contraction musculaire</w:t>
            </w:r>
          </w:p>
          <w:p w14:paraId="0570CF85" w14:textId="77777777" w:rsidR="003D6BF4" w:rsidRDefault="003D6BF4" w:rsidP="00E37D71">
            <w:pPr>
              <w:numPr>
                <w:ilvl w:val="0"/>
                <w:numId w:val="0"/>
              </w:numPr>
              <w:ind w:left="360"/>
            </w:pPr>
          </w:p>
        </w:tc>
        <w:tc>
          <w:tcPr>
            <w:tcW w:w="2226" w:type="dxa"/>
          </w:tcPr>
          <w:p w14:paraId="53D5DF6E" w14:textId="77777777" w:rsidR="003D6BF4" w:rsidRDefault="003D6BF4" w:rsidP="00E37D71">
            <w:pPr>
              <w:numPr>
                <w:ilvl w:val="0"/>
                <w:numId w:val="0"/>
              </w:numPr>
              <w:ind w:left="360"/>
            </w:pPr>
            <w:r>
              <w:t>Présent sans hyperréflexie</w:t>
            </w:r>
          </w:p>
          <w:p w14:paraId="4EE96F0E" w14:textId="77777777" w:rsidR="003D6BF4" w:rsidRDefault="003D6BF4" w:rsidP="00E37D71">
            <w:pPr>
              <w:numPr>
                <w:ilvl w:val="0"/>
                <w:numId w:val="0"/>
              </w:numPr>
              <w:ind w:left="360"/>
            </w:pPr>
          </w:p>
          <w:p w14:paraId="6C563BBB" w14:textId="77777777" w:rsidR="003D6BF4" w:rsidRDefault="003D6BF4" w:rsidP="00E37D71">
            <w:pPr>
              <w:numPr>
                <w:ilvl w:val="0"/>
                <w:numId w:val="0"/>
              </w:numPr>
              <w:ind w:left="360"/>
            </w:pPr>
          </w:p>
          <w:p w14:paraId="433E785C" w14:textId="77777777" w:rsidR="003D6BF4" w:rsidRDefault="003D6BF4" w:rsidP="00E37D71">
            <w:pPr>
              <w:numPr>
                <w:ilvl w:val="0"/>
                <w:numId w:val="0"/>
              </w:numPr>
              <w:ind w:left="360"/>
            </w:pPr>
            <w:r>
              <w:t>Si aréflexie ou hyporéflexie</w:t>
            </w:r>
          </w:p>
          <w:p w14:paraId="4E9C2BFA" w14:textId="77777777" w:rsidR="003D6BF4" w:rsidRDefault="003D6BF4" w:rsidP="00E37D71">
            <w:pPr>
              <w:numPr>
                <w:ilvl w:val="0"/>
                <w:numId w:val="0"/>
              </w:numPr>
              <w:ind w:left="360"/>
            </w:pPr>
          </w:p>
        </w:tc>
        <w:tc>
          <w:tcPr>
            <w:tcW w:w="2227" w:type="dxa"/>
          </w:tcPr>
          <w:p w14:paraId="584FE565" w14:textId="77777777" w:rsidR="003D6BF4" w:rsidRDefault="003D6BF4" w:rsidP="00E37D71">
            <w:pPr>
              <w:numPr>
                <w:ilvl w:val="0"/>
                <w:numId w:val="0"/>
              </w:numPr>
              <w:ind w:left="360"/>
            </w:pPr>
            <w:r>
              <w:t>Réponse normale</w:t>
            </w:r>
          </w:p>
          <w:p w14:paraId="0C2029CA" w14:textId="77777777" w:rsidR="003D6BF4" w:rsidRDefault="003D6BF4" w:rsidP="00E37D71">
            <w:pPr>
              <w:numPr>
                <w:ilvl w:val="0"/>
                <w:numId w:val="0"/>
              </w:numPr>
              <w:ind w:left="360"/>
            </w:pPr>
          </w:p>
          <w:p w14:paraId="48EFD28B" w14:textId="77777777" w:rsidR="003D6BF4" w:rsidRDefault="003D6BF4" w:rsidP="00E37D71">
            <w:pPr>
              <w:numPr>
                <w:ilvl w:val="0"/>
                <w:numId w:val="0"/>
              </w:numPr>
              <w:ind w:left="360"/>
            </w:pPr>
          </w:p>
          <w:p w14:paraId="336D061F" w14:textId="77777777" w:rsidR="003D6BF4" w:rsidRDefault="003D6BF4" w:rsidP="00E37D71">
            <w:pPr>
              <w:numPr>
                <w:ilvl w:val="0"/>
                <w:numId w:val="0"/>
              </w:numPr>
              <w:ind w:left="360"/>
            </w:pPr>
          </w:p>
          <w:p w14:paraId="7890B51D" w14:textId="77777777" w:rsidR="003D6BF4" w:rsidRDefault="003D6BF4" w:rsidP="00E37D71">
            <w:pPr>
              <w:numPr>
                <w:ilvl w:val="0"/>
                <w:numId w:val="0"/>
              </w:numPr>
              <w:ind w:left="360"/>
            </w:pPr>
            <w:r>
              <w:t>C’une rétraction musculo-tendineuse</w:t>
            </w:r>
          </w:p>
          <w:p w14:paraId="62812247" w14:textId="77777777" w:rsidR="003D6BF4" w:rsidRDefault="003D6BF4" w:rsidP="00E37D71">
            <w:pPr>
              <w:numPr>
                <w:ilvl w:val="0"/>
                <w:numId w:val="0"/>
              </w:numPr>
              <w:ind w:left="360"/>
            </w:pPr>
          </w:p>
        </w:tc>
      </w:tr>
      <w:tr w:rsidR="003D6BF4" w14:paraId="182BE950" w14:textId="77777777" w:rsidTr="00E37D71">
        <w:tc>
          <w:tcPr>
            <w:tcW w:w="2226" w:type="dxa"/>
          </w:tcPr>
          <w:p w14:paraId="7D9352AC" w14:textId="77777777" w:rsidR="003D6BF4" w:rsidRDefault="003D6BF4" w:rsidP="00E37D71">
            <w:pPr>
              <w:numPr>
                <w:ilvl w:val="0"/>
                <w:numId w:val="0"/>
              </w:numPr>
              <w:ind w:left="360"/>
            </w:pPr>
            <w:r>
              <w:t>Percuter le muscle avec un marteau réflexe, patient en décubitus dorsal</w:t>
            </w:r>
          </w:p>
          <w:p w14:paraId="17D7854D" w14:textId="77777777" w:rsidR="003D6BF4" w:rsidRDefault="003D6BF4" w:rsidP="00E37D71">
            <w:pPr>
              <w:numPr>
                <w:ilvl w:val="0"/>
                <w:numId w:val="0"/>
              </w:numPr>
              <w:ind w:left="360"/>
            </w:pPr>
          </w:p>
        </w:tc>
        <w:tc>
          <w:tcPr>
            <w:tcW w:w="2226" w:type="dxa"/>
          </w:tcPr>
          <w:p w14:paraId="42219558" w14:textId="77777777" w:rsidR="003D6BF4" w:rsidRDefault="003D6BF4" w:rsidP="00E37D71">
            <w:pPr>
              <w:numPr>
                <w:ilvl w:val="0"/>
                <w:numId w:val="0"/>
              </w:numPr>
              <w:ind w:left="360"/>
            </w:pPr>
            <w:r>
              <w:t>musculaire provoquée par la percussion i.e. normalement il y aura contraction à la percussion</w:t>
            </w:r>
          </w:p>
          <w:p w14:paraId="1D6B178E" w14:textId="77777777" w:rsidR="003D6BF4" w:rsidRDefault="003D6BF4" w:rsidP="00E37D71">
            <w:pPr>
              <w:numPr>
                <w:ilvl w:val="0"/>
                <w:numId w:val="0"/>
              </w:numPr>
              <w:ind w:left="360"/>
            </w:pPr>
          </w:p>
          <w:p w14:paraId="30735A1C" w14:textId="77777777" w:rsidR="003D6BF4" w:rsidRDefault="003D6BF4" w:rsidP="00E37D71">
            <w:pPr>
              <w:numPr>
                <w:ilvl w:val="0"/>
                <w:numId w:val="0"/>
              </w:numPr>
              <w:ind w:left="360"/>
            </w:pPr>
          </w:p>
          <w:p w14:paraId="5454AE80" w14:textId="77777777" w:rsidR="003D6BF4" w:rsidRDefault="003D6BF4" w:rsidP="00E37D71">
            <w:pPr>
              <w:numPr>
                <w:ilvl w:val="0"/>
                <w:numId w:val="0"/>
              </w:numPr>
              <w:ind w:left="360"/>
            </w:pPr>
            <w:r>
              <w:t>S’il y a lenteur de la décontraction après contraction normale</w:t>
            </w:r>
          </w:p>
          <w:p w14:paraId="4FB74588" w14:textId="77777777" w:rsidR="003D6BF4" w:rsidRDefault="003D6BF4" w:rsidP="00E37D71">
            <w:pPr>
              <w:numPr>
                <w:ilvl w:val="0"/>
                <w:numId w:val="0"/>
              </w:numPr>
              <w:ind w:left="360"/>
            </w:pPr>
          </w:p>
          <w:p w14:paraId="44F354DD" w14:textId="77777777" w:rsidR="003D6BF4" w:rsidRDefault="003D6BF4" w:rsidP="00E37D71">
            <w:pPr>
              <w:numPr>
                <w:ilvl w:val="0"/>
                <w:numId w:val="0"/>
              </w:numPr>
              <w:ind w:left="360"/>
            </w:pPr>
          </w:p>
        </w:tc>
        <w:tc>
          <w:tcPr>
            <w:tcW w:w="2227" w:type="dxa"/>
          </w:tcPr>
          <w:p w14:paraId="460B6FB0" w14:textId="77777777" w:rsidR="003D6BF4" w:rsidRDefault="003D6BF4" w:rsidP="00E37D71">
            <w:pPr>
              <w:numPr>
                <w:ilvl w:val="0"/>
                <w:numId w:val="0"/>
              </w:numPr>
              <w:ind w:left="360"/>
            </w:pPr>
            <w:r>
              <w:t>Sd myogène</w:t>
            </w:r>
          </w:p>
          <w:p w14:paraId="3FC87EC4" w14:textId="77777777" w:rsidR="003D6BF4" w:rsidRDefault="003D6BF4" w:rsidP="00E37D71">
            <w:pPr>
              <w:numPr>
                <w:ilvl w:val="0"/>
                <w:numId w:val="0"/>
              </w:numPr>
              <w:ind w:left="360"/>
            </w:pPr>
          </w:p>
          <w:p w14:paraId="09B3F827" w14:textId="77777777" w:rsidR="003D6BF4" w:rsidRDefault="003D6BF4" w:rsidP="00E37D71">
            <w:pPr>
              <w:numPr>
                <w:ilvl w:val="0"/>
                <w:numId w:val="0"/>
              </w:numPr>
              <w:ind w:left="360"/>
            </w:pPr>
          </w:p>
          <w:p w14:paraId="5843A691" w14:textId="77777777" w:rsidR="003D6BF4" w:rsidRDefault="003D6BF4" w:rsidP="00E37D71">
            <w:pPr>
              <w:numPr>
                <w:ilvl w:val="0"/>
                <w:numId w:val="0"/>
              </w:numPr>
              <w:ind w:left="360"/>
            </w:pPr>
          </w:p>
          <w:p w14:paraId="3659DD92" w14:textId="77777777" w:rsidR="003D6BF4" w:rsidRDefault="003D6BF4" w:rsidP="00E37D71">
            <w:pPr>
              <w:numPr>
                <w:ilvl w:val="0"/>
                <w:numId w:val="0"/>
              </w:numPr>
              <w:ind w:left="360"/>
            </w:pPr>
          </w:p>
          <w:p w14:paraId="3095FC29" w14:textId="77777777" w:rsidR="003D6BF4" w:rsidRDefault="003D6BF4" w:rsidP="00E37D71">
            <w:pPr>
              <w:numPr>
                <w:ilvl w:val="0"/>
                <w:numId w:val="0"/>
              </w:numPr>
              <w:ind w:left="360"/>
            </w:pPr>
          </w:p>
          <w:p w14:paraId="04F78DBC" w14:textId="77777777" w:rsidR="003D6BF4" w:rsidRDefault="003D6BF4" w:rsidP="00E37D71">
            <w:pPr>
              <w:numPr>
                <w:ilvl w:val="0"/>
                <w:numId w:val="0"/>
              </w:numPr>
              <w:ind w:left="360"/>
            </w:pPr>
          </w:p>
          <w:p w14:paraId="28051ACC" w14:textId="77777777" w:rsidR="003D6BF4" w:rsidRDefault="003D6BF4" w:rsidP="00E37D71">
            <w:pPr>
              <w:numPr>
                <w:ilvl w:val="0"/>
                <w:numId w:val="0"/>
              </w:numPr>
              <w:ind w:left="360"/>
            </w:pPr>
          </w:p>
          <w:p w14:paraId="66E1D21C" w14:textId="77777777" w:rsidR="003D6BF4" w:rsidRDefault="003D6BF4" w:rsidP="00E37D71">
            <w:pPr>
              <w:numPr>
                <w:ilvl w:val="0"/>
                <w:numId w:val="0"/>
              </w:numPr>
              <w:ind w:left="360"/>
            </w:pPr>
          </w:p>
          <w:p w14:paraId="00465963" w14:textId="77777777" w:rsidR="003D6BF4" w:rsidRDefault="003D6BF4" w:rsidP="00E37D71">
            <w:pPr>
              <w:numPr>
                <w:ilvl w:val="0"/>
                <w:numId w:val="0"/>
              </w:numPr>
              <w:ind w:left="360"/>
            </w:pPr>
          </w:p>
          <w:p w14:paraId="25DFDCF2" w14:textId="77777777" w:rsidR="003D6BF4" w:rsidRDefault="003D6BF4" w:rsidP="00E37D71">
            <w:pPr>
              <w:numPr>
                <w:ilvl w:val="0"/>
                <w:numId w:val="0"/>
              </w:numPr>
              <w:ind w:left="360"/>
            </w:pPr>
            <w:r>
              <w:t xml:space="preserve">Myotonie </w:t>
            </w:r>
          </w:p>
        </w:tc>
      </w:tr>
      <w:tr w:rsidR="003D6BF4" w14:paraId="6CA8FEF8" w14:textId="77777777" w:rsidTr="00E37D71">
        <w:tc>
          <w:tcPr>
            <w:tcW w:w="2226" w:type="dxa"/>
          </w:tcPr>
          <w:p w14:paraId="67A2692B" w14:textId="77777777" w:rsidR="003D6BF4" w:rsidRDefault="003D6BF4" w:rsidP="00E37D71">
            <w:pPr>
              <w:numPr>
                <w:ilvl w:val="0"/>
                <w:numId w:val="0"/>
              </w:numPr>
              <w:ind w:left="360"/>
            </w:pPr>
            <w:r>
              <w:lastRenderedPageBreak/>
              <w:t>Demander au patient de contracter puis de décontracter un muscle</w:t>
            </w:r>
          </w:p>
          <w:p w14:paraId="5CA97EEB" w14:textId="77777777" w:rsidR="003D6BF4" w:rsidRDefault="003D6BF4" w:rsidP="00E37D71">
            <w:pPr>
              <w:numPr>
                <w:ilvl w:val="0"/>
                <w:numId w:val="0"/>
              </w:numPr>
              <w:ind w:left="360"/>
            </w:pPr>
          </w:p>
        </w:tc>
        <w:tc>
          <w:tcPr>
            <w:tcW w:w="2226" w:type="dxa"/>
          </w:tcPr>
          <w:p w14:paraId="6D76F794" w14:textId="77777777" w:rsidR="003D6BF4" w:rsidRDefault="003D6BF4" w:rsidP="00E37D71">
            <w:pPr>
              <w:numPr>
                <w:ilvl w:val="0"/>
                <w:numId w:val="0"/>
              </w:numPr>
              <w:ind w:left="360"/>
            </w:pPr>
            <w:r>
              <w:t>Lenteur à la contraction et à la décontraction musculaire</w:t>
            </w:r>
          </w:p>
          <w:p w14:paraId="0804CC6D" w14:textId="77777777" w:rsidR="003D6BF4" w:rsidRDefault="003D6BF4" w:rsidP="00E37D71">
            <w:pPr>
              <w:numPr>
                <w:ilvl w:val="0"/>
                <w:numId w:val="0"/>
              </w:numPr>
              <w:ind w:left="360"/>
            </w:pPr>
          </w:p>
        </w:tc>
        <w:tc>
          <w:tcPr>
            <w:tcW w:w="2227" w:type="dxa"/>
          </w:tcPr>
          <w:p w14:paraId="3B231530" w14:textId="77777777" w:rsidR="003D6BF4" w:rsidRDefault="003D6BF4" w:rsidP="00E37D71">
            <w:pPr>
              <w:numPr>
                <w:ilvl w:val="0"/>
                <w:numId w:val="0"/>
              </w:numPr>
              <w:ind w:left="360"/>
            </w:pPr>
            <w:r>
              <w:t>Pseudo-myotonie</w:t>
            </w:r>
          </w:p>
          <w:p w14:paraId="4BF0B6FE" w14:textId="77777777" w:rsidR="003D6BF4" w:rsidRDefault="003D6BF4" w:rsidP="00E37D71">
            <w:pPr>
              <w:numPr>
                <w:ilvl w:val="0"/>
                <w:numId w:val="0"/>
              </w:numPr>
              <w:ind w:left="360"/>
            </w:pPr>
          </w:p>
        </w:tc>
      </w:tr>
      <w:tr w:rsidR="003D6BF4" w14:paraId="4D8C489B" w14:textId="77777777" w:rsidTr="00E37D71">
        <w:tc>
          <w:tcPr>
            <w:tcW w:w="2226" w:type="dxa"/>
          </w:tcPr>
          <w:p w14:paraId="2A4A61FD" w14:textId="77777777" w:rsidR="003D6BF4" w:rsidRDefault="003D6BF4" w:rsidP="00E37D71">
            <w:pPr>
              <w:numPr>
                <w:ilvl w:val="0"/>
                <w:numId w:val="0"/>
              </w:numPr>
              <w:ind w:left="360"/>
            </w:pPr>
            <w:r>
              <w:t>Observation de la marche</w:t>
            </w:r>
          </w:p>
          <w:p w14:paraId="029DDDFD" w14:textId="77777777" w:rsidR="003D6BF4" w:rsidRDefault="003D6BF4" w:rsidP="00E37D71">
            <w:pPr>
              <w:numPr>
                <w:ilvl w:val="0"/>
                <w:numId w:val="0"/>
              </w:numPr>
              <w:ind w:left="360"/>
            </w:pPr>
          </w:p>
        </w:tc>
        <w:tc>
          <w:tcPr>
            <w:tcW w:w="2226" w:type="dxa"/>
          </w:tcPr>
          <w:p w14:paraId="7D59D36D" w14:textId="77777777" w:rsidR="003D6BF4" w:rsidRDefault="003D6BF4" w:rsidP="00E37D71">
            <w:pPr>
              <w:numPr>
                <w:ilvl w:val="0"/>
                <w:numId w:val="0"/>
              </w:numPr>
              <w:ind w:left="360"/>
            </w:pPr>
            <w:r>
              <w:t xml:space="preserve">Démarche déhanché, démarche dandinante </w:t>
            </w:r>
          </w:p>
        </w:tc>
        <w:tc>
          <w:tcPr>
            <w:tcW w:w="2227" w:type="dxa"/>
          </w:tcPr>
          <w:p w14:paraId="7A10F65B" w14:textId="77777777" w:rsidR="003D6BF4" w:rsidRDefault="003D6BF4" w:rsidP="00E37D71">
            <w:pPr>
              <w:numPr>
                <w:ilvl w:val="0"/>
                <w:numId w:val="0"/>
              </w:numPr>
              <w:ind w:left="360"/>
            </w:pPr>
            <w:r>
              <w:t>Syndrome myogène</w:t>
            </w:r>
          </w:p>
          <w:p w14:paraId="77C7F844" w14:textId="77777777" w:rsidR="003D6BF4" w:rsidRDefault="003D6BF4" w:rsidP="00E37D71">
            <w:pPr>
              <w:numPr>
                <w:ilvl w:val="0"/>
                <w:numId w:val="0"/>
              </w:numPr>
              <w:ind w:left="360"/>
            </w:pPr>
          </w:p>
        </w:tc>
      </w:tr>
      <w:tr w:rsidR="003D6BF4" w14:paraId="44A45315" w14:textId="77777777" w:rsidTr="00E37D71">
        <w:tc>
          <w:tcPr>
            <w:tcW w:w="2226" w:type="dxa"/>
          </w:tcPr>
          <w:p w14:paraId="19CA3E8C" w14:textId="77777777" w:rsidR="003D6BF4" w:rsidRDefault="003D6BF4" w:rsidP="00E37D71">
            <w:pPr>
              <w:numPr>
                <w:ilvl w:val="0"/>
                <w:numId w:val="0"/>
              </w:numPr>
              <w:ind w:left="360"/>
            </w:pPr>
            <w:r>
              <w:t>Observation de la station debout</w:t>
            </w:r>
          </w:p>
        </w:tc>
        <w:tc>
          <w:tcPr>
            <w:tcW w:w="2226" w:type="dxa"/>
          </w:tcPr>
          <w:p w14:paraId="7ECE4B56" w14:textId="77777777" w:rsidR="003D6BF4" w:rsidRDefault="003D6BF4" w:rsidP="00E37D71">
            <w:pPr>
              <w:numPr>
                <w:ilvl w:val="0"/>
                <w:numId w:val="0"/>
              </w:numPr>
              <w:ind w:left="360"/>
            </w:pPr>
            <w:r>
              <w:t>Hyperlordose, scoliose déformation thoracique</w:t>
            </w:r>
          </w:p>
          <w:p w14:paraId="4B2D1136" w14:textId="77777777" w:rsidR="003D6BF4" w:rsidRDefault="003D6BF4" w:rsidP="00E37D71">
            <w:pPr>
              <w:numPr>
                <w:ilvl w:val="0"/>
                <w:numId w:val="0"/>
              </w:numPr>
              <w:ind w:left="360"/>
            </w:pPr>
          </w:p>
        </w:tc>
        <w:tc>
          <w:tcPr>
            <w:tcW w:w="2227" w:type="dxa"/>
          </w:tcPr>
          <w:p w14:paraId="1AFA1EE9" w14:textId="77777777" w:rsidR="003D6BF4" w:rsidRDefault="003D6BF4" w:rsidP="00E37D71">
            <w:pPr>
              <w:numPr>
                <w:ilvl w:val="0"/>
                <w:numId w:val="0"/>
              </w:numPr>
              <w:ind w:left="360"/>
            </w:pPr>
          </w:p>
          <w:p w14:paraId="08807F67" w14:textId="77777777" w:rsidR="003D6BF4" w:rsidRDefault="003D6BF4" w:rsidP="00E37D71">
            <w:pPr>
              <w:numPr>
                <w:ilvl w:val="0"/>
                <w:numId w:val="0"/>
              </w:numPr>
              <w:ind w:left="360"/>
            </w:pPr>
            <w:r>
              <w:t>Déficit musculaire axiale rachidienne</w:t>
            </w:r>
          </w:p>
        </w:tc>
      </w:tr>
    </w:tbl>
    <w:p w14:paraId="6F141D19" w14:textId="77777777" w:rsidR="003D6BF4" w:rsidRDefault="003D6BF4" w:rsidP="003D6BF4">
      <w:pPr>
        <w:numPr>
          <w:ilvl w:val="0"/>
          <w:numId w:val="0"/>
        </w:numPr>
      </w:pPr>
    </w:p>
    <w:p w14:paraId="71AD4B6E" w14:textId="77777777" w:rsidR="003D6BF4" w:rsidRDefault="003D6BF4" w:rsidP="003D6BF4">
      <w:pPr>
        <w:pStyle w:val="Titre2"/>
      </w:pPr>
      <w:bookmarkStart w:id="717" w:name="_Toc196656781"/>
      <w:bookmarkStart w:id="718" w:name="_Toc196662588"/>
      <w:r>
        <w:t>Formes topographiques:</w:t>
      </w:r>
      <w:bookmarkEnd w:id="717"/>
      <w:bookmarkEnd w:id="718"/>
    </w:p>
    <w:p w14:paraId="2033A4D6" w14:textId="77777777" w:rsidR="003D6BF4" w:rsidRDefault="003D6BF4" w:rsidP="004237A4">
      <w:pPr>
        <w:numPr>
          <w:ilvl w:val="0"/>
          <w:numId w:val="3"/>
        </w:numPr>
      </w:pPr>
      <w:r>
        <w:t>Formes para vertébrale : entrainant une chute de la tête, difficultés relèvement d’une position allongée, incapacité pour se retourner dans son lit, cyphoscoliose</w:t>
      </w:r>
    </w:p>
    <w:p w14:paraId="7847728A" w14:textId="77777777" w:rsidR="003D6BF4" w:rsidRDefault="003D6BF4" w:rsidP="004237A4">
      <w:pPr>
        <w:numPr>
          <w:ilvl w:val="0"/>
          <w:numId w:val="3"/>
        </w:numPr>
      </w:pPr>
      <w:r>
        <w:t>Forme des ceintures : gènes lors marche rapide et montée  escaliers, signe du tabouret, manœuvre de Gowers, marche dandinante</w:t>
      </w:r>
    </w:p>
    <w:p w14:paraId="68021F4D" w14:textId="77777777" w:rsidR="003D6BF4" w:rsidRDefault="003D6BF4" w:rsidP="004237A4">
      <w:pPr>
        <w:numPr>
          <w:ilvl w:val="0"/>
          <w:numId w:val="3"/>
        </w:numPr>
      </w:pPr>
      <w:r>
        <w:t>Forme bulbaire : dysphonie, dysphagie</w:t>
      </w:r>
    </w:p>
    <w:p w14:paraId="3477C0E3" w14:textId="77777777" w:rsidR="003D6BF4" w:rsidRDefault="003D6BF4" w:rsidP="004237A4">
      <w:pPr>
        <w:numPr>
          <w:ilvl w:val="0"/>
          <w:numId w:val="3"/>
        </w:numPr>
      </w:pPr>
      <w:r>
        <w:t xml:space="preserve">Forme cardio respiratoire: troubles rythme cardiaque, dyspnée </w:t>
      </w:r>
    </w:p>
    <w:p w14:paraId="712F9E3A" w14:textId="77777777" w:rsidR="003D6BF4" w:rsidRDefault="003D6BF4" w:rsidP="003D6BF4">
      <w:pPr>
        <w:pStyle w:val="Titre1"/>
      </w:pPr>
      <w:bookmarkStart w:id="719" w:name="_Toc196656782"/>
      <w:bookmarkStart w:id="720" w:name="_Toc196662589"/>
      <w:r>
        <w:t>Signes paracliniques:</w:t>
      </w:r>
      <w:bookmarkEnd w:id="719"/>
      <w:bookmarkEnd w:id="720"/>
    </w:p>
    <w:p w14:paraId="4AD60823" w14:textId="77777777" w:rsidR="003D6BF4" w:rsidRDefault="003D6BF4" w:rsidP="004237A4">
      <w:pPr>
        <w:numPr>
          <w:ilvl w:val="0"/>
          <w:numId w:val="3"/>
        </w:numPr>
      </w:pPr>
      <w:r>
        <w:t>Biologie : créatine kinase CK +++, LDH +++,  myoglobine surtout lors dystrophie musculaire : élevés</w:t>
      </w:r>
    </w:p>
    <w:p w14:paraId="1003044E" w14:textId="77777777" w:rsidR="003D6BF4" w:rsidRDefault="003D6BF4" w:rsidP="004237A4">
      <w:pPr>
        <w:numPr>
          <w:ilvl w:val="0"/>
          <w:numId w:val="3"/>
        </w:numPr>
      </w:pPr>
      <w:r>
        <w:t>EMG : montre une tracé plus riche que effort fourni, potentiels petits, polyphasique, vitesse de conduction nerveuse normale</w:t>
      </w:r>
    </w:p>
    <w:p w14:paraId="5EC8D2CA" w14:textId="77777777" w:rsidR="003D6BF4" w:rsidRDefault="003D6BF4" w:rsidP="004237A4">
      <w:pPr>
        <w:numPr>
          <w:ilvl w:val="0"/>
          <w:numId w:val="3"/>
        </w:numPr>
      </w:pPr>
      <w:r>
        <w:t>Biopsie musculaire surtout pour suspicion maladie auto-immune : aspect dystrophique (bariolé), inclusions avec nécrose et régénération</w:t>
      </w:r>
    </w:p>
    <w:p w14:paraId="594B80E6" w14:textId="77777777" w:rsidR="003D6BF4" w:rsidRDefault="003D6BF4" w:rsidP="004237A4">
      <w:pPr>
        <w:numPr>
          <w:ilvl w:val="0"/>
          <w:numId w:val="3"/>
        </w:numPr>
      </w:pPr>
      <w:r>
        <w:t xml:space="preserve">Autres : bilan cardiaque, respiratoire, endocrinien </w:t>
      </w:r>
    </w:p>
    <w:p w14:paraId="409CD883" w14:textId="77777777" w:rsidR="003D6BF4" w:rsidRDefault="003D6BF4" w:rsidP="003D6BF4">
      <w:pPr>
        <w:pStyle w:val="Titre1"/>
      </w:pPr>
      <w:bookmarkStart w:id="721" w:name="_Toc196656783"/>
      <w:bookmarkStart w:id="722" w:name="_Toc196662590"/>
      <w:r>
        <w:t>Etiologies:</w:t>
      </w:r>
      <w:bookmarkEnd w:id="721"/>
      <w:bookmarkEnd w:id="722"/>
    </w:p>
    <w:p w14:paraId="11D82713" w14:textId="77777777" w:rsidR="00A658B3" w:rsidRDefault="00A658B3" w:rsidP="00A658B3">
      <w:pPr>
        <w:numPr>
          <w:ilvl w:val="0"/>
          <w:numId w:val="0"/>
        </w:numPr>
      </w:pPr>
    </w:p>
    <w:p w14:paraId="2C5FAC4A" w14:textId="77777777" w:rsidR="00A658B3" w:rsidRDefault="00A658B3" w:rsidP="00A658B3">
      <w:pPr>
        <w:numPr>
          <w:ilvl w:val="0"/>
          <w:numId w:val="0"/>
        </w:numPr>
      </w:pPr>
    </w:p>
    <w:p w14:paraId="6D61690C" w14:textId="77777777" w:rsidR="00A658B3" w:rsidRPr="00A658B3" w:rsidRDefault="00A658B3" w:rsidP="00A658B3">
      <w:pPr>
        <w:numPr>
          <w:ilvl w:val="0"/>
          <w:numId w:val="0"/>
        </w:numPr>
      </w:pPr>
    </w:p>
    <w:tbl>
      <w:tblPr>
        <w:tblStyle w:val="Grilledutableau"/>
        <w:tblW w:w="0" w:type="auto"/>
        <w:tblLook w:val="04A0" w:firstRow="1" w:lastRow="0" w:firstColumn="1" w:lastColumn="0" w:noHBand="0" w:noVBand="1"/>
      </w:tblPr>
      <w:tblGrid>
        <w:gridCol w:w="2226"/>
        <w:gridCol w:w="2226"/>
        <w:gridCol w:w="2227"/>
      </w:tblGrid>
      <w:tr w:rsidR="003D6BF4" w:rsidRPr="00613CC4" w14:paraId="2864FDD6" w14:textId="77777777" w:rsidTr="00E37D71">
        <w:tc>
          <w:tcPr>
            <w:tcW w:w="2226" w:type="dxa"/>
          </w:tcPr>
          <w:p w14:paraId="5C2AF513" w14:textId="77777777" w:rsidR="003D6BF4" w:rsidRPr="00613CC4" w:rsidRDefault="003D6BF4" w:rsidP="00E37D71">
            <w:pPr>
              <w:numPr>
                <w:ilvl w:val="0"/>
                <w:numId w:val="0"/>
              </w:numPr>
              <w:jc w:val="center"/>
              <w:rPr>
                <w:b/>
              </w:rPr>
            </w:pPr>
            <w:r w:rsidRPr="00613CC4">
              <w:rPr>
                <w:b/>
              </w:rPr>
              <w:lastRenderedPageBreak/>
              <w:t>Myopathie acquise</w:t>
            </w:r>
          </w:p>
        </w:tc>
        <w:tc>
          <w:tcPr>
            <w:tcW w:w="4453" w:type="dxa"/>
            <w:gridSpan w:val="2"/>
          </w:tcPr>
          <w:p w14:paraId="7708D1C9" w14:textId="77777777" w:rsidR="003D6BF4" w:rsidRPr="00613CC4" w:rsidRDefault="003D6BF4" w:rsidP="00E37D71">
            <w:pPr>
              <w:numPr>
                <w:ilvl w:val="0"/>
                <w:numId w:val="0"/>
              </w:numPr>
              <w:jc w:val="center"/>
              <w:rPr>
                <w:b/>
              </w:rPr>
            </w:pPr>
            <w:r w:rsidRPr="00613CC4">
              <w:rPr>
                <w:b/>
              </w:rPr>
              <w:t>Myopathies génétiques</w:t>
            </w:r>
          </w:p>
        </w:tc>
      </w:tr>
      <w:tr w:rsidR="003D6BF4" w14:paraId="7612AF0F" w14:textId="77777777" w:rsidTr="00E37D71">
        <w:tc>
          <w:tcPr>
            <w:tcW w:w="2226" w:type="dxa"/>
          </w:tcPr>
          <w:p w14:paraId="456AD149" w14:textId="77777777" w:rsidR="003D6BF4" w:rsidRDefault="003D6BF4" w:rsidP="00E37D71">
            <w:pPr>
              <w:numPr>
                <w:ilvl w:val="0"/>
                <w:numId w:val="0"/>
              </w:numPr>
              <w:ind w:left="284"/>
            </w:pPr>
            <w:r>
              <w:t>Inflammatoires : polymoyosites /dermatomyosites /myosites à inclusions</w:t>
            </w:r>
          </w:p>
          <w:p w14:paraId="2DEBAF7E" w14:textId="77777777" w:rsidR="003D6BF4" w:rsidRDefault="003D6BF4" w:rsidP="00E37D71">
            <w:pPr>
              <w:numPr>
                <w:ilvl w:val="0"/>
                <w:numId w:val="0"/>
              </w:numPr>
            </w:pPr>
          </w:p>
        </w:tc>
        <w:tc>
          <w:tcPr>
            <w:tcW w:w="2226" w:type="dxa"/>
          </w:tcPr>
          <w:p w14:paraId="45B843AC" w14:textId="77777777" w:rsidR="003D6BF4" w:rsidRDefault="003D6BF4" w:rsidP="00E37D71">
            <w:pPr>
              <w:numPr>
                <w:ilvl w:val="0"/>
                <w:numId w:val="0"/>
              </w:numPr>
              <w:ind w:left="284"/>
            </w:pPr>
            <w:r>
              <w:t>Dystrophies musculaire</w:t>
            </w:r>
          </w:p>
          <w:p w14:paraId="49090197" w14:textId="77777777" w:rsidR="003D6BF4" w:rsidRDefault="003D6BF4" w:rsidP="00E37D71">
            <w:pPr>
              <w:numPr>
                <w:ilvl w:val="0"/>
                <w:numId w:val="0"/>
              </w:numPr>
            </w:pPr>
          </w:p>
        </w:tc>
        <w:tc>
          <w:tcPr>
            <w:tcW w:w="2227" w:type="dxa"/>
          </w:tcPr>
          <w:p w14:paraId="798ECB1A" w14:textId="77777777" w:rsidR="003D6BF4" w:rsidRDefault="003D6BF4" w:rsidP="00E37D71">
            <w:pPr>
              <w:numPr>
                <w:ilvl w:val="0"/>
                <w:numId w:val="0"/>
              </w:numPr>
            </w:pPr>
            <w:r>
              <w:t>Dystrophie non myotoniques : maladie de Duchène</w:t>
            </w:r>
          </w:p>
        </w:tc>
      </w:tr>
      <w:tr w:rsidR="003D6BF4" w14:paraId="175BAF1C" w14:textId="77777777" w:rsidTr="00E37D71">
        <w:tc>
          <w:tcPr>
            <w:tcW w:w="2226" w:type="dxa"/>
          </w:tcPr>
          <w:p w14:paraId="45D2D426" w14:textId="77777777" w:rsidR="003D6BF4" w:rsidRDefault="003D6BF4" w:rsidP="00E37D71">
            <w:pPr>
              <w:numPr>
                <w:ilvl w:val="0"/>
                <w:numId w:val="0"/>
              </w:numPr>
              <w:ind w:left="284"/>
            </w:pPr>
            <w:r>
              <w:t>Infectieuses : myosites virales / myosites parasitaires</w:t>
            </w:r>
          </w:p>
          <w:p w14:paraId="44219FD4" w14:textId="77777777" w:rsidR="003D6BF4" w:rsidRDefault="003D6BF4" w:rsidP="00E37D71">
            <w:pPr>
              <w:numPr>
                <w:ilvl w:val="0"/>
                <w:numId w:val="0"/>
              </w:numPr>
              <w:ind w:left="284"/>
            </w:pPr>
          </w:p>
        </w:tc>
        <w:tc>
          <w:tcPr>
            <w:tcW w:w="2226" w:type="dxa"/>
          </w:tcPr>
          <w:p w14:paraId="58FD62AD" w14:textId="3E634E4E" w:rsidR="003D6BF4" w:rsidRDefault="00A05749" w:rsidP="00E37D71">
            <w:pPr>
              <w:numPr>
                <w:ilvl w:val="0"/>
                <w:numId w:val="0"/>
              </w:numPr>
              <w:ind w:left="284"/>
            </w:pPr>
            <w:r>
              <w:t>Myopathies</w:t>
            </w:r>
            <w:r w:rsidR="003D6BF4">
              <w:t xml:space="preserve"> congénitales non dystrophique</w:t>
            </w:r>
          </w:p>
          <w:p w14:paraId="0BBF7ED0" w14:textId="77777777" w:rsidR="003D6BF4" w:rsidRDefault="003D6BF4" w:rsidP="00E37D71">
            <w:pPr>
              <w:numPr>
                <w:ilvl w:val="0"/>
                <w:numId w:val="0"/>
              </w:numPr>
              <w:ind w:left="284"/>
            </w:pPr>
          </w:p>
        </w:tc>
        <w:tc>
          <w:tcPr>
            <w:tcW w:w="2227" w:type="dxa"/>
          </w:tcPr>
          <w:p w14:paraId="4C709D9F" w14:textId="77777777" w:rsidR="003D6BF4" w:rsidRDefault="003D6BF4" w:rsidP="00E37D71">
            <w:pPr>
              <w:numPr>
                <w:ilvl w:val="0"/>
                <w:numId w:val="0"/>
              </w:numPr>
              <w:ind w:left="284"/>
            </w:pPr>
            <w:r>
              <w:t>Dystrophies myotoniques : maladie de Steinert</w:t>
            </w:r>
          </w:p>
        </w:tc>
      </w:tr>
      <w:tr w:rsidR="003D6BF4" w14:paraId="36B021BB" w14:textId="77777777" w:rsidTr="00E37D71">
        <w:tc>
          <w:tcPr>
            <w:tcW w:w="2226" w:type="dxa"/>
          </w:tcPr>
          <w:p w14:paraId="3359908D" w14:textId="77777777" w:rsidR="003D6BF4" w:rsidRDefault="003D6BF4" w:rsidP="00E37D71">
            <w:pPr>
              <w:numPr>
                <w:ilvl w:val="0"/>
                <w:numId w:val="0"/>
              </w:numPr>
              <w:ind w:left="284"/>
            </w:pPr>
            <w:r>
              <w:t>Causes toxiques, médicamenteuses: statines /corticoïdes, antiretroviraux</w:t>
            </w:r>
          </w:p>
          <w:p w14:paraId="0E0B40BA" w14:textId="77777777" w:rsidR="003D6BF4" w:rsidRDefault="003D6BF4" w:rsidP="00E37D71">
            <w:pPr>
              <w:numPr>
                <w:ilvl w:val="0"/>
                <w:numId w:val="0"/>
              </w:numPr>
              <w:ind w:left="284"/>
            </w:pPr>
          </w:p>
        </w:tc>
        <w:tc>
          <w:tcPr>
            <w:tcW w:w="2226" w:type="dxa"/>
          </w:tcPr>
          <w:p w14:paraId="60BEC854" w14:textId="4604CD40" w:rsidR="003D6BF4" w:rsidRDefault="00A05749" w:rsidP="00E37D71">
            <w:pPr>
              <w:numPr>
                <w:ilvl w:val="0"/>
                <w:numId w:val="0"/>
              </w:numPr>
              <w:ind w:left="284"/>
            </w:pPr>
            <w:r>
              <w:t>Myopathies</w:t>
            </w:r>
            <w:r w:rsidR="003D6BF4">
              <w:t xml:space="preserve"> métaboliques</w:t>
            </w:r>
          </w:p>
        </w:tc>
        <w:tc>
          <w:tcPr>
            <w:tcW w:w="2227" w:type="dxa"/>
          </w:tcPr>
          <w:p w14:paraId="12183787" w14:textId="77777777" w:rsidR="003D6BF4" w:rsidRDefault="003D6BF4" w:rsidP="00E37D71">
            <w:pPr>
              <w:numPr>
                <w:ilvl w:val="0"/>
                <w:numId w:val="0"/>
              </w:numPr>
              <w:ind w:left="284"/>
            </w:pPr>
            <w:r>
              <w:t>Anomalie de développement et maturation fibres pdt période fœtal</w:t>
            </w:r>
          </w:p>
          <w:p w14:paraId="4616F6EE" w14:textId="77777777" w:rsidR="003D6BF4" w:rsidRDefault="003D6BF4" w:rsidP="00E37D71">
            <w:pPr>
              <w:numPr>
                <w:ilvl w:val="0"/>
                <w:numId w:val="0"/>
              </w:numPr>
              <w:ind w:left="284"/>
            </w:pPr>
          </w:p>
          <w:p w14:paraId="7A0BEDD6" w14:textId="77777777" w:rsidR="003D6BF4" w:rsidRDefault="003D6BF4" w:rsidP="00E37D71">
            <w:pPr>
              <w:numPr>
                <w:ilvl w:val="0"/>
                <w:numId w:val="0"/>
              </w:numPr>
              <w:ind w:left="284"/>
            </w:pPr>
          </w:p>
        </w:tc>
      </w:tr>
      <w:tr w:rsidR="003D6BF4" w14:paraId="2AAD86F5" w14:textId="77777777" w:rsidTr="00E37D71">
        <w:tc>
          <w:tcPr>
            <w:tcW w:w="2226" w:type="dxa"/>
          </w:tcPr>
          <w:p w14:paraId="1E0AC77F" w14:textId="77777777" w:rsidR="003D6BF4" w:rsidRDefault="003D6BF4" w:rsidP="00E37D71">
            <w:pPr>
              <w:numPr>
                <w:ilvl w:val="0"/>
                <w:numId w:val="0"/>
              </w:numPr>
              <w:ind w:left="284"/>
            </w:pPr>
            <w:r>
              <w:t>Causes endocriniennes: dysthyroïdies / maladie de Cushing</w:t>
            </w:r>
          </w:p>
        </w:tc>
        <w:tc>
          <w:tcPr>
            <w:tcW w:w="2226" w:type="dxa"/>
          </w:tcPr>
          <w:p w14:paraId="1E940E55" w14:textId="77777777" w:rsidR="003D6BF4" w:rsidRDefault="003D6BF4" w:rsidP="00E37D71">
            <w:pPr>
              <w:numPr>
                <w:ilvl w:val="0"/>
                <w:numId w:val="0"/>
              </w:numPr>
              <w:ind w:left="284"/>
            </w:pPr>
          </w:p>
        </w:tc>
        <w:tc>
          <w:tcPr>
            <w:tcW w:w="2227" w:type="dxa"/>
          </w:tcPr>
          <w:p w14:paraId="30F69963" w14:textId="77777777" w:rsidR="003D6BF4" w:rsidRDefault="003D6BF4" w:rsidP="00E37D71">
            <w:pPr>
              <w:numPr>
                <w:ilvl w:val="0"/>
                <w:numId w:val="0"/>
              </w:numPr>
              <w:ind w:left="284"/>
            </w:pPr>
            <w:r>
              <w:t>Glycogénoses</w:t>
            </w:r>
          </w:p>
          <w:p w14:paraId="7F6741E1" w14:textId="77777777" w:rsidR="003D6BF4" w:rsidRDefault="003D6BF4" w:rsidP="00E37D71">
            <w:pPr>
              <w:numPr>
                <w:ilvl w:val="0"/>
                <w:numId w:val="0"/>
              </w:numPr>
              <w:ind w:left="284"/>
            </w:pPr>
            <w:r>
              <w:t>Lipidoses</w:t>
            </w:r>
          </w:p>
          <w:p w14:paraId="3757498D" w14:textId="77777777" w:rsidR="003D6BF4" w:rsidRDefault="003D6BF4" w:rsidP="00E37D71">
            <w:pPr>
              <w:numPr>
                <w:ilvl w:val="0"/>
                <w:numId w:val="0"/>
              </w:numPr>
              <w:ind w:left="284"/>
            </w:pPr>
            <w:r>
              <w:t>Mitochondriopathies</w:t>
            </w:r>
          </w:p>
        </w:tc>
      </w:tr>
    </w:tbl>
    <w:p w14:paraId="6CD7F760" w14:textId="77777777" w:rsidR="003D6BF4" w:rsidRDefault="003D6BF4" w:rsidP="003D6BF4">
      <w:pPr>
        <w:pStyle w:val="Titre1"/>
      </w:pPr>
      <w:bookmarkStart w:id="723" w:name="_Toc196656784"/>
      <w:bookmarkStart w:id="724" w:name="_Toc196662591"/>
      <w:r>
        <w:t>Traitement :</w:t>
      </w:r>
      <w:bookmarkEnd w:id="723"/>
      <w:bookmarkEnd w:id="724"/>
    </w:p>
    <w:p w14:paraId="343A0E91" w14:textId="77777777" w:rsidR="003D6BF4" w:rsidRDefault="003D6BF4" w:rsidP="004237A4">
      <w:pPr>
        <w:numPr>
          <w:ilvl w:val="0"/>
          <w:numId w:val="3"/>
        </w:numPr>
      </w:pPr>
      <w:r>
        <w:t>Buts :</w:t>
      </w:r>
    </w:p>
    <w:p w14:paraId="324DB1B6" w14:textId="77777777" w:rsidR="003D6BF4" w:rsidRDefault="003D6BF4" w:rsidP="004237A4">
      <w:pPr>
        <w:numPr>
          <w:ilvl w:val="1"/>
          <w:numId w:val="3"/>
        </w:numPr>
      </w:pPr>
      <w:r>
        <w:t>Préserver autonomie patient</w:t>
      </w:r>
    </w:p>
    <w:p w14:paraId="69A74F35" w14:textId="77777777" w:rsidR="003D6BF4" w:rsidRDefault="003D6BF4" w:rsidP="004237A4">
      <w:pPr>
        <w:numPr>
          <w:ilvl w:val="1"/>
          <w:numId w:val="3"/>
        </w:numPr>
      </w:pPr>
      <w:r>
        <w:t>Éviter les complications</w:t>
      </w:r>
    </w:p>
    <w:p w14:paraId="52969804" w14:textId="77777777" w:rsidR="003D6BF4" w:rsidRDefault="003D6BF4" w:rsidP="004237A4">
      <w:pPr>
        <w:numPr>
          <w:ilvl w:val="0"/>
          <w:numId w:val="3"/>
        </w:numPr>
      </w:pPr>
      <w:r>
        <w:t>Moyens :</w:t>
      </w:r>
    </w:p>
    <w:p w14:paraId="7652C3A4" w14:textId="77777777" w:rsidR="003D6BF4" w:rsidRDefault="003D6BF4" w:rsidP="004237A4">
      <w:pPr>
        <w:numPr>
          <w:ilvl w:val="1"/>
          <w:numId w:val="3"/>
        </w:numPr>
      </w:pPr>
      <w:r>
        <w:t xml:space="preserve"> médicamenteux selon étiologies</w:t>
      </w:r>
    </w:p>
    <w:p w14:paraId="602863E3" w14:textId="35067CF4" w:rsidR="003D6BF4" w:rsidRPr="000821BD" w:rsidRDefault="003D6BF4" w:rsidP="004237A4">
      <w:pPr>
        <w:numPr>
          <w:ilvl w:val="1"/>
          <w:numId w:val="3"/>
        </w:numPr>
      </w:pPr>
      <w:r>
        <w:t>Non médicamenteux : kinésithérapie motrice, ergothérapie, exercices de relaxations</w:t>
      </w:r>
    </w:p>
    <w:p w14:paraId="58F30834" w14:textId="77777777" w:rsidR="00E47EBD" w:rsidRPr="00F408E2" w:rsidRDefault="00E47EBD" w:rsidP="003D6BF4">
      <w:pPr>
        <w:numPr>
          <w:ilvl w:val="0"/>
          <w:numId w:val="0"/>
        </w:numPr>
        <w:rPr>
          <w:rFonts w:cs="Times New Roman"/>
        </w:rPr>
      </w:pPr>
    </w:p>
    <w:p w14:paraId="4279CE55" w14:textId="77777777" w:rsidR="00E47EBD" w:rsidRPr="00F408E2" w:rsidRDefault="00E47EBD" w:rsidP="00E47EBD">
      <w:pPr>
        <w:numPr>
          <w:ilvl w:val="0"/>
          <w:numId w:val="0"/>
        </w:numPr>
        <w:rPr>
          <w:rFonts w:cs="Times New Roman"/>
        </w:rPr>
      </w:pPr>
    </w:p>
    <w:p w14:paraId="599576A4" w14:textId="77777777" w:rsidR="00E47EBD" w:rsidRPr="00F408E2" w:rsidRDefault="00E47EBD" w:rsidP="00E47EBD">
      <w:pPr>
        <w:numPr>
          <w:ilvl w:val="0"/>
          <w:numId w:val="0"/>
        </w:numPr>
        <w:rPr>
          <w:rFonts w:cs="Times New Roman"/>
        </w:rPr>
      </w:pPr>
    </w:p>
    <w:p w14:paraId="41BF327D" w14:textId="77777777" w:rsidR="00E47EBD" w:rsidRDefault="00E47EBD" w:rsidP="00E47EBD">
      <w:pPr>
        <w:numPr>
          <w:ilvl w:val="0"/>
          <w:numId w:val="0"/>
        </w:numPr>
        <w:rPr>
          <w:rFonts w:cs="Times New Roman"/>
        </w:rPr>
      </w:pPr>
    </w:p>
    <w:p w14:paraId="4D07ED37" w14:textId="77777777" w:rsidR="00A658B3" w:rsidRDefault="00A658B3" w:rsidP="00E47EBD">
      <w:pPr>
        <w:numPr>
          <w:ilvl w:val="0"/>
          <w:numId w:val="0"/>
        </w:numPr>
        <w:rPr>
          <w:rFonts w:cs="Times New Roman"/>
        </w:rPr>
      </w:pPr>
    </w:p>
    <w:p w14:paraId="14B9B18C" w14:textId="77777777" w:rsidR="00A658B3" w:rsidRDefault="00A658B3" w:rsidP="00E47EBD">
      <w:pPr>
        <w:numPr>
          <w:ilvl w:val="0"/>
          <w:numId w:val="0"/>
        </w:numPr>
        <w:rPr>
          <w:rFonts w:cs="Times New Roman"/>
        </w:rPr>
      </w:pPr>
    </w:p>
    <w:p w14:paraId="32DCFA10" w14:textId="77777777" w:rsidR="00A658B3" w:rsidRPr="00F408E2" w:rsidRDefault="00A658B3" w:rsidP="00E47EBD">
      <w:pPr>
        <w:numPr>
          <w:ilvl w:val="0"/>
          <w:numId w:val="0"/>
        </w:numPr>
        <w:rPr>
          <w:rFonts w:cs="Times New Roman"/>
        </w:rPr>
      </w:pPr>
    </w:p>
    <w:p w14:paraId="381AE9ED" w14:textId="77777777" w:rsidR="00E47EBD" w:rsidRPr="00F408E2" w:rsidRDefault="00E47EBD" w:rsidP="00E47EBD">
      <w:pPr>
        <w:numPr>
          <w:ilvl w:val="0"/>
          <w:numId w:val="0"/>
        </w:numPr>
        <w:rPr>
          <w:rFonts w:cs="Times New Roman"/>
        </w:rPr>
      </w:pPr>
    </w:p>
    <w:p w14:paraId="6B3248CE" w14:textId="6B52B5ED" w:rsidR="00E47EBD" w:rsidRPr="00F408E2" w:rsidRDefault="00975171" w:rsidP="00801D21">
      <w:pPr>
        <w:pStyle w:val="Titre"/>
        <w:rPr>
          <w:rFonts w:cs="Times New Roman"/>
        </w:rPr>
      </w:pPr>
      <w:r w:rsidRPr="00F408E2">
        <w:rPr>
          <w:rFonts w:cs="Times New Roman"/>
        </w:rPr>
        <w:lastRenderedPageBreak/>
        <w:t xml:space="preserve">Prise en charge de fatigabilité </w:t>
      </w:r>
      <w:r w:rsidR="0086041E" w:rsidRPr="00F408E2">
        <w:rPr>
          <w:rFonts w:cs="Times New Roman"/>
        </w:rPr>
        <w:t xml:space="preserve">d'effort </w:t>
      </w:r>
    </w:p>
    <w:p w14:paraId="03DF76E9" w14:textId="77777777" w:rsidR="00197D1B" w:rsidRPr="00F408E2" w:rsidRDefault="00197D1B" w:rsidP="00F344EF">
      <w:pPr>
        <w:pStyle w:val="Sous-titre"/>
        <w:rPr>
          <w:rFonts w:ascii="Times New Roman" w:hAnsi="Times New Roman" w:cs="Times New Roman"/>
        </w:rPr>
      </w:pPr>
      <w:r w:rsidRPr="00F408E2">
        <w:rPr>
          <w:rFonts w:ascii="Times New Roman" w:hAnsi="Times New Roman" w:cs="Times New Roman"/>
        </w:rPr>
        <w:t>Introduction</w:t>
      </w:r>
    </w:p>
    <w:p w14:paraId="6634391F" w14:textId="77777777" w:rsidR="003D6BF4" w:rsidRDefault="003D6BF4" w:rsidP="003D6BF4">
      <w:r>
        <w:t xml:space="preserve">Fatigabilité à l’effort : </w:t>
      </w:r>
      <w:r>
        <w:rPr>
          <w:b/>
        </w:rPr>
        <w:t xml:space="preserve">plainte de fatigue qui survient au fur et à mesure de la réalisation d’effort </w:t>
      </w:r>
      <w:r>
        <w:t xml:space="preserve">habituellement </w:t>
      </w:r>
      <w:r>
        <w:rPr>
          <w:b/>
        </w:rPr>
        <w:t xml:space="preserve">non fatigant </w:t>
      </w:r>
      <w:r>
        <w:t>lors des tâches quotidiennes (toilette, repas, marche, gestes professionnelles habituelles …)</w:t>
      </w:r>
    </w:p>
    <w:p w14:paraId="7C805690" w14:textId="2C06B987" w:rsidR="003D6BF4" w:rsidRDefault="003D6BF4" w:rsidP="003D6BF4">
      <w:r>
        <w:t>Fréquente en neuro et rhumatologique</w:t>
      </w:r>
    </w:p>
    <w:p w14:paraId="6285DFA0" w14:textId="7290B24D" w:rsidR="003D6BF4" w:rsidRDefault="003D6BF4" w:rsidP="003D6BF4">
      <w:r>
        <w:t xml:space="preserve">Urgence : atteinte respiratoire ou cardiaque </w:t>
      </w:r>
    </w:p>
    <w:p w14:paraId="2EE1832A" w14:textId="7EB70E16" w:rsidR="00197D1B" w:rsidRPr="003D6BF4" w:rsidRDefault="003D6BF4" w:rsidP="003D6BF4">
      <w:r>
        <w:t xml:space="preserve">Gravité : handicap moteur puis grabataire </w:t>
      </w:r>
    </w:p>
    <w:p w14:paraId="024D4445" w14:textId="31C654A7" w:rsidR="00197D1B" w:rsidRPr="00224B36" w:rsidRDefault="003D6BF4" w:rsidP="004237A4">
      <w:pPr>
        <w:pStyle w:val="Titre1"/>
        <w:numPr>
          <w:ilvl w:val="0"/>
          <w:numId w:val="41"/>
        </w:numPr>
        <w:rPr>
          <w:rFonts w:cs="Times New Roman"/>
        </w:rPr>
      </w:pPr>
      <w:bookmarkStart w:id="725" w:name="_Toc196656785"/>
      <w:bookmarkStart w:id="726" w:name="_Toc196662592"/>
      <w:r w:rsidRPr="00224B36">
        <w:rPr>
          <w:rFonts w:cs="Times New Roman"/>
        </w:rPr>
        <w:t>Démarche</w:t>
      </w:r>
      <w:r w:rsidR="008615E3" w:rsidRPr="00224B36">
        <w:rPr>
          <w:rFonts w:cs="Times New Roman"/>
        </w:rPr>
        <w:t xml:space="preserve"> </w:t>
      </w:r>
      <w:r w:rsidR="00197D1B" w:rsidRPr="00224B36">
        <w:rPr>
          <w:rFonts w:cs="Times New Roman"/>
        </w:rPr>
        <w:t>Diagnostic</w:t>
      </w:r>
      <w:bookmarkEnd w:id="725"/>
      <w:bookmarkEnd w:id="726"/>
    </w:p>
    <w:p w14:paraId="6C940711" w14:textId="77777777" w:rsidR="003D6BF4" w:rsidRDefault="003D6BF4" w:rsidP="003D6BF4">
      <w:pPr>
        <w:pStyle w:val="Titre2"/>
      </w:pPr>
      <w:bookmarkStart w:id="727" w:name="_Toc126330256"/>
      <w:bookmarkStart w:id="728" w:name="_Toc196656786"/>
      <w:bookmarkStart w:id="729" w:name="_Toc196662593"/>
      <w:r w:rsidRPr="003D6BF4">
        <w:t>Clinique</w:t>
      </w:r>
      <w:bookmarkEnd w:id="727"/>
      <w:bookmarkEnd w:id="728"/>
      <w:bookmarkEnd w:id="729"/>
      <w:r>
        <w:t xml:space="preserve"> </w:t>
      </w:r>
    </w:p>
    <w:p w14:paraId="05E00B3E" w14:textId="77777777" w:rsidR="003D6BF4" w:rsidRDefault="003D6BF4" w:rsidP="003D6BF4">
      <w:pPr>
        <w:pStyle w:val="Titre3"/>
      </w:pPr>
      <w:bookmarkStart w:id="730" w:name="_Toc196656787"/>
      <w:bookmarkStart w:id="731" w:name="_Toc196662594"/>
      <w:r w:rsidRPr="003D6BF4">
        <w:t>Anamnèse</w:t>
      </w:r>
      <w:bookmarkEnd w:id="730"/>
      <w:bookmarkEnd w:id="731"/>
      <w:r>
        <w:t xml:space="preserve"> </w:t>
      </w:r>
    </w:p>
    <w:p w14:paraId="7F1C0AEF" w14:textId="77777777" w:rsidR="003D6BF4" w:rsidRDefault="003D6BF4" w:rsidP="003D6BF4">
      <w:r>
        <w:t xml:space="preserve">Caractérisé la fatigabilité </w:t>
      </w:r>
    </w:p>
    <w:p w14:paraId="71DC629D" w14:textId="77777777" w:rsidR="003D6BF4" w:rsidRDefault="003D6BF4" w:rsidP="004237A4">
      <w:pPr>
        <w:numPr>
          <w:ilvl w:val="1"/>
          <w:numId w:val="4"/>
        </w:numPr>
      </w:pPr>
      <w:r>
        <w:t xml:space="preserve">And mouvements des racines des membres </w:t>
      </w:r>
    </w:p>
    <w:p w14:paraId="2EC0218A" w14:textId="77777777" w:rsidR="003D6BF4" w:rsidRDefault="003D6BF4" w:rsidP="004237A4">
      <w:pPr>
        <w:numPr>
          <w:ilvl w:val="1"/>
          <w:numId w:val="4"/>
        </w:numPr>
      </w:pPr>
      <w:r>
        <w:t xml:space="preserve">Touchant les paupières </w:t>
      </w:r>
    </w:p>
    <w:p w14:paraId="1BD37264" w14:textId="77777777" w:rsidR="003D6BF4" w:rsidRDefault="003D6BF4" w:rsidP="004237A4">
      <w:pPr>
        <w:numPr>
          <w:ilvl w:val="1"/>
          <w:numId w:val="4"/>
        </w:numPr>
      </w:pPr>
      <w:r>
        <w:t>Trouble de la déglutition, respiration, vision (double)</w:t>
      </w:r>
    </w:p>
    <w:p w14:paraId="19D83634" w14:textId="77777777" w:rsidR="003D6BF4" w:rsidRDefault="003D6BF4" w:rsidP="003D6BF4">
      <w:r>
        <w:t xml:space="preserve">Age (pédiatrie/adulte), genre (F&gt;H), profession, tares, terrain, </w:t>
      </w:r>
    </w:p>
    <w:p w14:paraId="16A4347F" w14:textId="77777777" w:rsidR="003D6BF4" w:rsidRDefault="003D6BF4" w:rsidP="003D6BF4">
      <w:r>
        <w:t xml:space="preserve">Médicaments en cours récemment pris (déclenchant les poussées myasthéniques) </w:t>
      </w:r>
    </w:p>
    <w:p w14:paraId="347EAA2E" w14:textId="77777777" w:rsidR="003D6BF4" w:rsidRDefault="003D6BF4" w:rsidP="003D6BF4">
      <w:pPr>
        <w:pStyle w:val="Titre3"/>
      </w:pPr>
      <w:bookmarkStart w:id="732" w:name="_Toc196656788"/>
      <w:bookmarkStart w:id="733" w:name="_Toc196662595"/>
      <w:r>
        <w:t xml:space="preserve">Examen </w:t>
      </w:r>
      <w:r w:rsidRPr="003D6BF4">
        <w:t>physique</w:t>
      </w:r>
      <w:bookmarkEnd w:id="732"/>
      <w:bookmarkEnd w:id="733"/>
      <w:r>
        <w:t xml:space="preserve"> </w:t>
      </w:r>
    </w:p>
    <w:p w14:paraId="7A536978" w14:textId="77777777" w:rsidR="003D6BF4" w:rsidRDefault="003D6BF4" w:rsidP="003D6BF4">
      <w:r>
        <w:t xml:space="preserve">Motricité segmentaire </w:t>
      </w:r>
    </w:p>
    <w:p w14:paraId="6D021AB9" w14:textId="77777777" w:rsidR="003D6BF4" w:rsidRDefault="003D6BF4" w:rsidP="004237A4">
      <w:pPr>
        <w:numPr>
          <w:ilvl w:val="1"/>
          <w:numId w:val="4"/>
        </w:numPr>
      </w:pPr>
      <w:r>
        <w:t>Force musculaire (MRC)</w:t>
      </w:r>
    </w:p>
    <w:p w14:paraId="04C82E69" w14:textId="3A561E8E" w:rsidR="003D6BF4" w:rsidRPr="009F3F0A" w:rsidRDefault="003D6BF4" w:rsidP="004237A4">
      <w:pPr>
        <w:numPr>
          <w:ilvl w:val="2"/>
          <w:numId w:val="4"/>
        </w:numPr>
      </w:pPr>
      <w:r>
        <w:t xml:space="preserve">Au repos : normal ou petite </w:t>
      </w:r>
      <w:r w:rsidR="00291989">
        <w:t>diminution</w:t>
      </w:r>
      <w:r>
        <w:t xml:space="preserve"> </w:t>
      </w:r>
      <w:r>
        <w:sym w:font="Symbol" w:char="F0AE"/>
      </w:r>
      <w:r w:rsidR="00291989">
        <w:t xml:space="preserve"> racine ou extrémité des membres</w:t>
      </w:r>
    </w:p>
    <w:p w14:paraId="0EA927B9" w14:textId="77777777" w:rsidR="003D6BF4" w:rsidRPr="009F3F0A" w:rsidRDefault="003D6BF4" w:rsidP="004237A4">
      <w:pPr>
        <w:numPr>
          <w:ilvl w:val="2"/>
          <w:numId w:val="4"/>
        </w:numPr>
      </w:pPr>
      <w:r>
        <w:t xml:space="preserve">Répétition des mouvements allant de diminution à l’impossibilité à continuer le mouvement </w:t>
      </w:r>
    </w:p>
    <w:p w14:paraId="0A6592D1" w14:textId="459B47CE" w:rsidR="003D6BF4" w:rsidRPr="004B4469" w:rsidRDefault="003D6BF4" w:rsidP="004237A4">
      <w:pPr>
        <w:numPr>
          <w:ilvl w:val="1"/>
          <w:numId w:val="4"/>
        </w:numPr>
      </w:pPr>
      <w:r>
        <w:t xml:space="preserve">ROT normal ou </w:t>
      </w:r>
      <w:r w:rsidR="00291989">
        <w:t>diminuée</w:t>
      </w:r>
      <w:r>
        <w:t xml:space="preserve"> si amyotrophie </w:t>
      </w:r>
    </w:p>
    <w:p w14:paraId="75BE0EA6" w14:textId="77777777" w:rsidR="003D6BF4" w:rsidRPr="007962C5" w:rsidRDefault="003D6BF4" w:rsidP="004237A4">
      <w:pPr>
        <w:numPr>
          <w:ilvl w:val="1"/>
          <w:numId w:val="4"/>
        </w:numPr>
      </w:pPr>
      <w:r>
        <w:t xml:space="preserve">Reflexe myotatique normal ou absent </w:t>
      </w:r>
    </w:p>
    <w:p w14:paraId="4B868CD7" w14:textId="711E83E6" w:rsidR="003D6BF4" w:rsidRPr="007962C5" w:rsidRDefault="003D6BF4" w:rsidP="004237A4">
      <w:pPr>
        <w:numPr>
          <w:ilvl w:val="1"/>
          <w:numId w:val="4"/>
        </w:numPr>
      </w:pPr>
      <w:r>
        <w:t xml:space="preserve">Volume musculaire </w:t>
      </w:r>
      <w:r w:rsidR="00291989">
        <w:t>diminué</w:t>
      </w:r>
      <w:r>
        <w:t xml:space="preserve"> ou normal ou pseudo-hypertrophie </w:t>
      </w:r>
    </w:p>
    <w:p w14:paraId="03D5DE97" w14:textId="77777777" w:rsidR="003D6BF4" w:rsidRPr="002A35F9" w:rsidRDefault="003D6BF4" w:rsidP="003D6BF4">
      <w:r>
        <w:t>Examen neurologique : sensibilité (normale), nerfs crâniens (normaux), sphincters (continent), cognition (normale)</w:t>
      </w:r>
    </w:p>
    <w:p w14:paraId="3EC8E919" w14:textId="77777777" w:rsidR="003D6BF4" w:rsidRDefault="003D6BF4" w:rsidP="003D6BF4">
      <w:r>
        <w:t xml:space="preserve">Examen extra-neurologique : appareil par appareil </w:t>
      </w:r>
    </w:p>
    <w:p w14:paraId="3CA33E4C" w14:textId="77777777" w:rsidR="003D6BF4" w:rsidRDefault="003D6BF4" w:rsidP="003D6BF4">
      <w:pPr>
        <w:pStyle w:val="Titre2"/>
      </w:pPr>
      <w:bookmarkStart w:id="734" w:name="_Toc126330257"/>
      <w:bookmarkStart w:id="735" w:name="_Toc196656789"/>
      <w:bookmarkStart w:id="736" w:name="_Toc196662596"/>
      <w:r w:rsidRPr="003D6BF4">
        <w:lastRenderedPageBreak/>
        <w:t>Paraclinique</w:t>
      </w:r>
      <w:bookmarkEnd w:id="734"/>
      <w:bookmarkEnd w:id="735"/>
      <w:bookmarkEnd w:id="736"/>
      <w:r>
        <w:t xml:space="preserve"> </w:t>
      </w:r>
    </w:p>
    <w:p w14:paraId="5D99B7C2" w14:textId="77777777" w:rsidR="003D6BF4" w:rsidRDefault="003D6BF4" w:rsidP="003D6BF4">
      <w:r>
        <w:t xml:space="preserve">Selon les situations cliniques </w:t>
      </w:r>
    </w:p>
    <w:p w14:paraId="6D2B789F" w14:textId="77777777" w:rsidR="003D6BF4" w:rsidRDefault="003D6BF4" w:rsidP="003D6BF4">
      <w:r>
        <w:t xml:space="preserve">Avis neuro ou interniste </w:t>
      </w:r>
    </w:p>
    <w:p w14:paraId="37BF6239" w14:textId="77777777" w:rsidR="003D6BF4" w:rsidRDefault="003D6BF4" w:rsidP="004237A4">
      <w:pPr>
        <w:numPr>
          <w:ilvl w:val="1"/>
          <w:numId w:val="4"/>
        </w:numPr>
      </w:pPr>
      <w:r>
        <w:t>Test prostigmine (myasthénie auto-immune ?)</w:t>
      </w:r>
    </w:p>
    <w:p w14:paraId="4428054A" w14:textId="77777777" w:rsidR="003D6BF4" w:rsidRDefault="003D6BF4" w:rsidP="004237A4">
      <w:pPr>
        <w:numPr>
          <w:ilvl w:val="1"/>
          <w:numId w:val="4"/>
        </w:numPr>
      </w:pPr>
      <w:r>
        <w:t xml:space="preserve">EMG (éliminer les autres causes d’atteinte myogène) </w:t>
      </w:r>
    </w:p>
    <w:p w14:paraId="4E5FC6E4" w14:textId="77777777" w:rsidR="003D6BF4" w:rsidRDefault="003D6BF4" w:rsidP="004237A4">
      <w:pPr>
        <w:numPr>
          <w:ilvl w:val="1"/>
          <w:numId w:val="4"/>
        </w:numPr>
      </w:pPr>
      <w:r>
        <w:t>Biologies spécialisées : CPK, LDH, Ac anti-Rach ou anti-Musk</w:t>
      </w:r>
    </w:p>
    <w:p w14:paraId="4B5DFEF4" w14:textId="77777777" w:rsidR="003D6BF4" w:rsidRDefault="003D6BF4" w:rsidP="003D6BF4">
      <w:pPr>
        <w:pStyle w:val="Titre1"/>
      </w:pPr>
      <w:bookmarkStart w:id="737" w:name="_Toc126330258"/>
      <w:bookmarkStart w:id="738" w:name="_Toc196656790"/>
      <w:bookmarkStart w:id="739" w:name="_Toc196662597"/>
      <w:r>
        <w:t xml:space="preserve">Situations </w:t>
      </w:r>
      <w:r w:rsidRPr="003D6BF4">
        <w:t>cliniques</w:t>
      </w:r>
      <w:bookmarkEnd w:id="737"/>
      <w:bookmarkEnd w:id="738"/>
      <w:bookmarkEnd w:id="739"/>
      <w:r>
        <w:t xml:space="preserve"> </w:t>
      </w:r>
    </w:p>
    <w:p w14:paraId="700AC695" w14:textId="77777777" w:rsidR="003D6BF4" w:rsidRPr="003D6BF4" w:rsidRDefault="003D6BF4" w:rsidP="003D6BF4">
      <w:pPr>
        <w:rPr>
          <w:b/>
        </w:rPr>
      </w:pPr>
      <w:r>
        <w:t xml:space="preserve">Force musculaire </w:t>
      </w:r>
      <w:r w:rsidRPr="003D6BF4">
        <w:rPr>
          <w:b/>
        </w:rPr>
        <w:t xml:space="preserve">normale au repos, diminuée à la répétition des tâches </w:t>
      </w:r>
      <w:r w:rsidRPr="003D6BF4">
        <w:rPr>
          <w:b/>
        </w:rPr>
        <w:sym w:font="Symbol" w:char="F0AE"/>
      </w:r>
      <w:r w:rsidRPr="003D6BF4">
        <w:rPr>
          <w:b/>
        </w:rPr>
        <w:t xml:space="preserve"> Sd myasthénique </w:t>
      </w:r>
    </w:p>
    <w:p w14:paraId="68712A34" w14:textId="77777777" w:rsidR="003D6BF4" w:rsidRPr="003D6BF4" w:rsidRDefault="003D6BF4" w:rsidP="003D6BF4">
      <w:pPr>
        <w:rPr>
          <w:b/>
        </w:rPr>
      </w:pPr>
      <w:r>
        <w:t xml:space="preserve">Force musculaire </w:t>
      </w:r>
      <w:r w:rsidRPr="003D6BF4">
        <w:rPr>
          <w:b/>
        </w:rPr>
        <w:t xml:space="preserve">diminuée au repos, reste des examens neuro normal </w:t>
      </w:r>
      <w:r w:rsidRPr="003D6BF4">
        <w:rPr>
          <w:b/>
        </w:rPr>
        <w:sym w:font="Symbol" w:char="F0AE"/>
      </w:r>
      <w:r w:rsidRPr="003D6BF4">
        <w:rPr>
          <w:b/>
        </w:rPr>
        <w:t xml:space="preserve"> Sd myogène </w:t>
      </w:r>
    </w:p>
    <w:p w14:paraId="586CF244" w14:textId="77777777" w:rsidR="003D6BF4" w:rsidRDefault="003D6BF4" w:rsidP="003D6BF4">
      <w:pPr>
        <w:pStyle w:val="Titre2"/>
      </w:pPr>
      <w:bookmarkStart w:id="740" w:name="_Toc126330259"/>
      <w:bookmarkStart w:id="741" w:name="_Toc196656791"/>
      <w:bookmarkStart w:id="742" w:name="_Toc196662598"/>
      <w:r>
        <w:t xml:space="preserve">Sd </w:t>
      </w:r>
      <w:r w:rsidRPr="003D6BF4">
        <w:t>myasthénique</w:t>
      </w:r>
      <w:bookmarkEnd w:id="740"/>
      <w:bookmarkEnd w:id="741"/>
      <w:bookmarkEnd w:id="742"/>
      <w:r>
        <w:t xml:space="preserve"> </w:t>
      </w:r>
    </w:p>
    <w:p w14:paraId="669711B0" w14:textId="77777777" w:rsidR="003D6BF4" w:rsidRDefault="003D6BF4" w:rsidP="003D6BF4">
      <w:r w:rsidRPr="00237263">
        <w:rPr>
          <w:b/>
        </w:rPr>
        <w:t>A classifier</w:t>
      </w:r>
      <w:r>
        <w:t xml:space="preserve"> : fatigabilité fluctuante, reproductible par répétition/effort, réversible </w:t>
      </w:r>
    </w:p>
    <w:p w14:paraId="4C8E77DC" w14:textId="77777777" w:rsidR="003D6BF4" w:rsidRDefault="003D6BF4" w:rsidP="004237A4">
      <w:pPr>
        <w:numPr>
          <w:ilvl w:val="1"/>
          <w:numId w:val="4"/>
        </w:numPr>
      </w:pPr>
      <w:r>
        <w:t xml:space="preserve">Atteinte oculaire isolée (ptosis ou diplopie) </w:t>
      </w:r>
      <w:r>
        <w:sym w:font="Symbol" w:char="F0AE"/>
      </w:r>
      <w:r>
        <w:t xml:space="preserve"> myasthénie localisée </w:t>
      </w:r>
    </w:p>
    <w:p w14:paraId="5BB37931" w14:textId="5EFDDF7E" w:rsidR="003D6BF4" w:rsidRDefault="003D6BF4" w:rsidP="004237A4">
      <w:pPr>
        <w:numPr>
          <w:ilvl w:val="1"/>
          <w:numId w:val="4"/>
        </w:numPr>
      </w:pPr>
      <w:r>
        <w:t xml:space="preserve">Atteinte des membres : myasthénie généralisée </w:t>
      </w:r>
    </w:p>
    <w:p w14:paraId="0F3D23B9" w14:textId="77777777" w:rsidR="003D6BF4" w:rsidRDefault="003D6BF4" w:rsidP="003D6BF4">
      <w:r>
        <w:t xml:space="preserve">Recherche les </w:t>
      </w:r>
      <w:r w:rsidRPr="00237263">
        <w:rPr>
          <w:b/>
        </w:rPr>
        <w:t>signes de gravité</w:t>
      </w:r>
      <w:r>
        <w:t xml:space="preserve"> </w:t>
      </w:r>
    </w:p>
    <w:p w14:paraId="3790184B" w14:textId="77777777" w:rsidR="003D6BF4" w:rsidRDefault="003D6BF4" w:rsidP="004237A4">
      <w:pPr>
        <w:numPr>
          <w:ilvl w:val="1"/>
          <w:numId w:val="4"/>
        </w:numPr>
      </w:pPr>
      <w:r>
        <w:t xml:space="preserve">Signes bulbaires : fausses routes, troubles de déglutition, dysphonie </w:t>
      </w:r>
    </w:p>
    <w:p w14:paraId="711AE4E5" w14:textId="3D39C033" w:rsidR="003D6BF4" w:rsidRDefault="003D6BF4" w:rsidP="004237A4">
      <w:pPr>
        <w:numPr>
          <w:ilvl w:val="1"/>
          <w:numId w:val="4"/>
        </w:numPr>
      </w:pPr>
      <w:r>
        <w:t xml:space="preserve">Signes respiratoires : dyspnée </w:t>
      </w:r>
    </w:p>
    <w:p w14:paraId="413CF97B" w14:textId="0BB9E404" w:rsidR="003D6BF4" w:rsidRDefault="003D6BF4" w:rsidP="003D6BF4">
      <w:r>
        <w:t xml:space="preserve">Donner la </w:t>
      </w:r>
      <w:r w:rsidRPr="00125DBF">
        <w:rPr>
          <w:b/>
        </w:rPr>
        <w:t>liste des médicaments contre-indiqués</w:t>
      </w:r>
      <w:r>
        <w:t xml:space="preserve"> (Cf. cours Myasthénie auto-immune) </w:t>
      </w:r>
    </w:p>
    <w:p w14:paraId="5B3BC83C" w14:textId="77777777" w:rsidR="003D6BF4" w:rsidRDefault="003D6BF4" w:rsidP="003D6BF4">
      <w:pPr>
        <w:rPr>
          <w:b/>
        </w:rPr>
      </w:pPr>
      <w:r>
        <w:t xml:space="preserve">Commencer la </w:t>
      </w:r>
      <w:r w:rsidRPr="000801C3">
        <w:rPr>
          <w:b/>
        </w:rPr>
        <w:t xml:space="preserve">Pyridostigmine </w:t>
      </w:r>
      <w:r>
        <w:rPr>
          <w:b/>
        </w:rPr>
        <w:t>(Bromure de Pyridostigine) 60mg</w:t>
      </w:r>
    </w:p>
    <w:p w14:paraId="1F7D9CDC" w14:textId="77777777" w:rsidR="003D6BF4" w:rsidRPr="000801C3" w:rsidRDefault="003D6BF4" w:rsidP="004237A4">
      <w:pPr>
        <w:numPr>
          <w:ilvl w:val="1"/>
          <w:numId w:val="4"/>
        </w:numPr>
        <w:rPr>
          <w:b/>
        </w:rPr>
      </w:pPr>
      <w:r>
        <w:t xml:space="preserve">Dose individuelle </w:t>
      </w:r>
    </w:p>
    <w:p w14:paraId="30F76F73" w14:textId="77777777" w:rsidR="003D6BF4" w:rsidRPr="000801C3" w:rsidRDefault="003D6BF4" w:rsidP="004237A4">
      <w:pPr>
        <w:numPr>
          <w:ilvl w:val="1"/>
          <w:numId w:val="4"/>
        </w:numPr>
        <w:rPr>
          <w:b/>
        </w:rPr>
      </w:pPr>
      <w:r>
        <w:t>Durée d’action : 3 à 4h</w:t>
      </w:r>
    </w:p>
    <w:p w14:paraId="1F7B6C37" w14:textId="77777777" w:rsidR="003D6BF4" w:rsidRPr="000801C3" w:rsidRDefault="003D6BF4" w:rsidP="004237A4">
      <w:pPr>
        <w:numPr>
          <w:ilvl w:val="1"/>
          <w:numId w:val="4"/>
        </w:numPr>
        <w:rPr>
          <w:b/>
        </w:rPr>
      </w:pPr>
      <w:r>
        <w:t>Poso initiale : 30 à 120mg renouvelable 3 à 4j</w:t>
      </w:r>
    </w:p>
    <w:p w14:paraId="5CF340DC" w14:textId="77777777" w:rsidR="003D6BF4" w:rsidRPr="000801C3" w:rsidRDefault="003D6BF4" w:rsidP="004237A4">
      <w:pPr>
        <w:numPr>
          <w:ilvl w:val="1"/>
          <w:numId w:val="4"/>
        </w:numPr>
        <w:rPr>
          <w:b/>
        </w:rPr>
      </w:pPr>
      <w:r>
        <w:t>Augmenter progressivement à 300 à 1200mg/j</w:t>
      </w:r>
    </w:p>
    <w:p w14:paraId="1DDAC06C" w14:textId="511C213A" w:rsidR="003D6BF4" w:rsidRPr="003D6BF4" w:rsidRDefault="003D6BF4" w:rsidP="004237A4">
      <w:pPr>
        <w:numPr>
          <w:ilvl w:val="1"/>
          <w:numId w:val="4"/>
        </w:numPr>
        <w:rPr>
          <w:b/>
        </w:rPr>
      </w:pPr>
      <w:r>
        <w:t xml:space="preserve">Signes de surdosage (cholinergique) : hyper-sécrétion : bronchique, larmes, diarrhée, bradycardie, crampes </w:t>
      </w:r>
    </w:p>
    <w:p w14:paraId="6C14AB66" w14:textId="45F36E98" w:rsidR="003D6BF4" w:rsidRDefault="003D6BF4" w:rsidP="003D6BF4">
      <w:r>
        <w:t xml:space="preserve">Adresser au neurologue (différencier Myasthénie auto-immune et Sd de Lambert-Eaton) : faire les tests paracliniques vus précédemment </w:t>
      </w:r>
    </w:p>
    <w:p w14:paraId="700062C9" w14:textId="77777777" w:rsidR="003D6BF4" w:rsidRDefault="003D6BF4" w:rsidP="004237A4">
      <w:pPr>
        <w:numPr>
          <w:ilvl w:val="1"/>
          <w:numId w:val="4"/>
        </w:numPr>
      </w:pPr>
      <w:r>
        <w:sym w:font="Symbol" w:char="F0AE"/>
      </w:r>
      <w:r>
        <w:t xml:space="preserve"> Sensible au test de prostigmine </w:t>
      </w:r>
    </w:p>
    <w:p w14:paraId="59DAA73D" w14:textId="05C4C098" w:rsidR="003D6BF4" w:rsidRDefault="003D6BF4" w:rsidP="004237A4">
      <w:pPr>
        <w:numPr>
          <w:ilvl w:val="1"/>
          <w:numId w:val="4"/>
        </w:numPr>
      </w:pPr>
      <w:r>
        <w:sym w:font="Symbol" w:char="F0AE"/>
      </w:r>
      <w:r>
        <w:t xml:space="preserve"> Phénomène de </w:t>
      </w:r>
      <w:r w:rsidR="00224B36">
        <w:t>décrément</w:t>
      </w:r>
      <w:r>
        <w:t xml:space="preserve"> à l’EMG </w:t>
      </w:r>
    </w:p>
    <w:p w14:paraId="344EB07E" w14:textId="5B676DB3" w:rsidR="003D6BF4" w:rsidRDefault="003D6BF4" w:rsidP="004237A4">
      <w:pPr>
        <w:numPr>
          <w:ilvl w:val="1"/>
          <w:numId w:val="4"/>
        </w:numPr>
      </w:pPr>
      <w:r>
        <w:lastRenderedPageBreak/>
        <w:sym w:font="Symbol" w:char="F0AE"/>
      </w:r>
      <w:r>
        <w:t xml:space="preserve"> Positivité des Ac anti-Rach (anti  récepteur de l’acétyle choline) et anti-Musk </w:t>
      </w:r>
    </w:p>
    <w:p w14:paraId="49D5A9BD" w14:textId="77777777" w:rsidR="003D6BF4" w:rsidRDefault="003D6BF4" w:rsidP="003D6BF4">
      <w:pPr>
        <w:pStyle w:val="Titre2"/>
      </w:pPr>
      <w:bookmarkStart w:id="743" w:name="_Toc126330260"/>
      <w:bookmarkStart w:id="744" w:name="_Toc196656792"/>
      <w:bookmarkStart w:id="745" w:name="_Toc196662599"/>
      <w:r>
        <w:t xml:space="preserve">Sd </w:t>
      </w:r>
      <w:r w:rsidRPr="003D6BF4">
        <w:t>myogène</w:t>
      </w:r>
      <w:bookmarkEnd w:id="743"/>
      <w:bookmarkEnd w:id="744"/>
      <w:bookmarkEnd w:id="745"/>
    </w:p>
    <w:p w14:paraId="24DD9AF1" w14:textId="77777777" w:rsidR="003D6BF4" w:rsidRPr="00BF55EB" w:rsidRDefault="003D6BF4" w:rsidP="003D6BF4">
      <w:r>
        <w:t xml:space="preserve">A classifier : </w:t>
      </w:r>
    </w:p>
    <w:p w14:paraId="648DDCE0" w14:textId="5E2F94EA" w:rsidR="003D6BF4" w:rsidRPr="00BF55EB" w:rsidRDefault="003D6BF4" w:rsidP="004237A4">
      <w:pPr>
        <w:numPr>
          <w:ilvl w:val="1"/>
          <w:numId w:val="4"/>
        </w:numPr>
      </w:pPr>
      <w:r>
        <w:t xml:space="preserve">Déficit </w:t>
      </w:r>
      <w:r w:rsidRPr="00BF55EB">
        <w:t>musculaire prox</w:t>
      </w:r>
      <w:r>
        <w:t>imal</w:t>
      </w:r>
    </w:p>
    <w:p w14:paraId="315F6899" w14:textId="77777777" w:rsidR="003D6BF4" w:rsidRDefault="003D6BF4" w:rsidP="004237A4">
      <w:pPr>
        <w:numPr>
          <w:ilvl w:val="1"/>
          <w:numId w:val="4"/>
        </w:numPr>
      </w:pPr>
      <w:r>
        <w:t xml:space="preserve">Abolition du reflexe myotatique </w:t>
      </w:r>
    </w:p>
    <w:p w14:paraId="343C8CA6" w14:textId="77777777" w:rsidR="003D6BF4" w:rsidRDefault="003D6BF4" w:rsidP="004237A4">
      <w:pPr>
        <w:numPr>
          <w:ilvl w:val="1"/>
          <w:numId w:val="4"/>
        </w:numPr>
      </w:pPr>
      <w:r>
        <w:t xml:space="preserve">Amyotrophie ou pseudo-hypertrophie </w:t>
      </w:r>
    </w:p>
    <w:p w14:paraId="11EC98B2" w14:textId="355D3496" w:rsidR="003D6BF4" w:rsidRDefault="003D6BF4" w:rsidP="004237A4">
      <w:pPr>
        <w:numPr>
          <w:ilvl w:val="1"/>
          <w:numId w:val="4"/>
        </w:numPr>
      </w:pPr>
      <w:r>
        <w:t xml:space="preserve">Reste des examens neuro normal </w:t>
      </w:r>
    </w:p>
    <w:p w14:paraId="3CAA96B7" w14:textId="77777777" w:rsidR="003D6BF4" w:rsidRDefault="003D6BF4" w:rsidP="004237A4">
      <w:pPr>
        <w:numPr>
          <w:ilvl w:val="1"/>
          <w:numId w:val="4"/>
        </w:numPr>
      </w:pPr>
      <w:r>
        <w:sym w:font="Symbol" w:char="F0AE"/>
      </w:r>
      <w:r>
        <w:t xml:space="preserve"> Répartition des déficits musculaire et amyotrophie </w:t>
      </w:r>
    </w:p>
    <w:p w14:paraId="7764D134" w14:textId="77777777" w:rsidR="003D6BF4" w:rsidRDefault="003D6BF4" w:rsidP="004237A4">
      <w:pPr>
        <w:numPr>
          <w:ilvl w:val="1"/>
          <w:numId w:val="4"/>
        </w:numPr>
      </w:pPr>
      <w:r>
        <w:sym w:font="Symbol" w:char="F0AE"/>
      </w:r>
      <w:r>
        <w:t xml:space="preserve"> Age </w:t>
      </w:r>
    </w:p>
    <w:p w14:paraId="2360609A" w14:textId="5844457D" w:rsidR="003D6BF4" w:rsidRDefault="003D6BF4" w:rsidP="004237A4">
      <w:pPr>
        <w:numPr>
          <w:ilvl w:val="1"/>
          <w:numId w:val="4"/>
        </w:numPr>
      </w:pPr>
      <w:r>
        <w:sym w:font="Symbol" w:char="F0AE"/>
      </w:r>
      <w:r>
        <w:t xml:space="preserve"> Examen extraneuro</w:t>
      </w:r>
    </w:p>
    <w:p w14:paraId="4366C3E5" w14:textId="77777777" w:rsidR="003D6BF4" w:rsidRPr="002C79DA" w:rsidRDefault="003D6BF4" w:rsidP="003D6BF4">
      <w:r>
        <w:t xml:space="preserve">Rechercher les signes de gravité </w:t>
      </w:r>
    </w:p>
    <w:p w14:paraId="5875FAC3" w14:textId="77777777" w:rsidR="003D6BF4" w:rsidRDefault="003D6BF4" w:rsidP="004237A4">
      <w:pPr>
        <w:numPr>
          <w:ilvl w:val="1"/>
          <w:numId w:val="4"/>
        </w:numPr>
      </w:pPr>
      <w:r>
        <w:t>Atteinte cardiaque : TDR, IC</w:t>
      </w:r>
    </w:p>
    <w:p w14:paraId="4121EB1F" w14:textId="77777777" w:rsidR="003D6BF4" w:rsidRDefault="003D6BF4" w:rsidP="004237A4">
      <w:pPr>
        <w:numPr>
          <w:ilvl w:val="1"/>
          <w:numId w:val="4"/>
        </w:numPr>
      </w:pPr>
      <w:r>
        <w:t xml:space="preserve">Atteintes respiratoires : dyspnée, toux inefficaces </w:t>
      </w:r>
    </w:p>
    <w:p w14:paraId="0EBF2217" w14:textId="1C7E4105" w:rsidR="003D6BF4" w:rsidRDefault="003D6BF4" w:rsidP="004237A4">
      <w:pPr>
        <w:numPr>
          <w:ilvl w:val="1"/>
          <w:numId w:val="4"/>
        </w:numPr>
      </w:pPr>
      <w:r>
        <w:t xml:space="preserve">Troubles de la déglutition </w:t>
      </w:r>
    </w:p>
    <w:p w14:paraId="558B946F" w14:textId="77777777" w:rsidR="003D6BF4" w:rsidRDefault="003D6BF4" w:rsidP="003D6BF4">
      <w:r>
        <w:t xml:space="preserve">Commencer le </w:t>
      </w:r>
      <w:r w:rsidRPr="005430A0">
        <w:t>traitement symptomatique et réadaptation</w:t>
      </w:r>
    </w:p>
    <w:p w14:paraId="66CA5C7C" w14:textId="77777777" w:rsidR="003D6BF4" w:rsidRDefault="003D6BF4" w:rsidP="004237A4">
      <w:pPr>
        <w:numPr>
          <w:ilvl w:val="1"/>
          <w:numId w:val="4"/>
        </w:numPr>
      </w:pPr>
      <w:r>
        <w:t xml:space="preserve">Soulager la myalgie si présente </w:t>
      </w:r>
    </w:p>
    <w:p w14:paraId="7C4AEC0B" w14:textId="77777777" w:rsidR="003D6BF4" w:rsidRDefault="003D6BF4" w:rsidP="004237A4">
      <w:pPr>
        <w:numPr>
          <w:ilvl w:val="1"/>
          <w:numId w:val="4"/>
        </w:numPr>
      </w:pPr>
      <w:r>
        <w:t xml:space="preserve">Kinésithérapie motrice : entretient volume, étirement, atèles </w:t>
      </w:r>
    </w:p>
    <w:p w14:paraId="614E4A85" w14:textId="77777777" w:rsidR="003D6BF4" w:rsidRDefault="003D6BF4" w:rsidP="004237A4">
      <w:pPr>
        <w:numPr>
          <w:ilvl w:val="1"/>
          <w:numId w:val="4"/>
        </w:numPr>
      </w:pPr>
      <w:r>
        <w:t xml:space="preserve">Ergothérapie : adaptation des capacités motrices restantes pour autonomie </w:t>
      </w:r>
    </w:p>
    <w:p w14:paraId="138DB925" w14:textId="77777777" w:rsidR="003D6BF4" w:rsidRDefault="003D6BF4" w:rsidP="004237A4">
      <w:pPr>
        <w:numPr>
          <w:ilvl w:val="1"/>
          <w:numId w:val="4"/>
        </w:numPr>
      </w:pPr>
      <w:r>
        <w:t xml:space="preserve">Kinésithérapie respiratoire </w:t>
      </w:r>
    </w:p>
    <w:p w14:paraId="2989686A" w14:textId="2D6A397F" w:rsidR="003D6BF4" w:rsidRDefault="003D6BF4" w:rsidP="004237A4">
      <w:pPr>
        <w:numPr>
          <w:ilvl w:val="1"/>
          <w:numId w:val="4"/>
        </w:numPr>
      </w:pPr>
      <w:r>
        <w:t xml:space="preserve">Accompagnement psy du patient et famille </w:t>
      </w:r>
    </w:p>
    <w:p w14:paraId="177776F0" w14:textId="4F0A4639" w:rsidR="003D6BF4" w:rsidRDefault="003D6BF4" w:rsidP="003D6BF4">
      <w:r w:rsidRPr="00B24F61">
        <w:t>Adresser aux spécialistes</w:t>
      </w:r>
      <w:r>
        <w:t> : cardio, pneumo, neuro ou ped pour :</w:t>
      </w:r>
    </w:p>
    <w:p w14:paraId="5D1A9327" w14:textId="77777777" w:rsidR="003D6BF4" w:rsidRDefault="003D6BF4" w:rsidP="004237A4">
      <w:pPr>
        <w:numPr>
          <w:ilvl w:val="1"/>
          <w:numId w:val="4"/>
        </w:numPr>
      </w:pPr>
      <w:r>
        <w:t xml:space="preserve">Suivi périodique </w:t>
      </w:r>
    </w:p>
    <w:p w14:paraId="5F8C2153" w14:textId="77777777" w:rsidR="003D6BF4" w:rsidRDefault="003D6BF4" w:rsidP="004237A4">
      <w:pPr>
        <w:numPr>
          <w:ilvl w:val="1"/>
          <w:numId w:val="4"/>
        </w:numPr>
      </w:pPr>
      <w:r>
        <w:t xml:space="preserve">Adaptation des capacités </w:t>
      </w:r>
    </w:p>
    <w:p w14:paraId="1DE7450C" w14:textId="77777777" w:rsidR="003D6BF4" w:rsidRDefault="003D6BF4" w:rsidP="004237A4">
      <w:pPr>
        <w:numPr>
          <w:ilvl w:val="1"/>
          <w:numId w:val="4"/>
        </w:numPr>
      </w:pPr>
      <w:r>
        <w:t xml:space="preserve">Prévention des complications </w:t>
      </w:r>
    </w:p>
    <w:p w14:paraId="4C50934F" w14:textId="4D1C1866" w:rsidR="003D6BF4" w:rsidRDefault="003D6BF4" w:rsidP="004237A4">
      <w:pPr>
        <w:numPr>
          <w:ilvl w:val="1"/>
          <w:numId w:val="4"/>
        </w:numPr>
      </w:pPr>
      <w:r>
        <w:t xml:space="preserve">Traitement spécialisés pour myopathies curables </w:t>
      </w:r>
    </w:p>
    <w:p w14:paraId="4A300F25" w14:textId="77777777" w:rsidR="003D6BF4" w:rsidRDefault="003D6BF4" w:rsidP="003D6BF4">
      <w:pPr>
        <w:pStyle w:val="Sous-titre"/>
      </w:pPr>
      <w:bookmarkStart w:id="746" w:name="_Toc126330261"/>
      <w:r>
        <w:t>Conclusion</w:t>
      </w:r>
      <w:bookmarkEnd w:id="746"/>
      <w:r>
        <w:t xml:space="preserve"> </w:t>
      </w:r>
    </w:p>
    <w:p w14:paraId="30C1E94A" w14:textId="77777777" w:rsidR="003D6BF4" w:rsidRDefault="003D6BF4" w:rsidP="003D6BF4">
      <w:r>
        <w:t xml:space="preserve">Fatigabilité à l’effort revoie aux muscles ou aux jonctions neuromusculaires </w:t>
      </w:r>
    </w:p>
    <w:p w14:paraId="1A1F9679" w14:textId="77777777" w:rsidR="003D6BF4" w:rsidRDefault="003D6BF4" w:rsidP="003D6BF4">
      <w:r>
        <w:t xml:space="preserve">Clinique : examen musculaire toujours compléter par reflexes, sensibilité, nerfs crâniens, cognitions et sphincters </w:t>
      </w:r>
    </w:p>
    <w:p w14:paraId="48DC6A96" w14:textId="77777777" w:rsidR="003D6BF4" w:rsidRDefault="003D6BF4" w:rsidP="003D6BF4">
      <w:r>
        <w:t xml:space="preserve">Prise en charge selon orientation </w:t>
      </w:r>
    </w:p>
    <w:p w14:paraId="4AF1D309" w14:textId="63A8E418" w:rsidR="003D6BF4" w:rsidRDefault="003D6BF4" w:rsidP="003D6BF4">
      <w:r>
        <w:t>Recherche signes de gravité : respiratoire, bulbaire, cardiaques</w:t>
      </w:r>
    </w:p>
    <w:p w14:paraId="63DF8DCB" w14:textId="46094D00" w:rsidR="002976DA" w:rsidRDefault="003D6BF4" w:rsidP="003D6BF4">
      <w:r>
        <w:t xml:space="preserve">Traitement symptomatique à maitriser </w:t>
      </w:r>
    </w:p>
    <w:p w14:paraId="02E27E06" w14:textId="2BFADBD3" w:rsidR="008615E3" w:rsidRDefault="002976DA" w:rsidP="002976DA">
      <w:pPr>
        <w:pStyle w:val="Titre"/>
      </w:pPr>
      <w:r>
        <w:lastRenderedPageBreak/>
        <w:t>Prise en charge de paraplégie</w:t>
      </w:r>
    </w:p>
    <w:p w14:paraId="68ACE873" w14:textId="7750C7FC" w:rsidR="002976DA" w:rsidRDefault="002976DA" w:rsidP="002976DA">
      <w:pPr>
        <w:pStyle w:val="Sous-titre"/>
      </w:pPr>
      <w:r>
        <w:t>Objectifs</w:t>
      </w:r>
    </w:p>
    <w:p w14:paraId="350C5C63" w14:textId="561CF1A0" w:rsidR="002976DA" w:rsidRDefault="002976DA" w:rsidP="002976DA">
      <w:r>
        <w:t xml:space="preserve">Maitriser la démarche diagnostic pratique </w:t>
      </w:r>
    </w:p>
    <w:p w14:paraId="06FDEA94" w14:textId="4BD20B70" w:rsidR="002976DA" w:rsidRDefault="002976DA" w:rsidP="002976DA">
      <w:r>
        <w:t>Citer les orientations sous forme de situation clinique pratique</w:t>
      </w:r>
    </w:p>
    <w:p w14:paraId="5CB94D29" w14:textId="2ED9E7E8" w:rsidR="002976DA" w:rsidRDefault="002976DA" w:rsidP="002976DA">
      <w:r>
        <w:t xml:space="preserve">Maitriser </w:t>
      </w:r>
      <w:r w:rsidR="003F6799">
        <w:t>le suivi</w:t>
      </w:r>
      <w:r>
        <w:t xml:space="preserve"> selon niveau de compétence médecin généraliste</w:t>
      </w:r>
    </w:p>
    <w:p w14:paraId="4629753A" w14:textId="104DF77E" w:rsidR="002976DA" w:rsidRDefault="002976DA" w:rsidP="002976DA">
      <w:pPr>
        <w:pStyle w:val="Sous-titre"/>
      </w:pPr>
      <w:r>
        <w:t xml:space="preserve">Introduction </w:t>
      </w:r>
    </w:p>
    <w:p w14:paraId="502AAD7A" w14:textId="0D6DBD0D" w:rsidR="002976DA" w:rsidRDefault="002976DA" w:rsidP="002976DA">
      <w:r>
        <w:t>Paraplégie brutale : déficit moteur membres inférieurs d’</w:t>
      </w:r>
      <w:r w:rsidR="003F6799">
        <w:t>installation</w:t>
      </w:r>
      <w:r>
        <w:t xml:space="preserve"> brutale </w:t>
      </w:r>
    </w:p>
    <w:p w14:paraId="5EC32C66" w14:textId="68EC535F" w:rsidR="002976DA" w:rsidRDefault="002976DA" w:rsidP="002976DA">
      <w:r>
        <w:t>Urgence diagnostic car risque handicap moteur définitif</w:t>
      </w:r>
    </w:p>
    <w:p w14:paraId="5C955BB7" w14:textId="50728201" w:rsidR="002976DA" w:rsidRDefault="002976DA" w:rsidP="002976DA">
      <w:r>
        <w:t xml:space="preserve">Gravité : handicap moteur </w:t>
      </w:r>
      <w:r>
        <w:sym w:font="Wingdings" w:char="F0E8"/>
      </w:r>
      <w:r>
        <w:t xml:space="preserve"> complication de </w:t>
      </w:r>
      <w:r w:rsidR="003F6799">
        <w:t>décubitus</w:t>
      </w:r>
      <w:r>
        <w:t xml:space="preserve"> </w:t>
      </w:r>
      <w:r>
        <w:sym w:font="Wingdings" w:char="F0E8"/>
      </w:r>
      <w:r>
        <w:t xml:space="preserve"> décès</w:t>
      </w:r>
    </w:p>
    <w:p w14:paraId="5CC6B18E" w14:textId="4422532E" w:rsidR="002976DA" w:rsidRDefault="002976DA" w:rsidP="00224B36">
      <w:pPr>
        <w:pStyle w:val="Titre1"/>
      </w:pPr>
      <w:bookmarkStart w:id="747" w:name="_Toc196656793"/>
      <w:bookmarkStart w:id="748" w:name="_Toc196662600"/>
      <w:r>
        <w:t>Démarche diagnostic pratique</w:t>
      </w:r>
      <w:bookmarkEnd w:id="747"/>
      <w:bookmarkEnd w:id="748"/>
    </w:p>
    <w:p w14:paraId="2FF17157" w14:textId="1EA0610C" w:rsidR="002976DA" w:rsidRDefault="002976DA" w:rsidP="002976DA">
      <w:pPr>
        <w:pStyle w:val="Titre2"/>
      </w:pPr>
      <w:bookmarkStart w:id="749" w:name="_Toc196656794"/>
      <w:bookmarkStart w:id="750" w:name="_Toc196662601"/>
      <w:r>
        <w:t>Clinique</w:t>
      </w:r>
      <w:bookmarkEnd w:id="749"/>
      <w:bookmarkEnd w:id="750"/>
      <w:r>
        <w:t xml:space="preserve"> </w:t>
      </w:r>
    </w:p>
    <w:p w14:paraId="09B7DD5C" w14:textId="37DA6C62" w:rsidR="002976DA" w:rsidRDefault="002976DA" w:rsidP="002976DA">
      <w:pPr>
        <w:pStyle w:val="Titre3"/>
      </w:pPr>
      <w:bookmarkStart w:id="751" w:name="_Toc196656795"/>
      <w:bookmarkStart w:id="752" w:name="_Toc196662602"/>
      <w:r>
        <w:t>Anamnèse</w:t>
      </w:r>
      <w:bookmarkEnd w:id="751"/>
      <w:bookmarkEnd w:id="752"/>
    </w:p>
    <w:p w14:paraId="560D13DB" w14:textId="49761934" w:rsidR="002976DA" w:rsidRDefault="002976DA" w:rsidP="002976DA">
      <w:r>
        <w:t>Dorsalgie brutale équivalent de nie lésionnel) suivi d’impotence fonctionnelle d’emblée massive et bilatéral des membres inférieur</w:t>
      </w:r>
    </w:p>
    <w:p w14:paraId="52B1BAA1" w14:textId="6D361D5C" w:rsidR="002976DA" w:rsidRDefault="002976DA" w:rsidP="002976DA">
      <w:r>
        <w:t>Rétention des urines</w:t>
      </w:r>
    </w:p>
    <w:p w14:paraId="0D2F5E02" w14:textId="08C0AC30" w:rsidR="002976DA" w:rsidRDefault="002976DA" w:rsidP="002976DA">
      <w:pPr>
        <w:pStyle w:val="Titre3"/>
      </w:pPr>
      <w:bookmarkStart w:id="753" w:name="_Toc196656796"/>
      <w:bookmarkStart w:id="754" w:name="_Toc196662603"/>
      <w:r>
        <w:t>Examen physique</w:t>
      </w:r>
      <w:bookmarkEnd w:id="753"/>
      <w:bookmarkEnd w:id="754"/>
    </w:p>
    <w:p w14:paraId="4545259C" w14:textId="64C7F96E" w:rsidR="002976DA" w:rsidRDefault="002976DA" w:rsidP="002976DA">
      <w:r>
        <w:t xml:space="preserve">Rechercher niveau lésionnel </w:t>
      </w:r>
    </w:p>
    <w:p w14:paraId="57514B70" w14:textId="6D0E5BDB" w:rsidR="002976DA" w:rsidRDefault="00E37D71" w:rsidP="004237A4">
      <w:pPr>
        <w:numPr>
          <w:ilvl w:val="1"/>
          <w:numId w:val="4"/>
        </w:numPr>
      </w:pPr>
      <w:r>
        <w:t xml:space="preserve">Hypoesthésie  en bande = limite supérieur changement de </w:t>
      </w:r>
      <w:r w:rsidR="003F6799">
        <w:t>perception</w:t>
      </w:r>
      <w:r>
        <w:t xml:space="preserve"> sensitive</w:t>
      </w:r>
    </w:p>
    <w:p w14:paraId="16A556B6" w14:textId="57F7F631" w:rsidR="00E37D71" w:rsidRDefault="00E37D71" w:rsidP="004237A4">
      <w:pPr>
        <w:numPr>
          <w:ilvl w:val="1"/>
          <w:numId w:val="4"/>
        </w:numPr>
      </w:pPr>
      <w:r>
        <w:t xml:space="preserve">Localise au </w:t>
      </w:r>
      <w:r w:rsidR="003F6799">
        <w:t>niveau</w:t>
      </w:r>
      <w:r>
        <w:t xml:space="preserve"> de lésion médullaire selon dermatome radial</w:t>
      </w:r>
    </w:p>
    <w:p w14:paraId="53F2B832" w14:textId="04870FDC" w:rsidR="00E37D71" w:rsidRDefault="00E37D71" w:rsidP="00E37D71">
      <w:r>
        <w:t>Déterminer le syndrome sous-lésionnel</w:t>
      </w:r>
    </w:p>
    <w:p w14:paraId="39301449" w14:textId="6FB1D346" w:rsidR="00E37D71" w:rsidRDefault="00E37D71" w:rsidP="004237A4">
      <w:pPr>
        <w:numPr>
          <w:ilvl w:val="1"/>
          <w:numId w:val="4"/>
        </w:numPr>
      </w:pPr>
      <w:r>
        <w:t xml:space="preserve">Déficit </w:t>
      </w:r>
      <w:r w:rsidR="003F6799">
        <w:t>sensitivomoteur</w:t>
      </w:r>
      <w:r>
        <w:t xml:space="preserve"> </w:t>
      </w:r>
      <w:r w:rsidR="003F6799">
        <w:t>au-dessous</w:t>
      </w:r>
      <w:r>
        <w:t xml:space="preserve"> de </w:t>
      </w:r>
      <w:r w:rsidR="003F6799">
        <w:t>niveau</w:t>
      </w:r>
      <w:r>
        <w:t xml:space="preserve"> lésionnel </w:t>
      </w:r>
    </w:p>
    <w:p w14:paraId="476EDF30" w14:textId="5EE548DF" w:rsidR="00E37D71" w:rsidRDefault="00E37D71" w:rsidP="004237A4">
      <w:pPr>
        <w:numPr>
          <w:ilvl w:val="1"/>
          <w:numId w:val="4"/>
        </w:numPr>
      </w:pPr>
      <w:r>
        <w:t>Troubles sphinctérien : rétention d’urine (attention miction par regorgement)</w:t>
      </w:r>
    </w:p>
    <w:p w14:paraId="5C0FA2CC" w14:textId="644003CA" w:rsidR="00E37D71" w:rsidRDefault="00E37D71" w:rsidP="00E37D71">
      <w:r>
        <w:t>Compléter les examens neurologiques</w:t>
      </w:r>
    </w:p>
    <w:p w14:paraId="179FB06D" w14:textId="3A38FFB1" w:rsidR="00E37D71" w:rsidRDefault="00E37D71" w:rsidP="004237A4">
      <w:pPr>
        <w:numPr>
          <w:ilvl w:val="1"/>
          <w:numId w:val="4"/>
        </w:numPr>
      </w:pPr>
      <w:r>
        <w:t xml:space="preserve">Vision (névrite optique </w:t>
      </w:r>
      <w:r w:rsidR="003F6799">
        <w:t>rétrobulbaire)</w:t>
      </w:r>
    </w:p>
    <w:p w14:paraId="288F6AC1" w14:textId="2D948AE4" w:rsidR="00E37D71" w:rsidRDefault="00E37D71" w:rsidP="004237A4">
      <w:pPr>
        <w:numPr>
          <w:ilvl w:val="1"/>
          <w:numId w:val="4"/>
        </w:numPr>
      </w:pPr>
      <w:r>
        <w:t>Cognition (normale)</w:t>
      </w:r>
    </w:p>
    <w:p w14:paraId="57ECAC22" w14:textId="4B498CDC" w:rsidR="00E37D71" w:rsidRDefault="00E37D71" w:rsidP="00E37D71">
      <w:r>
        <w:t>Examen extra-neurologique</w:t>
      </w:r>
    </w:p>
    <w:p w14:paraId="22C71A52" w14:textId="077C1A9D" w:rsidR="00E37D71" w:rsidRDefault="00E37D71" w:rsidP="004237A4">
      <w:pPr>
        <w:numPr>
          <w:ilvl w:val="1"/>
          <w:numId w:val="4"/>
        </w:numPr>
      </w:pPr>
      <w:r>
        <w:t>Recherche des signes systémiques</w:t>
      </w:r>
    </w:p>
    <w:p w14:paraId="17BEA2E6" w14:textId="5A155B3E" w:rsidR="00E37D71" w:rsidRDefault="00E37D71" w:rsidP="00E37D71">
      <w:pPr>
        <w:pStyle w:val="Titre3"/>
      </w:pPr>
      <w:bookmarkStart w:id="755" w:name="_Toc196656797"/>
      <w:bookmarkStart w:id="756" w:name="_Toc196662604"/>
      <w:r>
        <w:t>Investigation paraclinique</w:t>
      </w:r>
      <w:bookmarkEnd w:id="755"/>
      <w:bookmarkEnd w:id="756"/>
    </w:p>
    <w:p w14:paraId="76C40C36" w14:textId="34BF7302" w:rsidR="00E37D71" w:rsidRDefault="00E37D71" w:rsidP="00E37D71">
      <w:r>
        <w:t xml:space="preserve">Selon situation clinques </w:t>
      </w:r>
    </w:p>
    <w:p w14:paraId="54C56BA5" w14:textId="7045C0B3" w:rsidR="00E37D71" w:rsidRDefault="00E37D71" w:rsidP="00E37D71">
      <w:r>
        <w:lastRenderedPageBreak/>
        <w:t>Imagerie médullaire = IRM avec injection et angiographie RM (nos disponible)</w:t>
      </w:r>
    </w:p>
    <w:p w14:paraId="4846CE23" w14:textId="7A8C8DD6" w:rsidR="00E37D71" w:rsidRDefault="00E37D71" w:rsidP="00E37D71">
      <w:r>
        <w:t>Hospitalisation pour prise en charge spécialisée</w:t>
      </w:r>
    </w:p>
    <w:p w14:paraId="252AEB2B" w14:textId="19694EAA" w:rsidR="00E37D71" w:rsidRDefault="00E37D71" w:rsidP="00E37D71">
      <w:pPr>
        <w:pStyle w:val="Titre1"/>
      </w:pPr>
      <w:bookmarkStart w:id="757" w:name="_Toc196656798"/>
      <w:bookmarkStart w:id="758" w:name="_Toc196662605"/>
      <w:r>
        <w:t>Situations cliniques</w:t>
      </w:r>
      <w:bookmarkEnd w:id="757"/>
      <w:bookmarkEnd w:id="758"/>
    </w:p>
    <w:p w14:paraId="5FB3230B" w14:textId="42D92ED7" w:rsidR="00E37D71" w:rsidRDefault="00E37D71" w:rsidP="00E37D71">
      <w:pPr>
        <w:pStyle w:val="Titre2"/>
      </w:pPr>
      <w:bookmarkStart w:id="759" w:name="_Toc196656799"/>
      <w:bookmarkStart w:id="760" w:name="_Toc196662606"/>
      <w:r>
        <w:t>Paraplégie brutale en absence de l’IRM</w:t>
      </w:r>
      <w:bookmarkEnd w:id="759"/>
      <w:bookmarkEnd w:id="760"/>
    </w:p>
    <w:p w14:paraId="36A06897" w14:textId="473D9358" w:rsidR="00E37D71" w:rsidRDefault="00E37D71" w:rsidP="00E37D71">
      <w:r>
        <w:t xml:space="preserve">Classifier </w:t>
      </w:r>
    </w:p>
    <w:p w14:paraId="204A6F3D" w14:textId="5F122000" w:rsidR="00E37D71" w:rsidRDefault="00E37D71" w:rsidP="004237A4">
      <w:pPr>
        <w:numPr>
          <w:ilvl w:val="1"/>
          <w:numId w:val="4"/>
        </w:numPr>
      </w:pPr>
      <w:r>
        <w:t>Selon répartition atteinte sensitives sous –lésionnelle</w:t>
      </w:r>
    </w:p>
    <w:p w14:paraId="4EAC05F2" w14:textId="5550A29B" w:rsidR="00E37D71" w:rsidRDefault="00E37D71" w:rsidP="004237A4">
      <w:pPr>
        <w:numPr>
          <w:ilvl w:val="2"/>
          <w:numId w:val="4"/>
        </w:numPr>
      </w:pPr>
      <w:r>
        <w:t xml:space="preserve">Déficit sensitif à tous les modes et globe vésicale = myélite transverse complète </w:t>
      </w:r>
    </w:p>
    <w:p w14:paraId="117AF379" w14:textId="4FDBA4EF" w:rsidR="00E37D71" w:rsidRDefault="00E37D71" w:rsidP="004237A4">
      <w:pPr>
        <w:numPr>
          <w:ilvl w:val="2"/>
          <w:numId w:val="4"/>
        </w:numPr>
      </w:pPr>
      <w:r>
        <w:t>Déficit sensitif  dissocié (sd hémi</w:t>
      </w:r>
      <w:r w:rsidR="003F6799">
        <w:t>-</w:t>
      </w:r>
      <w:r>
        <w:t xml:space="preserve">moelle, sd cordonal postérieur, sd centromédullaire) = myélite transverse partielle </w:t>
      </w:r>
    </w:p>
    <w:p w14:paraId="2BF0719C" w14:textId="0F7077E2" w:rsidR="00E37D71" w:rsidRDefault="00A20428" w:rsidP="004237A4">
      <w:pPr>
        <w:numPr>
          <w:ilvl w:val="1"/>
          <w:numId w:val="4"/>
        </w:numPr>
      </w:pPr>
      <w:r>
        <w:t xml:space="preserve">Selon extension des déficits </w:t>
      </w:r>
      <w:r>
        <w:sym w:font="Wingdings" w:char="F0E8"/>
      </w:r>
      <w:r>
        <w:t xml:space="preserve"> orientation </w:t>
      </w:r>
      <w:r w:rsidR="003F6799">
        <w:t>étiologique</w:t>
      </w:r>
    </w:p>
    <w:p w14:paraId="367C579A" w14:textId="7124D133" w:rsidR="00A20428" w:rsidRDefault="00A20428" w:rsidP="004237A4">
      <w:pPr>
        <w:numPr>
          <w:ilvl w:val="2"/>
          <w:numId w:val="4"/>
        </w:numPr>
      </w:pPr>
      <w:r>
        <w:t>D’emblée massive  et bilatérale, systémique = myélopathie vasculaire (AVC médullaire)</w:t>
      </w:r>
    </w:p>
    <w:p w14:paraId="6369E937" w14:textId="63E47EA6" w:rsidR="00A20428" w:rsidRDefault="003F6799" w:rsidP="004237A4">
      <w:pPr>
        <w:numPr>
          <w:ilvl w:val="2"/>
          <w:numId w:val="4"/>
        </w:numPr>
      </w:pPr>
      <w:r>
        <w:t>Rapidement</w:t>
      </w:r>
      <w:r w:rsidR="00A20428">
        <w:t xml:space="preserve"> progressif en plusieurs heures, bilatéral mais asymétrique = myélite transverse</w:t>
      </w:r>
    </w:p>
    <w:p w14:paraId="0E980C8E" w14:textId="64D35F2D" w:rsidR="00A20428" w:rsidRDefault="00A20428" w:rsidP="00A20428">
      <w:r>
        <w:t xml:space="preserve">Explorer </w:t>
      </w:r>
    </w:p>
    <w:p w14:paraId="1BF728AD" w14:textId="65CC7C54" w:rsidR="00A20428" w:rsidRDefault="00A20428" w:rsidP="004237A4">
      <w:pPr>
        <w:numPr>
          <w:ilvl w:val="1"/>
          <w:numId w:val="4"/>
        </w:numPr>
      </w:pPr>
      <w:r>
        <w:t xml:space="preserve">Suspicion </w:t>
      </w:r>
      <w:r w:rsidR="003F6799">
        <w:t>myélopathie</w:t>
      </w:r>
      <w:r>
        <w:t xml:space="preserve"> vasculaire : examen clinque cardio-vasculaire </w:t>
      </w:r>
      <w:r>
        <w:sym w:font="Wingdings" w:char="F0E8"/>
      </w:r>
      <w:r>
        <w:t xml:space="preserve"> cardiopathie </w:t>
      </w:r>
      <w:r w:rsidR="003F6799">
        <w:t>embolique</w:t>
      </w:r>
      <w:r>
        <w:t xml:space="preserve">, </w:t>
      </w:r>
      <w:r w:rsidR="003F6799">
        <w:t>artériopathie</w:t>
      </w:r>
      <w:r>
        <w:t xml:space="preserve"> </w:t>
      </w:r>
      <w:r w:rsidR="003F6799">
        <w:t>oblitérante</w:t>
      </w:r>
    </w:p>
    <w:p w14:paraId="00C3A688" w14:textId="6CACC1AB" w:rsidR="00A20428" w:rsidRDefault="00A20428" w:rsidP="004237A4">
      <w:pPr>
        <w:numPr>
          <w:ilvl w:val="1"/>
          <w:numId w:val="4"/>
        </w:numPr>
      </w:pPr>
      <w:r>
        <w:t xml:space="preserve">Suspicion myélite transverse </w:t>
      </w:r>
      <w:r>
        <w:sym w:font="Wingdings" w:char="F0E8"/>
      </w:r>
      <w:r>
        <w:t xml:space="preserve"> </w:t>
      </w:r>
      <w:r w:rsidR="003F6799">
        <w:t>recherché</w:t>
      </w:r>
      <w:r>
        <w:t xml:space="preserve"> atteinte encéphalique ou voie visuelle</w:t>
      </w:r>
    </w:p>
    <w:p w14:paraId="3170E1CF" w14:textId="2B03180B" w:rsidR="00A20428" w:rsidRDefault="00A20428" w:rsidP="00A20428">
      <w:r>
        <w:t>Prise en charge thérapeutique</w:t>
      </w:r>
    </w:p>
    <w:p w14:paraId="7CE9A8F1" w14:textId="0988573E" w:rsidR="00A20428" w:rsidRDefault="00A20428" w:rsidP="004237A4">
      <w:pPr>
        <w:numPr>
          <w:ilvl w:val="1"/>
          <w:numId w:val="4"/>
        </w:numPr>
      </w:pPr>
      <w:r>
        <w:t xml:space="preserve">Suspicion myélopathie vasculaire </w:t>
      </w:r>
      <w:r>
        <w:sym w:font="Wingdings" w:char="F0E8"/>
      </w:r>
      <w:r>
        <w:t xml:space="preserve"> hospitalisation et </w:t>
      </w:r>
      <w:r w:rsidR="003F6799">
        <w:t>concentration</w:t>
      </w:r>
      <w:r>
        <w:t xml:space="preserve"> neuro-</w:t>
      </w:r>
      <w:r w:rsidR="003F6799">
        <w:t>cardiologique</w:t>
      </w:r>
      <w:r>
        <w:t xml:space="preserve"> </w:t>
      </w:r>
    </w:p>
    <w:p w14:paraId="02D73672" w14:textId="5F8DA689" w:rsidR="00A20428" w:rsidRDefault="00A20428" w:rsidP="004237A4">
      <w:pPr>
        <w:numPr>
          <w:ilvl w:val="1"/>
          <w:numId w:val="4"/>
        </w:numPr>
      </w:pPr>
      <w:r>
        <w:t xml:space="preserve">Suspicion myélite </w:t>
      </w:r>
      <w:r w:rsidR="003F6799">
        <w:t>transverse</w:t>
      </w:r>
      <w:r>
        <w:t xml:space="preserve"> </w:t>
      </w:r>
      <w:r>
        <w:sym w:font="Wingdings" w:char="F0E8"/>
      </w:r>
      <w:r>
        <w:t xml:space="preserve"> bolus </w:t>
      </w:r>
      <w:r w:rsidR="003F6799">
        <w:t>corticoïde</w:t>
      </w:r>
    </w:p>
    <w:p w14:paraId="71590B5B" w14:textId="50D534C2" w:rsidR="00A20428" w:rsidRDefault="00A20428" w:rsidP="004237A4">
      <w:pPr>
        <w:numPr>
          <w:ilvl w:val="2"/>
          <w:numId w:val="4"/>
        </w:numPr>
      </w:pPr>
      <w:r>
        <w:t>500 mg methylprédinoslone (SOLUMEDROL) 1U</w:t>
      </w:r>
    </w:p>
    <w:p w14:paraId="561077EA" w14:textId="7AF5FA25" w:rsidR="00A20428" w:rsidRDefault="00A20428" w:rsidP="004237A4">
      <w:pPr>
        <w:numPr>
          <w:ilvl w:val="2"/>
          <w:numId w:val="4"/>
        </w:numPr>
      </w:pPr>
      <w:r>
        <w:t xml:space="preserve">En hospitalisation </w:t>
      </w:r>
    </w:p>
    <w:p w14:paraId="0AD07A71" w14:textId="06A6642D" w:rsidR="00A20428" w:rsidRDefault="00A20428" w:rsidP="004237A4">
      <w:pPr>
        <w:numPr>
          <w:ilvl w:val="2"/>
          <w:numId w:val="4"/>
        </w:numPr>
      </w:pPr>
      <w:r>
        <w:t xml:space="preserve">En absence de contre-indication </w:t>
      </w:r>
    </w:p>
    <w:p w14:paraId="5448C47A" w14:textId="43468852" w:rsidR="00A20428" w:rsidRDefault="00A20428" w:rsidP="004237A4">
      <w:pPr>
        <w:numPr>
          <w:ilvl w:val="2"/>
          <w:numId w:val="4"/>
        </w:numPr>
      </w:pPr>
      <w:r>
        <w:t>5 jours si amélioration sinon 3 jours</w:t>
      </w:r>
    </w:p>
    <w:p w14:paraId="7F10D19E" w14:textId="33173FC6" w:rsidR="00A20428" w:rsidRDefault="00A20428" w:rsidP="004237A4">
      <w:pPr>
        <w:numPr>
          <w:ilvl w:val="2"/>
          <w:numId w:val="4"/>
        </w:numPr>
      </w:pPr>
      <w:r>
        <w:t>Avis neurologue</w:t>
      </w:r>
    </w:p>
    <w:p w14:paraId="376B8698" w14:textId="058E08BB" w:rsidR="00A20428" w:rsidRDefault="00A20428" w:rsidP="00A20428">
      <w:r>
        <w:t xml:space="preserve">Prise en charge symptomatiqueet préventive des coplications </w:t>
      </w:r>
    </w:p>
    <w:p w14:paraId="5524F313" w14:textId="523BF731" w:rsidR="00A20428" w:rsidRDefault="00A20428" w:rsidP="004237A4">
      <w:pPr>
        <w:numPr>
          <w:ilvl w:val="1"/>
          <w:numId w:val="4"/>
        </w:numPr>
      </w:pPr>
      <w:r>
        <w:t xml:space="preserve">Soulager douleurs neurologique </w:t>
      </w:r>
    </w:p>
    <w:p w14:paraId="5D20E69D" w14:textId="7370A2DB" w:rsidR="00A20428" w:rsidRDefault="00A20428" w:rsidP="004237A4">
      <w:pPr>
        <w:numPr>
          <w:ilvl w:val="1"/>
          <w:numId w:val="4"/>
        </w:numPr>
      </w:pPr>
      <w:r>
        <w:t>Entretenir les fonctions motrices des membres : kinésithérapies précoce</w:t>
      </w:r>
    </w:p>
    <w:p w14:paraId="735DE03E" w14:textId="2FD7DCF5" w:rsidR="00A20428" w:rsidRDefault="003309B1" w:rsidP="004237A4">
      <w:pPr>
        <w:numPr>
          <w:ilvl w:val="1"/>
          <w:numId w:val="4"/>
        </w:numPr>
      </w:pPr>
      <w:r>
        <w:t>Dépister et prévenir les complications, troubles végétatifs</w:t>
      </w:r>
    </w:p>
    <w:p w14:paraId="48639855" w14:textId="679658FE" w:rsidR="003309B1" w:rsidRDefault="003309B1" w:rsidP="004237A4">
      <w:pPr>
        <w:numPr>
          <w:ilvl w:val="1"/>
          <w:numId w:val="4"/>
        </w:numPr>
      </w:pPr>
      <w:r>
        <w:lastRenderedPageBreak/>
        <w:t>Prévenir les complications de décubitus : bas de contention, position assise sinon matelas anti-escarres</w:t>
      </w:r>
    </w:p>
    <w:p w14:paraId="561993BB" w14:textId="4CFE8D6B" w:rsidR="003309B1" w:rsidRDefault="003309B1" w:rsidP="003309B1">
      <w:r>
        <w:t>Adresser en neurologie</w:t>
      </w:r>
    </w:p>
    <w:p w14:paraId="0DE0EF74" w14:textId="406B1B33" w:rsidR="003309B1" w:rsidRDefault="003309B1" w:rsidP="003309B1">
      <w:pPr>
        <w:pStyle w:val="Titre2"/>
      </w:pPr>
      <w:bookmarkStart w:id="761" w:name="_Toc196656800"/>
      <w:bookmarkStart w:id="762" w:name="_Toc196662607"/>
      <w:r>
        <w:t>Paraplégie brutale avec IRM possible</w:t>
      </w:r>
      <w:bookmarkEnd w:id="761"/>
      <w:bookmarkEnd w:id="762"/>
    </w:p>
    <w:p w14:paraId="15DC530F" w14:textId="2C012176" w:rsidR="003309B1" w:rsidRDefault="003309B1" w:rsidP="003309B1">
      <w:r>
        <w:t>Classifier</w:t>
      </w:r>
    </w:p>
    <w:p w14:paraId="67FF4892" w14:textId="6F592959" w:rsidR="003309B1" w:rsidRDefault="003309B1" w:rsidP="004237A4">
      <w:pPr>
        <w:numPr>
          <w:ilvl w:val="1"/>
          <w:numId w:val="4"/>
        </w:numPr>
      </w:pPr>
      <w:r>
        <w:t xml:space="preserve">Sd topographique clinique et profil évolutif </w:t>
      </w:r>
    </w:p>
    <w:p w14:paraId="23D64D1D" w14:textId="6E626243" w:rsidR="003309B1" w:rsidRDefault="003309B1" w:rsidP="004237A4">
      <w:pPr>
        <w:numPr>
          <w:ilvl w:val="1"/>
          <w:numId w:val="4"/>
        </w:numPr>
      </w:pPr>
      <w:r>
        <w:t xml:space="preserve">Meilleur précision avec IRM sur topographie, mécanisme (vasculaire ou inflammatoire) </w:t>
      </w:r>
    </w:p>
    <w:p w14:paraId="1316D7D3" w14:textId="3456F09D" w:rsidR="003309B1" w:rsidRDefault="003309B1" w:rsidP="003309B1">
      <w:r>
        <w:t xml:space="preserve">Explorer selon donnée clinique et IRM </w:t>
      </w:r>
    </w:p>
    <w:p w14:paraId="06597EBF" w14:textId="6C405505" w:rsidR="003309B1" w:rsidRDefault="003309B1" w:rsidP="003309B1">
      <w:r>
        <w:t>Traitement symptomatique et préventif</w:t>
      </w:r>
    </w:p>
    <w:p w14:paraId="20B21E47" w14:textId="03ECED79" w:rsidR="003309B1" w:rsidRDefault="003309B1" w:rsidP="003309B1">
      <w:r>
        <w:t xml:space="preserve">Traitement spécifique </w:t>
      </w:r>
    </w:p>
    <w:p w14:paraId="400110C3" w14:textId="05145934" w:rsidR="003309B1" w:rsidRDefault="003F6799" w:rsidP="004237A4">
      <w:pPr>
        <w:numPr>
          <w:ilvl w:val="1"/>
          <w:numId w:val="4"/>
        </w:numPr>
      </w:pPr>
      <w:r>
        <w:t>Souvent bolus de Solumétrol 500mg/j en 5 jours attendant IRM puis ajustement</w:t>
      </w:r>
    </w:p>
    <w:p w14:paraId="007F9B73" w14:textId="29C7BFC9" w:rsidR="003F6799" w:rsidRDefault="003F6799" w:rsidP="003F6799">
      <w:pPr>
        <w:pStyle w:val="Sous-titre"/>
      </w:pPr>
      <w:r>
        <w:t xml:space="preserve">Conclusion </w:t>
      </w:r>
    </w:p>
    <w:p w14:paraId="6F1548D3" w14:textId="0FBB587E" w:rsidR="003F6799" w:rsidRDefault="003F6799" w:rsidP="003F6799">
      <w:r>
        <w:t>Paraplégie brutale myélite vasculaire  ou une myélite transverse aiguë</w:t>
      </w:r>
    </w:p>
    <w:p w14:paraId="3A977957" w14:textId="65F58A88" w:rsidR="003F6799" w:rsidRDefault="003F6799" w:rsidP="003F6799">
      <w:r>
        <w:t>Paraplégie d’emblée massive systémique est à priori vasculaire</w:t>
      </w:r>
    </w:p>
    <w:p w14:paraId="764C3E0E" w14:textId="73EBB3ED" w:rsidR="003F6799" w:rsidRDefault="003F6799" w:rsidP="003F6799">
      <w:r>
        <w:t xml:space="preserve">Paraplégie  d’installation rapidement en quelque heure avec troubles sphinctériens est à priori myélite transverse </w:t>
      </w:r>
    </w:p>
    <w:p w14:paraId="40717916" w14:textId="74AADF9D" w:rsidR="003F6799" w:rsidRDefault="003F6799" w:rsidP="003F6799">
      <w:r>
        <w:t xml:space="preserve">Bolus de corticoïde forte doses en absence ou en attente IRM </w:t>
      </w:r>
    </w:p>
    <w:p w14:paraId="570B893F" w14:textId="569B092C" w:rsidR="003F6799" w:rsidRPr="003F6799" w:rsidRDefault="003F6799" w:rsidP="003F6799">
      <w:r>
        <w:t>Prévention de la complication de décubitus et réadaptation à envisager précocement</w:t>
      </w:r>
    </w:p>
    <w:sectPr w:rsidR="003F6799" w:rsidRPr="003F6799" w:rsidSect="00C47B63">
      <w:headerReference w:type="default" r:id="rId14"/>
      <w:footerReference w:type="default" r:id="rId15"/>
      <w:pgSz w:w="8391" w:h="11906" w:code="11"/>
      <w:pgMar w:top="737" w:right="851" w:bottom="1418" w:left="851" w:header="283" w:footer="56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6A7712" w14:textId="77777777" w:rsidR="00C72E5F" w:rsidRDefault="00C72E5F" w:rsidP="00FE6A79">
      <w:pPr>
        <w:spacing w:line="240" w:lineRule="auto"/>
      </w:pPr>
      <w:r>
        <w:separator/>
      </w:r>
    </w:p>
  </w:endnote>
  <w:endnote w:type="continuationSeparator" w:id="0">
    <w:p w14:paraId="5AF2DAC9" w14:textId="77777777" w:rsidR="00C72E5F" w:rsidRDefault="00C72E5F"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SimSun"/>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1D1B2" w14:textId="77777777" w:rsidR="00585696" w:rsidRDefault="00585696" w:rsidP="002B4847">
    <w:pPr>
      <w:pStyle w:val="Pieddepage"/>
      <w:pBdr>
        <w:bottom w:val="single" w:sz="4" w:space="3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5088282"/>
      <w:docPartObj>
        <w:docPartGallery w:val="Page Numbers (Bottom of Page)"/>
        <w:docPartUnique/>
      </w:docPartObj>
    </w:sdtPr>
    <w:sdtContent>
      <w:sdt>
        <w:sdtPr>
          <w:id w:val="-1769616900"/>
          <w:docPartObj>
            <w:docPartGallery w:val="Page Numbers (Top of Page)"/>
            <w:docPartUnique/>
          </w:docPartObj>
        </w:sdtPr>
        <w:sdtContent>
          <w:p w14:paraId="237BB745" w14:textId="6A40E258" w:rsidR="00585696" w:rsidRDefault="00585696" w:rsidP="00E615C8">
            <w:pPr>
              <w:pStyle w:val="Pieddepage"/>
              <w:numPr>
                <w:ilvl w:val="0"/>
                <w:numId w:val="0"/>
              </w:numPr>
              <w:ind w:left="567" w:right="500" w:hanging="283"/>
              <w:jc w:val="center"/>
            </w:pPr>
            <w:r w:rsidRPr="00E615C8">
              <w:rPr>
                <w:color w:val="00B0F0"/>
                <w:sz w:val="28"/>
              </w:rPr>
              <w:t>ZONE INTERDITE AU CORRUPTION</w:t>
            </w:r>
          </w:p>
        </w:sdtContent>
      </w:sdt>
    </w:sdtContent>
  </w:sdt>
  <w:p w14:paraId="5CA0438A" w14:textId="1648D184" w:rsidR="00585696" w:rsidRPr="00E615C8" w:rsidRDefault="00585696" w:rsidP="00E615C8">
    <w:pPr>
      <w:pStyle w:val="Pieddepage"/>
      <w:numPr>
        <w:ilvl w:val="0"/>
        <w:numId w:val="0"/>
      </w:num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FE30C0" w14:textId="77777777" w:rsidR="00585696" w:rsidRDefault="00585696" w:rsidP="002B4847">
    <w:pPr>
      <w:pStyle w:val="Pieddepage"/>
      <w:pBdr>
        <w:bottom w:val="single" w:sz="4" w:space="31" w:color="auto"/>
      </w:pBd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6685710"/>
      <w:docPartObj>
        <w:docPartGallery w:val="Page Numbers (Bottom of Page)"/>
        <w:docPartUnique/>
      </w:docPartObj>
    </w:sdtPr>
    <w:sdtContent>
      <w:sdt>
        <w:sdtPr>
          <w:id w:val="-573125950"/>
          <w:docPartObj>
            <w:docPartGallery w:val="Page Numbers (Top of Page)"/>
            <w:docPartUnique/>
          </w:docPartObj>
        </w:sdtPr>
        <w:sdtContent>
          <w:p w14:paraId="7730E8F1" w14:textId="3668D455" w:rsidR="00585696" w:rsidRDefault="00585696" w:rsidP="00E615C8">
            <w:pPr>
              <w:pStyle w:val="Pieddepage"/>
              <w:numPr>
                <w:ilvl w:val="0"/>
                <w:numId w:val="0"/>
              </w:numPr>
              <w:ind w:left="567" w:right="100"/>
              <w:jc w:val="right"/>
            </w:pPr>
            <w:r w:rsidRPr="00E615C8">
              <w:rPr>
                <w:sz w:val="16"/>
              </w:rPr>
              <w:t xml:space="preserve">Page </w:t>
            </w:r>
            <w:r w:rsidRPr="00E615C8">
              <w:rPr>
                <w:b/>
                <w:bCs/>
                <w:szCs w:val="24"/>
              </w:rPr>
              <w:fldChar w:fldCharType="begin"/>
            </w:r>
            <w:r w:rsidRPr="00E615C8">
              <w:rPr>
                <w:b/>
                <w:bCs/>
                <w:sz w:val="16"/>
              </w:rPr>
              <w:instrText>PAGE</w:instrText>
            </w:r>
            <w:r w:rsidRPr="00E615C8">
              <w:rPr>
                <w:b/>
                <w:bCs/>
                <w:szCs w:val="24"/>
              </w:rPr>
              <w:fldChar w:fldCharType="separate"/>
            </w:r>
            <w:r w:rsidR="001A589C">
              <w:rPr>
                <w:b/>
                <w:bCs/>
                <w:noProof/>
                <w:sz w:val="16"/>
              </w:rPr>
              <w:t>22</w:t>
            </w:r>
            <w:r w:rsidRPr="00E615C8">
              <w:rPr>
                <w:b/>
                <w:bCs/>
                <w:szCs w:val="24"/>
              </w:rPr>
              <w:fldChar w:fldCharType="end"/>
            </w:r>
            <w:r w:rsidRPr="00E615C8">
              <w:rPr>
                <w:sz w:val="16"/>
              </w:rPr>
              <w:t xml:space="preserve"> sur </w:t>
            </w:r>
            <w:r w:rsidRPr="00E615C8">
              <w:rPr>
                <w:b/>
                <w:bCs/>
                <w:sz w:val="16"/>
                <w:szCs w:val="24"/>
              </w:rPr>
              <w:fldChar w:fldCharType="begin"/>
            </w:r>
            <w:r w:rsidRPr="00E615C8">
              <w:rPr>
                <w:b/>
                <w:bCs/>
                <w:sz w:val="16"/>
                <w:szCs w:val="24"/>
              </w:rPr>
              <w:instrText>SECTION</w:instrText>
            </w:r>
            <w:r w:rsidRPr="00E615C8">
              <w:rPr>
                <w:b/>
                <w:bCs/>
                <w:sz w:val="12"/>
              </w:rPr>
              <w:instrText>PAGES</w:instrText>
            </w:r>
            <w:r w:rsidRPr="00E615C8">
              <w:rPr>
                <w:b/>
                <w:bCs/>
                <w:sz w:val="16"/>
                <w:szCs w:val="24"/>
              </w:rPr>
              <w:fldChar w:fldCharType="separate"/>
            </w:r>
            <w:r w:rsidR="001A589C">
              <w:rPr>
                <w:b/>
                <w:bCs/>
                <w:noProof/>
                <w:sz w:val="16"/>
                <w:szCs w:val="24"/>
              </w:rPr>
              <w:t>152</w:t>
            </w:r>
            <w:r w:rsidRPr="00E615C8">
              <w:rPr>
                <w:b/>
                <w:bCs/>
                <w:sz w:val="16"/>
                <w:szCs w:val="24"/>
              </w:rPr>
              <w:fldChar w:fldCharType="end"/>
            </w:r>
          </w:p>
        </w:sdtContent>
      </w:sdt>
    </w:sdtContent>
  </w:sdt>
  <w:p w14:paraId="2A655AE4" w14:textId="77777777" w:rsidR="00585696" w:rsidRPr="00E615C8" w:rsidRDefault="00585696" w:rsidP="00E615C8">
    <w:pPr>
      <w:pStyle w:val="Pieddepage"/>
      <w:numPr>
        <w:ilvl w:val="0"/>
        <w:numId w:val="0"/>
      </w:num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67D32" w14:textId="77777777" w:rsidR="00C72E5F" w:rsidRDefault="00C72E5F" w:rsidP="00FE6A79">
      <w:pPr>
        <w:spacing w:line="240" w:lineRule="auto"/>
      </w:pPr>
      <w:r>
        <w:separator/>
      </w:r>
    </w:p>
  </w:footnote>
  <w:footnote w:type="continuationSeparator" w:id="0">
    <w:p w14:paraId="468DF5F1" w14:textId="77777777" w:rsidR="00C72E5F" w:rsidRDefault="00C72E5F" w:rsidP="00FE6A79">
      <w:pPr>
        <w:spacing w:line="240" w:lineRule="auto"/>
      </w:pPr>
      <w:r>
        <w:continuationSeparator/>
      </w:r>
    </w:p>
  </w:footnote>
  <w:footnote w:id="1">
    <w:p w14:paraId="79F5A145" w14:textId="4F84C0C1" w:rsidR="00585696" w:rsidRPr="00293FAF" w:rsidRDefault="00585696">
      <w:pPr>
        <w:pStyle w:val="Notedebasdepage"/>
      </w:pPr>
      <w:r>
        <w:rPr>
          <w:rStyle w:val="Appelnotedebasdep"/>
        </w:rPr>
        <w:footnoteRef/>
      </w:r>
      <w:r>
        <w:t xml:space="preserve"> </w:t>
      </w:r>
      <w:r>
        <w:rPr>
          <w:lang w:val="en-US"/>
        </w:rPr>
        <w:t xml:space="preserve">locked in syndrome </w:t>
      </w:r>
    </w:p>
    <w:p w14:paraId="5F7F5D53" w14:textId="77777777" w:rsidR="00585696" w:rsidRDefault="00585696">
      <w:pPr>
        <w:pStyle w:val="Notedebasdepage"/>
      </w:pPr>
    </w:p>
  </w:footnote>
  <w:footnote w:id="2">
    <w:p w14:paraId="3652F244" w14:textId="60161FE1" w:rsidR="00585696" w:rsidRDefault="00585696">
      <w:pPr>
        <w:pStyle w:val="Notedebasdepage"/>
      </w:pPr>
      <w:r>
        <w:rPr>
          <w:rStyle w:val="Appelnotedebasdep"/>
        </w:rPr>
        <w:footnoteRef/>
      </w:r>
      <w:r>
        <w:t xml:space="preserve"> </w:t>
      </w:r>
      <w:r>
        <w:rPr>
          <w:lang w:val="en-US"/>
        </w:rPr>
        <w:t>score ABCD²</w:t>
      </w:r>
    </w:p>
  </w:footnote>
  <w:footnote w:id="3">
    <w:p w14:paraId="796BA129" w14:textId="7EF2D973" w:rsidR="00585696" w:rsidRDefault="00585696">
      <w:pPr>
        <w:pStyle w:val="Notedebasdepage"/>
      </w:pPr>
      <w:r>
        <w:rPr>
          <w:rStyle w:val="Appelnotedebasdep"/>
        </w:rPr>
        <w:footnoteRef/>
      </w:r>
      <w:r>
        <w:t xml:space="preserve"> </w:t>
      </w:r>
      <w:r>
        <w:rPr>
          <w:lang w:val="en-US"/>
        </w:rPr>
        <w:t xml:space="preserve">ICH : à rechercher </w:t>
      </w:r>
    </w:p>
  </w:footnote>
  <w:footnote w:id="4">
    <w:p w14:paraId="77C88391" w14:textId="75445F31" w:rsidR="00585696" w:rsidRPr="00976D17" w:rsidRDefault="00585696">
      <w:pPr>
        <w:pStyle w:val="Notedebasdepage"/>
      </w:pPr>
      <w:r>
        <w:rPr>
          <w:rStyle w:val="Appelnotedebasdep"/>
        </w:rPr>
        <w:footnoteRef/>
      </w:r>
      <w:r>
        <w:t xml:space="preserve"> </w:t>
      </w:r>
      <w:r w:rsidRPr="00E615C8">
        <w:t xml:space="preserve">examen paraclinique : imagerie cérébrale: IRM : séquence vasculaire : sequence…. </w:t>
      </w:r>
      <w:r>
        <w:rPr>
          <w:lang w:val="en-US"/>
        </w:rPr>
        <w:t>4 séquences</w:t>
      </w:r>
    </w:p>
    <w:p w14:paraId="2FE5C8B7" w14:textId="3C88115E" w:rsidR="00585696" w:rsidRPr="005C20C7" w:rsidRDefault="00585696">
      <w:pPr>
        <w:pStyle w:val="Notedebasdepage"/>
      </w:pPr>
      <w:r>
        <w:rPr>
          <w:lang w:val="en-US"/>
        </w:rPr>
        <w:t>Scanner cérébral +++, angioscanner</w:t>
      </w:r>
    </w:p>
    <w:p w14:paraId="1A7CFC3D" w14:textId="5B04E2DF" w:rsidR="00585696" w:rsidRDefault="00585696">
      <w:pPr>
        <w:pStyle w:val="Notedebasdepage"/>
      </w:pPr>
      <w:r w:rsidRPr="00E615C8">
        <w:t xml:space="preserve">Bilan sanguin : nfs, plaquette, bilan lipidique, TSH, T4, HBA1c </w:t>
      </w:r>
    </w:p>
  </w:footnote>
  <w:footnote w:id="5">
    <w:p w14:paraId="1B3EA015" w14:textId="5718A102" w:rsidR="00585696" w:rsidRDefault="00585696">
      <w:pPr>
        <w:pStyle w:val="Notedebasdepage"/>
      </w:pPr>
      <w:r>
        <w:rPr>
          <w:rStyle w:val="Appelnotedebasdep"/>
        </w:rPr>
        <w:footnoteRef/>
      </w:r>
      <w:r>
        <w:t xml:space="preserve"> </w:t>
      </w:r>
      <w:r>
        <w:rPr>
          <w:lang w:val="en-US"/>
        </w:rPr>
        <w:t xml:space="preserve">score de HAS BLED </w:t>
      </w:r>
    </w:p>
  </w:footnote>
  <w:footnote w:id="6">
    <w:p w14:paraId="14702CB9" w14:textId="4605D05D" w:rsidR="00585696" w:rsidRDefault="00585696">
      <w:pPr>
        <w:pStyle w:val="Notedebasdepage"/>
      </w:pPr>
      <w:r>
        <w:rPr>
          <w:rStyle w:val="Appelnotedebasdep"/>
        </w:rPr>
        <w:footnoteRef/>
      </w:r>
      <w:r>
        <w:t xml:space="preserve"> </w:t>
      </w:r>
      <w:r>
        <w:rPr>
          <w:lang w:val="en-US"/>
        </w:rPr>
        <w:t>cause de la cardiopathie emboligène</w:t>
      </w:r>
    </w:p>
  </w:footnote>
  <w:footnote w:id="7">
    <w:p w14:paraId="01616F10" w14:textId="5061ACD7" w:rsidR="00585696" w:rsidRDefault="00585696">
      <w:pPr>
        <w:pStyle w:val="Notedebasdepage"/>
      </w:pPr>
      <w:r>
        <w:rPr>
          <w:rStyle w:val="Appelnotedebasdep"/>
        </w:rPr>
        <w:footnoteRef/>
      </w:r>
      <w:r>
        <w:t xml:space="preserve"> </w:t>
      </w:r>
      <w:r>
        <w:rPr>
          <w:lang w:val="en-US"/>
        </w:rPr>
        <w:t>AIT</w:t>
      </w:r>
    </w:p>
  </w:footnote>
  <w:footnote w:id="8">
    <w:p w14:paraId="3BB34091" w14:textId="3E79DCE2" w:rsidR="00585696" w:rsidRDefault="00585696">
      <w:pPr>
        <w:pStyle w:val="Notedebasdepage"/>
      </w:pPr>
      <w:r>
        <w:rPr>
          <w:rStyle w:val="Appelnotedebasdep"/>
        </w:rPr>
        <w:footnoteRef/>
      </w:r>
      <w:r>
        <w:t xml:space="preserve"> </w:t>
      </w:r>
      <w:r>
        <w:rPr>
          <w:lang w:val="en-US"/>
        </w:rPr>
        <w:t>TPA : fibrinolyse</w:t>
      </w:r>
    </w:p>
  </w:footnote>
  <w:footnote w:id="9">
    <w:p w14:paraId="08C1CB11" w14:textId="48894766" w:rsidR="00585696" w:rsidRDefault="00585696">
      <w:pPr>
        <w:pStyle w:val="Notedebasdepage"/>
      </w:pPr>
      <w:r>
        <w:rPr>
          <w:rStyle w:val="Appelnotedebasdep"/>
        </w:rPr>
        <w:footnoteRef/>
      </w:r>
      <w:r>
        <w:t xml:space="preserve"> </w:t>
      </w:r>
      <w:r>
        <w:rPr>
          <w:lang w:val="en-US"/>
        </w:rPr>
        <w:t xml:space="preserve">ACSOS </w:t>
      </w:r>
    </w:p>
  </w:footnote>
  <w:footnote w:id="10">
    <w:p w14:paraId="0EA80D45" w14:textId="6709BE93" w:rsidR="00585696" w:rsidRDefault="00585696">
      <w:pPr>
        <w:pStyle w:val="Notedebasdepage"/>
      </w:pPr>
      <w:r>
        <w:rPr>
          <w:rStyle w:val="Appelnotedebasdep"/>
        </w:rPr>
        <w:footnoteRef/>
      </w:r>
      <w:r>
        <w:t xml:space="preserve"> </w:t>
      </w:r>
      <w:r>
        <w:rPr>
          <w:lang w:val="en-US"/>
        </w:rPr>
        <w:t xml:space="preserve">engagement cérébrale </w:t>
      </w:r>
    </w:p>
  </w:footnote>
  <w:footnote w:id="11">
    <w:p w14:paraId="3260BD68" w14:textId="27064874" w:rsidR="00585696" w:rsidRDefault="00585696">
      <w:pPr>
        <w:pStyle w:val="Notedebasdepage"/>
      </w:pPr>
      <w:r>
        <w:rPr>
          <w:rStyle w:val="Appelnotedebasdep"/>
        </w:rPr>
        <w:footnoteRef/>
      </w:r>
      <w:r>
        <w:t xml:space="preserve"> </w:t>
      </w:r>
      <w:r w:rsidRPr="00E615C8">
        <w:t>un urgence tous les médicaments sont en IV</w:t>
      </w:r>
    </w:p>
  </w:footnote>
  <w:footnote w:id="12">
    <w:p w14:paraId="60CB6B59" w14:textId="6F060BFB" w:rsidR="00585696" w:rsidRDefault="00585696">
      <w:pPr>
        <w:pStyle w:val="Notedebasdepage"/>
      </w:pPr>
      <w:r>
        <w:rPr>
          <w:rStyle w:val="Appelnotedebasdep"/>
        </w:rPr>
        <w:footnoteRef/>
      </w:r>
      <w:r>
        <w:t xml:space="preserve"> </w:t>
      </w:r>
      <w:r>
        <w:rPr>
          <w:lang w:val="en-US"/>
        </w:rPr>
        <w:t>Image radiolgique</w:t>
      </w:r>
    </w:p>
  </w:footnote>
  <w:footnote w:id="13">
    <w:p w14:paraId="5673247D" w14:textId="0EEE6D79" w:rsidR="00585696" w:rsidRDefault="00585696">
      <w:pPr>
        <w:pStyle w:val="Notedebasdepage"/>
      </w:pPr>
      <w:r>
        <w:rPr>
          <w:rStyle w:val="Appelnotedebasdep"/>
        </w:rPr>
        <w:footnoteRef/>
      </w:r>
      <w:r>
        <w:t xml:space="preserve"> tremblement fin</w:t>
      </w:r>
    </w:p>
  </w:footnote>
  <w:footnote w:id="14">
    <w:p w14:paraId="5BC57B47" w14:textId="0E1AF466" w:rsidR="00585696" w:rsidRDefault="00585696">
      <w:pPr>
        <w:pStyle w:val="Notedebasdepage"/>
      </w:pPr>
      <w:r>
        <w:rPr>
          <w:rStyle w:val="Appelnotedebasdep"/>
        </w:rPr>
        <w:footnoteRef/>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B6D35" w14:textId="5A738391" w:rsidR="00585696" w:rsidRPr="00E615C8" w:rsidRDefault="00585696" w:rsidP="00392CE8">
    <w:pPr>
      <w:pStyle w:val="En-tte"/>
      <w:numPr>
        <w:ilvl w:val="0"/>
        <w:numId w:val="0"/>
      </w:numPr>
      <w:ind w:left="360"/>
      <w:jc w:val="center"/>
      <w:rPr>
        <w:rFonts w:cs="Times New Roman"/>
        <w:color w:val="00B050"/>
        <w:sz w:val="24"/>
      </w:rPr>
    </w:pPr>
    <w:r w:rsidRPr="00E615C8">
      <w:rPr>
        <w:rFonts w:cs="Times New Roman"/>
        <w:color w:val="00B050"/>
        <w:sz w:val="24"/>
      </w:rPr>
      <w:t>FACULTE DE MEDECINE D’ANTANANARIVO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B0D8D" w14:textId="77777777" w:rsidR="00585696" w:rsidRDefault="00585696" w:rsidP="002B4847">
    <w:pPr>
      <w:pStyle w:val="En-tte"/>
      <w:pBdr>
        <w:bottom w:val="single" w:sz="4" w:space="3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BA805" w14:textId="77777777" w:rsidR="00585696" w:rsidRPr="0087364D" w:rsidRDefault="00585696" w:rsidP="00392CE8">
    <w:pPr>
      <w:pStyle w:val="En-tte"/>
      <w:numPr>
        <w:ilvl w:val="0"/>
        <w:numId w:val="0"/>
      </w:numPr>
      <w:ind w:left="360"/>
      <w:jc w:val="center"/>
      <w:rPr>
        <w:rFonts w:cs="Times New Roman"/>
      </w:rPr>
    </w:pPr>
    <w:r>
      <w:rPr>
        <w:rFonts w:cs="Times New Roman"/>
      </w:rPr>
      <w:t>ZICO’s note taking</w:t>
    </w:r>
    <w:r w:rsidRPr="0087364D">
      <w:rPr>
        <w:rFonts w:cs="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0E98"/>
    <w:multiLevelType w:val="multilevel"/>
    <w:tmpl w:val="6C962CB2"/>
    <w:lvl w:ilvl="0">
      <w:start w:val="1"/>
      <w:numFmt w:val="upperRoman"/>
      <w:pStyle w:val="Titre1"/>
      <w:lvlText w:val="%1."/>
      <w:lvlJc w:val="right"/>
      <w:pPr>
        <w:ind w:left="360" w:hanging="36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1">
    <w:nsid w:val="1DF46003"/>
    <w:multiLevelType w:val="hybridMultilevel"/>
    <w:tmpl w:val="13EEF5E0"/>
    <w:lvl w:ilvl="0" w:tplc="04090001">
      <w:start w:val="1"/>
      <w:numFmt w:val="bullet"/>
      <w:lvlText w:val=""/>
      <w:lvlJc w:val="left"/>
      <w:pPr>
        <w:ind w:left="720" w:hanging="360"/>
      </w:pPr>
      <w:rPr>
        <w:rFonts w:ascii="Symbol" w:hAnsi="Symbol" w:hint="default"/>
      </w:rPr>
    </w:lvl>
    <w:lvl w:ilvl="1" w:tplc="3238E3CE">
      <w:numFmt w:val="bullet"/>
      <w:lvlText w:val=""/>
      <w:lvlJc w:val="left"/>
      <w:pPr>
        <w:ind w:left="1440" w:hanging="360"/>
      </w:pPr>
      <w:rPr>
        <w:rFonts w:ascii="Wingdings" w:eastAsiaTheme="minorEastAsia"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860F8E"/>
    <w:multiLevelType w:val="hybridMultilevel"/>
    <w:tmpl w:val="FE58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AF2D30"/>
    <w:multiLevelType w:val="hybridMultilevel"/>
    <w:tmpl w:val="0E10EE2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abstractNum w:abstractNumId="6">
    <w:nsid w:val="54614D8F"/>
    <w:multiLevelType w:val="hybridMultilevel"/>
    <w:tmpl w:val="4A923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345345"/>
    <w:multiLevelType w:val="hybridMultilevel"/>
    <w:tmpl w:val="3032522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5EB33199"/>
    <w:multiLevelType w:val="hybridMultilevel"/>
    <w:tmpl w:val="10FC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6C6BE3"/>
    <w:multiLevelType w:val="hybridMultilevel"/>
    <w:tmpl w:val="7D78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C32521"/>
    <w:multiLevelType w:val="hybridMultilevel"/>
    <w:tmpl w:val="1E146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A54C86"/>
    <w:multiLevelType w:val="hybridMultilevel"/>
    <w:tmpl w:val="4126B8FC"/>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5"/>
  </w:num>
  <w:num w:numId="5">
    <w:abstractNumId w:val="2"/>
  </w:num>
  <w:num w:numId="6">
    <w:abstractNumId w:val="1"/>
  </w:num>
  <w:num w:numId="7">
    <w:abstractNumId w:val="9"/>
  </w:num>
  <w:num w:numId="8">
    <w:abstractNumId w:val="8"/>
  </w:num>
  <w:num w:numId="9">
    <w:abstractNumId w:val="6"/>
  </w:num>
  <w:num w:numId="10">
    <w:abstractNumId w:val="10"/>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3"/>
  </w:num>
  <w:num w:numId="18">
    <w:abstractNumId w:val="7"/>
  </w:num>
  <w:num w:numId="19">
    <w:abstractNumId w:val="11"/>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IdMacAtCleanup w:val="4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ico zico">
    <w15:presenceInfo w15:providerId="AD" w15:userId="S::ziz547@ensign.edu::9ccbd6a2-06b0-4fce-82d6-849fa150f4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revisionView w:markup="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D47"/>
    <w:rsid w:val="0000086E"/>
    <w:rsid w:val="0000148F"/>
    <w:rsid w:val="000016B6"/>
    <w:rsid w:val="0000290D"/>
    <w:rsid w:val="00002FB3"/>
    <w:rsid w:val="00003497"/>
    <w:rsid w:val="00003D6C"/>
    <w:rsid w:val="000044B1"/>
    <w:rsid w:val="000052F8"/>
    <w:rsid w:val="0000613B"/>
    <w:rsid w:val="00006651"/>
    <w:rsid w:val="0000711F"/>
    <w:rsid w:val="00007C64"/>
    <w:rsid w:val="00007D22"/>
    <w:rsid w:val="00010308"/>
    <w:rsid w:val="00010BDF"/>
    <w:rsid w:val="000113B3"/>
    <w:rsid w:val="00012FAB"/>
    <w:rsid w:val="00013BDB"/>
    <w:rsid w:val="00013C12"/>
    <w:rsid w:val="00014432"/>
    <w:rsid w:val="000144F1"/>
    <w:rsid w:val="000151F3"/>
    <w:rsid w:val="000154E1"/>
    <w:rsid w:val="00017624"/>
    <w:rsid w:val="00017831"/>
    <w:rsid w:val="00017B2C"/>
    <w:rsid w:val="000206BC"/>
    <w:rsid w:val="00020945"/>
    <w:rsid w:val="00021DB6"/>
    <w:rsid w:val="00023085"/>
    <w:rsid w:val="0002369F"/>
    <w:rsid w:val="00023801"/>
    <w:rsid w:val="00023926"/>
    <w:rsid w:val="000243D4"/>
    <w:rsid w:val="00025747"/>
    <w:rsid w:val="00025827"/>
    <w:rsid w:val="00026580"/>
    <w:rsid w:val="00026588"/>
    <w:rsid w:val="00026B9D"/>
    <w:rsid w:val="00026C9D"/>
    <w:rsid w:val="00026DF2"/>
    <w:rsid w:val="0002745A"/>
    <w:rsid w:val="000323EA"/>
    <w:rsid w:val="0003285B"/>
    <w:rsid w:val="00032928"/>
    <w:rsid w:val="00033670"/>
    <w:rsid w:val="000342A5"/>
    <w:rsid w:val="00034AC2"/>
    <w:rsid w:val="00035B3C"/>
    <w:rsid w:val="0003669A"/>
    <w:rsid w:val="000368F8"/>
    <w:rsid w:val="000375A9"/>
    <w:rsid w:val="00037647"/>
    <w:rsid w:val="00037FA1"/>
    <w:rsid w:val="00041C38"/>
    <w:rsid w:val="00042A48"/>
    <w:rsid w:val="00043E40"/>
    <w:rsid w:val="0004417C"/>
    <w:rsid w:val="00045F5E"/>
    <w:rsid w:val="0004633F"/>
    <w:rsid w:val="00046A5F"/>
    <w:rsid w:val="00047F2A"/>
    <w:rsid w:val="000506AC"/>
    <w:rsid w:val="00050A54"/>
    <w:rsid w:val="00051879"/>
    <w:rsid w:val="00053A35"/>
    <w:rsid w:val="000549B0"/>
    <w:rsid w:val="00054E66"/>
    <w:rsid w:val="0005660C"/>
    <w:rsid w:val="00057785"/>
    <w:rsid w:val="000617D5"/>
    <w:rsid w:val="0006188C"/>
    <w:rsid w:val="000618E9"/>
    <w:rsid w:val="00061E52"/>
    <w:rsid w:val="00063EB0"/>
    <w:rsid w:val="000649DE"/>
    <w:rsid w:val="00064F31"/>
    <w:rsid w:val="00065E59"/>
    <w:rsid w:val="00065F2A"/>
    <w:rsid w:val="000661CB"/>
    <w:rsid w:val="000701D9"/>
    <w:rsid w:val="000709A4"/>
    <w:rsid w:val="000709D3"/>
    <w:rsid w:val="00071EB4"/>
    <w:rsid w:val="00072867"/>
    <w:rsid w:val="00072A77"/>
    <w:rsid w:val="00072AA9"/>
    <w:rsid w:val="00073361"/>
    <w:rsid w:val="00073ACA"/>
    <w:rsid w:val="00073F6B"/>
    <w:rsid w:val="00074532"/>
    <w:rsid w:val="00074F05"/>
    <w:rsid w:val="000750EB"/>
    <w:rsid w:val="0007730A"/>
    <w:rsid w:val="00080D9F"/>
    <w:rsid w:val="000818D0"/>
    <w:rsid w:val="00081A95"/>
    <w:rsid w:val="00082228"/>
    <w:rsid w:val="000831CD"/>
    <w:rsid w:val="000904A3"/>
    <w:rsid w:val="00090D25"/>
    <w:rsid w:val="000911A0"/>
    <w:rsid w:val="00092087"/>
    <w:rsid w:val="0009254B"/>
    <w:rsid w:val="0009630B"/>
    <w:rsid w:val="00097ACA"/>
    <w:rsid w:val="000A018D"/>
    <w:rsid w:val="000A0F82"/>
    <w:rsid w:val="000A1370"/>
    <w:rsid w:val="000A1C46"/>
    <w:rsid w:val="000A34B3"/>
    <w:rsid w:val="000A38C2"/>
    <w:rsid w:val="000A3C42"/>
    <w:rsid w:val="000A4548"/>
    <w:rsid w:val="000A47EF"/>
    <w:rsid w:val="000A667C"/>
    <w:rsid w:val="000A6F45"/>
    <w:rsid w:val="000B2098"/>
    <w:rsid w:val="000B2CDC"/>
    <w:rsid w:val="000B38ED"/>
    <w:rsid w:val="000B5A62"/>
    <w:rsid w:val="000B6327"/>
    <w:rsid w:val="000B6B5C"/>
    <w:rsid w:val="000B727F"/>
    <w:rsid w:val="000C081C"/>
    <w:rsid w:val="000C0C91"/>
    <w:rsid w:val="000C12C6"/>
    <w:rsid w:val="000C16BE"/>
    <w:rsid w:val="000C2E88"/>
    <w:rsid w:val="000C3C27"/>
    <w:rsid w:val="000C4D41"/>
    <w:rsid w:val="000C608B"/>
    <w:rsid w:val="000C62FB"/>
    <w:rsid w:val="000C6D5A"/>
    <w:rsid w:val="000D0058"/>
    <w:rsid w:val="000D00F1"/>
    <w:rsid w:val="000D091E"/>
    <w:rsid w:val="000D23C2"/>
    <w:rsid w:val="000D3563"/>
    <w:rsid w:val="000D3DE5"/>
    <w:rsid w:val="000D4E1E"/>
    <w:rsid w:val="000D60F5"/>
    <w:rsid w:val="000D6EF5"/>
    <w:rsid w:val="000D723A"/>
    <w:rsid w:val="000D73BA"/>
    <w:rsid w:val="000D7B18"/>
    <w:rsid w:val="000D7FBA"/>
    <w:rsid w:val="000E031B"/>
    <w:rsid w:val="000E10BE"/>
    <w:rsid w:val="000E122B"/>
    <w:rsid w:val="000E150B"/>
    <w:rsid w:val="000E2146"/>
    <w:rsid w:val="000E260D"/>
    <w:rsid w:val="000E2E03"/>
    <w:rsid w:val="000E3CA5"/>
    <w:rsid w:val="000E3D6B"/>
    <w:rsid w:val="000E4AE1"/>
    <w:rsid w:val="000E550D"/>
    <w:rsid w:val="000E657C"/>
    <w:rsid w:val="000E7BE1"/>
    <w:rsid w:val="000E7EC5"/>
    <w:rsid w:val="000F04EB"/>
    <w:rsid w:val="000F05BD"/>
    <w:rsid w:val="000F1393"/>
    <w:rsid w:val="000F2163"/>
    <w:rsid w:val="000F576C"/>
    <w:rsid w:val="000F5A1D"/>
    <w:rsid w:val="000F62A0"/>
    <w:rsid w:val="000F6EBC"/>
    <w:rsid w:val="000F7D30"/>
    <w:rsid w:val="000F7D35"/>
    <w:rsid w:val="0010157B"/>
    <w:rsid w:val="00101E9B"/>
    <w:rsid w:val="0010388D"/>
    <w:rsid w:val="00103A36"/>
    <w:rsid w:val="00104DDA"/>
    <w:rsid w:val="0010532C"/>
    <w:rsid w:val="001056C9"/>
    <w:rsid w:val="00105E1E"/>
    <w:rsid w:val="00107C05"/>
    <w:rsid w:val="00107D4F"/>
    <w:rsid w:val="0011061F"/>
    <w:rsid w:val="001113FE"/>
    <w:rsid w:val="001115EF"/>
    <w:rsid w:val="00111AF8"/>
    <w:rsid w:val="00111D95"/>
    <w:rsid w:val="00111F78"/>
    <w:rsid w:val="00112242"/>
    <w:rsid w:val="00112351"/>
    <w:rsid w:val="0011245A"/>
    <w:rsid w:val="00112B64"/>
    <w:rsid w:val="00112BD6"/>
    <w:rsid w:val="00112FCA"/>
    <w:rsid w:val="001131BE"/>
    <w:rsid w:val="0011328B"/>
    <w:rsid w:val="00113ACE"/>
    <w:rsid w:val="00114F02"/>
    <w:rsid w:val="0011584F"/>
    <w:rsid w:val="00115DB4"/>
    <w:rsid w:val="00116839"/>
    <w:rsid w:val="00116AEA"/>
    <w:rsid w:val="00116EBD"/>
    <w:rsid w:val="00117604"/>
    <w:rsid w:val="00117A15"/>
    <w:rsid w:val="00117D54"/>
    <w:rsid w:val="00120FD1"/>
    <w:rsid w:val="001221D8"/>
    <w:rsid w:val="00122387"/>
    <w:rsid w:val="0012261D"/>
    <w:rsid w:val="00122B9B"/>
    <w:rsid w:val="00122D03"/>
    <w:rsid w:val="00122F7C"/>
    <w:rsid w:val="00123B50"/>
    <w:rsid w:val="00124A25"/>
    <w:rsid w:val="00124F23"/>
    <w:rsid w:val="00126125"/>
    <w:rsid w:val="00126B89"/>
    <w:rsid w:val="00126BE1"/>
    <w:rsid w:val="00127467"/>
    <w:rsid w:val="001306EA"/>
    <w:rsid w:val="001307EB"/>
    <w:rsid w:val="00130C33"/>
    <w:rsid w:val="00131344"/>
    <w:rsid w:val="0013179B"/>
    <w:rsid w:val="00131AC9"/>
    <w:rsid w:val="00132F7A"/>
    <w:rsid w:val="00133141"/>
    <w:rsid w:val="00133B05"/>
    <w:rsid w:val="00133E2B"/>
    <w:rsid w:val="001343AE"/>
    <w:rsid w:val="001348B8"/>
    <w:rsid w:val="00136B87"/>
    <w:rsid w:val="00136F8E"/>
    <w:rsid w:val="00140EB8"/>
    <w:rsid w:val="00141491"/>
    <w:rsid w:val="0014202D"/>
    <w:rsid w:val="00143334"/>
    <w:rsid w:val="0014390D"/>
    <w:rsid w:val="00143E02"/>
    <w:rsid w:val="001442BA"/>
    <w:rsid w:val="001459F7"/>
    <w:rsid w:val="00146AE5"/>
    <w:rsid w:val="00150073"/>
    <w:rsid w:val="0015168D"/>
    <w:rsid w:val="001518FB"/>
    <w:rsid w:val="0015202A"/>
    <w:rsid w:val="00152030"/>
    <w:rsid w:val="001525C8"/>
    <w:rsid w:val="001538F8"/>
    <w:rsid w:val="001544CB"/>
    <w:rsid w:val="001546C5"/>
    <w:rsid w:val="00154C50"/>
    <w:rsid w:val="001550B6"/>
    <w:rsid w:val="0015545D"/>
    <w:rsid w:val="001556D8"/>
    <w:rsid w:val="00155B76"/>
    <w:rsid w:val="0016012F"/>
    <w:rsid w:val="0016023A"/>
    <w:rsid w:val="001603E0"/>
    <w:rsid w:val="00161D57"/>
    <w:rsid w:val="0016390C"/>
    <w:rsid w:val="00164097"/>
    <w:rsid w:val="00165974"/>
    <w:rsid w:val="00166172"/>
    <w:rsid w:val="00167B52"/>
    <w:rsid w:val="00170EEA"/>
    <w:rsid w:val="00171161"/>
    <w:rsid w:val="00171763"/>
    <w:rsid w:val="00171D02"/>
    <w:rsid w:val="00172208"/>
    <w:rsid w:val="0017448E"/>
    <w:rsid w:val="001749C0"/>
    <w:rsid w:val="00174E2A"/>
    <w:rsid w:val="0017680C"/>
    <w:rsid w:val="00176D21"/>
    <w:rsid w:val="00176EBE"/>
    <w:rsid w:val="0017706A"/>
    <w:rsid w:val="0017787B"/>
    <w:rsid w:val="001778A5"/>
    <w:rsid w:val="00177B62"/>
    <w:rsid w:val="00180A43"/>
    <w:rsid w:val="00181678"/>
    <w:rsid w:val="00182630"/>
    <w:rsid w:val="00182C82"/>
    <w:rsid w:val="00183CC6"/>
    <w:rsid w:val="001870F2"/>
    <w:rsid w:val="001875CD"/>
    <w:rsid w:val="001876C2"/>
    <w:rsid w:val="00187D88"/>
    <w:rsid w:val="00190A52"/>
    <w:rsid w:val="00191DCC"/>
    <w:rsid w:val="00192346"/>
    <w:rsid w:val="0019243B"/>
    <w:rsid w:val="001925EC"/>
    <w:rsid w:val="00192D9F"/>
    <w:rsid w:val="00192F24"/>
    <w:rsid w:val="00193277"/>
    <w:rsid w:val="0019422C"/>
    <w:rsid w:val="001950E7"/>
    <w:rsid w:val="00195D78"/>
    <w:rsid w:val="00196808"/>
    <w:rsid w:val="00197547"/>
    <w:rsid w:val="00197D1B"/>
    <w:rsid w:val="001A110B"/>
    <w:rsid w:val="001A1CDF"/>
    <w:rsid w:val="001A3AB1"/>
    <w:rsid w:val="001A3E5E"/>
    <w:rsid w:val="001A4922"/>
    <w:rsid w:val="001A4DB1"/>
    <w:rsid w:val="001A56E2"/>
    <w:rsid w:val="001A589C"/>
    <w:rsid w:val="001A75E9"/>
    <w:rsid w:val="001B3EAA"/>
    <w:rsid w:val="001B44F0"/>
    <w:rsid w:val="001B4E42"/>
    <w:rsid w:val="001B546A"/>
    <w:rsid w:val="001B7222"/>
    <w:rsid w:val="001B7E98"/>
    <w:rsid w:val="001B7F53"/>
    <w:rsid w:val="001C1568"/>
    <w:rsid w:val="001C1BB1"/>
    <w:rsid w:val="001C35D2"/>
    <w:rsid w:val="001C3939"/>
    <w:rsid w:val="001C42F3"/>
    <w:rsid w:val="001C528B"/>
    <w:rsid w:val="001C58E1"/>
    <w:rsid w:val="001C65D7"/>
    <w:rsid w:val="001C74CF"/>
    <w:rsid w:val="001D13A7"/>
    <w:rsid w:val="001D15A4"/>
    <w:rsid w:val="001D260F"/>
    <w:rsid w:val="001D40EF"/>
    <w:rsid w:val="001D4AAC"/>
    <w:rsid w:val="001D5854"/>
    <w:rsid w:val="001D602A"/>
    <w:rsid w:val="001D6071"/>
    <w:rsid w:val="001D64FF"/>
    <w:rsid w:val="001D6D0C"/>
    <w:rsid w:val="001E0188"/>
    <w:rsid w:val="001E0D2C"/>
    <w:rsid w:val="001E1D15"/>
    <w:rsid w:val="001E24E3"/>
    <w:rsid w:val="001E2571"/>
    <w:rsid w:val="001E3ED9"/>
    <w:rsid w:val="001E4237"/>
    <w:rsid w:val="001F009B"/>
    <w:rsid w:val="001F072B"/>
    <w:rsid w:val="001F1F3F"/>
    <w:rsid w:val="001F2509"/>
    <w:rsid w:val="001F36F8"/>
    <w:rsid w:val="001F391E"/>
    <w:rsid w:val="001F4052"/>
    <w:rsid w:val="001F4EA5"/>
    <w:rsid w:val="001F6742"/>
    <w:rsid w:val="001F7231"/>
    <w:rsid w:val="00200E53"/>
    <w:rsid w:val="002019F1"/>
    <w:rsid w:val="0020491F"/>
    <w:rsid w:val="00205027"/>
    <w:rsid w:val="00205886"/>
    <w:rsid w:val="00205AF5"/>
    <w:rsid w:val="00206227"/>
    <w:rsid w:val="002068B1"/>
    <w:rsid w:val="002117C8"/>
    <w:rsid w:val="00212760"/>
    <w:rsid w:val="002128BA"/>
    <w:rsid w:val="00212917"/>
    <w:rsid w:val="00212969"/>
    <w:rsid w:val="00213320"/>
    <w:rsid w:val="00213428"/>
    <w:rsid w:val="002137D7"/>
    <w:rsid w:val="00213E74"/>
    <w:rsid w:val="002203CD"/>
    <w:rsid w:val="002208FB"/>
    <w:rsid w:val="002218EF"/>
    <w:rsid w:val="00223878"/>
    <w:rsid w:val="002245D8"/>
    <w:rsid w:val="00224B36"/>
    <w:rsid w:val="002263EA"/>
    <w:rsid w:val="00226E2D"/>
    <w:rsid w:val="00227030"/>
    <w:rsid w:val="00227FF2"/>
    <w:rsid w:val="00230208"/>
    <w:rsid w:val="00230FE1"/>
    <w:rsid w:val="0023457D"/>
    <w:rsid w:val="0023480F"/>
    <w:rsid w:val="0023583C"/>
    <w:rsid w:val="00235A94"/>
    <w:rsid w:val="00235F64"/>
    <w:rsid w:val="002365B3"/>
    <w:rsid w:val="0024013D"/>
    <w:rsid w:val="0024028A"/>
    <w:rsid w:val="00241EED"/>
    <w:rsid w:val="002423C1"/>
    <w:rsid w:val="00242B45"/>
    <w:rsid w:val="00242D68"/>
    <w:rsid w:val="00243217"/>
    <w:rsid w:val="00244F6E"/>
    <w:rsid w:val="00245A1A"/>
    <w:rsid w:val="00245FB1"/>
    <w:rsid w:val="00246328"/>
    <w:rsid w:val="00247E61"/>
    <w:rsid w:val="00250238"/>
    <w:rsid w:val="002535E2"/>
    <w:rsid w:val="00253C5B"/>
    <w:rsid w:val="00254806"/>
    <w:rsid w:val="00254E6E"/>
    <w:rsid w:val="002558DE"/>
    <w:rsid w:val="00255DA3"/>
    <w:rsid w:val="00256108"/>
    <w:rsid w:val="00257913"/>
    <w:rsid w:val="00260405"/>
    <w:rsid w:val="00260750"/>
    <w:rsid w:val="00261C50"/>
    <w:rsid w:val="002643BF"/>
    <w:rsid w:val="00264500"/>
    <w:rsid w:val="0026511A"/>
    <w:rsid w:val="00265926"/>
    <w:rsid w:val="00267567"/>
    <w:rsid w:val="00267663"/>
    <w:rsid w:val="00267D28"/>
    <w:rsid w:val="0027064E"/>
    <w:rsid w:val="00271544"/>
    <w:rsid w:val="0027321B"/>
    <w:rsid w:val="002748B8"/>
    <w:rsid w:val="00274DF8"/>
    <w:rsid w:val="002757DA"/>
    <w:rsid w:val="00276B20"/>
    <w:rsid w:val="002773AF"/>
    <w:rsid w:val="00280317"/>
    <w:rsid w:val="0028101E"/>
    <w:rsid w:val="00281CF3"/>
    <w:rsid w:val="00282696"/>
    <w:rsid w:val="00282973"/>
    <w:rsid w:val="002829D4"/>
    <w:rsid w:val="00284A5D"/>
    <w:rsid w:val="00284D58"/>
    <w:rsid w:val="0028626B"/>
    <w:rsid w:val="002872E4"/>
    <w:rsid w:val="002877D4"/>
    <w:rsid w:val="002904A9"/>
    <w:rsid w:val="00291022"/>
    <w:rsid w:val="00291802"/>
    <w:rsid w:val="00291989"/>
    <w:rsid w:val="00291AD2"/>
    <w:rsid w:val="002929A8"/>
    <w:rsid w:val="00293FAF"/>
    <w:rsid w:val="00295C4B"/>
    <w:rsid w:val="00295F54"/>
    <w:rsid w:val="00296B07"/>
    <w:rsid w:val="0029728E"/>
    <w:rsid w:val="002976DA"/>
    <w:rsid w:val="002A05EA"/>
    <w:rsid w:val="002A0C79"/>
    <w:rsid w:val="002A2888"/>
    <w:rsid w:val="002A4072"/>
    <w:rsid w:val="002A4081"/>
    <w:rsid w:val="002A410A"/>
    <w:rsid w:val="002A41AE"/>
    <w:rsid w:val="002A47AC"/>
    <w:rsid w:val="002A47D0"/>
    <w:rsid w:val="002A5D65"/>
    <w:rsid w:val="002A6163"/>
    <w:rsid w:val="002A79C4"/>
    <w:rsid w:val="002B039E"/>
    <w:rsid w:val="002B08AF"/>
    <w:rsid w:val="002B0B56"/>
    <w:rsid w:val="002B0EF6"/>
    <w:rsid w:val="002B1DD6"/>
    <w:rsid w:val="002B2504"/>
    <w:rsid w:val="002B260D"/>
    <w:rsid w:val="002B2B6B"/>
    <w:rsid w:val="002B2DCA"/>
    <w:rsid w:val="002B4847"/>
    <w:rsid w:val="002B54E5"/>
    <w:rsid w:val="002B7B89"/>
    <w:rsid w:val="002C1121"/>
    <w:rsid w:val="002C1936"/>
    <w:rsid w:val="002C250C"/>
    <w:rsid w:val="002C26A3"/>
    <w:rsid w:val="002C3871"/>
    <w:rsid w:val="002C629B"/>
    <w:rsid w:val="002C657C"/>
    <w:rsid w:val="002C65D4"/>
    <w:rsid w:val="002C6BA8"/>
    <w:rsid w:val="002C7298"/>
    <w:rsid w:val="002D0353"/>
    <w:rsid w:val="002D039E"/>
    <w:rsid w:val="002D09B8"/>
    <w:rsid w:val="002D1F81"/>
    <w:rsid w:val="002D37CB"/>
    <w:rsid w:val="002D3905"/>
    <w:rsid w:val="002D49B3"/>
    <w:rsid w:val="002D4C99"/>
    <w:rsid w:val="002D5978"/>
    <w:rsid w:val="002D604B"/>
    <w:rsid w:val="002D761B"/>
    <w:rsid w:val="002D7A66"/>
    <w:rsid w:val="002D7BDD"/>
    <w:rsid w:val="002D7F45"/>
    <w:rsid w:val="002E02F5"/>
    <w:rsid w:val="002E238A"/>
    <w:rsid w:val="002E283F"/>
    <w:rsid w:val="002E3CF6"/>
    <w:rsid w:val="002E3F8C"/>
    <w:rsid w:val="002E46AD"/>
    <w:rsid w:val="002E484D"/>
    <w:rsid w:val="002E4C5D"/>
    <w:rsid w:val="002E4FC4"/>
    <w:rsid w:val="002E5032"/>
    <w:rsid w:val="002E53F2"/>
    <w:rsid w:val="002E5B38"/>
    <w:rsid w:val="002E64B4"/>
    <w:rsid w:val="002F0605"/>
    <w:rsid w:val="002F0F4E"/>
    <w:rsid w:val="002F1731"/>
    <w:rsid w:val="002F2169"/>
    <w:rsid w:val="002F21C1"/>
    <w:rsid w:val="002F227D"/>
    <w:rsid w:val="002F3055"/>
    <w:rsid w:val="002F3E6B"/>
    <w:rsid w:val="002F4577"/>
    <w:rsid w:val="002F460A"/>
    <w:rsid w:val="002F7599"/>
    <w:rsid w:val="00300787"/>
    <w:rsid w:val="00300BD5"/>
    <w:rsid w:val="00301F14"/>
    <w:rsid w:val="003027EC"/>
    <w:rsid w:val="00302959"/>
    <w:rsid w:val="003035A8"/>
    <w:rsid w:val="00303950"/>
    <w:rsid w:val="00303EE3"/>
    <w:rsid w:val="00304F99"/>
    <w:rsid w:val="0030587A"/>
    <w:rsid w:val="0030768C"/>
    <w:rsid w:val="0030790A"/>
    <w:rsid w:val="003109DF"/>
    <w:rsid w:val="00310BB4"/>
    <w:rsid w:val="003119CE"/>
    <w:rsid w:val="00311B16"/>
    <w:rsid w:val="00312D47"/>
    <w:rsid w:val="00313B95"/>
    <w:rsid w:val="00314A68"/>
    <w:rsid w:val="0031520A"/>
    <w:rsid w:val="00315366"/>
    <w:rsid w:val="003157A8"/>
    <w:rsid w:val="00315CF0"/>
    <w:rsid w:val="00316B02"/>
    <w:rsid w:val="00316BAE"/>
    <w:rsid w:val="0031742D"/>
    <w:rsid w:val="00317485"/>
    <w:rsid w:val="00320D15"/>
    <w:rsid w:val="00321BF2"/>
    <w:rsid w:val="003222B3"/>
    <w:rsid w:val="003225FF"/>
    <w:rsid w:val="00322AE7"/>
    <w:rsid w:val="00322C7F"/>
    <w:rsid w:val="00323B73"/>
    <w:rsid w:val="00324222"/>
    <w:rsid w:val="003243CD"/>
    <w:rsid w:val="00324E72"/>
    <w:rsid w:val="00325258"/>
    <w:rsid w:val="00325D3B"/>
    <w:rsid w:val="003268CF"/>
    <w:rsid w:val="003278F9"/>
    <w:rsid w:val="00327BAD"/>
    <w:rsid w:val="0033057D"/>
    <w:rsid w:val="003309B1"/>
    <w:rsid w:val="00330C7D"/>
    <w:rsid w:val="003317B9"/>
    <w:rsid w:val="00332C80"/>
    <w:rsid w:val="00333932"/>
    <w:rsid w:val="00334984"/>
    <w:rsid w:val="003379F4"/>
    <w:rsid w:val="00340D3D"/>
    <w:rsid w:val="00341AC0"/>
    <w:rsid w:val="0034295E"/>
    <w:rsid w:val="0034362C"/>
    <w:rsid w:val="003441BE"/>
    <w:rsid w:val="0034447A"/>
    <w:rsid w:val="0034488F"/>
    <w:rsid w:val="00347826"/>
    <w:rsid w:val="00347BFA"/>
    <w:rsid w:val="00350FD1"/>
    <w:rsid w:val="00352184"/>
    <w:rsid w:val="0035446B"/>
    <w:rsid w:val="00354AD2"/>
    <w:rsid w:val="00357294"/>
    <w:rsid w:val="00357514"/>
    <w:rsid w:val="00357579"/>
    <w:rsid w:val="003603A8"/>
    <w:rsid w:val="0036080A"/>
    <w:rsid w:val="00360BD2"/>
    <w:rsid w:val="00361244"/>
    <w:rsid w:val="00362A44"/>
    <w:rsid w:val="00363578"/>
    <w:rsid w:val="003655B1"/>
    <w:rsid w:val="00365ED4"/>
    <w:rsid w:val="00367727"/>
    <w:rsid w:val="00367932"/>
    <w:rsid w:val="00370BA8"/>
    <w:rsid w:val="00370E5B"/>
    <w:rsid w:val="00371EB7"/>
    <w:rsid w:val="00372E58"/>
    <w:rsid w:val="003731A1"/>
    <w:rsid w:val="0037340E"/>
    <w:rsid w:val="00373DEC"/>
    <w:rsid w:val="003742C8"/>
    <w:rsid w:val="00376D12"/>
    <w:rsid w:val="00380518"/>
    <w:rsid w:val="00380BC3"/>
    <w:rsid w:val="003812EB"/>
    <w:rsid w:val="00382095"/>
    <w:rsid w:val="003820DB"/>
    <w:rsid w:val="00382432"/>
    <w:rsid w:val="00382760"/>
    <w:rsid w:val="003844B3"/>
    <w:rsid w:val="00384572"/>
    <w:rsid w:val="0038465F"/>
    <w:rsid w:val="00384978"/>
    <w:rsid w:val="00392101"/>
    <w:rsid w:val="00392CE8"/>
    <w:rsid w:val="00393699"/>
    <w:rsid w:val="00394686"/>
    <w:rsid w:val="003954C2"/>
    <w:rsid w:val="003959B6"/>
    <w:rsid w:val="00395C9F"/>
    <w:rsid w:val="003964A0"/>
    <w:rsid w:val="0039750E"/>
    <w:rsid w:val="003A00AF"/>
    <w:rsid w:val="003A0BC7"/>
    <w:rsid w:val="003A0F33"/>
    <w:rsid w:val="003A38B3"/>
    <w:rsid w:val="003A5F61"/>
    <w:rsid w:val="003A6A70"/>
    <w:rsid w:val="003B03B3"/>
    <w:rsid w:val="003B0472"/>
    <w:rsid w:val="003B12BD"/>
    <w:rsid w:val="003B1AD2"/>
    <w:rsid w:val="003B22DB"/>
    <w:rsid w:val="003B25FA"/>
    <w:rsid w:val="003B345A"/>
    <w:rsid w:val="003B42D5"/>
    <w:rsid w:val="003B5B5B"/>
    <w:rsid w:val="003B5DC6"/>
    <w:rsid w:val="003B5EE9"/>
    <w:rsid w:val="003B65E9"/>
    <w:rsid w:val="003B67FD"/>
    <w:rsid w:val="003B737A"/>
    <w:rsid w:val="003B7A5C"/>
    <w:rsid w:val="003B7C6F"/>
    <w:rsid w:val="003B7D00"/>
    <w:rsid w:val="003B7EFB"/>
    <w:rsid w:val="003C136F"/>
    <w:rsid w:val="003C2CE7"/>
    <w:rsid w:val="003C3ADB"/>
    <w:rsid w:val="003C4EA7"/>
    <w:rsid w:val="003C51C2"/>
    <w:rsid w:val="003C529E"/>
    <w:rsid w:val="003C5575"/>
    <w:rsid w:val="003C5AC3"/>
    <w:rsid w:val="003C79C2"/>
    <w:rsid w:val="003D015A"/>
    <w:rsid w:val="003D1234"/>
    <w:rsid w:val="003D1343"/>
    <w:rsid w:val="003D3E32"/>
    <w:rsid w:val="003D43B0"/>
    <w:rsid w:val="003D5351"/>
    <w:rsid w:val="003D6047"/>
    <w:rsid w:val="003D616E"/>
    <w:rsid w:val="003D64E5"/>
    <w:rsid w:val="003D6BF4"/>
    <w:rsid w:val="003D7F7B"/>
    <w:rsid w:val="003E1356"/>
    <w:rsid w:val="003E1E2F"/>
    <w:rsid w:val="003E2F0B"/>
    <w:rsid w:val="003E50AA"/>
    <w:rsid w:val="003E50AC"/>
    <w:rsid w:val="003E52C5"/>
    <w:rsid w:val="003E602B"/>
    <w:rsid w:val="003E619A"/>
    <w:rsid w:val="003E6286"/>
    <w:rsid w:val="003E6731"/>
    <w:rsid w:val="003E6F9A"/>
    <w:rsid w:val="003E7CBC"/>
    <w:rsid w:val="003F0087"/>
    <w:rsid w:val="003F01BB"/>
    <w:rsid w:val="003F045F"/>
    <w:rsid w:val="003F06FE"/>
    <w:rsid w:val="003F0990"/>
    <w:rsid w:val="003F295A"/>
    <w:rsid w:val="003F2CAB"/>
    <w:rsid w:val="003F3655"/>
    <w:rsid w:val="003F371D"/>
    <w:rsid w:val="003F47C1"/>
    <w:rsid w:val="003F501F"/>
    <w:rsid w:val="003F55F5"/>
    <w:rsid w:val="003F6799"/>
    <w:rsid w:val="003F6A68"/>
    <w:rsid w:val="003F7119"/>
    <w:rsid w:val="0040044E"/>
    <w:rsid w:val="0040057E"/>
    <w:rsid w:val="00400E21"/>
    <w:rsid w:val="004033BE"/>
    <w:rsid w:val="0040381D"/>
    <w:rsid w:val="00403FEE"/>
    <w:rsid w:val="0040445F"/>
    <w:rsid w:val="00404775"/>
    <w:rsid w:val="004049AE"/>
    <w:rsid w:val="00405590"/>
    <w:rsid w:val="0040593E"/>
    <w:rsid w:val="00405B7B"/>
    <w:rsid w:val="00405D6A"/>
    <w:rsid w:val="00407321"/>
    <w:rsid w:val="00407555"/>
    <w:rsid w:val="004103D6"/>
    <w:rsid w:val="00410A97"/>
    <w:rsid w:val="00410E40"/>
    <w:rsid w:val="00412655"/>
    <w:rsid w:val="0041329F"/>
    <w:rsid w:val="0041352F"/>
    <w:rsid w:val="00414A89"/>
    <w:rsid w:val="00416BEB"/>
    <w:rsid w:val="0041707D"/>
    <w:rsid w:val="004172DD"/>
    <w:rsid w:val="00422141"/>
    <w:rsid w:val="00422E71"/>
    <w:rsid w:val="004237A4"/>
    <w:rsid w:val="00424AD5"/>
    <w:rsid w:val="00425A05"/>
    <w:rsid w:val="004268ED"/>
    <w:rsid w:val="00427902"/>
    <w:rsid w:val="00430DD5"/>
    <w:rsid w:val="0043137B"/>
    <w:rsid w:val="00431E90"/>
    <w:rsid w:val="00432B5D"/>
    <w:rsid w:val="004344B6"/>
    <w:rsid w:val="00434F0F"/>
    <w:rsid w:val="00435FCE"/>
    <w:rsid w:val="0044109D"/>
    <w:rsid w:val="00442BFD"/>
    <w:rsid w:val="0044339C"/>
    <w:rsid w:val="00444992"/>
    <w:rsid w:val="00444ED5"/>
    <w:rsid w:val="00445E6C"/>
    <w:rsid w:val="00447524"/>
    <w:rsid w:val="00447931"/>
    <w:rsid w:val="00450AF8"/>
    <w:rsid w:val="0045141B"/>
    <w:rsid w:val="00451680"/>
    <w:rsid w:val="00451B3A"/>
    <w:rsid w:val="00452198"/>
    <w:rsid w:val="004532C3"/>
    <w:rsid w:val="004542F7"/>
    <w:rsid w:val="0045469C"/>
    <w:rsid w:val="00454B0B"/>
    <w:rsid w:val="00454BAE"/>
    <w:rsid w:val="00455A8F"/>
    <w:rsid w:val="004610D7"/>
    <w:rsid w:val="00461C69"/>
    <w:rsid w:val="00461F14"/>
    <w:rsid w:val="00462C46"/>
    <w:rsid w:val="00462F66"/>
    <w:rsid w:val="00463DBD"/>
    <w:rsid w:val="0046438B"/>
    <w:rsid w:val="00464E3F"/>
    <w:rsid w:val="004672B4"/>
    <w:rsid w:val="00467B83"/>
    <w:rsid w:val="00470296"/>
    <w:rsid w:val="00472043"/>
    <w:rsid w:val="004720CB"/>
    <w:rsid w:val="00472684"/>
    <w:rsid w:val="00472A9E"/>
    <w:rsid w:val="0047341B"/>
    <w:rsid w:val="00475D6E"/>
    <w:rsid w:val="004762A7"/>
    <w:rsid w:val="004802BA"/>
    <w:rsid w:val="0048313F"/>
    <w:rsid w:val="00484C26"/>
    <w:rsid w:val="00484DD2"/>
    <w:rsid w:val="004853B2"/>
    <w:rsid w:val="00487D12"/>
    <w:rsid w:val="00487F8C"/>
    <w:rsid w:val="004903A6"/>
    <w:rsid w:val="004904A4"/>
    <w:rsid w:val="0049188D"/>
    <w:rsid w:val="0049226E"/>
    <w:rsid w:val="00492DA8"/>
    <w:rsid w:val="0049518D"/>
    <w:rsid w:val="004959CB"/>
    <w:rsid w:val="00495CE6"/>
    <w:rsid w:val="00496D8E"/>
    <w:rsid w:val="00497845"/>
    <w:rsid w:val="00497E10"/>
    <w:rsid w:val="004A01A7"/>
    <w:rsid w:val="004A1C51"/>
    <w:rsid w:val="004A3D83"/>
    <w:rsid w:val="004A57EE"/>
    <w:rsid w:val="004A6085"/>
    <w:rsid w:val="004A63B7"/>
    <w:rsid w:val="004A68E0"/>
    <w:rsid w:val="004A68F2"/>
    <w:rsid w:val="004A6E67"/>
    <w:rsid w:val="004A7BE6"/>
    <w:rsid w:val="004B0381"/>
    <w:rsid w:val="004B27E0"/>
    <w:rsid w:val="004B2924"/>
    <w:rsid w:val="004B2CD4"/>
    <w:rsid w:val="004B394B"/>
    <w:rsid w:val="004B3B8B"/>
    <w:rsid w:val="004B4816"/>
    <w:rsid w:val="004B69AC"/>
    <w:rsid w:val="004B6FFE"/>
    <w:rsid w:val="004B7D5D"/>
    <w:rsid w:val="004C0C56"/>
    <w:rsid w:val="004C0FF1"/>
    <w:rsid w:val="004C21F7"/>
    <w:rsid w:val="004C2A0E"/>
    <w:rsid w:val="004C3602"/>
    <w:rsid w:val="004C3879"/>
    <w:rsid w:val="004C3B32"/>
    <w:rsid w:val="004C4036"/>
    <w:rsid w:val="004C509B"/>
    <w:rsid w:val="004C6BFB"/>
    <w:rsid w:val="004C71CD"/>
    <w:rsid w:val="004C7BD7"/>
    <w:rsid w:val="004D00AE"/>
    <w:rsid w:val="004D029F"/>
    <w:rsid w:val="004D0645"/>
    <w:rsid w:val="004D0C68"/>
    <w:rsid w:val="004D3FFF"/>
    <w:rsid w:val="004D43CF"/>
    <w:rsid w:val="004D5AD0"/>
    <w:rsid w:val="004D724D"/>
    <w:rsid w:val="004D79C3"/>
    <w:rsid w:val="004E0EE5"/>
    <w:rsid w:val="004E0FB2"/>
    <w:rsid w:val="004E1D2C"/>
    <w:rsid w:val="004E3273"/>
    <w:rsid w:val="004E33CD"/>
    <w:rsid w:val="004E404E"/>
    <w:rsid w:val="004E4FB9"/>
    <w:rsid w:val="004E6850"/>
    <w:rsid w:val="004E6D49"/>
    <w:rsid w:val="004F138C"/>
    <w:rsid w:val="004F24BA"/>
    <w:rsid w:val="004F26D2"/>
    <w:rsid w:val="004F2E84"/>
    <w:rsid w:val="004F3E8B"/>
    <w:rsid w:val="004F400F"/>
    <w:rsid w:val="004F54D0"/>
    <w:rsid w:val="004F5848"/>
    <w:rsid w:val="004F5C16"/>
    <w:rsid w:val="004F5FAB"/>
    <w:rsid w:val="004F62D9"/>
    <w:rsid w:val="005019C0"/>
    <w:rsid w:val="0050224D"/>
    <w:rsid w:val="005023F3"/>
    <w:rsid w:val="00502775"/>
    <w:rsid w:val="00502A4E"/>
    <w:rsid w:val="00504404"/>
    <w:rsid w:val="00504865"/>
    <w:rsid w:val="00504F23"/>
    <w:rsid w:val="005057D8"/>
    <w:rsid w:val="00506684"/>
    <w:rsid w:val="00506FCC"/>
    <w:rsid w:val="00507168"/>
    <w:rsid w:val="0050725A"/>
    <w:rsid w:val="00507A6D"/>
    <w:rsid w:val="00510C08"/>
    <w:rsid w:val="00510EC3"/>
    <w:rsid w:val="005117AB"/>
    <w:rsid w:val="00511AA8"/>
    <w:rsid w:val="00512917"/>
    <w:rsid w:val="00512A33"/>
    <w:rsid w:val="00512D4A"/>
    <w:rsid w:val="00512F7C"/>
    <w:rsid w:val="00513690"/>
    <w:rsid w:val="00514D4D"/>
    <w:rsid w:val="00515C3B"/>
    <w:rsid w:val="005174B0"/>
    <w:rsid w:val="0052041E"/>
    <w:rsid w:val="00521F69"/>
    <w:rsid w:val="00522144"/>
    <w:rsid w:val="00522E07"/>
    <w:rsid w:val="00525BC3"/>
    <w:rsid w:val="00526BDE"/>
    <w:rsid w:val="00527E14"/>
    <w:rsid w:val="00530481"/>
    <w:rsid w:val="00530D0E"/>
    <w:rsid w:val="00531477"/>
    <w:rsid w:val="005328CD"/>
    <w:rsid w:val="005328DD"/>
    <w:rsid w:val="00533242"/>
    <w:rsid w:val="00533F79"/>
    <w:rsid w:val="005347C9"/>
    <w:rsid w:val="005363AD"/>
    <w:rsid w:val="005365FD"/>
    <w:rsid w:val="00536990"/>
    <w:rsid w:val="00536A32"/>
    <w:rsid w:val="005372CD"/>
    <w:rsid w:val="00537C64"/>
    <w:rsid w:val="00537D42"/>
    <w:rsid w:val="0054034F"/>
    <w:rsid w:val="00540762"/>
    <w:rsid w:val="00541278"/>
    <w:rsid w:val="005427E9"/>
    <w:rsid w:val="005432E8"/>
    <w:rsid w:val="00544183"/>
    <w:rsid w:val="00544871"/>
    <w:rsid w:val="005449BF"/>
    <w:rsid w:val="0054586D"/>
    <w:rsid w:val="0054750A"/>
    <w:rsid w:val="00547B58"/>
    <w:rsid w:val="00547F05"/>
    <w:rsid w:val="005505AA"/>
    <w:rsid w:val="005506F5"/>
    <w:rsid w:val="00550C85"/>
    <w:rsid w:val="00553528"/>
    <w:rsid w:val="00553CD9"/>
    <w:rsid w:val="00553CF1"/>
    <w:rsid w:val="00554887"/>
    <w:rsid w:val="005566A8"/>
    <w:rsid w:val="0055754F"/>
    <w:rsid w:val="0056133F"/>
    <w:rsid w:val="00562015"/>
    <w:rsid w:val="00562892"/>
    <w:rsid w:val="005630C5"/>
    <w:rsid w:val="00563D86"/>
    <w:rsid w:val="0056420E"/>
    <w:rsid w:val="005644CE"/>
    <w:rsid w:val="005658B4"/>
    <w:rsid w:val="00565BF1"/>
    <w:rsid w:val="00566263"/>
    <w:rsid w:val="005674A5"/>
    <w:rsid w:val="00567535"/>
    <w:rsid w:val="0056794B"/>
    <w:rsid w:val="00571BF3"/>
    <w:rsid w:val="005730DB"/>
    <w:rsid w:val="00574393"/>
    <w:rsid w:val="00574FEB"/>
    <w:rsid w:val="00575CEF"/>
    <w:rsid w:val="005761BA"/>
    <w:rsid w:val="00576651"/>
    <w:rsid w:val="00576906"/>
    <w:rsid w:val="00576E8C"/>
    <w:rsid w:val="0058146E"/>
    <w:rsid w:val="00581BB1"/>
    <w:rsid w:val="00582820"/>
    <w:rsid w:val="00583B54"/>
    <w:rsid w:val="005843BC"/>
    <w:rsid w:val="00585696"/>
    <w:rsid w:val="00585A38"/>
    <w:rsid w:val="00586240"/>
    <w:rsid w:val="00586F80"/>
    <w:rsid w:val="00590B9A"/>
    <w:rsid w:val="005910C1"/>
    <w:rsid w:val="005928BB"/>
    <w:rsid w:val="0059315C"/>
    <w:rsid w:val="00595F0F"/>
    <w:rsid w:val="005960B5"/>
    <w:rsid w:val="005970A5"/>
    <w:rsid w:val="005A0BBC"/>
    <w:rsid w:val="005A170F"/>
    <w:rsid w:val="005A4973"/>
    <w:rsid w:val="005A54C6"/>
    <w:rsid w:val="005B03E5"/>
    <w:rsid w:val="005B0E10"/>
    <w:rsid w:val="005B172A"/>
    <w:rsid w:val="005B1E86"/>
    <w:rsid w:val="005B2B88"/>
    <w:rsid w:val="005B3120"/>
    <w:rsid w:val="005B36A3"/>
    <w:rsid w:val="005B523C"/>
    <w:rsid w:val="005B6823"/>
    <w:rsid w:val="005B6FF0"/>
    <w:rsid w:val="005C15A8"/>
    <w:rsid w:val="005C1C7D"/>
    <w:rsid w:val="005C20C7"/>
    <w:rsid w:val="005C222B"/>
    <w:rsid w:val="005C2C0F"/>
    <w:rsid w:val="005C47D4"/>
    <w:rsid w:val="005C503C"/>
    <w:rsid w:val="005C5463"/>
    <w:rsid w:val="005C5BAD"/>
    <w:rsid w:val="005C5FD5"/>
    <w:rsid w:val="005C67CF"/>
    <w:rsid w:val="005C6CC9"/>
    <w:rsid w:val="005C6DCB"/>
    <w:rsid w:val="005C7283"/>
    <w:rsid w:val="005C7842"/>
    <w:rsid w:val="005C7A6B"/>
    <w:rsid w:val="005C7CBC"/>
    <w:rsid w:val="005C7F5A"/>
    <w:rsid w:val="005D0485"/>
    <w:rsid w:val="005D052C"/>
    <w:rsid w:val="005D1FDA"/>
    <w:rsid w:val="005D21A0"/>
    <w:rsid w:val="005D2EB5"/>
    <w:rsid w:val="005D43BC"/>
    <w:rsid w:val="005D4CCB"/>
    <w:rsid w:val="005D5690"/>
    <w:rsid w:val="005D5A01"/>
    <w:rsid w:val="005D5AD7"/>
    <w:rsid w:val="005D6A2D"/>
    <w:rsid w:val="005D6BD0"/>
    <w:rsid w:val="005D7634"/>
    <w:rsid w:val="005D76AE"/>
    <w:rsid w:val="005D7EAF"/>
    <w:rsid w:val="005E0F1E"/>
    <w:rsid w:val="005E1BB0"/>
    <w:rsid w:val="005E28DE"/>
    <w:rsid w:val="005E3343"/>
    <w:rsid w:val="005E4117"/>
    <w:rsid w:val="005E412E"/>
    <w:rsid w:val="005E4F56"/>
    <w:rsid w:val="005E5514"/>
    <w:rsid w:val="005E55A4"/>
    <w:rsid w:val="005E5EF9"/>
    <w:rsid w:val="005E7587"/>
    <w:rsid w:val="005E79C5"/>
    <w:rsid w:val="005F0F39"/>
    <w:rsid w:val="005F0F52"/>
    <w:rsid w:val="005F1F75"/>
    <w:rsid w:val="005F242F"/>
    <w:rsid w:val="005F338F"/>
    <w:rsid w:val="005F3394"/>
    <w:rsid w:val="005F3AB8"/>
    <w:rsid w:val="005F3BAB"/>
    <w:rsid w:val="005F440D"/>
    <w:rsid w:val="005F445B"/>
    <w:rsid w:val="005F4521"/>
    <w:rsid w:val="005F4EAA"/>
    <w:rsid w:val="005F4FAC"/>
    <w:rsid w:val="005F5075"/>
    <w:rsid w:val="005F5E31"/>
    <w:rsid w:val="005F6532"/>
    <w:rsid w:val="005F697B"/>
    <w:rsid w:val="005F7A8C"/>
    <w:rsid w:val="005F7CB3"/>
    <w:rsid w:val="00600CBE"/>
    <w:rsid w:val="0060167C"/>
    <w:rsid w:val="0060170F"/>
    <w:rsid w:val="006025E7"/>
    <w:rsid w:val="00603952"/>
    <w:rsid w:val="00604C61"/>
    <w:rsid w:val="006069DF"/>
    <w:rsid w:val="00606C36"/>
    <w:rsid w:val="00610414"/>
    <w:rsid w:val="00610455"/>
    <w:rsid w:val="006104F8"/>
    <w:rsid w:val="00610812"/>
    <w:rsid w:val="00610C93"/>
    <w:rsid w:val="00611745"/>
    <w:rsid w:val="00611A7E"/>
    <w:rsid w:val="00611E2D"/>
    <w:rsid w:val="00612411"/>
    <w:rsid w:val="00614621"/>
    <w:rsid w:val="00615135"/>
    <w:rsid w:val="00615172"/>
    <w:rsid w:val="006169DB"/>
    <w:rsid w:val="00616E40"/>
    <w:rsid w:val="00617B9C"/>
    <w:rsid w:val="00620258"/>
    <w:rsid w:val="006208B5"/>
    <w:rsid w:val="00622941"/>
    <w:rsid w:val="006240EB"/>
    <w:rsid w:val="00624E50"/>
    <w:rsid w:val="00624F59"/>
    <w:rsid w:val="00625738"/>
    <w:rsid w:val="006257E6"/>
    <w:rsid w:val="006260B0"/>
    <w:rsid w:val="00627642"/>
    <w:rsid w:val="006303BA"/>
    <w:rsid w:val="00630652"/>
    <w:rsid w:val="0063071D"/>
    <w:rsid w:val="00631900"/>
    <w:rsid w:val="0063333D"/>
    <w:rsid w:val="006335F7"/>
    <w:rsid w:val="006345AE"/>
    <w:rsid w:val="00634DBE"/>
    <w:rsid w:val="006351DA"/>
    <w:rsid w:val="006355D3"/>
    <w:rsid w:val="006364A9"/>
    <w:rsid w:val="00637371"/>
    <w:rsid w:val="006373E6"/>
    <w:rsid w:val="00637CCD"/>
    <w:rsid w:val="0064155B"/>
    <w:rsid w:val="00642443"/>
    <w:rsid w:val="00642B3A"/>
    <w:rsid w:val="006431F4"/>
    <w:rsid w:val="0064500E"/>
    <w:rsid w:val="006460B6"/>
    <w:rsid w:val="0064634F"/>
    <w:rsid w:val="00646442"/>
    <w:rsid w:val="0064714A"/>
    <w:rsid w:val="0064777E"/>
    <w:rsid w:val="00647DFC"/>
    <w:rsid w:val="0065356A"/>
    <w:rsid w:val="0065386F"/>
    <w:rsid w:val="00656181"/>
    <w:rsid w:val="00656D6D"/>
    <w:rsid w:val="00657B8E"/>
    <w:rsid w:val="006608AF"/>
    <w:rsid w:val="006646E3"/>
    <w:rsid w:val="00666467"/>
    <w:rsid w:val="00666959"/>
    <w:rsid w:val="00666A53"/>
    <w:rsid w:val="00666DF5"/>
    <w:rsid w:val="00667525"/>
    <w:rsid w:val="00667C60"/>
    <w:rsid w:val="00670EBE"/>
    <w:rsid w:val="00671113"/>
    <w:rsid w:val="00673A62"/>
    <w:rsid w:val="006769AA"/>
    <w:rsid w:val="00676E68"/>
    <w:rsid w:val="00677384"/>
    <w:rsid w:val="0067749E"/>
    <w:rsid w:val="00677526"/>
    <w:rsid w:val="0068093C"/>
    <w:rsid w:val="006818B9"/>
    <w:rsid w:val="00682422"/>
    <w:rsid w:val="00683225"/>
    <w:rsid w:val="00684357"/>
    <w:rsid w:val="006847D6"/>
    <w:rsid w:val="0068525D"/>
    <w:rsid w:val="00686751"/>
    <w:rsid w:val="00686E57"/>
    <w:rsid w:val="006872FF"/>
    <w:rsid w:val="00691FB1"/>
    <w:rsid w:val="006924DF"/>
    <w:rsid w:val="00693340"/>
    <w:rsid w:val="00694549"/>
    <w:rsid w:val="0069483B"/>
    <w:rsid w:val="00697112"/>
    <w:rsid w:val="006A12D3"/>
    <w:rsid w:val="006A2993"/>
    <w:rsid w:val="006A2D47"/>
    <w:rsid w:val="006A3A55"/>
    <w:rsid w:val="006A56FD"/>
    <w:rsid w:val="006A6760"/>
    <w:rsid w:val="006A6C37"/>
    <w:rsid w:val="006A6F34"/>
    <w:rsid w:val="006B0B23"/>
    <w:rsid w:val="006B13B9"/>
    <w:rsid w:val="006B2A5F"/>
    <w:rsid w:val="006B38E0"/>
    <w:rsid w:val="006B44BA"/>
    <w:rsid w:val="006B636D"/>
    <w:rsid w:val="006B7E10"/>
    <w:rsid w:val="006C0402"/>
    <w:rsid w:val="006C0E15"/>
    <w:rsid w:val="006C1456"/>
    <w:rsid w:val="006C19FA"/>
    <w:rsid w:val="006C26DD"/>
    <w:rsid w:val="006C28A5"/>
    <w:rsid w:val="006C30B5"/>
    <w:rsid w:val="006C30DA"/>
    <w:rsid w:val="006C3199"/>
    <w:rsid w:val="006C3CCB"/>
    <w:rsid w:val="006C3D0D"/>
    <w:rsid w:val="006C4C80"/>
    <w:rsid w:val="006C5400"/>
    <w:rsid w:val="006C6342"/>
    <w:rsid w:val="006C710D"/>
    <w:rsid w:val="006C7134"/>
    <w:rsid w:val="006D014E"/>
    <w:rsid w:val="006D0B0E"/>
    <w:rsid w:val="006D0C0D"/>
    <w:rsid w:val="006D14F6"/>
    <w:rsid w:val="006D19A5"/>
    <w:rsid w:val="006D1D64"/>
    <w:rsid w:val="006D4F81"/>
    <w:rsid w:val="006D503C"/>
    <w:rsid w:val="006D5B79"/>
    <w:rsid w:val="006D63B5"/>
    <w:rsid w:val="006D6CF0"/>
    <w:rsid w:val="006D7723"/>
    <w:rsid w:val="006D7817"/>
    <w:rsid w:val="006D786F"/>
    <w:rsid w:val="006E04F1"/>
    <w:rsid w:val="006E093D"/>
    <w:rsid w:val="006E0D78"/>
    <w:rsid w:val="006E14BD"/>
    <w:rsid w:val="006E16D6"/>
    <w:rsid w:val="006E20B4"/>
    <w:rsid w:val="006E26F9"/>
    <w:rsid w:val="006E3CD7"/>
    <w:rsid w:val="006E4037"/>
    <w:rsid w:val="006E52C6"/>
    <w:rsid w:val="006E5A80"/>
    <w:rsid w:val="006E6E81"/>
    <w:rsid w:val="006E7629"/>
    <w:rsid w:val="006F005F"/>
    <w:rsid w:val="006F0BD8"/>
    <w:rsid w:val="006F0DA2"/>
    <w:rsid w:val="006F110B"/>
    <w:rsid w:val="006F30E7"/>
    <w:rsid w:val="006F3327"/>
    <w:rsid w:val="006F3A6D"/>
    <w:rsid w:val="006F3BFB"/>
    <w:rsid w:val="006F41B9"/>
    <w:rsid w:val="006F5BEF"/>
    <w:rsid w:val="006F5E4C"/>
    <w:rsid w:val="006F6262"/>
    <w:rsid w:val="007004D9"/>
    <w:rsid w:val="00700962"/>
    <w:rsid w:val="00701518"/>
    <w:rsid w:val="00701715"/>
    <w:rsid w:val="00701C37"/>
    <w:rsid w:val="00702D69"/>
    <w:rsid w:val="00704ED7"/>
    <w:rsid w:val="00705333"/>
    <w:rsid w:val="00705D87"/>
    <w:rsid w:val="00706970"/>
    <w:rsid w:val="00707255"/>
    <w:rsid w:val="00707B5E"/>
    <w:rsid w:val="00712EF3"/>
    <w:rsid w:val="00714B2C"/>
    <w:rsid w:val="00714C65"/>
    <w:rsid w:val="007157D0"/>
    <w:rsid w:val="00715DD9"/>
    <w:rsid w:val="00716A85"/>
    <w:rsid w:val="007172DC"/>
    <w:rsid w:val="00717706"/>
    <w:rsid w:val="00717939"/>
    <w:rsid w:val="00721832"/>
    <w:rsid w:val="00721AF9"/>
    <w:rsid w:val="00721E8E"/>
    <w:rsid w:val="00722947"/>
    <w:rsid w:val="00723655"/>
    <w:rsid w:val="00723CA6"/>
    <w:rsid w:val="00724BDD"/>
    <w:rsid w:val="00730F25"/>
    <w:rsid w:val="00731ADE"/>
    <w:rsid w:val="00732A28"/>
    <w:rsid w:val="007348F7"/>
    <w:rsid w:val="00736722"/>
    <w:rsid w:val="007370DF"/>
    <w:rsid w:val="00737B42"/>
    <w:rsid w:val="00737E55"/>
    <w:rsid w:val="0074069D"/>
    <w:rsid w:val="00741FC9"/>
    <w:rsid w:val="00742201"/>
    <w:rsid w:val="00742C7C"/>
    <w:rsid w:val="00745668"/>
    <w:rsid w:val="007458EA"/>
    <w:rsid w:val="00746394"/>
    <w:rsid w:val="00746684"/>
    <w:rsid w:val="00746C0D"/>
    <w:rsid w:val="007502C4"/>
    <w:rsid w:val="00750464"/>
    <w:rsid w:val="0075100C"/>
    <w:rsid w:val="00753A0C"/>
    <w:rsid w:val="00754A55"/>
    <w:rsid w:val="00756F59"/>
    <w:rsid w:val="007574C5"/>
    <w:rsid w:val="00760C90"/>
    <w:rsid w:val="00761FD4"/>
    <w:rsid w:val="007621DE"/>
    <w:rsid w:val="007621F8"/>
    <w:rsid w:val="00764169"/>
    <w:rsid w:val="007641CB"/>
    <w:rsid w:val="007654FA"/>
    <w:rsid w:val="00766007"/>
    <w:rsid w:val="00770060"/>
    <w:rsid w:val="00770C9E"/>
    <w:rsid w:val="007739C8"/>
    <w:rsid w:val="007745F3"/>
    <w:rsid w:val="00774607"/>
    <w:rsid w:val="00775199"/>
    <w:rsid w:val="00775595"/>
    <w:rsid w:val="00776494"/>
    <w:rsid w:val="00780124"/>
    <w:rsid w:val="007815BF"/>
    <w:rsid w:val="007821E8"/>
    <w:rsid w:val="00783A0E"/>
    <w:rsid w:val="00783E74"/>
    <w:rsid w:val="007846C0"/>
    <w:rsid w:val="00784D3E"/>
    <w:rsid w:val="00784E6F"/>
    <w:rsid w:val="00784E8B"/>
    <w:rsid w:val="00785509"/>
    <w:rsid w:val="007865D2"/>
    <w:rsid w:val="00786776"/>
    <w:rsid w:val="00786BD9"/>
    <w:rsid w:val="0078738B"/>
    <w:rsid w:val="00787E15"/>
    <w:rsid w:val="00790EAC"/>
    <w:rsid w:val="00791BC1"/>
    <w:rsid w:val="00791F90"/>
    <w:rsid w:val="00792B62"/>
    <w:rsid w:val="007950CD"/>
    <w:rsid w:val="00796471"/>
    <w:rsid w:val="00797189"/>
    <w:rsid w:val="00797AC3"/>
    <w:rsid w:val="007A00BC"/>
    <w:rsid w:val="007A04BF"/>
    <w:rsid w:val="007A15DF"/>
    <w:rsid w:val="007A177B"/>
    <w:rsid w:val="007A20CF"/>
    <w:rsid w:val="007A2363"/>
    <w:rsid w:val="007A27FD"/>
    <w:rsid w:val="007A2E25"/>
    <w:rsid w:val="007A2F08"/>
    <w:rsid w:val="007A32C8"/>
    <w:rsid w:val="007A4327"/>
    <w:rsid w:val="007A6893"/>
    <w:rsid w:val="007B02CA"/>
    <w:rsid w:val="007B08F2"/>
    <w:rsid w:val="007B0B1D"/>
    <w:rsid w:val="007B1546"/>
    <w:rsid w:val="007B1BB8"/>
    <w:rsid w:val="007B1E84"/>
    <w:rsid w:val="007B21FA"/>
    <w:rsid w:val="007B2CEB"/>
    <w:rsid w:val="007B3B02"/>
    <w:rsid w:val="007B3BA9"/>
    <w:rsid w:val="007B459E"/>
    <w:rsid w:val="007B5B8D"/>
    <w:rsid w:val="007C1138"/>
    <w:rsid w:val="007C20E1"/>
    <w:rsid w:val="007C2460"/>
    <w:rsid w:val="007C2515"/>
    <w:rsid w:val="007C34EE"/>
    <w:rsid w:val="007C3F2A"/>
    <w:rsid w:val="007C3F45"/>
    <w:rsid w:val="007C4B00"/>
    <w:rsid w:val="007C4DA7"/>
    <w:rsid w:val="007C7DD5"/>
    <w:rsid w:val="007D0230"/>
    <w:rsid w:val="007D0584"/>
    <w:rsid w:val="007D09BA"/>
    <w:rsid w:val="007D108A"/>
    <w:rsid w:val="007D168F"/>
    <w:rsid w:val="007D1FA0"/>
    <w:rsid w:val="007D2D77"/>
    <w:rsid w:val="007D3A78"/>
    <w:rsid w:val="007D3EF2"/>
    <w:rsid w:val="007D4DD6"/>
    <w:rsid w:val="007D61D0"/>
    <w:rsid w:val="007D6B41"/>
    <w:rsid w:val="007D72B8"/>
    <w:rsid w:val="007D76ED"/>
    <w:rsid w:val="007E02D1"/>
    <w:rsid w:val="007E084B"/>
    <w:rsid w:val="007E0A58"/>
    <w:rsid w:val="007E152C"/>
    <w:rsid w:val="007E220E"/>
    <w:rsid w:val="007E464F"/>
    <w:rsid w:val="007E5532"/>
    <w:rsid w:val="007E6106"/>
    <w:rsid w:val="007E7F95"/>
    <w:rsid w:val="007F0E17"/>
    <w:rsid w:val="007F1B0E"/>
    <w:rsid w:val="007F21A2"/>
    <w:rsid w:val="007F23CB"/>
    <w:rsid w:val="007F27FE"/>
    <w:rsid w:val="007F33F5"/>
    <w:rsid w:val="007F3402"/>
    <w:rsid w:val="007F5300"/>
    <w:rsid w:val="007F6497"/>
    <w:rsid w:val="007F6E1A"/>
    <w:rsid w:val="008001A7"/>
    <w:rsid w:val="008016C0"/>
    <w:rsid w:val="00801D21"/>
    <w:rsid w:val="008021F6"/>
    <w:rsid w:val="00802619"/>
    <w:rsid w:val="0080261D"/>
    <w:rsid w:val="008026FB"/>
    <w:rsid w:val="00802CDB"/>
    <w:rsid w:val="00802E19"/>
    <w:rsid w:val="00803A94"/>
    <w:rsid w:val="00803E19"/>
    <w:rsid w:val="0080530B"/>
    <w:rsid w:val="008055D4"/>
    <w:rsid w:val="00805C8B"/>
    <w:rsid w:val="00805F4A"/>
    <w:rsid w:val="00806163"/>
    <w:rsid w:val="00806574"/>
    <w:rsid w:val="00806680"/>
    <w:rsid w:val="008076C2"/>
    <w:rsid w:val="00807C0E"/>
    <w:rsid w:val="00810D06"/>
    <w:rsid w:val="008110EA"/>
    <w:rsid w:val="008123D6"/>
    <w:rsid w:val="00813DED"/>
    <w:rsid w:val="00816112"/>
    <w:rsid w:val="0081652F"/>
    <w:rsid w:val="00816F76"/>
    <w:rsid w:val="00817C70"/>
    <w:rsid w:val="0082039C"/>
    <w:rsid w:val="0082048C"/>
    <w:rsid w:val="00820995"/>
    <w:rsid w:val="008216DE"/>
    <w:rsid w:val="00821771"/>
    <w:rsid w:val="0082181B"/>
    <w:rsid w:val="00822626"/>
    <w:rsid w:val="00822754"/>
    <w:rsid w:val="00822FD1"/>
    <w:rsid w:val="008239C9"/>
    <w:rsid w:val="00826829"/>
    <w:rsid w:val="00826CD6"/>
    <w:rsid w:val="0082758B"/>
    <w:rsid w:val="00830952"/>
    <w:rsid w:val="00832036"/>
    <w:rsid w:val="0083362A"/>
    <w:rsid w:val="00834927"/>
    <w:rsid w:val="008354C9"/>
    <w:rsid w:val="00835F9A"/>
    <w:rsid w:val="0083646A"/>
    <w:rsid w:val="00836776"/>
    <w:rsid w:val="00837607"/>
    <w:rsid w:val="00837622"/>
    <w:rsid w:val="008405A5"/>
    <w:rsid w:val="00841C3D"/>
    <w:rsid w:val="0084242B"/>
    <w:rsid w:val="008444DA"/>
    <w:rsid w:val="008448A7"/>
    <w:rsid w:val="00844CF4"/>
    <w:rsid w:val="00844E03"/>
    <w:rsid w:val="00845C22"/>
    <w:rsid w:val="008461CE"/>
    <w:rsid w:val="008474F1"/>
    <w:rsid w:val="00851E4E"/>
    <w:rsid w:val="008521E8"/>
    <w:rsid w:val="00852218"/>
    <w:rsid w:val="00853540"/>
    <w:rsid w:val="0085382C"/>
    <w:rsid w:val="00854EC4"/>
    <w:rsid w:val="00855A50"/>
    <w:rsid w:val="00855E35"/>
    <w:rsid w:val="00855F63"/>
    <w:rsid w:val="008561F9"/>
    <w:rsid w:val="0085667C"/>
    <w:rsid w:val="0085788E"/>
    <w:rsid w:val="0086041E"/>
    <w:rsid w:val="0086047A"/>
    <w:rsid w:val="008607B4"/>
    <w:rsid w:val="008615E3"/>
    <w:rsid w:val="0086279E"/>
    <w:rsid w:val="00862C8D"/>
    <w:rsid w:val="008654C1"/>
    <w:rsid w:val="008658B3"/>
    <w:rsid w:val="0086692C"/>
    <w:rsid w:val="008671EB"/>
    <w:rsid w:val="008674DC"/>
    <w:rsid w:val="008703BE"/>
    <w:rsid w:val="00870A7D"/>
    <w:rsid w:val="008711C1"/>
    <w:rsid w:val="00871B4D"/>
    <w:rsid w:val="0087364D"/>
    <w:rsid w:val="00873A85"/>
    <w:rsid w:val="00874D4D"/>
    <w:rsid w:val="0087529B"/>
    <w:rsid w:val="00875937"/>
    <w:rsid w:val="0087666E"/>
    <w:rsid w:val="0087674B"/>
    <w:rsid w:val="00877A13"/>
    <w:rsid w:val="00880769"/>
    <w:rsid w:val="00880CAB"/>
    <w:rsid w:val="008812E7"/>
    <w:rsid w:val="008822DC"/>
    <w:rsid w:val="008824D3"/>
    <w:rsid w:val="008831DA"/>
    <w:rsid w:val="008838CC"/>
    <w:rsid w:val="00883DA2"/>
    <w:rsid w:val="00884B52"/>
    <w:rsid w:val="00885395"/>
    <w:rsid w:val="00886AFF"/>
    <w:rsid w:val="00886C9B"/>
    <w:rsid w:val="00886D94"/>
    <w:rsid w:val="0089184F"/>
    <w:rsid w:val="00891DC2"/>
    <w:rsid w:val="0089237B"/>
    <w:rsid w:val="00897B42"/>
    <w:rsid w:val="008A0D16"/>
    <w:rsid w:val="008A131C"/>
    <w:rsid w:val="008A2669"/>
    <w:rsid w:val="008A3267"/>
    <w:rsid w:val="008A3DBE"/>
    <w:rsid w:val="008A3E54"/>
    <w:rsid w:val="008A4B2D"/>
    <w:rsid w:val="008A4E37"/>
    <w:rsid w:val="008A5469"/>
    <w:rsid w:val="008A6624"/>
    <w:rsid w:val="008B018B"/>
    <w:rsid w:val="008B0410"/>
    <w:rsid w:val="008B0E1E"/>
    <w:rsid w:val="008B1306"/>
    <w:rsid w:val="008B1A61"/>
    <w:rsid w:val="008B1FEB"/>
    <w:rsid w:val="008B2AF9"/>
    <w:rsid w:val="008B370F"/>
    <w:rsid w:val="008B3B67"/>
    <w:rsid w:val="008B440C"/>
    <w:rsid w:val="008B463C"/>
    <w:rsid w:val="008B5C98"/>
    <w:rsid w:val="008B6785"/>
    <w:rsid w:val="008B702E"/>
    <w:rsid w:val="008B7AEC"/>
    <w:rsid w:val="008B7B32"/>
    <w:rsid w:val="008B7E71"/>
    <w:rsid w:val="008C0AF6"/>
    <w:rsid w:val="008C1F34"/>
    <w:rsid w:val="008C28F5"/>
    <w:rsid w:val="008C2ABC"/>
    <w:rsid w:val="008C3234"/>
    <w:rsid w:val="008C3A10"/>
    <w:rsid w:val="008C3AA5"/>
    <w:rsid w:val="008C3FD5"/>
    <w:rsid w:val="008C60D0"/>
    <w:rsid w:val="008C632B"/>
    <w:rsid w:val="008C6FC7"/>
    <w:rsid w:val="008C7242"/>
    <w:rsid w:val="008C74BE"/>
    <w:rsid w:val="008C7BCB"/>
    <w:rsid w:val="008C7D10"/>
    <w:rsid w:val="008D0922"/>
    <w:rsid w:val="008D38D7"/>
    <w:rsid w:val="008D460E"/>
    <w:rsid w:val="008D4F68"/>
    <w:rsid w:val="008E2809"/>
    <w:rsid w:val="008E2AF1"/>
    <w:rsid w:val="008E3630"/>
    <w:rsid w:val="008E586D"/>
    <w:rsid w:val="008E59C8"/>
    <w:rsid w:val="008E5FEF"/>
    <w:rsid w:val="008E641E"/>
    <w:rsid w:val="008E6F7C"/>
    <w:rsid w:val="008E7C18"/>
    <w:rsid w:val="008E7C8D"/>
    <w:rsid w:val="008F15F2"/>
    <w:rsid w:val="008F204D"/>
    <w:rsid w:val="008F3F2D"/>
    <w:rsid w:val="008F3FC8"/>
    <w:rsid w:val="008F50B3"/>
    <w:rsid w:val="008F5B32"/>
    <w:rsid w:val="008F5CCC"/>
    <w:rsid w:val="008F6E52"/>
    <w:rsid w:val="008F799B"/>
    <w:rsid w:val="0090065A"/>
    <w:rsid w:val="009007FD"/>
    <w:rsid w:val="0090140E"/>
    <w:rsid w:val="00901B34"/>
    <w:rsid w:val="009028C6"/>
    <w:rsid w:val="00903A01"/>
    <w:rsid w:val="0090490A"/>
    <w:rsid w:val="00904BD6"/>
    <w:rsid w:val="00905252"/>
    <w:rsid w:val="00905AC4"/>
    <w:rsid w:val="00905DA2"/>
    <w:rsid w:val="00907AE8"/>
    <w:rsid w:val="00907E5A"/>
    <w:rsid w:val="00911CF1"/>
    <w:rsid w:val="009154A1"/>
    <w:rsid w:val="00915D3A"/>
    <w:rsid w:val="00916685"/>
    <w:rsid w:val="009178A2"/>
    <w:rsid w:val="0091796F"/>
    <w:rsid w:val="00917B7D"/>
    <w:rsid w:val="0092004B"/>
    <w:rsid w:val="009218F2"/>
    <w:rsid w:val="009224C7"/>
    <w:rsid w:val="00922543"/>
    <w:rsid w:val="00925221"/>
    <w:rsid w:val="009257F8"/>
    <w:rsid w:val="009259A6"/>
    <w:rsid w:val="009259E3"/>
    <w:rsid w:val="0093129E"/>
    <w:rsid w:val="0093260E"/>
    <w:rsid w:val="0093350C"/>
    <w:rsid w:val="009343A3"/>
    <w:rsid w:val="00935411"/>
    <w:rsid w:val="0093550C"/>
    <w:rsid w:val="009363B8"/>
    <w:rsid w:val="009372C3"/>
    <w:rsid w:val="009375DB"/>
    <w:rsid w:val="0093785D"/>
    <w:rsid w:val="00937F9A"/>
    <w:rsid w:val="00940C2A"/>
    <w:rsid w:val="0094152A"/>
    <w:rsid w:val="009415F6"/>
    <w:rsid w:val="009423E4"/>
    <w:rsid w:val="009426E4"/>
    <w:rsid w:val="009437CF"/>
    <w:rsid w:val="00945012"/>
    <w:rsid w:val="00945D9D"/>
    <w:rsid w:val="009460EC"/>
    <w:rsid w:val="0094685E"/>
    <w:rsid w:val="00946F05"/>
    <w:rsid w:val="00947283"/>
    <w:rsid w:val="0094789B"/>
    <w:rsid w:val="0095004B"/>
    <w:rsid w:val="0095102F"/>
    <w:rsid w:val="009511FD"/>
    <w:rsid w:val="0095173A"/>
    <w:rsid w:val="00951A7B"/>
    <w:rsid w:val="00952F28"/>
    <w:rsid w:val="0095379E"/>
    <w:rsid w:val="00954788"/>
    <w:rsid w:val="0095566C"/>
    <w:rsid w:val="00957032"/>
    <w:rsid w:val="00962515"/>
    <w:rsid w:val="00962ABD"/>
    <w:rsid w:val="009634E8"/>
    <w:rsid w:val="00963FD0"/>
    <w:rsid w:val="0096489E"/>
    <w:rsid w:val="00964D8E"/>
    <w:rsid w:val="009654F7"/>
    <w:rsid w:val="009659E3"/>
    <w:rsid w:val="00965FC6"/>
    <w:rsid w:val="00966281"/>
    <w:rsid w:val="0096685F"/>
    <w:rsid w:val="00970266"/>
    <w:rsid w:val="0097074A"/>
    <w:rsid w:val="00972456"/>
    <w:rsid w:val="00972816"/>
    <w:rsid w:val="0097298B"/>
    <w:rsid w:val="00972C8D"/>
    <w:rsid w:val="00973BCA"/>
    <w:rsid w:val="009742DE"/>
    <w:rsid w:val="00975171"/>
    <w:rsid w:val="00976D17"/>
    <w:rsid w:val="00977270"/>
    <w:rsid w:val="0097749D"/>
    <w:rsid w:val="0098037B"/>
    <w:rsid w:val="009807A7"/>
    <w:rsid w:val="0098092B"/>
    <w:rsid w:val="00981664"/>
    <w:rsid w:val="00982B9C"/>
    <w:rsid w:val="00982E4F"/>
    <w:rsid w:val="00983636"/>
    <w:rsid w:val="00984446"/>
    <w:rsid w:val="00984471"/>
    <w:rsid w:val="00984ED6"/>
    <w:rsid w:val="009850A4"/>
    <w:rsid w:val="00985DA0"/>
    <w:rsid w:val="00986683"/>
    <w:rsid w:val="00986EAC"/>
    <w:rsid w:val="00990A86"/>
    <w:rsid w:val="00991F06"/>
    <w:rsid w:val="00992659"/>
    <w:rsid w:val="00993CA2"/>
    <w:rsid w:val="00994B08"/>
    <w:rsid w:val="009958DC"/>
    <w:rsid w:val="00995F5E"/>
    <w:rsid w:val="009A05AE"/>
    <w:rsid w:val="009A09A9"/>
    <w:rsid w:val="009A13CC"/>
    <w:rsid w:val="009A1BA2"/>
    <w:rsid w:val="009A59A8"/>
    <w:rsid w:val="009A7E41"/>
    <w:rsid w:val="009A7EAB"/>
    <w:rsid w:val="009B0937"/>
    <w:rsid w:val="009B15EB"/>
    <w:rsid w:val="009B1DE3"/>
    <w:rsid w:val="009B27D7"/>
    <w:rsid w:val="009B54B3"/>
    <w:rsid w:val="009B54E0"/>
    <w:rsid w:val="009B6149"/>
    <w:rsid w:val="009B7E7A"/>
    <w:rsid w:val="009C0AEB"/>
    <w:rsid w:val="009C3287"/>
    <w:rsid w:val="009C4525"/>
    <w:rsid w:val="009C4B72"/>
    <w:rsid w:val="009C4C38"/>
    <w:rsid w:val="009C553E"/>
    <w:rsid w:val="009C6F2C"/>
    <w:rsid w:val="009C74E1"/>
    <w:rsid w:val="009C7C58"/>
    <w:rsid w:val="009D0927"/>
    <w:rsid w:val="009D1620"/>
    <w:rsid w:val="009D2DFB"/>
    <w:rsid w:val="009D3752"/>
    <w:rsid w:val="009D539D"/>
    <w:rsid w:val="009D5BA3"/>
    <w:rsid w:val="009D615F"/>
    <w:rsid w:val="009D66C3"/>
    <w:rsid w:val="009E0659"/>
    <w:rsid w:val="009E18B4"/>
    <w:rsid w:val="009E360C"/>
    <w:rsid w:val="009E538A"/>
    <w:rsid w:val="009E540D"/>
    <w:rsid w:val="009E5E5D"/>
    <w:rsid w:val="009E7A74"/>
    <w:rsid w:val="009E7C77"/>
    <w:rsid w:val="009F101A"/>
    <w:rsid w:val="009F441C"/>
    <w:rsid w:val="009F46C6"/>
    <w:rsid w:val="009F5021"/>
    <w:rsid w:val="009F618D"/>
    <w:rsid w:val="009F6948"/>
    <w:rsid w:val="009F694E"/>
    <w:rsid w:val="009F6A7C"/>
    <w:rsid w:val="009F6F3A"/>
    <w:rsid w:val="009F7161"/>
    <w:rsid w:val="009F7336"/>
    <w:rsid w:val="009F7653"/>
    <w:rsid w:val="009F78AA"/>
    <w:rsid w:val="00A00144"/>
    <w:rsid w:val="00A00AB4"/>
    <w:rsid w:val="00A01E5E"/>
    <w:rsid w:val="00A03FE2"/>
    <w:rsid w:val="00A05749"/>
    <w:rsid w:val="00A06F2A"/>
    <w:rsid w:val="00A0709E"/>
    <w:rsid w:val="00A10DD1"/>
    <w:rsid w:val="00A1154C"/>
    <w:rsid w:val="00A12228"/>
    <w:rsid w:val="00A1277F"/>
    <w:rsid w:val="00A129D4"/>
    <w:rsid w:val="00A1306F"/>
    <w:rsid w:val="00A13378"/>
    <w:rsid w:val="00A14184"/>
    <w:rsid w:val="00A15619"/>
    <w:rsid w:val="00A16207"/>
    <w:rsid w:val="00A16B6F"/>
    <w:rsid w:val="00A16C88"/>
    <w:rsid w:val="00A1734C"/>
    <w:rsid w:val="00A17A7D"/>
    <w:rsid w:val="00A17C90"/>
    <w:rsid w:val="00A20428"/>
    <w:rsid w:val="00A20DB9"/>
    <w:rsid w:val="00A21ED2"/>
    <w:rsid w:val="00A22B80"/>
    <w:rsid w:val="00A22E41"/>
    <w:rsid w:val="00A235D6"/>
    <w:rsid w:val="00A24A6F"/>
    <w:rsid w:val="00A24C20"/>
    <w:rsid w:val="00A2508E"/>
    <w:rsid w:val="00A252BE"/>
    <w:rsid w:val="00A25316"/>
    <w:rsid w:val="00A263E8"/>
    <w:rsid w:val="00A26BC5"/>
    <w:rsid w:val="00A26F77"/>
    <w:rsid w:val="00A31635"/>
    <w:rsid w:val="00A3267E"/>
    <w:rsid w:val="00A32EC7"/>
    <w:rsid w:val="00A346E6"/>
    <w:rsid w:val="00A34B5F"/>
    <w:rsid w:val="00A3563D"/>
    <w:rsid w:val="00A35E3E"/>
    <w:rsid w:val="00A36162"/>
    <w:rsid w:val="00A37FA1"/>
    <w:rsid w:val="00A405BD"/>
    <w:rsid w:val="00A4104A"/>
    <w:rsid w:val="00A42F69"/>
    <w:rsid w:val="00A4341B"/>
    <w:rsid w:val="00A44BC1"/>
    <w:rsid w:val="00A44C9D"/>
    <w:rsid w:val="00A44E76"/>
    <w:rsid w:val="00A453BB"/>
    <w:rsid w:val="00A458F6"/>
    <w:rsid w:val="00A46450"/>
    <w:rsid w:val="00A46619"/>
    <w:rsid w:val="00A46A50"/>
    <w:rsid w:val="00A4769D"/>
    <w:rsid w:val="00A508B7"/>
    <w:rsid w:val="00A50CEF"/>
    <w:rsid w:val="00A51BB9"/>
    <w:rsid w:val="00A5452E"/>
    <w:rsid w:val="00A54920"/>
    <w:rsid w:val="00A55929"/>
    <w:rsid w:val="00A55D66"/>
    <w:rsid w:val="00A55FC7"/>
    <w:rsid w:val="00A5626D"/>
    <w:rsid w:val="00A57729"/>
    <w:rsid w:val="00A57880"/>
    <w:rsid w:val="00A6044A"/>
    <w:rsid w:val="00A60481"/>
    <w:rsid w:val="00A6068E"/>
    <w:rsid w:val="00A60B54"/>
    <w:rsid w:val="00A60C60"/>
    <w:rsid w:val="00A61259"/>
    <w:rsid w:val="00A61855"/>
    <w:rsid w:val="00A61B3E"/>
    <w:rsid w:val="00A63720"/>
    <w:rsid w:val="00A649EF"/>
    <w:rsid w:val="00A6539C"/>
    <w:rsid w:val="00A658B3"/>
    <w:rsid w:val="00A6698E"/>
    <w:rsid w:val="00A66A76"/>
    <w:rsid w:val="00A66C45"/>
    <w:rsid w:val="00A705B8"/>
    <w:rsid w:val="00A708A4"/>
    <w:rsid w:val="00A7350A"/>
    <w:rsid w:val="00A735FD"/>
    <w:rsid w:val="00A737E8"/>
    <w:rsid w:val="00A73F08"/>
    <w:rsid w:val="00A7400E"/>
    <w:rsid w:val="00A741CC"/>
    <w:rsid w:val="00A752C1"/>
    <w:rsid w:val="00A7605A"/>
    <w:rsid w:val="00A7620E"/>
    <w:rsid w:val="00A764F6"/>
    <w:rsid w:val="00A800EA"/>
    <w:rsid w:val="00A801CD"/>
    <w:rsid w:val="00A80FC1"/>
    <w:rsid w:val="00A81745"/>
    <w:rsid w:val="00A81E7F"/>
    <w:rsid w:val="00A823B3"/>
    <w:rsid w:val="00A823C0"/>
    <w:rsid w:val="00A82D35"/>
    <w:rsid w:val="00A82DC0"/>
    <w:rsid w:val="00A83091"/>
    <w:rsid w:val="00A839A5"/>
    <w:rsid w:val="00A840E8"/>
    <w:rsid w:val="00A842E1"/>
    <w:rsid w:val="00A864E4"/>
    <w:rsid w:val="00A8652E"/>
    <w:rsid w:val="00A875F4"/>
    <w:rsid w:val="00A91772"/>
    <w:rsid w:val="00A94183"/>
    <w:rsid w:val="00A9477A"/>
    <w:rsid w:val="00A9518C"/>
    <w:rsid w:val="00A9524E"/>
    <w:rsid w:val="00A95876"/>
    <w:rsid w:val="00A959DA"/>
    <w:rsid w:val="00A97D10"/>
    <w:rsid w:val="00AA1CDC"/>
    <w:rsid w:val="00AA29BC"/>
    <w:rsid w:val="00AA2E13"/>
    <w:rsid w:val="00AA2F47"/>
    <w:rsid w:val="00AA4B7A"/>
    <w:rsid w:val="00AA5471"/>
    <w:rsid w:val="00AA6475"/>
    <w:rsid w:val="00AA6AE6"/>
    <w:rsid w:val="00AB11AB"/>
    <w:rsid w:val="00AB139E"/>
    <w:rsid w:val="00AB3908"/>
    <w:rsid w:val="00AB3F32"/>
    <w:rsid w:val="00AB63B3"/>
    <w:rsid w:val="00AB66CD"/>
    <w:rsid w:val="00AC0414"/>
    <w:rsid w:val="00AC0C50"/>
    <w:rsid w:val="00AC1C18"/>
    <w:rsid w:val="00AC3892"/>
    <w:rsid w:val="00AC5628"/>
    <w:rsid w:val="00AC5BB3"/>
    <w:rsid w:val="00AC6146"/>
    <w:rsid w:val="00AC70DB"/>
    <w:rsid w:val="00AC793B"/>
    <w:rsid w:val="00AC7B4D"/>
    <w:rsid w:val="00AC7FB8"/>
    <w:rsid w:val="00AD0758"/>
    <w:rsid w:val="00AD3B6B"/>
    <w:rsid w:val="00AD452C"/>
    <w:rsid w:val="00AD48C0"/>
    <w:rsid w:val="00AD4ABC"/>
    <w:rsid w:val="00AD5D24"/>
    <w:rsid w:val="00AD6389"/>
    <w:rsid w:val="00AD72E5"/>
    <w:rsid w:val="00AD7706"/>
    <w:rsid w:val="00AD77B1"/>
    <w:rsid w:val="00AD7EDA"/>
    <w:rsid w:val="00AE1293"/>
    <w:rsid w:val="00AE3C09"/>
    <w:rsid w:val="00AE5C0E"/>
    <w:rsid w:val="00AF0348"/>
    <w:rsid w:val="00AF047C"/>
    <w:rsid w:val="00AF066E"/>
    <w:rsid w:val="00AF2347"/>
    <w:rsid w:val="00AF3414"/>
    <w:rsid w:val="00AF3689"/>
    <w:rsid w:val="00AF3760"/>
    <w:rsid w:val="00AF4F06"/>
    <w:rsid w:val="00AF51E5"/>
    <w:rsid w:val="00AF576A"/>
    <w:rsid w:val="00B00398"/>
    <w:rsid w:val="00B00A5A"/>
    <w:rsid w:val="00B01A68"/>
    <w:rsid w:val="00B03149"/>
    <w:rsid w:val="00B038A2"/>
    <w:rsid w:val="00B03F89"/>
    <w:rsid w:val="00B048C1"/>
    <w:rsid w:val="00B05AF8"/>
    <w:rsid w:val="00B06419"/>
    <w:rsid w:val="00B068A3"/>
    <w:rsid w:val="00B077BF"/>
    <w:rsid w:val="00B1084E"/>
    <w:rsid w:val="00B11DEE"/>
    <w:rsid w:val="00B12EE6"/>
    <w:rsid w:val="00B133D1"/>
    <w:rsid w:val="00B134EC"/>
    <w:rsid w:val="00B13AFD"/>
    <w:rsid w:val="00B153B2"/>
    <w:rsid w:val="00B15AEE"/>
    <w:rsid w:val="00B15BC3"/>
    <w:rsid w:val="00B167E8"/>
    <w:rsid w:val="00B175CB"/>
    <w:rsid w:val="00B201D8"/>
    <w:rsid w:val="00B2093D"/>
    <w:rsid w:val="00B20F7C"/>
    <w:rsid w:val="00B221C8"/>
    <w:rsid w:val="00B257EC"/>
    <w:rsid w:val="00B25C4F"/>
    <w:rsid w:val="00B26759"/>
    <w:rsid w:val="00B27010"/>
    <w:rsid w:val="00B27A04"/>
    <w:rsid w:val="00B31537"/>
    <w:rsid w:val="00B3155D"/>
    <w:rsid w:val="00B319EB"/>
    <w:rsid w:val="00B32C24"/>
    <w:rsid w:val="00B32D14"/>
    <w:rsid w:val="00B32D7A"/>
    <w:rsid w:val="00B33B6E"/>
    <w:rsid w:val="00B364E4"/>
    <w:rsid w:val="00B365CC"/>
    <w:rsid w:val="00B379CE"/>
    <w:rsid w:val="00B405BA"/>
    <w:rsid w:val="00B41C14"/>
    <w:rsid w:val="00B436BF"/>
    <w:rsid w:val="00B43CB0"/>
    <w:rsid w:val="00B44DD2"/>
    <w:rsid w:val="00B45BE2"/>
    <w:rsid w:val="00B45D74"/>
    <w:rsid w:val="00B47340"/>
    <w:rsid w:val="00B4743C"/>
    <w:rsid w:val="00B47796"/>
    <w:rsid w:val="00B50A54"/>
    <w:rsid w:val="00B51473"/>
    <w:rsid w:val="00B51BF2"/>
    <w:rsid w:val="00B51CA6"/>
    <w:rsid w:val="00B52759"/>
    <w:rsid w:val="00B53333"/>
    <w:rsid w:val="00B53FC8"/>
    <w:rsid w:val="00B543B6"/>
    <w:rsid w:val="00B54AAA"/>
    <w:rsid w:val="00B558B1"/>
    <w:rsid w:val="00B56051"/>
    <w:rsid w:val="00B60149"/>
    <w:rsid w:val="00B617E6"/>
    <w:rsid w:val="00B61EB9"/>
    <w:rsid w:val="00B62C5A"/>
    <w:rsid w:val="00B652FC"/>
    <w:rsid w:val="00B65442"/>
    <w:rsid w:val="00B65BFC"/>
    <w:rsid w:val="00B65E03"/>
    <w:rsid w:val="00B663DE"/>
    <w:rsid w:val="00B67AD3"/>
    <w:rsid w:val="00B74997"/>
    <w:rsid w:val="00B7581F"/>
    <w:rsid w:val="00B75BEF"/>
    <w:rsid w:val="00B76681"/>
    <w:rsid w:val="00B7686F"/>
    <w:rsid w:val="00B76F2A"/>
    <w:rsid w:val="00B77B07"/>
    <w:rsid w:val="00B77DC5"/>
    <w:rsid w:val="00B808E0"/>
    <w:rsid w:val="00B81746"/>
    <w:rsid w:val="00B81904"/>
    <w:rsid w:val="00B82570"/>
    <w:rsid w:val="00B83613"/>
    <w:rsid w:val="00B836C9"/>
    <w:rsid w:val="00B83CCE"/>
    <w:rsid w:val="00B83CF0"/>
    <w:rsid w:val="00B85CCB"/>
    <w:rsid w:val="00B900AE"/>
    <w:rsid w:val="00B90E31"/>
    <w:rsid w:val="00B91012"/>
    <w:rsid w:val="00B924FD"/>
    <w:rsid w:val="00B94420"/>
    <w:rsid w:val="00B94682"/>
    <w:rsid w:val="00B952DA"/>
    <w:rsid w:val="00B95692"/>
    <w:rsid w:val="00B96819"/>
    <w:rsid w:val="00B96851"/>
    <w:rsid w:val="00B977E7"/>
    <w:rsid w:val="00B97BA4"/>
    <w:rsid w:val="00BA21F9"/>
    <w:rsid w:val="00BA260A"/>
    <w:rsid w:val="00BA444D"/>
    <w:rsid w:val="00BA50CE"/>
    <w:rsid w:val="00BA5F7F"/>
    <w:rsid w:val="00BA6694"/>
    <w:rsid w:val="00BA7267"/>
    <w:rsid w:val="00BB0C55"/>
    <w:rsid w:val="00BB13F6"/>
    <w:rsid w:val="00BB1EAE"/>
    <w:rsid w:val="00BB2249"/>
    <w:rsid w:val="00BB2411"/>
    <w:rsid w:val="00BB327F"/>
    <w:rsid w:val="00BB38B7"/>
    <w:rsid w:val="00BB3ACC"/>
    <w:rsid w:val="00BB40B7"/>
    <w:rsid w:val="00BB6D65"/>
    <w:rsid w:val="00BB78A2"/>
    <w:rsid w:val="00BC1E0C"/>
    <w:rsid w:val="00BC2357"/>
    <w:rsid w:val="00BC2D32"/>
    <w:rsid w:val="00BC2D7A"/>
    <w:rsid w:val="00BC41F0"/>
    <w:rsid w:val="00BC4E54"/>
    <w:rsid w:val="00BC5ADB"/>
    <w:rsid w:val="00BC7407"/>
    <w:rsid w:val="00BD0581"/>
    <w:rsid w:val="00BD07A0"/>
    <w:rsid w:val="00BD07F0"/>
    <w:rsid w:val="00BD0F6F"/>
    <w:rsid w:val="00BD24E5"/>
    <w:rsid w:val="00BD2754"/>
    <w:rsid w:val="00BD279A"/>
    <w:rsid w:val="00BD3476"/>
    <w:rsid w:val="00BD368B"/>
    <w:rsid w:val="00BD3770"/>
    <w:rsid w:val="00BD41C4"/>
    <w:rsid w:val="00BD47E6"/>
    <w:rsid w:val="00BD4EC6"/>
    <w:rsid w:val="00BD4FC6"/>
    <w:rsid w:val="00BD5E83"/>
    <w:rsid w:val="00BD761D"/>
    <w:rsid w:val="00BD7738"/>
    <w:rsid w:val="00BD7E09"/>
    <w:rsid w:val="00BE064A"/>
    <w:rsid w:val="00BE0A2A"/>
    <w:rsid w:val="00BE1150"/>
    <w:rsid w:val="00BE1289"/>
    <w:rsid w:val="00BE25EC"/>
    <w:rsid w:val="00BE3A42"/>
    <w:rsid w:val="00BE5F55"/>
    <w:rsid w:val="00BE6B7B"/>
    <w:rsid w:val="00BE6C11"/>
    <w:rsid w:val="00BE7ED7"/>
    <w:rsid w:val="00BF038F"/>
    <w:rsid w:val="00BF2A6D"/>
    <w:rsid w:val="00BF3B01"/>
    <w:rsid w:val="00BF4568"/>
    <w:rsid w:val="00BF4C8D"/>
    <w:rsid w:val="00BF5685"/>
    <w:rsid w:val="00BF58AF"/>
    <w:rsid w:val="00BF5EDB"/>
    <w:rsid w:val="00BF6D47"/>
    <w:rsid w:val="00BF6F1B"/>
    <w:rsid w:val="00BF7102"/>
    <w:rsid w:val="00C00E11"/>
    <w:rsid w:val="00C01B1B"/>
    <w:rsid w:val="00C01B75"/>
    <w:rsid w:val="00C02086"/>
    <w:rsid w:val="00C02660"/>
    <w:rsid w:val="00C02B5F"/>
    <w:rsid w:val="00C03320"/>
    <w:rsid w:val="00C0339B"/>
    <w:rsid w:val="00C03699"/>
    <w:rsid w:val="00C045E9"/>
    <w:rsid w:val="00C04667"/>
    <w:rsid w:val="00C0528D"/>
    <w:rsid w:val="00C05EBD"/>
    <w:rsid w:val="00C0646B"/>
    <w:rsid w:val="00C07A52"/>
    <w:rsid w:val="00C106CA"/>
    <w:rsid w:val="00C10982"/>
    <w:rsid w:val="00C109BF"/>
    <w:rsid w:val="00C10DC4"/>
    <w:rsid w:val="00C124F4"/>
    <w:rsid w:val="00C13619"/>
    <w:rsid w:val="00C141C8"/>
    <w:rsid w:val="00C14B3D"/>
    <w:rsid w:val="00C15144"/>
    <w:rsid w:val="00C16C3E"/>
    <w:rsid w:val="00C16D19"/>
    <w:rsid w:val="00C1738A"/>
    <w:rsid w:val="00C17651"/>
    <w:rsid w:val="00C2121A"/>
    <w:rsid w:val="00C233B6"/>
    <w:rsid w:val="00C23631"/>
    <w:rsid w:val="00C23F21"/>
    <w:rsid w:val="00C25D74"/>
    <w:rsid w:val="00C2676E"/>
    <w:rsid w:val="00C26ABF"/>
    <w:rsid w:val="00C2782C"/>
    <w:rsid w:val="00C303F7"/>
    <w:rsid w:val="00C306EE"/>
    <w:rsid w:val="00C31BA8"/>
    <w:rsid w:val="00C33F7A"/>
    <w:rsid w:val="00C34630"/>
    <w:rsid w:val="00C348B6"/>
    <w:rsid w:val="00C376EC"/>
    <w:rsid w:val="00C37701"/>
    <w:rsid w:val="00C377D2"/>
    <w:rsid w:val="00C40252"/>
    <w:rsid w:val="00C40375"/>
    <w:rsid w:val="00C426CC"/>
    <w:rsid w:val="00C429EF"/>
    <w:rsid w:val="00C4376F"/>
    <w:rsid w:val="00C44050"/>
    <w:rsid w:val="00C4463E"/>
    <w:rsid w:val="00C44B6F"/>
    <w:rsid w:val="00C44C95"/>
    <w:rsid w:val="00C44E8E"/>
    <w:rsid w:val="00C453A1"/>
    <w:rsid w:val="00C45855"/>
    <w:rsid w:val="00C47310"/>
    <w:rsid w:val="00C47B63"/>
    <w:rsid w:val="00C511D4"/>
    <w:rsid w:val="00C5129E"/>
    <w:rsid w:val="00C527F5"/>
    <w:rsid w:val="00C52FEB"/>
    <w:rsid w:val="00C53277"/>
    <w:rsid w:val="00C549A2"/>
    <w:rsid w:val="00C563F6"/>
    <w:rsid w:val="00C56C64"/>
    <w:rsid w:val="00C56CF0"/>
    <w:rsid w:val="00C56FA2"/>
    <w:rsid w:val="00C60319"/>
    <w:rsid w:val="00C62CD2"/>
    <w:rsid w:val="00C6344C"/>
    <w:rsid w:val="00C63B12"/>
    <w:rsid w:val="00C63F1D"/>
    <w:rsid w:val="00C653CB"/>
    <w:rsid w:val="00C65DCA"/>
    <w:rsid w:val="00C664A7"/>
    <w:rsid w:val="00C709CE"/>
    <w:rsid w:val="00C71500"/>
    <w:rsid w:val="00C725C9"/>
    <w:rsid w:val="00C72912"/>
    <w:rsid w:val="00C7293F"/>
    <w:rsid w:val="00C72CCA"/>
    <w:rsid w:val="00C72E5F"/>
    <w:rsid w:val="00C737E1"/>
    <w:rsid w:val="00C747ED"/>
    <w:rsid w:val="00C74A8A"/>
    <w:rsid w:val="00C76285"/>
    <w:rsid w:val="00C764A3"/>
    <w:rsid w:val="00C7785D"/>
    <w:rsid w:val="00C8075C"/>
    <w:rsid w:val="00C838D3"/>
    <w:rsid w:val="00C83E31"/>
    <w:rsid w:val="00C84B1D"/>
    <w:rsid w:val="00C8656C"/>
    <w:rsid w:val="00C910D1"/>
    <w:rsid w:val="00C91890"/>
    <w:rsid w:val="00C91968"/>
    <w:rsid w:val="00C933FA"/>
    <w:rsid w:val="00C9399F"/>
    <w:rsid w:val="00C95403"/>
    <w:rsid w:val="00C95463"/>
    <w:rsid w:val="00C95BFE"/>
    <w:rsid w:val="00C965C4"/>
    <w:rsid w:val="00C96E85"/>
    <w:rsid w:val="00C97710"/>
    <w:rsid w:val="00CA05A7"/>
    <w:rsid w:val="00CA1354"/>
    <w:rsid w:val="00CA1AB6"/>
    <w:rsid w:val="00CA27E9"/>
    <w:rsid w:val="00CA4E68"/>
    <w:rsid w:val="00CA5973"/>
    <w:rsid w:val="00CA5FA8"/>
    <w:rsid w:val="00CA5FD8"/>
    <w:rsid w:val="00CA6EBF"/>
    <w:rsid w:val="00CA7562"/>
    <w:rsid w:val="00CB082F"/>
    <w:rsid w:val="00CB16F4"/>
    <w:rsid w:val="00CB2E72"/>
    <w:rsid w:val="00CB5141"/>
    <w:rsid w:val="00CB5AE1"/>
    <w:rsid w:val="00CB63B1"/>
    <w:rsid w:val="00CC0F83"/>
    <w:rsid w:val="00CC2C9A"/>
    <w:rsid w:val="00CC4B9A"/>
    <w:rsid w:val="00CC5817"/>
    <w:rsid w:val="00CC6FF4"/>
    <w:rsid w:val="00CC7161"/>
    <w:rsid w:val="00CC72BB"/>
    <w:rsid w:val="00CD2D40"/>
    <w:rsid w:val="00CD2F14"/>
    <w:rsid w:val="00CD344C"/>
    <w:rsid w:val="00CD3459"/>
    <w:rsid w:val="00CD34DB"/>
    <w:rsid w:val="00CD371D"/>
    <w:rsid w:val="00CD4974"/>
    <w:rsid w:val="00CD503E"/>
    <w:rsid w:val="00CD5C75"/>
    <w:rsid w:val="00CD6F78"/>
    <w:rsid w:val="00CD7171"/>
    <w:rsid w:val="00CD7438"/>
    <w:rsid w:val="00CD757F"/>
    <w:rsid w:val="00CD7746"/>
    <w:rsid w:val="00CE026D"/>
    <w:rsid w:val="00CE043F"/>
    <w:rsid w:val="00CE22FF"/>
    <w:rsid w:val="00CE2459"/>
    <w:rsid w:val="00CE2507"/>
    <w:rsid w:val="00CE2B0B"/>
    <w:rsid w:val="00CE582A"/>
    <w:rsid w:val="00CE5D17"/>
    <w:rsid w:val="00CE6125"/>
    <w:rsid w:val="00CE6207"/>
    <w:rsid w:val="00CE647B"/>
    <w:rsid w:val="00CE6BD1"/>
    <w:rsid w:val="00CE7A12"/>
    <w:rsid w:val="00CF0543"/>
    <w:rsid w:val="00CF0CDF"/>
    <w:rsid w:val="00CF1C99"/>
    <w:rsid w:val="00CF34CF"/>
    <w:rsid w:val="00CF4375"/>
    <w:rsid w:val="00CF5B1E"/>
    <w:rsid w:val="00CF5FBD"/>
    <w:rsid w:val="00CF6A67"/>
    <w:rsid w:val="00CF75A0"/>
    <w:rsid w:val="00CF79BF"/>
    <w:rsid w:val="00CF7D0A"/>
    <w:rsid w:val="00CF7E60"/>
    <w:rsid w:val="00D00741"/>
    <w:rsid w:val="00D009A2"/>
    <w:rsid w:val="00D0198C"/>
    <w:rsid w:val="00D01B20"/>
    <w:rsid w:val="00D039F0"/>
    <w:rsid w:val="00D05018"/>
    <w:rsid w:val="00D06593"/>
    <w:rsid w:val="00D06CA8"/>
    <w:rsid w:val="00D073A1"/>
    <w:rsid w:val="00D076B6"/>
    <w:rsid w:val="00D07930"/>
    <w:rsid w:val="00D079DE"/>
    <w:rsid w:val="00D102CC"/>
    <w:rsid w:val="00D114AA"/>
    <w:rsid w:val="00D114DB"/>
    <w:rsid w:val="00D11528"/>
    <w:rsid w:val="00D1210A"/>
    <w:rsid w:val="00D1237B"/>
    <w:rsid w:val="00D123E5"/>
    <w:rsid w:val="00D133C4"/>
    <w:rsid w:val="00D15508"/>
    <w:rsid w:val="00D155AE"/>
    <w:rsid w:val="00D160D9"/>
    <w:rsid w:val="00D166B6"/>
    <w:rsid w:val="00D17060"/>
    <w:rsid w:val="00D2023F"/>
    <w:rsid w:val="00D2050A"/>
    <w:rsid w:val="00D2107C"/>
    <w:rsid w:val="00D22D41"/>
    <w:rsid w:val="00D22FB5"/>
    <w:rsid w:val="00D23EC6"/>
    <w:rsid w:val="00D25196"/>
    <w:rsid w:val="00D25B41"/>
    <w:rsid w:val="00D260D1"/>
    <w:rsid w:val="00D305F8"/>
    <w:rsid w:val="00D31162"/>
    <w:rsid w:val="00D31E06"/>
    <w:rsid w:val="00D325DD"/>
    <w:rsid w:val="00D32DED"/>
    <w:rsid w:val="00D33B12"/>
    <w:rsid w:val="00D35C53"/>
    <w:rsid w:val="00D41388"/>
    <w:rsid w:val="00D420ED"/>
    <w:rsid w:val="00D432EF"/>
    <w:rsid w:val="00D44E46"/>
    <w:rsid w:val="00D45C39"/>
    <w:rsid w:val="00D472DD"/>
    <w:rsid w:val="00D47423"/>
    <w:rsid w:val="00D4773F"/>
    <w:rsid w:val="00D50465"/>
    <w:rsid w:val="00D513ED"/>
    <w:rsid w:val="00D51DFD"/>
    <w:rsid w:val="00D520A3"/>
    <w:rsid w:val="00D530B9"/>
    <w:rsid w:val="00D530D2"/>
    <w:rsid w:val="00D5509D"/>
    <w:rsid w:val="00D56087"/>
    <w:rsid w:val="00D56807"/>
    <w:rsid w:val="00D57C92"/>
    <w:rsid w:val="00D57E3F"/>
    <w:rsid w:val="00D60AD9"/>
    <w:rsid w:val="00D60C20"/>
    <w:rsid w:val="00D61190"/>
    <w:rsid w:val="00D6154B"/>
    <w:rsid w:val="00D62671"/>
    <w:rsid w:val="00D633F1"/>
    <w:rsid w:val="00D63BB5"/>
    <w:rsid w:val="00D63C71"/>
    <w:rsid w:val="00D6421E"/>
    <w:rsid w:val="00D6425F"/>
    <w:rsid w:val="00D6486C"/>
    <w:rsid w:val="00D65811"/>
    <w:rsid w:val="00D65E9B"/>
    <w:rsid w:val="00D65EDC"/>
    <w:rsid w:val="00D66549"/>
    <w:rsid w:val="00D67BE4"/>
    <w:rsid w:val="00D71179"/>
    <w:rsid w:val="00D72DE8"/>
    <w:rsid w:val="00D73405"/>
    <w:rsid w:val="00D735BA"/>
    <w:rsid w:val="00D74450"/>
    <w:rsid w:val="00D748A7"/>
    <w:rsid w:val="00D74C08"/>
    <w:rsid w:val="00D74C2D"/>
    <w:rsid w:val="00D751FC"/>
    <w:rsid w:val="00D7625D"/>
    <w:rsid w:val="00D76B92"/>
    <w:rsid w:val="00D76F4C"/>
    <w:rsid w:val="00D774BF"/>
    <w:rsid w:val="00D77732"/>
    <w:rsid w:val="00D8017C"/>
    <w:rsid w:val="00D809F4"/>
    <w:rsid w:val="00D80B47"/>
    <w:rsid w:val="00D80EA5"/>
    <w:rsid w:val="00D81224"/>
    <w:rsid w:val="00D81D02"/>
    <w:rsid w:val="00D8201D"/>
    <w:rsid w:val="00D83363"/>
    <w:rsid w:val="00D8397D"/>
    <w:rsid w:val="00D847D2"/>
    <w:rsid w:val="00D853D1"/>
    <w:rsid w:val="00D858A9"/>
    <w:rsid w:val="00D87C60"/>
    <w:rsid w:val="00D90760"/>
    <w:rsid w:val="00D90A47"/>
    <w:rsid w:val="00D90D62"/>
    <w:rsid w:val="00D943F3"/>
    <w:rsid w:val="00D94B4C"/>
    <w:rsid w:val="00DA0423"/>
    <w:rsid w:val="00DA0D64"/>
    <w:rsid w:val="00DA1FCD"/>
    <w:rsid w:val="00DA234A"/>
    <w:rsid w:val="00DA2A31"/>
    <w:rsid w:val="00DA306B"/>
    <w:rsid w:val="00DA32CD"/>
    <w:rsid w:val="00DA38C1"/>
    <w:rsid w:val="00DA450F"/>
    <w:rsid w:val="00DA4977"/>
    <w:rsid w:val="00DA510D"/>
    <w:rsid w:val="00DA6501"/>
    <w:rsid w:val="00DA73B2"/>
    <w:rsid w:val="00DB04E1"/>
    <w:rsid w:val="00DB0D33"/>
    <w:rsid w:val="00DB2659"/>
    <w:rsid w:val="00DB2B17"/>
    <w:rsid w:val="00DB40C8"/>
    <w:rsid w:val="00DB48C1"/>
    <w:rsid w:val="00DB4AAF"/>
    <w:rsid w:val="00DB51EB"/>
    <w:rsid w:val="00DB5312"/>
    <w:rsid w:val="00DB5A29"/>
    <w:rsid w:val="00DB7267"/>
    <w:rsid w:val="00DB728A"/>
    <w:rsid w:val="00DB7AB1"/>
    <w:rsid w:val="00DB7C43"/>
    <w:rsid w:val="00DB7D30"/>
    <w:rsid w:val="00DB7D6F"/>
    <w:rsid w:val="00DC07E8"/>
    <w:rsid w:val="00DC1012"/>
    <w:rsid w:val="00DC1637"/>
    <w:rsid w:val="00DC1FAB"/>
    <w:rsid w:val="00DC299A"/>
    <w:rsid w:val="00DC2CA0"/>
    <w:rsid w:val="00DC3703"/>
    <w:rsid w:val="00DC3D84"/>
    <w:rsid w:val="00DC6B47"/>
    <w:rsid w:val="00DC6F47"/>
    <w:rsid w:val="00DC703E"/>
    <w:rsid w:val="00DC763D"/>
    <w:rsid w:val="00DC7939"/>
    <w:rsid w:val="00DC7C2D"/>
    <w:rsid w:val="00DD01F6"/>
    <w:rsid w:val="00DD333A"/>
    <w:rsid w:val="00DD39E6"/>
    <w:rsid w:val="00DD562B"/>
    <w:rsid w:val="00DD628F"/>
    <w:rsid w:val="00DD6E4E"/>
    <w:rsid w:val="00DE1210"/>
    <w:rsid w:val="00DE2A0A"/>
    <w:rsid w:val="00DE34C9"/>
    <w:rsid w:val="00DE3660"/>
    <w:rsid w:val="00DE3C38"/>
    <w:rsid w:val="00DE3E56"/>
    <w:rsid w:val="00DE4EAD"/>
    <w:rsid w:val="00DE61CB"/>
    <w:rsid w:val="00DE6831"/>
    <w:rsid w:val="00DE7E15"/>
    <w:rsid w:val="00DF054B"/>
    <w:rsid w:val="00DF0555"/>
    <w:rsid w:val="00DF0CF2"/>
    <w:rsid w:val="00DF1C4F"/>
    <w:rsid w:val="00DF1EF5"/>
    <w:rsid w:val="00DF2E07"/>
    <w:rsid w:val="00DF3891"/>
    <w:rsid w:val="00DF3C87"/>
    <w:rsid w:val="00DF4E90"/>
    <w:rsid w:val="00DF69F4"/>
    <w:rsid w:val="00DF7F85"/>
    <w:rsid w:val="00E00860"/>
    <w:rsid w:val="00E01951"/>
    <w:rsid w:val="00E01EBF"/>
    <w:rsid w:val="00E02211"/>
    <w:rsid w:val="00E02BE7"/>
    <w:rsid w:val="00E04CC8"/>
    <w:rsid w:val="00E05893"/>
    <w:rsid w:val="00E07783"/>
    <w:rsid w:val="00E07CD7"/>
    <w:rsid w:val="00E105A2"/>
    <w:rsid w:val="00E1257B"/>
    <w:rsid w:val="00E12705"/>
    <w:rsid w:val="00E12E93"/>
    <w:rsid w:val="00E15C94"/>
    <w:rsid w:val="00E16284"/>
    <w:rsid w:val="00E169E7"/>
    <w:rsid w:val="00E1727E"/>
    <w:rsid w:val="00E172B9"/>
    <w:rsid w:val="00E17606"/>
    <w:rsid w:val="00E20EB1"/>
    <w:rsid w:val="00E2167C"/>
    <w:rsid w:val="00E21DA3"/>
    <w:rsid w:val="00E221F6"/>
    <w:rsid w:val="00E227BC"/>
    <w:rsid w:val="00E2291C"/>
    <w:rsid w:val="00E251EA"/>
    <w:rsid w:val="00E25B76"/>
    <w:rsid w:val="00E26F87"/>
    <w:rsid w:val="00E27C8C"/>
    <w:rsid w:val="00E30AD4"/>
    <w:rsid w:val="00E31818"/>
    <w:rsid w:val="00E3215F"/>
    <w:rsid w:val="00E32418"/>
    <w:rsid w:val="00E33349"/>
    <w:rsid w:val="00E3377F"/>
    <w:rsid w:val="00E33997"/>
    <w:rsid w:val="00E33E93"/>
    <w:rsid w:val="00E35287"/>
    <w:rsid w:val="00E35E82"/>
    <w:rsid w:val="00E36338"/>
    <w:rsid w:val="00E36B59"/>
    <w:rsid w:val="00E37638"/>
    <w:rsid w:val="00E37789"/>
    <w:rsid w:val="00E37D71"/>
    <w:rsid w:val="00E37E12"/>
    <w:rsid w:val="00E37F74"/>
    <w:rsid w:val="00E41420"/>
    <w:rsid w:val="00E41612"/>
    <w:rsid w:val="00E43376"/>
    <w:rsid w:val="00E45A26"/>
    <w:rsid w:val="00E45D32"/>
    <w:rsid w:val="00E46780"/>
    <w:rsid w:val="00E47EBD"/>
    <w:rsid w:val="00E5028F"/>
    <w:rsid w:val="00E515AD"/>
    <w:rsid w:val="00E5223A"/>
    <w:rsid w:val="00E5242D"/>
    <w:rsid w:val="00E52A29"/>
    <w:rsid w:val="00E549F4"/>
    <w:rsid w:val="00E54CA3"/>
    <w:rsid w:val="00E55142"/>
    <w:rsid w:val="00E55C1B"/>
    <w:rsid w:val="00E57008"/>
    <w:rsid w:val="00E57D09"/>
    <w:rsid w:val="00E60C95"/>
    <w:rsid w:val="00E61379"/>
    <w:rsid w:val="00E61453"/>
    <w:rsid w:val="00E615C8"/>
    <w:rsid w:val="00E62168"/>
    <w:rsid w:val="00E62DC3"/>
    <w:rsid w:val="00E6435B"/>
    <w:rsid w:val="00E658F0"/>
    <w:rsid w:val="00E65E2B"/>
    <w:rsid w:val="00E6683D"/>
    <w:rsid w:val="00E66EB9"/>
    <w:rsid w:val="00E67732"/>
    <w:rsid w:val="00E678B6"/>
    <w:rsid w:val="00E70C29"/>
    <w:rsid w:val="00E732D5"/>
    <w:rsid w:val="00E7372E"/>
    <w:rsid w:val="00E73ECC"/>
    <w:rsid w:val="00E740E9"/>
    <w:rsid w:val="00E75025"/>
    <w:rsid w:val="00E75C31"/>
    <w:rsid w:val="00E767A1"/>
    <w:rsid w:val="00E775E6"/>
    <w:rsid w:val="00E7798B"/>
    <w:rsid w:val="00E81C29"/>
    <w:rsid w:val="00E824D7"/>
    <w:rsid w:val="00E84616"/>
    <w:rsid w:val="00E851DA"/>
    <w:rsid w:val="00E853E4"/>
    <w:rsid w:val="00E856EF"/>
    <w:rsid w:val="00E87A60"/>
    <w:rsid w:val="00E87BCE"/>
    <w:rsid w:val="00E904D3"/>
    <w:rsid w:val="00E90C61"/>
    <w:rsid w:val="00E92696"/>
    <w:rsid w:val="00E93E56"/>
    <w:rsid w:val="00E950F1"/>
    <w:rsid w:val="00E96751"/>
    <w:rsid w:val="00EA1543"/>
    <w:rsid w:val="00EA216A"/>
    <w:rsid w:val="00EA24BA"/>
    <w:rsid w:val="00EA30DD"/>
    <w:rsid w:val="00EA38EB"/>
    <w:rsid w:val="00EA5344"/>
    <w:rsid w:val="00EA5379"/>
    <w:rsid w:val="00EA65CE"/>
    <w:rsid w:val="00EA676C"/>
    <w:rsid w:val="00EA7784"/>
    <w:rsid w:val="00EA7816"/>
    <w:rsid w:val="00EB15DD"/>
    <w:rsid w:val="00EB31CA"/>
    <w:rsid w:val="00EB3732"/>
    <w:rsid w:val="00EB451D"/>
    <w:rsid w:val="00EB511C"/>
    <w:rsid w:val="00EB5227"/>
    <w:rsid w:val="00EB5715"/>
    <w:rsid w:val="00EB5C1D"/>
    <w:rsid w:val="00EB672F"/>
    <w:rsid w:val="00EB7093"/>
    <w:rsid w:val="00EC1586"/>
    <w:rsid w:val="00EC1E4F"/>
    <w:rsid w:val="00EC2C83"/>
    <w:rsid w:val="00EC3244"/>
    <w:rsid w:val="00EC34A7"/>
    <w:rsid w:val="00EC4453"/>
    <w:rsid w:val="00EC5034"/>
    <w:rsid w:val="00EC57F1"/>
    <w:rsid w:val="00EC5EC2"/>
    <w:rsid w:val="00EC7CE5"/>
    <w:rsid w:val="00ED0392"/>
    <w:rsid w:val="00ED04D3"/>
    <w:rsid w:val="00ED0ABE"/>
    <w:rsid w:val="00ED128E"/>
    <w:rsid w:val="00ED36E3"/>
    <w:rsid w:val="00ED4DFC"/>
    <w:rsid w:val="00ED5939"/>
    <w:rsid w:val="00ED5B57"/>
    <w:rsid w:val="00ED7751"/>
    <w:rsid w:val="00EE04FB"/>
    <w:rsid w:val="00EE0742"/>
    <w:rsid w:val="00EE1338"/>
    <w:rsid w:val="00EE1562"/>
    <w:rsid w:val="00EE2A21"/>
    <w:rsid w:val="00EE35D7"/>
    <w:rsid w:val="00EE6916"/>
    <w:rsid w:val="00EF0FB1"/>
    <w:rsid w:val="00EF2125"/>
    <w:rsid w:val="00EF263A"/>
    <w:rsid w:val="00EF2AF0"/>
    <w:rsid w:val="00EF4CAD"/>
    <w:rsid w:val="00EF56DA"/>
    <w:rsid w:val="00EF602E"/>
    <w:rsid w:val="00F00710"/>
    <w:rsid w:val="00F02CF0"/>
    <w:rsid w:val="00F047A7"/>
    <w:rsid w:val="00F048A9"/>
    <w:rsid w:val="00F05591"/>
    <w:rsid w:val="00F05831"/>
    <w:rsid w:val="00F05C21"/>
    <w:rsid w:val="00F05EA4"/>
    <w:rsid w:val="00F06637"/>
    <w:rsid w:val="00F068F8"/>
    <w:rsid w:val="00F078EE"/>
    <w:rsid w:val="00F079B8"/>
    <w:rsid w:val="00F1029A"/>
    <w:rsid w:val="00F121DE"/>
    <w:rsid w:val="00F12548"/>
    <w:rsid w:val="00F125E7"/>
    <w:rsid w:val="00F12888"/>
    <w:rsid w:val="00F12AED"/>
    <w:rsid w:val="00F15776"/>
    <w:rsid w:val="00F1605E"/>
    <w:rsid w:val="00F16E8F"/>
    <w:rsid w:val="00F17DD4"/>
    <w:rsid w:val="00F20456"/>
    <w:rsid w:val="00F20471"/>
    <w:rsid w:val="00F251E7"/>
    <w:rsid w:val="00F264BC"/>
    <w:rsid w:val="00F27045"/>
    <w:rsid w:val="00F306F7"/>
    <w:rsid w:val="00F321EC"/>
    <w:rsid w:val="00F32DB5"/>
    <w:rsid w:val="00F33A7A"/>
    <w:rsid w:val="00F344EF"/>
    <w:rsid w:val="00F363C3"/>
    <w:rsid w:val="00F36BD0"/>
    <w:rsid w:val="00F370F2"/>
    <w:rsid w:val="00F408E2"/>
    <w:rsid w:val="00F415EE"/>
    <w:rsid w:val="00F4160B"/>
    <w:rsid w:val="00F42E64"/>
    <w:rsid w:val="00F4303C"/>
    <w:rsid w:val="00F44B60"/>
    <w:rsid w:val="00F44BC9"/>
    <w:rsid w:val="00F450F9"/>
    <w:rsid w:val="00F4572B"/>
    <w:rsid w:val="00F45BF9"/>
    <w:rsid w:val="00F462E2"/>
    <w:rsid w:val="00F468CA"/>
    <w:rsid w:val="00F46D3F"/>
    <w:rsid w:val="00F4711B"/>
    <w:rsid w:val="00F47526"/>
    <w:rsid w:val="00F507A5"/>
    <w:rsid w:val="00F50DF9"/>
    <w:rsid w:val="00F50EC4"/>
    <w:rsid w:val="00F51FD2"/>
    <w:rsid w:val="00F53AF2"/>
    <w:rsid w:val="00F543EB"/>
    <w:rsid w:val="00F546BF"/>
    <w:rsid w:val="00F54A7C"/>
    <w:rsid w:val="00F54FF1"/>
    <w:rsid w:val="00F557C5"/>
    <w:rsid w:val="00F55D27"/>
    <w:rsid w:val="00F569A4"/>
    <w:rsid w:val="00F57715"/>
    <w:rsid w:val="00F607A9"/>
    <w:rsid w:val="00F60A69"/>
    <w:rsid w:val="00F618A0"/>
    <w:rsid w:val="00F6235E"/>
    <w:rsid w:val="00F635FE"/>
    <w:rsid w:val="00F642DC"/>
    <w:rsid w:val="00F67259"/>
    <w:rsid w:val="00F67267"/>
    <w:rsid w:val="00F70C34"/>
    <w:rsid w:val="00F70F3D"/>
    <w:rsid w:val="00F71910"/>
    <w:rsid w:val="00F722B3"/>
    <w:rsid w:val="00F723D5"/>
    <w:rsid w:val="00F72C12"/>
    <w:rsid w:val="00F731D8"/>
    <w:rsid w:val="00F75360"/>
    <w:rsid w:val="00F774B4"/>
    <w:rsid w:val="00F77B59"/>
    <w:rsid w:val="00F77BE5"/>
    <w:rsid w:val="00F805B8"/>
    <w:rsid w:val="00F82CBE"/>
    <w:rsid w:val="00F831D9"/>
    <w:rsid w:val="00F83C91"/>
    <w:rsid w:val="00F84720"/>
    <w:rsid w:val="00F85329"/>
    <w:rsid w:val="00F86244"/>
    <w:rsid w:val="00F872E1"/>
    <w:rsid w:val="00F90135"/>
    <w:rsid w:val="00F91057"/>
    <w:rsid w:val="00F913F6"/>
    <w:rsid w:val="00F9201A"/>
    <w:rsid w:val="00F92872"/>
    <w:rsid w:val="00F931DB"/>
    <w:rsid w:val="00F93242"/>
    <w:rsid w:val="00F947F9"/>
    <w:rsid w:val="00F96055"/>
    <w:rsid w:val="00F96F80"/>
    <w:rsid w:val="00F9764D"/>
    <w:rsid w:val="00F97DCA"/>
    <w:rsid w:val="00FA0FBE"/>
    <w:rsid w:val="00FA1310"/>
    <w:rsid w:val="00FA1C0F"/>
    <w:rsid w:val="00FA2A25"/>
    <w:rsid w:val="00FA33D6"/>
    <w:rsid w:val="00FA3C56"/>
    <w:rsid w:val="00FA4287"/>
    <w:rsid w:val="00FA486F"/>
    <w:rsid w:val="00FA541B"/>
    <w:rsid w:val="00FA5F7E"/>
    <w:rsid w:val="00FA6CF5"/>
    <w:rsid w:val="00FB0610"/>
    <w:rsid w:val="00FB105E"/>
    <w:rsid w:val="00FB13AD"/>
    <w:rsid w:val="00FB41A6"/>
    <w:rsid w:val="00FB4721"/>
    <w:rsid w:val="00FB518E"/>
    <w:rsid w:val="00FB5EE9"/>
    <w:rsid w:val="00FB6D42"/>
    <w:rsid w:val="00FC01B7"/>
    <w:rsid w:val="00FC03A6"/>
    <w:rsid w:val="00FC3F6F"/>
    <w:rsid w:val="00FC488C"/>
    <w:rsid w:val="00FC5ADC"/>
    <w:rsid w:val="00FC5BFE"/>
    <w:rsid w:val="00FC6BAB"/>
    <w:rsid w:val="00FC7082"/>
    <w:rsid w:val="00FC7520"/>
    <w:rsid w:val="00FD03AA"/>
    <w:rsid w:val="00FD17AD"/>
    <w:rsid w:val="00FD3446"/>
    <w:rsid w:val="00FD35D3"/>
    <w:rsid w:val="00FD38F8"/>
    <w:rsid w:val="00FD6013"/>
    <w:rsid w:val="00FD61F1"/>
    <w:rsid w:val="00FD6F9F"/>
    <w:rsid w:val="00FE1457"/>
    <w:rsid w:val="00FE1644"/>
    <w:rsid w:val="00FE3B07"/>
    <w:rsid w:val="00FE4370"/>
    <w:rsid w:val="00FE462D"/>
    <w:rsid w:val="00FE51B3"/>
    <w:rsid w:val="00FE5CD9"/>
    <w:rsid w:val="00FE6A79"/>
    <w:rsid w:val="00FE6B87"/>
    <w:rsid w:val="00FE6EE1"/>
    <w:rsid w:val="00FF11ED"/>
    <w:rsid w:val="00FF159D"/>
    <w:rsid w:val="00FF2385"/>
    <w:rsid w:val="00FF262D"/>
    <w:rsid w:val="00FF490D"/>
    <w:rsid w:val="00FF4A26"/>
    <w:rsid w:val="00FF56EA"/>
    <w:rsid w:val="00FF59AA"/>
    <w:rsid w:val="00FF6A2D"/>
    <w:rsid w:val="00FF6EC7"/>
    <w:rsid w:val="00FF786F"/>
    <w:rsid w:val="00FF7CB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198"/>
    <w:pPr>
      <w:numPr>
        <w:numId w:val="4"/>
      </w:numPr>
      <w:spacing w:after="0"/>
    </w:pPr>
    <w:rPr>
      <w:rFonts w:ascii="Times New Roman" w:hAnsi="Times New Roman"/>
      <w:sz w:val="20"/>
    </w:rPr>
  </w:style>
  <w:style w:type="paragraph" w:styleId="Titre1">
    <w:name w:val="heading 1"/>
    <w:basedOn w:val="Normal"/>
    <w:next w:val="Normal"/>
    <w:link w:val="Titre1Car"/>
    <w:uiPriority w:val="9"/>
    <w:qFormat/>
    <w:rsid w:val="002757DA"/>
    <w:pPr>
      <w:keepNext/>
      <w:keepLines/>
      <w:numPr>
        <w:numId w:val="1"/>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1"/>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1"/>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1"/>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2"/>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semiHidden/>
    <w:unhideWhenUsed/>
    <w:qFormat/>
    <w:rsid w:val="00392CE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rsid w:val="00392CE8"/>
    <w:pPr>
      <w:keepNext/>
      <w:keepLines/>
      <w:numPr>
        <w:ilvl w:val="7"/>
        <w:numId w:val="1"/>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rPr>
      <w:rFonts w:ascii="Times New Roman" w:hAnsi="Times New Roman"/>
      <w:sz w:val="20"/>
    </w:rPr>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rPr>
      <w:rFonts w:ascii="Times New Roman" w:hAnsi="Times New Roman"/>
      <w:sz w:val="20"/>
    </w:rPr>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rFonts w:ascii="Times New Roman" w:hAnsi="Times New Roman"/>
      <w:i/>
      <w:iCs/>
      <w:color w:val="000000" w:themeColor="text1"/>
      <w:sz w:val="20"/>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rFonts w:ascii="Times New Roman" w:hAnsi="Times New Roman"/>
      <w:b/>
      <w:bCs/>
      <w:i/>
      <w:iCs/>
      <w:color w:val="4472C4" w:themeColor="accent1"/>
      <w:sz w:val="20"/>
    </w:rPr>
  </w:style>
  <w:style w:type="character" w:styleId="Emphaseple">
    <w:name w:val="Subtle Emphasis"/>
    <w:basedOn w:val="Policepardfaut"/>
    <w:uiPriority w:val="19"/>
    <w:qFormat/>
    <w:rsid w:val="00392CE8"/>
    <w:rPr>
      <w:i/>
      <w:iCs/>
      <w:color w:val="808080" w:themeColor="text1" w:themeTint="7F"/>
    </w:rPr>
  </w:style>
  <w:style w:type="character" w:styleId="Emphaseintense">
    <w:name w:val="Intense Emphasis"/>
    <w:basedOn w:val="Policepardfaut"/>
    <w:uiPriority w:val="21"/>
    <w:qFormat/>
    <w:rsid w:val="00392CE8"/>
    <w:rPr>
      <w:b/>
      <w:bCs/>
      <w:i/>
      <w:iCs/>
      <w:color w:val="4472C4" w:themeColor="accent1"/>
    </w:rPr>
  </w:style>
  <w:style w:type="character" w:styleId="Rfrencepl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A658B3"/>
    <w:pPr>
      <w:numPr>
        <w:numId w:val="0"/>
      </w:numPr>
      <w:tabs>
        <w:tab w:val="right" w:leader="dot" w:pos="6679"/>
      </w:tabs>
      <w:ind w:left="-83"/>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table" w:styleId="Grilledutableau">
    <w:name w:val="Table Grid"/>
    <w:basedOn w:val="TableauNormal"/>
    <w:uiPriority w:val="59"/>
    <w:rsid w:val="006945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4A6E67"/>
    <w:pPr>
      <w:ind w:left="720"/>
      <w:contextualSpacing/>
    </w:pPr>
  </w:style>
  <w:style w:type="paragraph" w:customStyle="1" w:styleId="Notedemarge">
    <w:name w:val="Note de marge"/>
    <w:basedOn w:val="Normal"/>
    <w:qFormat/>
    <w:rsid w:val="003D6BF4"/>
    <w:pPr>
      <w:framePr w:w="2075" w:hSpace="142" w:wrap="around" w:vAnchor="text" w:hAnchor="page" w:x="549" w:y="1"/>
      <w:numPr>
        <w:numId w:val="0"/>
      </w:numPr>
      <w:shd w:val="clear" w:color="auto" w:fill="F2F2F2" w:themeFill="background1" w:themeFillShade="F2"/>
      <w:spacing w:line="240" w:lineRule="auto"/>
    </w:pPr>
    <w:rPr>
      <w:rFonts w:ascii="Arial" w:eastAsiaTheme="minorHAnsi" w:hAnsi="Arial"/>
      <w:color w:val="000000"/>
      <w:sz w:val="18"/>
      <w14:textFill>
        <w14:solidFill>
          <w14:srgbClr w14:val="000000">
            <w14:lumMod w14:val="50000"/>
          </w14:srgbClr>
        </w14:solidFill>
      </w14:textFill>
    </w:rPr>
  </w:style>
  <w:style w:type="paragraph" w:styleId="Textedebulles">
    <w:name w:val="Balloon Text"/>
    <w:basedOn w:val="Normal"/>
    <w:link w:val="TextedebullesCar"/>
    <w:uiPriority w:val="99"/>
    <w:semiHidden/>
    <w:unhideWhenUsed/>
    <w:rsid w:val="00224B36"/>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24B36"/>
    <w:rPr>
      <w:rFonts w:ascii="Segoe UI" w:hAnsi="Segoe UI" w:cs="Segoe UI"/>
      <w:sz w:val="18"/>
      <w:szCs w:val="18"/>
    </w:rPr>
  </w:style>
  <w:style w:type="paragraph" w:styleId="Date">
    <w:name w:val="Date"/>
    <w:basedOn w:val="Normal"/>
    <w:next w:val="Normal"/>
    <w:link w:val="DateCar"/>
    <w:uiPriority w:val="99"/>
    <w:semiHidden/>
    <w:unhideWhenUsed/>
    <w:rsid w:val="00EC3244"/>
  </w:style>
  <w:style w:type="character" w:customStyle="1" w:styleId="DateCar">
    <w:name w:val="Date Car"/>
    <w:basedOn w:val="Policepardfaut"/>
    <w:link w:val="Date"/>
    <w:uiPriority w:val="99"/>
    <w:semiHidden/>
    <w:rsid w:val="00EC3244"/>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F8F99-9295-46CD-99DF-B7A6177C7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3060</TotalTime>
  <Pages>162</Pages>
  <Words>30432</Words>
  <Characters>167380</Characters>
  <Application>Microsoft Office Word</Application>
  <DocSecurity>0</DocSecurity>
  <Lines>1394</Lines>
  <Paragraphs>394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2416</cp:revision>
  <cp:lastPrinted>2025-04-29T17:10:00Z</cp:lastPrinted>
  <dcterms:created xsi:type="dcterms:W3CDTF">2025-01-13T11:28:00Z</dcterms:created>
  <dcterms:modified xsi:type="dcterms:W3CDTF">2025-04-29T17:12:00Z</dcterms:modified>
</cp:coreProperties>
</file>