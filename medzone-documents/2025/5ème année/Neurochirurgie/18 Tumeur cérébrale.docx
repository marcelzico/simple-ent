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EA0" w:rsidDel="002E1BB9" w:rsidRDefault="00036330" w:rsidP="00036330">
      <w:pPr>
        <w:pStyle w:val="Titre"/>
        <w:rPr>
          <w:del w:id="0" w:author="RAFANOMEZANTSOA" w:date="2025-08-08T06:25:00Z"/>
        </w:rPr>
      </w:pPr>
      <w:del w:id="1" w:author="RAFANOMEZANTSOA" w:date="2025-08-08T06:25:00Z">
        <w:r w:rsidDel="002E1BB9">
          <w:delText xml:space="preserve">Pathologie tumorale </w:delText>
        </w:r>
      </w:del>
    </w:p>
    <w:p w:rsidR="00036330" w:rsidRDefault="00036330" w:rsidP="002E1BB9">
      <w:pPr>
        <w:pStyle w:val="Titre"/>
        <w:pPrChange w:id="2" w:author="RAFANOMEZANTSOA" w:date="2025-08-08T06:27:00Z">
          <w:pPr>
            <w:pStyle w:val="Titre1"/>
          </w:pPr>
        </w:pPrChange>
      </w:pPr>
      <w:r>
        <w:t>Tumeurs cérébrales</w:t>
      </w:r>
    </w:p>
    <w:p w:rsidR="00036330" w:rsidRDefault="00036330" w:rsidP="002E1BB9">
      <w:pPr>
        <w:pStyle w:val="Titre1"/>
        <w:rPr>
          <w:lang w:val="fr-FR"/>
        </w:rPr>
        <w:pPrChange w:id="3" w:author="RAFANOMEZANTSOA" w:date="2025-08-08T06:27:00Z">
          <w:pPr>
            <w:pStyle w:val="Titre2"/>
          </w:pPr>
        </w:pPrChange>
      </w:pPr>
      <w:r>
        <w:rPr>
          <w:lang w:val="fr-FR"/>
        </w:rPr>
        <w:t>Introduction</w:t>
      </w:r>
    </w:p>
    <w:p w:rsidR="00036330" w:rsidRDefault="00036330" w:rsidP="0003633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Néoformation développée dans la boîte crânienne = tumeurs intracrâniennes </w:t>
      </w:r>
    </w:p>
    <w:p w:rsidR="00036330" w:rsidRDefault="00036330" w:rsidP="0003633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Intra-axiale = dans le parenchyme</w:t>
      </w:r>
      <w:ins w:id="4" w:author="RAFANOMEZANTSOA" w:date="2025-08-08T06:28:00Z">
        <w:r w:rsidR="002E1BB9">
          <w:rPr>
            <w:lang w:val="fr-FR"/>
          </w:rPr>
          <w:t xml:space="preserve"> cérébral</w:t>
        </w:r>
      </w:ins>
    </w:p>
    <w:p w:rsidR="00036330" w:rsidRDefault="00036330" w:rsidP="0003633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Extra-axiale = </w:t>
      </w:r>
      <w:ins w:id="5" w:author="RAFANOMEZANTSOA" w:date="2025-08-08T06:28:00Z">
        <w:r w:rsidR="002E1BB9">
          <w:rPr>
            <w:lang w:val="fr-FR"/>
          </w:rPr>
          <w:t>extra-parenchymateux</w:t>
        </w:r>
      </w:ins>
      <w:del w:id="6" w:author="RAFANOMEZANTSOA" w:date="2025-08-08T06:28:00Z">
        <w:r w:rsidDel="002E1BB9">
          <w:rPr>
            <w:lang w:val="fr-FR"/>
          </w:rPr>
          <w:delText>en dehors</w:delText>
        </w:r>
      </w:del>
      <w:r>
        <w:rPr>
          <w:lang w:val="fr-FR"/>
        </w:rPr>
        <w:t xml:space="preserve"> </w:t>
      </w:r>
    </w:p>
    <w:p w:rsidR="00036330" w:rsidRDefault="00036330" w:rsidP="002E1BB9">
      <w:pPr>
        <w:pStyle w:val="Titre1"/>
        <w:rPr>
          <w:lang w:val="fr-FR"/>
        </w:rPr>
        <w:pPrChange w:id="7" w:author="RAFANOMEZANTSOA" w:date="2025-08-08T06:32:00Z">
          <w:pPr>
            <w:pStyle w:val="Titre2"/>
          </w:pPr>
        </w:pPrChange>
      </w:pPr>
      <w:r>
        <w:rPr>
          <w:lang w:val="fr-FR"/>
        </w:rPr>
        <w:t>Epidémiologie</w:t>
      </w:r>
    </w:p>
    <w:p w:rsidR="00036330" w:rsidRDefault="00036330" w:rsidP="002E1BB9">
      <w:pPr>
        <w:pStyle w:val="Titre2"/>
        <w:rPr>
          <w:lang w:val="fr-FR"/>
        </w:rPr>
        <w:pPrChange w:id="8" w:author="RAFANOMEZANTSOA" w:date="2025-08-08T06:32:00Z">
          <w:pPr>
            <w:pStyle w:val="Titre3"/>
          </w:pPr>
        </w:pPrChange>
      </w:pPr>
      <w:r>
        <w:rPr>
          <w:lang w:val="fr-FR"/>
        </w:rPr>
        <w:t>Données statistiques</w:t>
      </w:r>
    </w:p>
    <w:p w:rsidR="00036330" w:rsidRDefault="00036330" w:rsidP="0003633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Mondial</w:t>
      </w:r>
    </w:p>
    <w:p w:rsidR="00036330" w:rsidRDefault="00036330" w:rsidP="0003633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Incidence </w:t>
      </w:r>
    </w:p>
    <w:p w:rsidR="00036330" w:rsidRDefault="00036330" w:rsidP="00036330">
      <w:pPr>
        <w:pStyle w:val="Paragraphedeliste"/>
        <w:numPr>
          <w:ilvl w:val="2"/>
          <w:numId w:val="33"/>
        </w:numPr>
        <w:rPr>
          <w:ins w:id="9" w:author="RAFANOMEZANTSOA" w:date="2025-08-08T06:28:00Z"/>
          <w:lang w:val="fr-FR"/>
        </w:rPr>
      </w:pPr>
      <w:r>
        <w:rPr>
          <w:lang w:val="fr-FR"/>
        </w:rPr>
        <w:t xml:space="preserve">10 nouveaux cas </w:t>
      </w:r>
      <w:ins w:id="10" w:author="RAFANOMEZANTSOA" w:date="2025-08-08T06:28:00Z">
        <w:r w:rsidR="002E1BB9">
          <w:rPr>
            <w:lang w:val="fr-FR"/>
          </w:rPr>
          <w:t>/ 100 000 habitants / an</w:t>
        </w:r>
      </w:ins>
    </w:p>
    <w:p w:rsidR="002E1BB9" w:rsidRDefault="002E1BB9" w:rsidP="00036330">
      <w:pPr>
        <w:pStyle w:val="Paragraphedeliste"/>
        <w:numPr>
          <w:ilvl w:val="2"/>
          <w:numId w:val="33"/>
        </w:numPr>
        <w:rPr>
          <w:ins w:id="11" w:author="RAFANOMEZANTSOA" w:date="2025-08-08T06:29:00Z"/>
          <w:lang w:val="fr-FR"/>
        </w:rPr>
      </w:pPr>
      <w:ins w:id="12" w:author="RAFANOMEZANTSOA" w:date="2025-08-08T06:28:00Z">
        <w:r>
          <w:rPr>
            <w:lang w:val="fr-FR"/>
          </w:rPr>
          <w:t xml:space="preserve">Augmentation de 1 – 3% incidence </w:t>
        </w:r>
      </w:ins>
      <w:ins w:id="13" w:author="RAFANOMEZANTSOA" w:date="2025-08-08T06:29:00Z">
        <w:r>
          <w:rPr>
            <w:lang w:val="fr-FR"/>
          </w:rPr>
          <w:t>globale tumeurs SNC</w:t>
        </w:r>
      </w:ins>
    </w:p>
    <w:p w:rsidR="002E1BB9" w:rsidRDefault="002E1BB9" w:rsidP="00036330">
      <w:pPr>
        <w:pStyle w:val="Paragraphedeliste"/>
        <w:numPr>
          <w:ilvl w:val="2"/>
          <w:numId w:val="33"/>
        </w:numPr>
        <w:rPr>
          <w:ins w:id="14" w:author="RAFANOMEZANTSOA" w:date="2025-08-08T06:29:00Z"/>
          <w:lang w:val="fr-FR"/>
        </w:rPr>
      </w:pPr>
      <w:ins w:id="15" w:author="RAFANOMEZANTSOA" w:date="2025-08-08T06:29:00Z">
        <w:r>
          <w:rPr>
            <w:lang w:val="fr-FR"/>
          </w:rPr>
          <w:t>Incidence x 3 en 15 ans</w:t>
        </w:r>
      </w:ins>
    </w:p>
    <w:p w:rsidR="002E1BB9" w:rsidRDefault="002E1BB9" w:rsidP="002E1BB9">
      <w:pPr>
        <w:pStyle w:val="Paragraphedeliste"/>
        <w:numPr>
          <w:ilvl w:val="0"/>
          <w:numId w:val="33"/>
        </w:numPr>
        <w:rPr>
          <w:ins w:id="16" w:author="RAFANOMEZANTSOA" w:date="2025-08-08T06:30:00Z"/>
          <w:lang w:val="fr-FR"/>
        </w:rPr>
      </w:pPr>
      <w:ins w:id="17" w:author="RAFANOMEZANTSOA" w:date="2025-08-08T06:29:00Z">
        <w:r>
          <w:rPr>
            <w:lang w:val="fr-FR"/>
          </w:rPr>
          <w:t xml:space="preserve">Etats-Unis </w:t>
        </w:r>
      </w:ins>
    </w:p>
    <w:p w:rsidR="002E1BB9" w:rsidRDefault="002E1BB9" w:rsidP="002E1BB9">
      <w:pPr>
        <w:pStyle w:val="Paragraphedeliste"/>
        <w:numPr>
          <w:ilvl w:val="1"/>
          <w:numId w:val="33"/>
        </w:numPr>
        <w:rPr>
          <w:ins w:id="18" w:author="RAFANOMEZANTSOA" w:date="2025-08-08T06:30:00Z"/>
          <w:lang w:val="fr-FR"/>
        </w:rPr>
      </w:pPr>
      <w:ins w:id="19" w:author="RAFANOMEZANTSOA" w:date="2025-08-08T06:30:00Z">
        <w:r>
          <w:rPr>
            <w:lang w:val="fr-FR"/>
          </w:rPr>
          <w:t>11,47 nouveaux-cas / 100 000 / an</w:t>
        </w:r>
      </w:ins>
    </w:p>
    <w:p w:rsidR="002E1BB9" w:rsidRDefault="002E1BB9" w:rsidP="002E1BB9">
      <w:pPr>
        <w:pStyle w:val="Paragraphedeliste"/>
        <w:numPr>
          <w:ilvl w:val="1"/>
          <w:numId w:val="33"/>
        </w:numPr>
        <w:rPr>
          <w:ins w:id="20" w:author="RAFANOMEZANTSOA" w:date="2025-08-08T06:31:00Z"/>
          <w:lang w:val="fr-FR"/>
        </w:rPr>
      </w:pPr>
      <w:ins w:id="21" w:author="RAFANOMEZANTSOA" w:date="2025-08-08T06:30:00Z">
        <w:r>
          <w:rPr>
            <w:lang w:val="fr-FR"/>
          </w:rPr>
          <w:t>16 800 nouveaux cas en 1999 (9 500</w:t>
        </w:r>
      </w:ins>
      <w:ins w:id="22" w:author="RAFANOMEZANTSOA" w:date="2025-08-08T06:31:00Z">
        <w:r>
          <w:rPr>
            <w:lang w:val="fr-FR"/>
          </w:rPr>
          <w:t xml:space="preserve"> hommes / 7 300 femmes)</w:t>
        </w:r>
      </w:ins>
    </w:p>
    <w:p w:rsidR="002E1BB9" w:rsidRDefault="002E1BB9" w:rsidP="002E1BB9">
      <w:pPr>
        <w:pStyle w:val="Paragraphedeliste"/>
        <w:numPr>
          <w:ilvl w:val="1"/>
          <w:numId w:val="33"/>
        </w:numPr>
        <w:rPr>
          <w:ins w:id="23" w:author="RAFANOMEZANTSOA" w:date="2025-08-08T06:31:00Z"/>
          <w:lang w:val="fr-FR"/>
        </w:rPr>
      </w:pPr>
      <w:ins w:id="24" w:author="RAFANOMEZANTSOA" w:date="2025-08-08T06:31:00Z">
        <w:r>
          <w:rPr>
            <w:lang w:val="fr-FR"/>
          </w:rPr>
          <w:t>13 000 décès</w:t>
        </w:r>
      </w:ins>
    </w:p>
    <w:p w:rsidR="002E1BB9" w:rsidRDefault="002E1BB9" w:rsidP="002E1BB9">
      <w:pPr>
        <w:pStyle w:val="Paragraphedeliste"/>
        <w:numPr>
          <w:ilvl w:val="0"/>
          <w:numId w:val="33"/>
        </w:numPr>
        <w:rPr>
          <w:ins w:id="25" w:author="RAFANOMEZANTSOA" w:date="2025-08-08T06:31:00Z"/>
          <w:lang w:val="fr-FR"/>
        </w:rPr>
      </w:pPr>
      <w:ins w:id="26" w:author="RAFANOMEZANTSOA" w:date="2025-08-08T06:31:00Z">
        <w:r>
          <w:rPr>
            <w:lang w:val="fr-FR"/>
          </w:rPr>
          <w:t>France</w:t>
        </w:r>
      </w:ins>
    </w:p>
    <w:p w:rsidR="002E1BB9" w:rsidRDefault="002E1BB9" w:rsidP="002E1BB9">
      <w:pPr>
        <w:pStyle w:val="Paragraphedeliste"/>
        <w:numPr>
          <w:ilvl w:val="1"/>
          <w:numId w:val="33"/>
        </w:numPr>
        <w:rPr>
          <w:ins w:id="27" w:author="RAFANOMEZANTSOA" w:date="2025-08-08T06:32:00Z"/>
          <w:lang w:val="fr-FR"/>
        </w:rPr>
      </w:pPr>
      <w:ins w:id="28" w:author="RAFANOMEZANTSOA" w:date="2025-08-08T06:31:00Z">
        <w:r>
          <w:rPr>
            <w:lang w:val="fr-FR"/>
          </w:rPr>
          <w:t xml:space="preserve">15 nouvelles tumeurs cérébrales primitives pour </w:t>
        </w:r>
      </w:ins>
      <w:ins w:id="29" w:author="RAFANOMEZANTSOA" w:date="2025-08-08T06:32:00Z">
        <w:r>
          <w:rPr>
            <w:lang w:val="fr-FR"/>
          </w:rPr>
          <w:t>100 000 habitants / an</w:t>
        </w:r>
      </w:ins>
    </w:p>
    <w:p w:rsidR="002E1BB9" w:rsidRDefault="002E1BB9" w:rsidP="002E1BB9">
      <w:pPr>
        <w:pStyle w:val="Paragraphedeliste"/>
        <w:numPr>
          <w:ilvl w:val="1"/>
          <w:numId w:val="33"/>
        </w:numPr>
        <w:rPr>
          <w:ins w:id="30" w:author="RAFANOMEZANTSOA" w:date="2025-08-08T06:32:00Z"/>
          <w:lang w:val="fr-FR"/>
        </w:rPr>
      </w:pPr>
      <w:ins w:id="31" w:author="RAFANOMEZANTSOA" w:date="2025-08-08T06:32:00Z">
        <w:r>
          <w:rPr>
            <w:lang w:val="fr-FR"/>
          </w:rPr>
          <w:t>3 cas / 100 000 / an (enfant)</w:t>
        </w:r>
      </w:ins>
    </w:p>
    <w:p w:rsidR="002E1BB9" w:rsidRDefault="002E1BB9" w:rsidP="002E1BB9">
      <w:pPr>
        <w:pStyle w:val="Titre2"/>
        <w:rPr>
          <w:ins w:id="32" w:author="RAFANOMEZANTSOA" w:date="2025-08-08T06:33:00Z"/>
          <w:lang w:val="fr-FR"/>
        </w:rPr>
      </w:pPr>
      <w:ins w:id="33" w:author="RAFANOMEZANTSOA" w:date="2025-08-08T06:32:00Z">
        <w:r>
          <w:rPr>
            <w:lang w:val="fr-FR"/>
          </w:rPr>
          <w:t>Facteurs de risques</w:t>
        </w:r>
      </w:ins>
    </w:p>
    <w:p w:rsidR="002E1BB9" w:rsidRDefault="002E1BB9" w:rsidP="002E1BB9">
      <w:pPr>
        <w:pStyle w:val="Paragraphedeliste"/>
        <w:numPr>
          <w:ilvl w:val="0"/>
          <w:numId w:val="33"/>
        </w:numPr>
        <w:rPr>
          <w:ins w:id="34" w:author="RAFANOMEZANTSOA" w:date="2025-08-08T06:33:00Z"/>
          <w:lang w:val="fr-FR"/>
        </w:rPr>
      </w:pPr>
      <w:ins w:id="35" w:author="RAFANOMEZANTSOA" w:date="2025-08-08T06:33:00Z">
        <w:r>
          <w:rPr>
            <w:lang w:val="fr-FR"/>
          </w:rPr>
          <w:t xml:space="preserve">Radiations ionisantes </w:t>
        </w:r>
      </w:ins>
    </w:p>
    <w:p w:rsidR="002E1BB9" w:rsidRDefault="002E1BB9" w:rsidP="002E1BB9">
      <w:pPr>
        <w:pStyle w:val="Paragraphedeliste"/>
        <w:numPr>
          <w:ilvl w:val="0"/>
          <w:numId w:val="33"/>
        </w:numPr>
        <w:rPr>
          <w:ins w:id="36" w:author="RAFANOMEZANTSOA" w:date="2025-08-08T06:33:00Z"/>
          <w:lang w:val="fr-FR"/>
        </w:rPr>
      </w:pPr>
      <w:ins w:id="37" w:author="RAFANOMEZANTSOA" w:date="2025-08-08T06:33:00Z">
        <w:r>
          <w:rPr>
            <w:lang w:val="fr-FR"/>
          </w:rPr>
          <w:t>Substances chimiques : nitrosamine</w:t>
        </w:r>
      </w:ins>
    </w:p>
    <w:p w:rsidR="002E1BB9" w:rsidRDefault="002E1BB9" w:rsidP="002E1BB9">
      <w:pPr>
        <w:pStyle w:val="Paragraphedeliste"/>
        <w:numPr>
          <w:ilvl w:val="0"/>
          <w:numId w:val="33"/>
        </w:numPr>
        <w:rPr>
          <w:ins w:id="38" w:author="RAFANOMEZANTSOA" w:date="2025-08-08T06:33:00Z"/>
          <w:lang w:val="fr-FR"/>
        </w:rPr>
      </w:pPr>
      <w:ins w:id="39" w:author="RAFANOMEZANTSOA" w:date="2025-08-08T06:33:00Z">
        <w:r>
          <w:rPr>
            <w:lang w:val="fr-FR"/>
          </w:rPr>
          <w:t>Environnement : exposition aux pesticides</w:t>
        </w:r>
      </w:ins>
    </w:p>
    <w:p w:rsidR="002E1BB9" w:rsidRDefault="002E1BB9" w:rsidP="002E1BB9">
      <w:pPr>
        <w:pStyle w:val="Paragraphedeliste"/>
        <w:numPr>
          <w:ilvl w:val="0"/>
          <w:numId w:val="33"/>
        </w:numPr>
        <w:rPr>
          <w:ins w:id="40" w:author="RAFANOMEZANTSOA" w:date="2025-08-08T06:34:00Z"/>
          <w:lang w:val="fr-FR"/>
        </w:rPr>
      </w:pPr>
      <w:ins w:id="41" w:author="RAFANOMEZANTSOA" w:date="2025-08-08T06:33:00Z">
        <w:r>
          <w:rPr>
            <w:lang w:val="fr-FR"/>
          </w:rPr>
          <w:t xml:space="preserve">Facteurs génétiques : </w:t>
        </w:r>
      </w:ins>
      <w:ins w:id="42" w:author="RAFANOMEZANTSOA" w:date="2025-08-08T06:39:00Z">
        <w:r w:rsidR="003A3D47">
          <w:rPr>
            <w:lang w:val="fr-FR"/>
          </w:rPr>
          <w:t>neurofibromatose</w:t>
        </w:r>
      </w:ins>
    </w:p>
    <w:p w:rsidR="002E1BB9" w:rsidRDefault="002E1BB9" w:rsidP="002E1BB9">
      <w:pPr>
        <w:pStyle w:val="Paragraphedeliste"/>
        <w:numPr>
          <w:ilvl w:val="0"/>
          <w:numId w:val="33"/>
        </w:numPr>
        <w:rPr>
          <w:ins w:id="43" w:author="RAFANOMEZANTSOA" w:date="2025-08-08T06:34:00Z"/>
          <w:lang w:val="fr-FR"/>
        </w:rPr>
      </w:pPr>
      <w:ins w:id="44" w:author="RAFANOMEZANTSOA" w:date="2025-08-08T06:34:00Z">
        <w:r>
          <w:rPr>
            <w:lang w:val="fr-FR"/>
          </w:rPr>
          <w:t>Aucun facteur étiologique</w:t>
        </w:r>
      </w:ins>
    </w:p>
    <w:p w:rsidR="002E1BB9" w:rsidRPr="00175376" w:rsidRDefault="002E1BB9" w:rsidP="00175376">
      <w:pPr>
        <w:jc w:val="center"/>
        <w:rPr>
          <w:ins w:id="45" w:author="RAFANOMEZANTSOA" w:date="2025-08-08T06:35:00Z"/>
          <w:sz w:val="24"/>
          <w:szCs w:val="24"/>
          <w:lang w:val="fr-FR"/>
          <w:rPrChange w:id="46" w:author="RAFANOMEZANTSOA" w:date="2025-08-08T07:11:00Z">
            <w:rPr>
              <w:ins w:id="47" w:author="RAFANOMEZANTSOA" w:date="2025-08-08T06:35:00Z"/>
              <w:lang w:val="fr-FR"/>
            </w:rPr>
          </w:rPrChange>
        </w:rPr>
        <w:pPrChange w:id="48" w:author="RAFANOMEZANTSOA" w:date="2025-08-08T07:11:00Z">
          <w:pPr/>
        </w:pPrChange>
      </w:pPr>
      <w:ins w:id="49" w:author="RAFANOMEZANTSOA" w:date="2025-08-08T06:34:00Z">
        <w:r w:rsidRPr="00175376">
          <w:rPr>
            <w:color w:val="FF0000"/>
            <w:sz w:val="24"/>
            <w:szCs w:val="24"/>
            <w:lang w:val="fr-FR"/>
            <w:rPrChange w:id="50" w:author="RAFANOMEZANTSOA" w:date="2025-08-08T07:11:00Z">
              <w:rPr>
                <w:lang w:val="fr-FR"/>
              </w:rPr>
            </w:rPrChange>
          </w:rPr>
          <w:t>Syndrome génétique associé à un risq</w:t>
        </w:r>
      </w:ins>
      <w:ins w:id="51" w:author="RAFANOMEZANTSOA" w:date="2025-08-08T06:35:00Z">
        <w:r w:rsidRPr="00175376">
          <w:rPr>
            <w:color w:val="FF0000"/>
            <w:sz w:val="24"/>
            <w:szCs w:val="24"/>
            <w:lang w:val="fr-FR"/>
            <w:rPrChange w:id="52" w:author="RAFANOMEZANTSOA" w:date="2025-08-08T07:11:00Z">
              <w:rPr>
                <w:lang w:val="fr-FR"/>
              </w:rPr>
            </w:rPrChange>
          </w:rPr>
          <w:t>ue se TPSNC</w:t>
        </w:r>
      </w:ins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2E1BB9" w:rsidTr="002E1BB9">
        <w:trPr>
          <w:ins w:id="53" w:author="RAFANOMEZANTSOA" w:date="2025-08-08T06:35:00Z"/>
        </w:trPr>
        <w:tc>
          <w:tcPr>
            <w:tcW w:w="4813" w:type="dxa"/>
          </w:tcPr>
          <w:p w:rsidR="002E1BB9" w:rsidRDefault="002E1BB9" w:rsidP="003A3D47">
            <w:pPr>
              <w:jc w:val="center"/>
              <w:rPr>
                <w:ins w:id="54" w:author="RAFANOMEZANTSOA" w:date="2025-08-08T06:35:00Z"/>
                <w:lang w:val="fr-FR"/>
              </w:rPr>
              <w:pPrChange w:id="55" w:author="RAFANOMEZANTSOA" w:date="2025-08-08T06:40:00Z">
                <w:pPr/>
              </w:pPrChange>
            </w:pPr>
            <w:ins w:id="56" w:author="RAFANOMEZANTSOA" w:date="2025-08-08T06:35:00Z">
              <w:r>
                <w:rPr>
                  <w:lang w:val="fr-FR"/>
                </w:rPr>
                <w:t>Maladie</w:t>
              </w:r>
            </w:ins>
          </w:p>
        </w:tc>
        <w:tc>
          <w:tcPr>
            <w:tcW w:w="4814" w:type="dxa"/>
          </w:tcPr>
          <w:p w:rsidR="002E1BB9" w:rsidRDefault="003A3D47" w:rsidP="003A3D47">
            <w:pPr>
              <w:jc w:val="center"/>
              <w:rPr>
                <w:ins w:id="57" w:author="RAFANOMEZANTSOA" w:date="2025-08-08T06:35:00Z"/>
                <w:lang w:val="fr-FR"/>
              </w:rPr>
              <w:pPrChange w:id="58" w:author="RAFANOMEZANTSOA" w:date="2025-08-08T06:40:00Z">
                <w:pPr/>
              </w:pPrChange>
            </w:pPr>
            <w:ins w:id="59" w:author="RAFANOMEZANTSOA" w:date="2025-08-08T06:37:00Z">
              <w:r>
                <w:rPr>
                  <w:lang w:val="fr-FR"/>
                </w:rPr>
                <w:t>Type TPSNC possible</w:t>
              </w:r>
            </w:ins>
          </w:p>
        </w:tc>
      </w:tr>
      <w:tr w:rsidR="002E1BB9" w:rsidTr="002E1BB9">
        <w:trPr>
          <w:ins w:id="60" w:author="RAFANOMEZANTSOA" w:date="2025-08-08T06:35:00Z"/>
        </w:trPr>
        <w:tc>
          <w:tcPr>
            <w:tcW w:w="4813" w:type="dxa"/>
          </w:tcPr>
          <w:p w:rsidR="002E1BB9" w:rsidRDefault="002E1BB9" w:rsidP="003A3D47">
            <w:pPr>
              <w:jc w:val="center"/>
              <w:rPr>
                <w:ins w:id="61" w:author="RAFANOMEZANTSOA" w:date="2025-08-08T06:36:00Z"/>
                <w:lang w:val="fr-FR"/>
              </w:rPr>
              <w:pPrChange w:id="62" w:author="RAFANOMEZANTSOA" w:date="2025-08-08T06:40:00Z">
                <w:pPr/>
              </w:pPrChange>
            </w:pPr>
            <w:ins w:id="63" w:author="RAFANOMEZANTSOA" w:date="2025-08-08T06:35:00Z">
              <w:r>
                <w:rPr>
                  <w:lang w:val="fr-FR"/>
                </w:rPr>
                <w:t>Neurofibromatose type I (NF- 1)</w:t>
              </w:r>
            </w:ins>
          </w:p>
          <w:p w:rsidR="003A3D47" w:rsidRDefault="003A3D47" w:rsidP="003A3D47">
            <w:pPr>
              <w:jc w:val="center"/>
              <w:rPr>
                <w:ins w:id="64" w:author="RAFANOMEZANTSOA" w:date="2025-08-08T06:35:00Z"/>
                <w:lang w:val="fr-FR"/>
              </w:rPr>
              <w:pPrChange w:id="65" w:author="RAFANOMEZANTSOA" w:date="2025-08-08T06:40:00Z">
                <w:pPr/>
              </w:pPrChange>
            </w:pPr>
            <w:ins w:id="66" w:author="RAFANOMEZANTSOA" w:date="2025-08-08T06:36:00Z">
              <w:r>
                <w:rPr>
                  <w:lang w:val="fr-FR"/>
                </w:rPr>
                <w:t>Recklinghausen</w:t>
              </w:r>
            </w:ins>
          </w:p>
        </w:tc>
        <w:tc>
          <w:tcPr>
            <w:tcW w:w="4814" w:type="dxa"/>
          </w:tcPr>
          <w:p w:rsidR="002E1BB9" w:rsidRDefault="003A3D47" w:rsidP="003A3D47">
            <w:pPr>
              <w:jc w:val="center"/>
              <w:rPr>
                <w:ins w:id="67" w:author="RAFANOMEZANTSOA" w:date="2025-08-08T06:35:00Z"/>
                <w:lang w:val="fr-FR"/>
              </w:rPr>
              <w:pPrChange w:id="68" w:author="RAFANOMEZANTSOA" w:date="2025-08-08T06:40:00Z">
                <w:pPr/>
              </w:pPrChange>
            </w:pPr>
            <w:ins w:id="69" w:author="RAFANOMEZANTSOA" w:date="2025-08-08T06:37:00Z">
              <w:r>
                <w:rPr>
                  <w:lang w:val="fr-FR"/>
                </w:rPr>
                <w:t>Gliom</w:t>
              </w:r>
            </w:ins>
            <w:ins w:id="70" w:author="RAFANOMEZANTSOA" w:date="2025-08-08T06:39:00Z">
              <w:r>
                <w:rPr>
                  <w:lang w:val="fr-FR"/>
                </w:rPr>
                <w:t>e</w:t>
              </w:r>
            </w:ins>
            <w:ins w:id="71" w:author="RAFANOMEZANTSOA" w:date="2025-08-08T06:37:00Z">
              <w:r>
                <w:rPr>
                  <w:lang w:val="fr-FR"/>
                </w:rPr>
                <w:t>s, neurofibromes, méningiomes</w:t>
              </w:r>
            </w:ins>
          </w:p>
        </w:tc>
      </w:tr>
      <w:tr w:rsidR="002E1BB9" w:rsidTr="002E1BB9">
        <w:trPr>
          <w:ins w:id="72" w:author="RAFANOMEZANTSOA" w:date="2025-08-08T06:35:00Z"/>
        </w:trPr>
        <w:tc>
          <w:tcPr>
            <w:tcW w:w="4813" w:type="dxa"/>
          </w:tcPr>
          <w:p w:rsidR="002E1BB9" w:rsidRDefault="003A3D47" w:rsidP="003A3D47">
            <w:pPr>
              <w:jc w:val="center"/>
              <w:rPr>
                <w:ins w:id="73" w:author="RAFANOMEZANTSOA" w:date="2025-08-08T06:35:00Z"/>
                <w:lang w:val="fr-FR"/>
              </w:rPr>
              <w:pPrChange w:id="74" w:author="RAFANOMEZANTSOA" w:date="2025-08-08T06:40:00Z">
                <w:pPr/>
              </w:pPrChange>
            </w:pPr>
            <w:ins w:id="75" w:author="RAFANOMEZANTSOA" w:date="2025-08-08T06:36:00Z">
              <w:r>
                <w:rPr>
                  <w:lang w:val="fr-FR"/>
                </w:rPr>
                <w:t>Neurofibromatose type II (NF-2)</w:t>
              </w:r>
            </w:ins>
          </w:p>
        </w:tc>
        <w:tc>
          <w:tcPr>
            <w:tcW w:w="4814" w:type="dxa"/>
          </w:tcPr>
          <w:p w:rsidR="002E1BB9" w:rsidRDefault="003A3D47" w:rsidP="003A3D47">
            <w:pPr>
              <w:jc w:val="center"/>
              <w:rPr>
                <w:ins w:id="76" w:author="RAFANOMEZANTSOA" w:date="2025-08-08T06:35:00Z"/>
                <w:lang w:val="fr-FR"/>
              </w:rPr>
              <w:pPrChange w:id="77" w:author="RAFANOMEZANTSOA" w:date="2025-08-08T06:40:00Z">
                <w:pPr/>
              </w:pPrChange>
            </w:pPr>
            <w:ins w:id="78" w:author="RAFANOMEZANTSOA" w:date="2025-08-08T06:39:00Z">
              <w:r>
                <w:rPr>
                  <w:lang w:val="fr-FR"/>
                </w:rPr>
                <w:t>Schwannome</w:t>
              </w:r>
            </w:ins>
            <w:ins w:id="79" w:author="RAFANOMEZANTSOA" w:date="2025-08-08T06:37:00Z">
              <w:r>
                <w:rPr>
                  <w:lang w:val="fr-FR"/>
                </w:rPr>
                <w:t>, m</w:t>
              </w:r>
            </w:ins>
            <w:ins w:id="80" w:author="RAFANOMEZANTSOA" w:date="2025-08-08T06:38:00Z">
              <w:r>
                <w:rPr>
                  <w:lang w:val="fr-FR"/>
                </w:rPr>
                <w:t xml:space="preserve">éningiomes, gliomes, </w:t>
              </w:r>
            </w:ins>
            <w:ins w:id="81" w:author="RAFANOMEZANTSOA" w:date="2025-08-08T06:39:00Z">
              <w:r>
                <w:rPr>
                  <w:lang w:val="fr-FR"/>
                </w:rPr>
                <w:t>épendymome</w:t>
              </w:r>
            </w:ins>
          </w:p>
        </w:tc>
      </w:tr>
      <w:tr w:rsidR="002E1BB9" w:rsidTr="002E1BB9">
        <w:trPr>
          <w:ins w:id="82" w:author="RAFANOMEZANTSOA" w:date="2025-08-08T06:35:00Z"/>
        </w:trPr>
        <w:tc>
          <w:tcPr>
            <w:tcW w:w="4813" w:type="dxa"/>
          </w:tcPr>
          <w:p w:rsidR="002E1BB9" w:rsidRDefault="003A3D47" w:rsidP="003A3D47">
            <w:pPr>
              <w:jc w:val="center"/>
              <w:rPr>
                <w:ins w:id="83" w:author="RAFANOMEZANTSOA" w:date="2025-08-08T06:35:00Z"/>
                <w:lang w:val="fr-FR"/>
              </w:rPr>
              <w:pPrChange w:id="84" w:author="RAFANOMEZANTSOA" w:date="2025-08-08T06:40:00Z">
                <w:pPr/>
              </w:pPrChange>
            </w:pPr>
            <w:ins w:id="85" w:author="RAFANOMEZANTSOA" w:date="2025-08-08T06:36:00Z">
              <w:r>
                <w:rPr>
                  <w:lang w:val="fr-FR"/>
                </w:rPr>
                <w:t>Von Hippel – Lindau</w:t>
              </w:r>
            </w:ins>
          </w:p>
        </w:tc>
        <w:tc>
          <w:tcPr>
            <w:tcW w:w="4814" w:type="dxa"/>
          </w:tcPr>
          <w:p w:rsidR="002E1BB9" w:rsidRDefault="003A3D47" w:rsidP="003A3D47">
            <w:pPr>
              <w:jc w:val="center"/>
              <w:rPr>
                <w:ins w:id="86" w:author="RAFANOMEZANTSOA" w:date="2025-08-08T06:35:00Z"/>
                <w:lang w:val="fr-FR"/>
              </w:rPr>
              <w:pPrChange w:id="87" w:author="RAFANOMEZANTSOA" w:date="2025-08-08T06:40:00Z">
                <w:pPr/>
              </w:pPrChange>
            </w:pPr>
            <w:ins w:id="88" w:author="RAFANOMEZANTSOA" w:date="2025-08-08T06:38:00Z">
              <w:r>
                <w:rPr>
                  <w:lang w:val="fr-FR"/>
                </w:rPr>
                <w:t>Hémangioblastomes</w:t>
              </w:r>
            </w:ins>
          </w:p>
        </w:tc>
      </w:tr>
      <w:tr w:rsidR="002E1BB9" w:rsidTr="002E1BB9">
        <w:trPr>
          <w:ins w:id="89" w:author="RAFANOMEZANTSOA" w:date="2025-08-08T06:35:00Z"/>
        </w:trPr>
        <w:tc>
          <w:tcPr>
            <w:tcW w:w="4813" w:type="dxa"/>
          </w:tcPr>
          <w:p w:rsidR="002E1BB9" w:rsidRDefault="003A3D47" w:rsidP="003A3D47">
            <w:pPr>
              <w:jc w:val="center"/>
              <w:rPr>
                <w:ins w:id="90" w:author="RAFANOMEZANTSOA" w:date="2025-08-08T06:35:00Z"/>
                <w:lang w:val="fr-FR"/>
              </w:rPr>
              <w:pPrChange w:id="91" w:author="RAFANOMEZANTSOA" w:date="2025-08-08T06:40:00Z">
                <w:pPr/>
              </w:pPrChange>
            </w:pPr>
            <w:ins w:id="92" w:author="RAFANOMEZANTSOA" w:date="2025-08-08T06:36:00Z">
              <w:r>
                <w:rPr>
                  <w:lang w:val="fr-FR"/>
                </w:rPr>
                <w:t xml:space="preserve">Syndrome de Li </w:t>
              </w:r>
            </w:ins>
            <w:ins w:id="93" w:author="RAFANOMEZANTSOA" w:date="2025-08-08T06:37:00Z">
              <w:r>
                <w:rPr>
                  <w:lang w:val="fr-FR"/>
                </w:rPr>
                <w:t>–</w:t>
              </w:r>
            </w:ins>
            <w:ins w:id="94" w:author="RAFANOMEZANTSOA" w:date="2025-08-08T06:36:00Z">
              <w:r>
                <w:rPr>
                  <w:lang w:val="fr-FR"/>
                </w:rPr>
                <w:t xml:space="preserve"> Frau</w:t>
              </w:r>
            </w:ins>
            <w:ins w:id="95" w:author="RAFANOMEZANTSOA" w:date="2025-08-08T06:37:00Z">
              <w:r>
                <w:rPr>
                  <w:lang w:val="fr-FR"/>
                </w:rPr>
                <w:t>meni</w:t>
              </w:r>
            </w:ins>
          </w:p>
        </w:tc>
        <w:tc>
          <w:tcPr>
            <w:tcW w:w="4814" w:type="dxa"/>
          </w:tcPr>
          <w:p w:rsidR="002E1BB9" w:rsidRDefault="003A3D47" w:rsidP="003A3D47">
            <w:pPr>
              <w:jc w:val="center"/>
              <w:rPr>
                <w:ins w:id="96" w:author="RAFANOMEZANTSOA" w:date="2025-08-08T06:35:00Z"/>
                <w:lang w:val="fr-FR"/>
              </w:rPr>
              <w:pPrChange w:id="97" w:author="RAFANOMEZANTSOA" w:date="2025-08-08T06:40:00Z">
                <w:pPr/>
              </w:pPrChange>
            </w:pPr>
            <w:ins w:id="98" w:author="RAFANOMEZANTSOA" w:date="2025-08-08T06:38:00Z">
              <w:r>
                <w:rPr>
                  <w:lang w:val="fr-FR"/>
                </w:rPr>
                <w:t>Gliomes, médulloblastomes, tumeur plexus choroïd</w:t>
              </w:r>
            </w:ins>
            <w:ins w:id="99" w:author="RAFANOMEZANTSOA" w:date="2025-08-08T06:39:00Z">
              <w:r>
                <w:rPr>
                  <w:lang w:val="fr-FR"/>
                </w:rPr>
                <w:t>e</w:t>
              </w:r>
            </w:ins>
          </w:p>
        </w:tc>
      </w:tr>
      <w:tr w:rsidR="002E1BB9" w:rsidTr="002E1BB9">
        <w:trPr>
          <w:ins w:id="100" w:author="RAFANOMEZANTSOA" w:date="2025-08-08T06:35:00Z"/>
        </w:trPr>
        <w:tc>
          <w:tcPr>
            <w:tcW w:w="4813" w:type="dxa"/>
          </w:tcPr>
          <w:p w:rsidR="002E1BB9" w:rsidRDefault="003A3D47" w:rsidP="003A3D47">
            <w:pPr>
              <w:jc w:val="center"/>
              <w:rPr>
                <w:ins w:id="101" w:author="RAFANOMEZANTSOA" w:date="2025-08-08T06:35:00Z"/>
                <w:lang w:val="fr-FR"/>
              </w:rPr>
              <w:pPrChange w:id="102" w:author="RAFANOMEZANTSOA" w:date="2025-08-08T06:40:00Z">
                <w:pPr/>
              </w:pPrChange>
            </w:pPr>
            <w:ins w:id="103" w:author="RAFANOMEZANTSOA" w:date="2025-08-08T06:37:00Z">
              <w:r>
                <w:rPr>
                  <w:lang w:val="fr-FR"/>
                </w:rPr>
                <w:t>Syndrome de Turcot</w:t>
              </w:r>
            </w:ins>
          </w:p>
        </w:tc>
        <w:tc>
          <w:tcPr>
            <w:tcW w:w="4814" w:type="dxa"/>
          </w:tcPr>
          <w:p w:rsidR="002E1BB9" w:rsidRDefault="003A3D47" w:rsidP="003A3D47">
            <w:pPr>
              <w:jc w:val="center"/>
              <w:rPr>
                <w:ins w:id="104" w:author="RAFANOMEZANTSOA" w:date="2025-08-08T06:35:00Z"/>
                <w:lang w:val="fr-FR"/>
              </w:rPr>
              <w:pPrChange w:id="105" w:author="RAFANOMEZANTSOA" w:date="2025-08-08T06:40:00Z">
                <w:pPr/>
              </w:pPrChange>
            </w:pPr>
            <w:ins w:id="106" w:author="RAFANOMEZANTSOA" w:date="2025-08-08T06:39:00Z">
              <w:r>
                <w:rPr>
                  <w:lang w:val="fr-FR"/>
                </w:rPr>
                <w:t>Gliomes</w:t>
              </w:r>
            </w:ins>
          </w:p>
        </w:tc>
      </w:tr>
    </w:tbl>
    <w:p w:rsidR="002E1BB9" w:rsidRPr="003A3D47" w:rsidDel="003A3D47" w:rsidRDefault="003A3D47" w:rsidP="003A3D47">
      <w:pPr>
        <w:pStyle w:val="Paragraphedeliste"/>
        <w:numPr>
          <w:ilvl w:val="0"/>
          <w:numId w:val="33"/>
        </w:numPr>
        <w:rPr>
          <w:del w:id="107" w:author="RAFANOMEZANTSOA" w:date="2025-08-08T06:44:00Z"/>
          <w:lang w:val="fr-FR"/>
          <w:rPrChange w:id="108" w:author="RAFANOMEZANTSOA" w:date="2025-08-08T06:40:00Z">
            <w:rPr>
              <w:del w:id="109" w:author="RAFANOMEZANTSOA" w:date="2025-08-08T06:44:00Z"/>
              <w:lang w:val="fr-FR"/>
            </w:rPr>
          </w:rPrChange>
        </w:rPr>
        <w:pPrChange w:id="110" w:author="RAFANOMEZANTSOA" w:date="2025-08-08T06:40:00Z">
          <w:pPr>
            <w:pStyle w:val="Paragraphedeliste"/>
            <w:numPr>
              <w:ilvl w:val="2"/>
              <w:numId w:val="33"/>
            </w:numPr>
            <w:ind w:left="2160" w:hanging="360"/>
          </w:pPr>
        </w:pPrChange>
      </w:pPr>
      <w:ins w:id="111" w:author="RAFANOMEZANTSOA" w:date="2025-08-08T06:40:00Z">
        <w:r>
          <w:rPr>
            <w:lang w:val="fr-FR"/>
          </w:rPr>
          <w:t>Radiation électromagnétique : téléphone</w:t>
        </w:r>
      </w:ins>
      <w:ins w:id="112" w:author="RAFANOMEZANTSOA" w:date="2025-08-08T06:41:00Z">
        <w:r>
          <w:rPr>
            <w:lang w:val="fr-FR"/>
          </w:rPr>
          <w:t xml:space="preserve"> portable induit un champs électromagnétique</w:t>
        </w:r>
      </w:ins>
      <w:ins w:id="113" w:author="RAFANOMEZANTSOA" w:date="2025-08-08T06:42:00Z">
        <w:r>
          <w:rPr>
            <w:lang w:val="fr-FR"/>
          </w:rPr>
          <w:t xml:space="preserve">. Deux études méta-analytiques (tenant compte siège tumoral, système </w:t>
        </w:r>
      </w:ins>
      <w:ins w:id="114" w:author="RAFANOMEZANTSOA" w:date="2025-08-08T06:43:00Z">
        <w:r>
          <w:rPr>
            <w:lang w:val="fr-FR"/>
          </w:rPr>
          <w:t xml:space="preserve">utilisé et temps d’utilisation), ont des </w:t>
        </w:r>
        <w:r>
          <w:rPr>
            <w:lang w:val="fr-FR"/>
          </w:rPr>
          <w:lastRenderedPageBreak/>
          <w:t>résultats qui ne permettent pas d’incriminer l’utilisation des téléphones portables comme</w:t>
        </w:r>
      </w:ins>
      <w:ins w:id="115" w:author="RAFANOMEZANTSOA" w:date="2025-08-08T06:44:00Z">
        <w:r>
          <w:rPr>
            <w:lang w:val="fr-FR"/>
          </w:rPr>
          <w:t xml:space="preserve"> facteur de risque </w:t>
        </w:r>
      </w:ins>
    </w:p>
    <w:p w:rsidR="00036330" w:rsidRPr="003A3D47" w:rsidRDefault="00036330" w:rsidP="003A3D47">
      <w:pPr>
        <w:pStyle w:val="Paragraphedeliste"/>
        <w:numPr>
          <w:ilvl w:val="0"/>
          <w:numId w:val="33"/>
        </w:numPr>
        <w:rPr>
          <w:lang w:val="fr-FR"/>
          <w:rPrChange w:id="116" w:author="RAFANOMEZANTSOA" w:date="2025-08-08T06:44:00Z">
            <w:rPr>
              <w:lang w:val="fr-FR"/>
            </w:rPr>
          </w:rPrChange>
        </w:rPr>
        <w:pPrChange w:id="117" w:author="RAFANOMEZANTSOA" w:date="2025-08-08T06:44:00Z">
          <w:pPr>
            <w:pStyle w:val="Titre3"/>
          </w:pPr>
        </w:pPrChange>
      </w:pPr>
      <w:del w:id="118" w:author="RAFANOMEZANTSOA" w:date="2025-08-08T06:44:00Z">
        <w:r w:rsidRPr="003A3D47" w:rsidDel="003A3D47">
          <w:rPr>
            <w:lang w:val="fr-FR"/>
            <w:rPrChange w:id="119" w:author="RAFANOMEZANTSOA" w:date="2025-08-08T06:44:00Z">
              <w:rPr>
                <w:lang w:val="fr-FR"/>
              </w:rPr>
            </w:rPrChange>
          </w:rPr>
          <w:delText xml:space="preserve">Syndromes </w:delText>
        </w:r>
      </w:del>
    </w:p>
    <w:p w:rsidR="00036330" w:rsidRDefault="00036330" w:rsidP="00036330">
      <w:pPr>
        <w:pStyle w:val="Titre1"/>
        <w:rPr>
          <w:lang w:val="fr-FR"/>
        </w:rPr>
      </w:pPr>
      <w:r>
        <w:rPr>
          <w:lang w:val="fr-FR"/>
        </w:rPr>
        <w:t>Classifica</w:t>
      </w:r>
      <w:ins w:id="120" w:author="RAFANOMEZANTSOA" w:date="2025-08-08T06:44:00Z">
        <w:r w:rsidR="003A3D47">
          <w:rPr>
            <w:lang w:val="fr-FR"/>
          </w:rPr>
          <w:t>tio</w:t>
        </w:r>
      </w:ins>
      <w:del w:id="121" w:author="RAFANOMEZANTSOA" w:date="2025-08-08T06:44:00Z">
        <w:r w:rsidDel="003A3D47">
          <w:rPr>
            <w:lang w:val="fr-FR"/>
          </w:rPr>
          <w:delText>tio</w:delText>
        </w:r>
      </w:del>
      <w:r>
        <w:rPr>
          <w:lang w:val="fr-FR"/>
        </w:rPr>
        <w:t xml:space="preserve">n </w:t>
      </w:r>
    </w:p>
    <w:p w:rsidR="00036330" w:rsidRDefault="00036330" w:rsidP="00036330">
      <w:pPr>
        <w:pStyle w:val="Titre2"/>
        <w:rPr>
          <w:lang w:val="fr-FR"/>
        </w:rPr>
      </w:pPr>
      <w:r>
        <w:rPr>
          <w:lang w:val="fr-FR"/>
        </w:rPr>
        <w:t>Classification topographique</w:t>
      </w:r>
    </w:p>
    <w:p w:rsidR="00036330" w:rsidRDefault="00062222" w:rsidP="0003633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Supratentorielle</w:t>
      </w:r>
    </w:p>
    <w:p w:rsidR="00036330" w:rsidRDefault="00062222" w:rsidP="0003633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Infratentorielle</w:t>
      </w:r>
    </w:p>
    <w:p w:rsidR="00036330" w:rsidRDefault="00036330" w:rsidP="0003633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 cheval entre les 2 étages</w:t>
      </w:r>
    </w:p>
    <w:p w:rsidR="00036330" w:rsidRDefault="00036330" w:rsidP="00036330">
      <w:pPr>
        <w:pStyle w:val="Titre3"/>
        <w:rPr>
          <w:lang w:val="fr-FR"/>
        </w:rPr>
      </w:pPr>
      <w:r>
        <w:rPr>
          <w:lang w:val="fr-FR"/>
        </w:rPr>
        <w:t xml:space="preserve">Tumeurs </w:t>
      </w:r>
      <w:r w:rsidR="00062222">
        <w:rPr>
          <w:lang w:val="fr-FR"/>
        </w:rPr>
        <w:t>supratentorielles</w:t>
      </w:r>
      <w:r>
        <w:rPr>
          <w:lang w:val="fr-FR"/>
        </w:rPr>
        <w:t xml:space="preserve"> (85%)</w:t>
      </w:r>
    </w:p>
    <w:p w:rsidR="00036330" w:rsidRDefault="00036330" w:rsidP="0003633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Lobes cérébraux : frontal, pariétal, temporal, occipital</w:t>
      </w:r>
    </w:p>
    <w:p w:rsidR="00036330" w:rsidRDefault="00036330" w:rsidP="0003633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Profonde : ventricules latéraux, </w:t>
      </w:r>
      <w:r w:rsidR="002D2B13">
        <w:rPr>
          <w:lang w:val="fr-FR"/>
        </w:rPr>
        <w:t>noyaux gris centraux</w:t>
      </w:r>
      <w:del w:id="122" w:author="RAFANOMEZANTSOA" w:date="2025-08-08T06:48:00Z">
        <w:r w:rsidR="002D2B13" w:rsidDel="003B17D1">
          <w:rPr>
            <w:lang w:val="fr-FR"/>
          </w:rPr>
          <w:delText>,</w:delText>
        </w:r>
      </w:del>
      <w:r w:rsidR="002D2B13">
        <w:rPr>
          <w:lang w:val="fr-FR"/>
        </w:rPr>
        <w:t xml:space="preserve"> périventriculaires</w:t>
      </w:r>
    </w:p>
    <w:p w:rsidR="002D2B13" w:rsidRDefault="002D2B13" w:rsidP="0003633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Médiane : corps calleux et septum, région sellaire et parasellaire, 3</w:t>
      </w:r>
      <w:r w:rsidRPr="002D2B13">
        <w:rPr>
          <w:vertAlign w:val="superscript"/>
          <w:lang w:val="fr-FR"/>
        </w:rPr>
        <w:t>ème</w:t>
      </w:r>
      <w:r>
        <w:rPr>
          <w:lang w:val="fr-FR"/>
        </w:rPr>
        <w:t xml:space="preserve"> ventricule, région pinéale </w:t>
      </w:r>
    </w:p>
    <w:p w:rsidR="002D2B13" w:rsidRDefault="002D2B13" w:rsidP="002D2B13">
      <w:pPr>
        <w:pStyle w:val="Titre3"/>
        <w:rPr>
          <w:lang w:val="fr-FR"/>
        </w:rPr>
      </w:pPr>
      <w:r>
        <w:rPr>
          <w:lang w:val="fr-FR"/>
        </w:rPr>
        <w:t xml:space="preserve">Tumeurs </w:t>
      </w:r>
      <w:r w:rsidR="00062222">
        <w:rPr>
          <w:lang w:val="fr-FR"/>
        </w:rPr>
        <w:t>infratentorielles</w:t>
      </w:r>
      <w:r>
        <w:rPr>
          <w:lang w:val="fr-FR"/>
        </w:rPr>
        <w:t xml:space="preserve"> (fosses postérieures)</w:t>
      </w:r>
      <w:ins w:id="123" w:author="RAFANOMEZANTSOA" w:date="2025-08-08T06:48:00Z">
        <w:r w:rsidR="003B17D1">
          <w:rPr>
            <w:lang w:val="fr-FR"/>
          </w:rPr>
          <w:t xml:space="preserve"> 10%</w:t>
        </w:r>
      </w:ins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4</w:t>
      </w:r>
      <w:r w:rsidRPr="002D2B13">
        <w:rPr>
          <w:vertAlign w:val="superscript"/>
          <w:lang w:val="fr-FR"/>
        </w:rPr>
        <w:t>ème</w:t>
      </w:r>
      <w:r>
        <w:rPr>
          <w:lang w:val="fr-FR"/>
        </w:rPr>
        <w:t xml:space="preserve"> ventricule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Lobes cérébelleux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Tronc cérébral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Angle ponto-cérébelleux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Formen déchiré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Clivus</w:t>
      </w:r>
    </w:p>
    <w:p w:rsidR="002D2B13" w:rsidRDefault="002D2B13" w:rsidP="002D2B13">
      <w:pPr>
        <w:pStyle w:val="Titre3"/>
        <w:rPr>
          <w:lang w:val="fr-FR"/>
        </w:rPr>
      </w:pPr>
      <w:r>
        <w:rPr>
          <w:lang w:val="fr-FR"/>
        </w:rPr>
        <w:t xml:space="preserve">Tumeurs à cheval entre les 2 étages 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Tumeur de la tente du cervelet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Tumeur du trou occipital </w:t>
      </w:r>
    </w:p>
    <w:p w:rsidR="002D2B13" w:rsidRDefault="002D2B13" w:rsidP="002D2B13">
      <w:pPr>
        <w:pStyle w:val="Titre2"/>
        <w:rPr>
          <w:lang w:val="fr-FR"/>
        </w:rPr>
      </w:pPr>
      <w:r>
        <w:rPr>
          <w:lang w:val="fr-FR"/>
        </w:rPr>
        <w:t>Classification neuropathologique</w:t>
      </w:r>
    </w:p>
    <w:p w:rsidR="002D2B13" w:rsidRDefault="002D2B13" w:rsidP="002D2B13">
      <w:pPr>
        <w:pStyle w:val="Titre3"/>
        <w:rPr>
          <w:lang w:val="fr-FR"/>
        </w:rPr>
      </w:pPr>
      <w:r>
        <w:rPr>
          <w:lang w:val="fr-FR"/>
        </w:rPr>
        <w:t>Origine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Tumeur cérébrale primitive (classification OMS)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Tumeur secondaire : métastase cérébrale</w:t>
      </w:r>
    </w:p>
    <w:p w:rsidR="002D2B13" w:rsidRDefault="002D2B13" w:rsidP="002D2B13">
      <w:pPr>
        <w:pStyle w:val="Titre3"/>
        <w:rPr>
          <w:lang w:val="fr-FR"/>
        </w:rPr>
      </w:pPr>
      <w:r>
        <w:rPr>
          <w:lang w:val="fr-FR"/>
        </w:rPr>
        <w:t>Nature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Tumeur bénigne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Tumeur maligne</w:t>
      </w:r>
    </w:p>
    <w:p w:rsidR="002D2B13" w:rsidRDefault="002D2B13" w:rsidP="002D2B13">
      <w:pPr>
        <w:pStyle w:val="Titre2"/>
        <w:rPr>
          <w:lang w:val="fr-FR"/>
        </w:rPr>
      </w:pPr>
      <w:r>
        <w:rPr>
          <w:lang w:val="fr-FR"/>
        </w:rPr>
        <w:t>Classification tumeur cérébrale primitive OMS</w:t>
      </w:r>
    </w:p>
    <w:p w:rsidR="002D2B13" w:rsidRDefault="002D2B13" w:rsidP="002D2B1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Base</w:t>
      </w:r>
    </w:p>
    <w:p w:rsidR="002D2B13" w:rsidRDefault="002D2B13" w:rsidP="002D2B13">
      <w:pPr>
        <w:pStyle w:val="Paragraphedeliste"/>
        <w:numPr>
          <w:ilvl w:val="1"/>
          <w:numId w:val="33"/>
        </w:numPr>
        <w:rPr>
          <w:ins w:id="124" w:author="RAFANOMEZANTSOA" w:date="2025-08-08T06:45:00Z"/>
          <w:lang w:val="fr-FR"/>
        </w:rPr>
      </w:pPr>
      <w:r>
        <w:rPr>
          <w:lang w:val="fr-FR"/>
        </w:rPr>
        <w:t xml:space="preserve">Cellule d’origine : astrocyte, </w:t>
      </w:r>
      <w:r w:rsidR="00062222">
        <w:rPr>
          <w:lang w:val="fr-FR"/>
        </w:rPr>
        <w:t>oligodendrocyte</w:t>
      </w:r>
      <w:ins w:id="125" w:author="RAFANOMEZANTSOA" w:date="2025-08-08T06:45:00Z">
        <w:r w:rsidR="003A3D47">
          <w:rPr>
            <w:lang w:val="fr-FR"/>
          </w:rPr>
          <w:t>…</w:t>
        </w:r>
      </w:ins>
    </w:p>
    <w:p w:rsidR="003A3D47" w:rsidRDefault="003A3D47" w:rsidP="002D2B13">
      <w:pPr>
        <w:pStyle w:val="Paragraphedeliste"/>
        <w:numPr>
          <w:ilvl w:val="1"/>
          <w:numId w:val="33"/>
        </w:numPr>
        <w:rPr>
          <w:ins w:id="126" w:author="RAFANOMEZANTSOA" w:date="2025-08-08T06:46:00Z"/>
          <w:lang w:val="fr-FR"/>
        </w:rPr>
      </w:pPr>
      <w:ins w:id="127" w:author="RAFANOMEZANTSOA" w:date="2025-08-08T06:45:00Z">
        <w:r>
          <w:rPr>
            <w:lang w:val="fr-FR"/>
          </w:rPr>
          <w:t>Grade de malignité : nombre de cellules en mitoses</w:t>
        </w:r>
      </w:ins>
      <w:ins w:id="128" w:author="RAFANOMEZANTSOA" w:date="2025-08-08T06:46:00Z">
        <w:r>
          <w:rPr>
            <w:lang w:val="fr-FR"/>
          </w:rPr>
          <w:t xml:space="preserve">, </w:t>
        </w:r>
        <w:r w:rsidR="003B17D1">
          <w:rPr>
            <w:lang w:val="fr-FR"/>
          </w:rPr>
          <w:t>prolifération endothélo-capillaire et foyers de nécrose</w:t>
        </w:r>
      </w:ins>
    </w:p>
    <w:p w:rsidR="003B17D1" w:rsidRDefault="003B17D1" w:rsidP="002D2B13">
      <w:pPr>
        <w:pStyle w:val="Paragraphedeliste"/>
        <w:numPr>
          <w:ilvl w:val="1"/>
          <w:numId w:val="33"/>
        </w:numPr>
        <w:rPr>
          <w:ins w:id="129" w:author="RAFANOMEZANTSOA" w:date="2025-08-08T06:49:00Z"/>
          <w:lang w:val="fr-FR"/>
        </w:rPr>
      </w:pPr>
      <w:ins w:id="130" w:author="RAFANOMEZANTSOA" w:date="2025-08-08T06:46:00Z">
        <w:r>
          <w:rPr>
            <w:lang w:val="fr-FR"/>
          </w:rPr>
          <w:t>Présence d’anomali</w:t>
        </w:r>
      </w:ins>
      <w:ins w:id="131" w:author="RAFANOMEZANTSOA" w:date="2025-08-08T06:47:00Z">
        <w:r>
          <w:rPr>
            <w:lang w:val="fr-FR"/>
          </w:rPr>
          <w:t xml:space="preserve">e chromosomique ou moléculaire dans les cellules tumorales </w:t>
        </w:r>
      </w:ins>
    </w:p>
    <w:tbl>
      <w:tblPr>
        <w:tblStyle w:val="Grilledutableau"/>
        <w:tblW w:w="0" w:type="auto"/>
        <w:tblLook w:val="04A0" w:firstRow="1" w:lastRow="0" w:firstColumn="1" w:lastColumn="0" w:noHBand="0" w:noVBand="1"/>
        <w:tblPrChange w:id="132" w:author="RAFANOMEZANTSOA" w:date="2025-08-08T07:09:00Z">
          <w:tblPr>
            <w:tblStyle w:val="Grilledutableau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406"/>
        <w:gridCol w:w="1984"/>
        <w:gridCol w:w="2693"/>
        <w:gridCol w:w="2544"/>
        <w:tblGridChange w:id="133">
          <w:tblGrid>
            <w:gridCol w:w="2406"/>
            <w:gridCol w:w="1984"/>
            <w:gridCol w:w="423"/>
            <w:gridCol w:w="2270"/>
            <w:gridCol w:w="137"/>
            <w:gridCol w:w="2407"/>
          </w:tblGrid>
        </w:tblGridChange>
      </w:tblGrid>
      <w:tr w:rsidR="003B17D1" w:rsidTr="00175376">
        <w:trPr>
          <w:ins w:id="134" w:author="RAFANOMEZANTSOA" w:date="2025-08-08T06:50:00Z"/>
        </w:trPr>
        <w:tc>
          <w:tcPr>
            <w:tcW w:w="2406" w:type="dxa"/>
            <w:tcPrChange w:id="135" w:author="RAFANOMEZANTSOA" w:date="2025-08-08T07:09:00Z">
              <w:tcPr>
                <w:tcW w:w="2406" w:type="dxa"/>
              </w:tcPr>
            </w:tcPrChange>
          </w:tcPr>
          <w:p w:rsidR="003B17D1" w:rsidRDefault="003B17D1" w:rsidP="00175376">
            <w:pPr>
              <w:jc w:val="center"/>
              <w:rPr>
                <w:ins w:id="136" w:author="RAFANOMEZANTSOA" w:date="2025-08-08T06:50:00Z"/>
                <w:lang w:val="fr-FR"/>
              </w:rPr>
              <w:pPrChange w:id="137" w:author="RAFANOMEZANTSOA" w:date="2025-08-08T07:10:00Z">
                <w:pPr/>
              </w:pPrChange>
            </w:pPr>
          </w:p>
        </w:tc>
        <w:tc>
          <w:tcPr>
            <w:tcW w:w="1984" w:type="dxa"/>
            <w:tcPrChange w:id="138" w:author="RAFANOMEZANTSOA" w:date="2025-08-08T07:09:00Z">
              <w:tcPr>
                <w:tcW w:w="2407" w:type="dxa"/>
                <w:gridSpan w:val="2"/>
              </w:tcPr>
            </w:tcPrChange>
          </w:tcPr>
          <w:p w:rsidR="003B17D1" w:rsidRDefault="003B17D1" w:rsidP="00175376">
            <w:pPr>
              <w:jc w:val="center"/>
              <w:rPr>
                <w:ins w:id="139" w:author="RAFANOMEZANTSOA" w:date="2025-08-08T06:50:00Z"/>
                <w:lang w:val="fr-FR"/>
              </w:rPr>
              <w:pPrChange w:id="140" w:author="RAFANOMEZANTSOA" w:date="2025-08-08T07:10:00Z">
                <w:pPr/>
              </w:pPrChange>
            </w:pPr>
            <w:ins w:id="141" w:author="RAFANOMEZANTSOA" w:date="2025-08-08T06:50:00Z">
              <w:r>
                <w:rPr>
                  <w:lang w:val="fr-FR"/>
                </w:rPr>
                <w:t>Cellules</w:t>
              </w:r>
            </w:ins>
          </w:p>
        </w:tc>
        <w:tc>
          <w:tcPr>
            <w:tcW w:w="2693" w:type="dxa"/>
            <w:tcPrChange w:id="142" w:author="RAFANOMEZANTSOA" w:date="2025-08-08T07:09:00Z">
              <w:tcPr>
                <w:tcW w:w="2407" w:type="dxa"/>
                <w:gridSpan w:val="2"/>
              </w:tcPr>
            </w:tcPrChange>
          </w:tcPr>
          <w:p w:rsidR="003B17D1" w:rsidRDefault="003B17D1" w:rsidP="00175376">
            <w:pPr>
              <w:jc w:val="center"/>
              <w:rPr>
                <w:ins w:id="143" w:author="RAFANOMEZANTSOA" w:date="2025-08-08T06:50:00Z"/>
                <w:lang w:val="fr-FR"/>
              </w:rPr>
              <w:pPrChange w:id="144" w:author="RAFANOMEZANTSOA" w:date="2025-08-08T07:10:00Z">
                <w:pPr/>
              </w:pPrChange>
            </w:pPr>
            <w:ins w:id="145" w:author="RAFANOMEZANTSOA" w:date="2025-08-08T06:50:00Z">
              <w:r>
                <w:rPr>
                  <w:lang w:val="fr-FR"/>
                </w:rPr>
                <w:t>Tumeur bénigne</w:t>
              </w:r>
            </w:ins>
          </w:p>
        </w:tc>
        <w:tc>
          <w:tcPr>
            <w:tcW w:w="2544" w:type="dxa"/>
            <w:tcPrChange w:id="146" w:author="RAFANOMEZANTSOA" w:date="2025-08-08T07:09:00Z">
              <w:tcPr>
                <w:tcW w:w="2407" w:type="dxa"/>
              </w:tcPr>
            </w:tcPrChange>
          </w:tcPr>
          <w:p w:rsidR="003B17D1" w:rsidRDefault="003B17D1" w:rsidP="00175376">
            <w:pPr>
              <w:jc w:val="center"/>
              <w:rPr>
                <w:ins w:id="147" w:author="RAFANOMEZANTSOA" w:date="2025-08-08T06:50:00Z"/>
                <w:lang w:val="fr-FR"/>
              </w:rPr>
              <w:pPrChange w:id="148" w:author="RAFANOMEZANTSOA" w:date="2025-08-08T07:10:00Z">
                <w:pPr/>
              </w:pPrChange>
            </w:pPr>
            <w:ins w:id="149" w:author="RAFANOMEZANTSOA" w:date="2025-08-08T06:50:00Z">
              <w:r>
                <w:rPr>
                  <w:lang w:val="fr-FR"/>
                </w:rPr>
                <w:t>Tumeur maligne</w:t>
              </w:r>
            </w:ins>
          </w:p>
        </w:tc>
      </w:tr>
      <w:tr w:rsidR="00E8713B" w:rsidTr="00D8067A">
        <w:trPr>
          <w:ins w:id="150" w:author="RAFANOMEZANTSOA" w:date="2025-08-08T06:50:00Z"/>
        </w:trPr>
        <w:tc>
          <w:tcPr>
            <w:tcW w:w="2406" w:type="dxa"/>
            <w:vMerge w:val="restart"/>
          </w:tcPr>
          <w:p w:rsidR="00E8713B" w:rsidRDefault="00E8713B" w:rsidP="00175376">
            <w:pPr>
              <w:jc w:val="center"/>
              <w:rPr>
                <w:ins w:id="151" w:author="RAFANOMEZANTSOA" w:date="2025-08-08T08:51:00Z"/>
                <w:lang w:val="fr-FR"/>
              </w:rPr>
            </w:pPr>
          </w:p>
          <w:p w:rsidR="00E8713B" w:rsidRDefault="00E8713B" w:rsidP="00175376">
            <w:pPr>
              <w:jc w:val="center"/>
              <w:rPr>
                <w:ins w:id="152" w:author="RAFANOMEZANTSOA" w:date="2025-08-08T08:51:00Z"/>
                <w:lang w:val="fr-FR"/>
              </w:rPr>
            </w:pPr>
          </w:p>
          <w:p w:rsidR="00E8713B" w:rsidRDefault="00E8713B" w:rsidP="00175376">
            <w:pPr>
              <w:jc w:val="center"/>
              <w:rPr>
                <w:ins w:id="153" w:author="RAFANOMEZANTSOA" w:date="2025-08-08T08:51:00Z"/>
                <w:lang w:val="fr-FR"/>
              </w:rPr>
            </w:pPr>
          </w:p>
          <w:p w:rsidR="00E8713B" w:rsidRDefault="00E8713B" w:rsidP="00175376">
            <w:pPr>
              <w:jc w:val="center"/>
              <w:rPr>
                <w:ins w:id="154" w:author="RAFANOMEZANTSOA" w:date="2025-08-08T08:51:00Z"/>
                <w:lang w:val="fr-FR"/>
              </w:rPr>
            </w:pPr>
          </w:p>
          <w:p w:rsidR="00E8713B" w:rsidRDefault="00E8713B" w:rsidP="00175376">
            <w:pPr>
              <w:jc w:val="center"/>
              <w:rPr>
                <w:ins w:id="155" w:author="RAFANOMEZANTSOA" w:date="2025-08-08T06:50:00Z"/>
                <w:lang w:val="fr-FR"/>
              </w:rPr>
              <w:pPrChange w:id="156" w:author="RAFANOMEZANTSOA" w:date="2025-08-08T07:10:00Z">
                <w:pPr/>
              </w:pPrChange>
            </w:pPr>
            <w:ins w:id="157" w:author="RAFANOMEZANTSOA" w:date="2025-08-08T06:51:00Z">
              <w:r>
                <w:rPr>
                  <w:lang w:val="fr-FR"/>
                </w:rPr>
                <w:t>E</w:t>
              </w:r>
            </w:ins>
            <w:ins w:id="158" w:author="RAFANOMEZANTSOA" w:date="2025-08-08T06:52:00Z">
              <w:r>
                <w:rPr>
                  <w:lang w:val="fr-FR"/>
                </w:rPr>
                <w:t>léments normalement présents dans le cerveau</w:t>
              </w:r>
            </w:ins>
          </w:p>
        </w:tc>
        <w:tc>
          <w:tcPr>
            <w:tcW w:w="1984" w:type="dxa"/>
          </w:tcPr>
          <w:p w:rsidR="00E8713B" w:rsidRDefault="00E8713B" w:rsidP="00175376">
            <w:pPr>
              <w:jc w:val="center"/>
              <w:rPr>
                <w:ins w:id="159" w:author="RAFANOMEZANTSOA" w:date="2025-08-08T06:50:00Z"/>
                <w:lang w:val="fr-FR"/>
              </w:rPr>
              <w:pPrChange w:id="160" w:author="RAFANOMEZANTSOA" w:date="2025-08-08T07:10:00Z">
                <w:pPr/>
              </w:pPrChange>
            </w:pPr>
            <w:ins w:id="161" w:author="RAFANOMEZANTSOA" w:date="2025-08-08T06:50:00Z">
              <w:r>
                <w:rPr>
                  <w:lang w:val="fr-FR"/>
                </w:rPr>
                <w:t>Astrocyte</w:t>
              </w:r>
            </w:ins>
          </w:p>
        </w:tc>
        <w:tc>
          <w:tcPr>
            <w:tcW w:w="2693" w:type="dxa"/>
          </w:tcPr>
          <w:p w:rsidR="00E8713B" w:rsidRDefault="00E8713B" w:rsidP="00175376">
            <w:pPr>
              <w:jc w:val="center"/>
              <w:rPr>
                <w:ins w:id="162" w:author="RAFANOMEZANTSOA" w:date="2025-08-08T06:50:00Z"/>
                <w:lang w:val="fr-FR"/>
              </w:rPr>
              <w:pPrChange w:id="163" w:author="RAFANOMEZANTSOA" w:date="2025-08-08T07:10:00Z">
                <w:pPr/>
              </w:pPrChange>
            </w:pPr>
            <w:ins w:id="164" w:author="RAFANOMEZANTSOA" w:date="2025-08-08T06:51:00Z">
              <w:r>
                <w:rPr>
                  <w:lang w:val="fr-FR"/>
                </w:rPr>
                <w:t>Astrocytome</w:t>
              </w:r>
            </w:ins>
          </w:p>
        </w:tc>
        <w:tc>
          <w:tcPr>
            <w:tcW w:w="2544" w:type="dxa"/>
          </w:tcPr>
          <w:p w:rsidR="00E8713B" w:rsidRDefault="00E8713B" w:rsidP="00175376">
            <w:pPr>
              <w:jc w:val="center"/>
              <w:rPr>
                <w:ins w:id="165" w:author="RAFANOMEZANTSOA" w:date="2025-08-08T06:50:00Z"/>
                <w:lang w:val="fr-FR"/>
              </w:rPr>
              <w:pPrChange w:id="166" w:author="RAFANOMEZANTSOA" w:date="2025-08-08T07:10:00Z">
                <w:pPr/>
              </w:pPrChange>
            </w:pPr>
          </w:p>
        </w:tc>
      </w:tr>
      <w:tr w:rsidR="00E8713B" w:rsidTr="00D8067A">
        <w:trPr>
          <w:ins w:id="167" w:author="RAFANOMEZANTSOA" w:date="2025-08-08T06:50:00Z"/>
        </w:trPr>
        <w:tc>
          <w:tcPr>
            <w:tcW w:w="2406" w:type="dxa"/>
            <w:vMerge/>
          </w:tcPr>
          <w:p w:rsidR="00E8713B" w:rsidRDefault="00E8713B" w:rsidP="00175376">
            <w:pPr>
              <w:jc w:val="center"/>
              <w:rPr>
                <w:ins w:id="168" w:author="RAFANOMEZANTSOA" w:date="2025-08-08T06:50:00Z"/>
                <w:lang w:val="fr-FR"/>
              </w:rPr>
              <w:pPrChange w:id="169" w:author="RAFANOMEZANTSOA" w:date="2025-08-08T07:10:00Z">
                <w:pPr/>
              </w:pPrChange>
            </w:pPr>
          </w:p>
        </w:tc>
        <w:tc>
          <w:tcPr>
            <w:tcW w:w="1984" w:type="dxa"/>
          </w:tcPr>
          <w:p w:rsidR="00E8713B" w:rsidRDefault="00E8713B" w:rsidP="00175376">
            <w:pPr>
              <w:jc w:val="center"/>
              <w:rPr>
                <w:ins w:id="170" w:author="RAFANOMEZANTSOA" w:date="2025-08-08T06:50:00Z"/>
                <w:lang w:val="fr-FR"/>
              </w:rPr>
              <w:pPrChange w:id="171" w:author="RAFANOMEZANTSOA" w:date="2025-08-08T07:10:00Z">
                <w:pPr/>
              </w:pPrChange>
            </w:pPr>
            <w:ins w:id="172" w:author="RAFANOMEZANTSOA" w:date="2025-08-08T06:50:00Z">
              <w:r>
                <w:rPr>
                  <w:lang w:val="fr-FR"/>
                </w:rPr>
                <w:t>Oligo</w:t>
              </w:r>
            </w:ins>
            <w:ins w:id="173" w:author="RAFANOMEZANTSOA" w:date="2025-08-08T06:51:00Z">
              <w:r>
                <w:rPr>
                  <w:lang w:val="fr-FR"/>
                </w:rPr>
                <w:t>dendrocyte</w:t>
              </w:r>
            </w:ins>
          </w:p>
        </w:tc>
        <w:tc>
          <w:tcPr>
            <w:tcW w:w="2693" w:type="dxa"/>
          </w:tcPr>
          <w:p w:rsidR="00E8713B" w:rsidRDefault="00E8713B" w:rsidP="00175376">
            <w:pPr>
              <w:jc w:val="center"/>
              <w:rPr>
                <w:ins w:id="174" w:author="RAFANOMEZANTSOA" w:date="2025-08-08T06:50:00Z"/>
                <w:lang w:val="fr-FR"/>
              </w:rPr>
              <w:pPrChange w:id="175" w:author="RAFANOMEZANTSOA" w:date="2025-08-08T07:10:00Z">
                <w:pPr/>
              </w:pPrChange>
            </w:pPr>
            <w:ins w:id="176" w:author="RAFANOMEZANTSOA" w:date="2025-08-08T06:51:00Z">
              <w:r>
                <w:rPr>
                  <w:lang w:val="fr-FR"/>
                </w:rPr>
                <w:t>Oligodendrocytome</w:t>
              </w:r>
            </w:ins>
          </w:p>
        </w:tc>
        <w:tc>
          <w:tcPr>
            <w:tcW w:w="2544" w:type="dxa"/>
          </w:tcPr>
          <w:p w:rsidR="00E8713B" w:rsidRDefault="00E8713B" w:rsidP="00175376">
            <w:pPr>
              <w:jc w:val="center"/>
              <w:rPr>
                <w:ins w:id="177" w:author="RAFANOMEZANTSOA" w:date="2025-08-08T06:50:00Z"/>
                <w:lang w:val="fr-FR"/>
              </w:rPr>
              <w:pPrChange w:id="178" w:author="RAFANOMEZANTSOA" w:date="2025-08-08T07:10:00Z">
                <w:pPr/>
              </w:pPrChange>
            </w:pPr>
            <w:ins w:id="179" w:author="RAFANOMEZANTSOA" w:date="2025-08-08T06:51:00Z">
              <w:r>
                <w:rPr>
                  <w:lang w:val="fr-FR"/>
                </w:rPr>
                <w:t>Glioblastome</w:t>
              </w:r>
            </w:ins>
          </w:p>
        </w:tc>
      </w:tr>
      <w:tr w:rsidR="00E8713B" w:rsidTr="00175376">
        <w:trPr>
          <w:ins w:id="180" w:author="RAFANOMEZANTSOA" w:date="2025-08-08T08:49:00Z"/>
        </w:trPr>
        <w:tc>
          <w:tcPr>
            <w:tcW w:w="2406" w:type="dxa"/>
            <w:vMerge/>
          </w:tcPr>
          <w:p w:rsidR="00E8713B" w:rsidRDefault="00E8713B" w:rsidP="00175376">
            <w:pPr>
              <w:jc w:val="center"/>
              <w:rPr>
                <w:ins w:id="181" w:author="RAFANOMEZANTSOA" w:date="2025-08-08T08:49:00Z"/>
                <w:lang w:val="fr-FR"/>
              </w:rPr>
            </w:pPr>
          </w:p>
        </w:tc>
        <w:tc>
          <w:tcPr>
            <w:tcW w:w="1984" w:type="dxa"/>
          </w:tcPr>
          <w:p w:rsidR="00E8713B" w:rsidRDefault="00E8713B" w:rsidP="00175376">
            <w:pPr>
              <w:jc w:val="center"/>
              <w:rPr>
                <w:ins w:id="182" w:author="RAFANOMEZANTSOA" w:date="2025-08-08T08:49:00Z"/>
                <w:lang w:val="fr-FR"/>
              </w:rPr>
            </w:pPr>
            <w:ins w:id="183" w:author="RAFANOMEZANTSOA" w:date="2025-08-08T08:49:00Z">
              <w:r>
                <w:rPr>
                  <w:lang w:val="fr-FR"/>
                </w:rPr>
                <w:t xml:space="preserve">Neurone </w:t>
              </w:r>
            </w:ins>
          </w:p>
        </w:tc>
        <w:tc>
          <w:tcPr>
            <w:tcW w:w="2693" w:type="dxa"/>
          </w:tcPr>
          <w:p w:rsidR="00E8713B" w:rsidRDefault="00E8713B" w:rsidP="00175376">
            <w:pPr>
              <w:jc w:val="center"/>
              <w:rPr>
                <w:ins w:id="184" w:author="RAFANOMEZANTSOA" w:date="2025-08-08T08:49:00Z"/>
                <w:lang w:val="fr-FR"/>
              </w:rPr>
            </w:pPr>
          </w:p>
        </w:tc>
        <w:tc>
          <w:tcPr>
            <w:tcW w:w="2544" w:type="dxa"/>
          </w:tcPr>
          <w:p w:rsidR="00E8713B" w:rsidRDefault="00E8713B" w:rsidP="00175376">
            <w:pPr>
              <w:jc w:val="center"/>
              <w:rPr>
                <w:ins w:id="185" w:author="RAFANOMEZANTSOA" w:date="2025-08-08T08:49:00Z"/>
                <w:lang w:val="fr-FR"/>
              </w:rPr>
            </w:pPr>
            <w:ins w:id="186" w:author="RAFANOMEZANTSOA" w:date="2025-08-08T08:49:00Z">
              <w:r>
                <w:rPr>
                  <w:lang w:val="fr-FR"/>
                </w:rPr>
                <w:t>Neuroblastome, Médulloblastome</w:t>
              </w:r>
            </w:ins>
          </w:p>
        </w:tc>
      </w:tr>
      <w:tr w:rsidR="00E8713B" w:rsidTr="00D8067A">
        <w:trPr>
          <w:ins w:id="187" w:author="RAFANOMEZANTSOA" w:date="2025-08-08T06:50:00Z"/>
        </w:trPr>
        <w:tc>
          <w:tcPr>
            <w:tcW w:w="2406" w:type="dxa"/>
            <w:vMerge/>
          </w:tcPr>
          <w:p w:rsidR="00E8713B" w:rsidRDefault="00E8713B" w:rsidP="00175376">
            <w:pPr>
              <w:jc w:val="center"/>
              <w:rPr>
                <w:ins w:id="188" w:author="RAFANOMEZANTSOA" w:date="2025-08-08T06:50:00Z"/>
                <w:lang w:val="fr-FR"/>
              </w:rPr>
              <w:pPrChange w:id="189" w:author="RAFANOMEZANTSOA" w:date="2025-08-08T07:10:00Z">
                <w:pPr/>
              </w:pPrChange>
            </w:pPr>
          </w:p>
        </w:tc>
        <w:tc>
          <w:tcPr>
            <w:tcW w:w="1984" w:type="dxa"/>
          </w:tcPr>
          <w:p w:rsidR="00E8713B" w:rsidRDefault="00E8713B" w:rsidP="00175376">
            <w:pPr>
              <w:jc w:val="center"/>
              <w:rPr>
                <w:ins w:id="190" w:author="RAFANOMEZANTSOA" w:date="2025-08-08T06:50:00Z"/>
                <w:lang w:val="fr-FR"/>
              </w:rPr>
              <w:pPrChange w:id="191" w:author="RAFANOMEZANTSOA" w:date="2025-08-08T07:10:00Z">
                <w:pPr/>
              </w:pPrChange>
            </w:pPr>
            <w:ins w:id="192" w:author="RAFANOMEZANTSOA" w:date="2025-08-08T06:52:00Z">
              <w:r>
                <w:rPr>
                  <w:lang w:val="fr-FR"/>
                </w:rPr>
                <w:t>Ependymocyte</w:t>
              </w:r>
            </w:ins>
          </w:p>
        </w:tc>
        <w:tc>
          <w:tcPr>
            <w:tcW w:w="2693" w:type="dxa"/>
          </w:tcPr>
          <w:p w:rsidR="00E8713B" w:rsidRDefault="00E8713B" w:rsidP="00175376">
            <w:pPr>
              <w:jc w:val="center"/>
              <w:rPr>
                <w:ins w:id="193" w:author="RAFANOMEZANTSOA" w:date="2025-08-08T06:50:00Z"/>
                <w:lang w:val="fr-FR"/>
              </w:rPr>
              <w:pPrChange w:id="194" w:author="RAFANOMEZANTSOA" w:date="2025-08-08T07:10:00Z">
                <w:pPr/>
              </w:pPrChange>
            </w:pPr>
            <w:ins w:id="195" w:author="RAFANOMEZANTSOA" w:date="2025-08-08T06:52:00Z">
              <w:r>
                <w:rPr>
                  <w:lang w:val="fr-FR"/>
                </w:rPr>
                <w:t>Ependymome, papillome d</w:t>
              </w:r>
            </w:ins>
            <w:ins w:id="196" w:author="RAFANOMEZANTSOA" w:date="2025-08-08T06:53:00Z">
              <w:r>
                <w:rPr>
                  <w:lang w:val="fr-FR"/>
                </w:rPr>
                <w:t>u plexus choroïde</w:t>
              </w:r>
            </w:ins>
          </w:p>
        </w:tc>
        <w:tc>
          <w:tcPr>
            <w:tcW w:w="2544" w:type="dxa"/>
          </w:tcPr>
          <w:p w:rsidR="00E8713B" w:rsidRDefault="00E8713B" w:rsidP="00175376">
            <w:pPr>
              <w:jc w:val="center"/>
              <w:rPr>
                <w:ins w:id="197" w:author="RAFANOMEZANTSOA" w:date="2025-08-08T06:50:00Z"/>
                <w:lang w:val="fr-FR"/>
              </w:rPr>
              <w:pPrChange w:id="198" w:author="RAFANOMEZANTSOA" w:date="2025-08-08T07:10:00Z">
                <w:pPr/>
              </w:pPrChange>
            </w:pPr>
          </w:p>
        </w:tc>
      </w:tr>
      <w:tr w:rsidR="00E8713B" w:rsidTr="00D8067A">
        <w:trPr>
          <w:ins w:id="199" w:author="RAFANOMEZANTSOA" w:date="2025-08-08T06:50:00Z"/>
        </w:trPr>
        <w:tc>
          <w:tcPr>
            <w:tcW w:w="2406" w:type="dxa"/>
            <w:vMerge/>
          </w:tcPr>
          <w:p w:rsidR="00E8713B" w:rsidRDefault="00E8713B" w:rsidP="00175376">
            <w:pPr>
              <w:jc w:val="center"/>
              <w:rPr>
                <w:ins w:id="200" w:author="RAFANOMEZANTSOA" w:date="2025-08-08T06:50:00Z"/>
                <w:lang w:val="fr-FR"/>
              </w:rPr>
              <w:pPrChange w:id="201" w:author="RAFANOMEZANTSOA" w:date="2025-08-08T07:10:00Z">
                <w:pPr/>
              </w:pPrChange>
            </w:pPr>
          </w:p>
        </w:tc>
        <w:tc>
          <w:tcPr>
            <w:tcW w:w="1984" w:type="dxa"/>
          </w:tcPr>
          <w:p w:rsidR="00E8713B" w:rsidRDefault="00E8713B" w:rsidP="00175376">
            <w:pPr>
              <w:jc w:val="center"/>
              <w:rPr>
                <w:ins w:id="202" w:author="RAFANOMEZANTSOA" w:date="2025-08-08T06:50:00Z"/>
                <w:lang w:val="fr-FR"/>
              </w:rPr>
              <w:pPrChange w:id="203" w:author="RAFANOMEZANTSOA" w:date="2025-08-08T07:10:00Z">
                <w:pPr/>
              </w:pPrChange>
            </w:pPr>
            <w:ins w:id="204" w:author="RAFANOMEZANTSOA" w:date="2025-08-08T06:53:00Z">
              <w:r>
                <w:rPr>
                  <w:lang w:val="fr-FR"/>
                </w:rPr>
                <w:t>Cellule épiphysaire</w:t>
              </w:r>
            </w:ins>
          </w:p>
        </w:tc>
        <w:tc>
          <w:tcPr>
            <w:tcW w:w="2693" w:type="dxa"/>
          </w:tcPr>
          <w:p w:rsidR="00E8713B" w:rsidRDefault="00E8713B" w:rsidP="00175376">
            <w:pPr>
              <w:jc w:val="center"/>
              <w:rPr>
                <w:ins w:id="205" w:author="RAFANOMEZANTSOA" w:date="2025-08-08T06:50:00Z"/>
                <w:lang w:val="fr-FR"/>
              </w:rPr>
              <w:pPrChange w:id="206" w:author="RAFANOMEZANTSOA" w:date="2025-08-08T07:10:00Z">
                <w:pPr/>
              </w:pPrChange>
            </w:pPr>
            <w:ins w:id="207" w:author="RAFANOMEZANTSOA" w:date="2025-08-08T06:59:00Z">
              <w:r>
                <w:rPr>
                  <w:lang w:val="fr-FR"/>
                </w:rPr>
                <w:t>Pinéalome</w:t>
              </w:r>
            </w:ins>
          </w:p>
        </w:tc>
        <w:tc>
          <w:tcPr>
            <w:tcW w:w="2544" w:type="dxa"/>
          </w:tcPr>
          <w:p w:rsidR="00E8713B" w:rsidRDefault="00E8713B" w:rsidP="00175376">
            <w:pPr>
              <w:jc w:val="center"/>
              <w:rPr>
                <w:ins w:id="208" w:author="RAFANOMEZANTSOA" w:date="2025-08-08T06:50:00Z"/>
                <w:lang w:val="fr-FR"/>
              </w:rPr>
              <w:pPrChange w:id="209" w:author="RAFANOMEZANTSOA" w:date="2025-08-08T07:10:00Z">
                <w:pPr/>
              </w:pPrChange>
            </w:pPr>
            <w:ins w:id="210" w:author="RAFANOMEZANTSOA" w:date="2025-08-08T06:53:00Z">
              <w:r>
                <w:rPr>
                  <w:lang w:val="fr-FR"/>
                </w:rPr>
                <w:t>Pinéaloblastome</w:t>
              </w:r>
            </w:ins>
          </w:p>
        </w:tc>
      </w:tr>
      <w:tr w:rsidR="00E8713B" w:rsidTr="00D8067A">
        <w:trPr>
          <w:ins w:id="211" w:author="RAFANOMEZANTSOA" w:date="2025-08-08T06:50:00Z"/>
        </w:trPr>
        <w:tc>
          <w:tcPr>
            <w:tcW w:w="2406" w:type="dxa"/>
            <w:vMerge/>
          </w:tcPr>
          <w:p w:rsidR="00E8713B" w:rsidRDefault="00E8713B" w:rsidP="00175376">
            <w:pPr>
              <w:jc w:val="center"/>
              <w:rPr>
                <w:ins w:id="212" w:author="RAFANOMEZANTSOA" w:date="2025-08-08T06:50:00Z"/>
                <w:lang w:val="fr-FR"/>
              </w:rPr>
              <w:pPrChange w:id="213" w:author="RAFANOMEZANTSOA" w:date="2025-08-08T07:10:00Z">
                <w:pPr/>
              </w:pPrChange>
            </w:pPr>
          </w:p>
        </w:tc>
        <w:tc>
          <w:tcPr>
            <w:tcW w:w="1984" w:type="dxa"/>
          </w:tcPr>
          <w:p w:rsidR="00E8713B" w:rsidRDefault="00E8713B" w:rsidP="00175376">
            <w:pPr>
              <w:jc w:val="center"/>
              <w:rPr>
                <w:ins w:id="214" w:author="RAFANOMEZANTSOA" w:date="2025-08-08T06:50:00Z"/>
                <w:lang w:val="fr-FR"/>
              </w:rPr>
              <w:pPrChange w:id="215" w:author="RAFANOMEZANTSOA" w:date="2025-08-08T07:10:00Z">
                <w:pPr/>
              </w:pPrChange>
            </w:pPr>
            <w:ins w:id="216" w:author="RAFANOMEZANTSOA" w:date="2025-08-08T06:53:00Z">
              <w:r>
                <w:rPr>
                  <w:lang w:val="fr-FR"/>
                </w:rPr>
                <w:t xml:space="preserve">Cellule </w:t>
              </w:r>
            </w:ins>
            <w:ins w:id="217" w:author="RAFANOMEZANTSOA" w:date="2025-08-08T07:00:00Z">
              <w:r>
                <w:rPr>
                  <w:lang w:val="fr-FR"/>
                </w:rPr>
                <w:t>hypophysaire</w:t>
              </w:r>
            </w:ins>
          </w:p>
        </w:tc>
        <w:tc>
          <w:tcPr>
            <w:tcW w:w="2693" w:type="dxa"/>
          </w:tcPr>
          <w:p w:rsidR="00E8713B" w:rsidRDefault="00E8713B" w:rsidP="00175376">
            <w:pPr>
              <w:jc w:val="center"/>
              <w:rPr>
                <w:ins w:id="218" w:author="RAFANOMEZANTSOA" w:date="2025-08-08T06:50:00Z"/>
                <w:lang w:val="fr-FR"/>
              </w:rPr>
              <w:pPrChange w:id="219" w:author="RAFANOMEZANTSOA" w:date="2025-08-08T07:10:00Z">
                <w:pPr/>
              </w:pPrChange>
            </w:pPr>
            <w:ins w:id="220" w:author="RAFANOMEZANTSOA" w:date="2025-08-08T06:59:00Z">
              <w:r>
                <w:rPr>
                  <w:lang w:val="fr-FR"/>
                </w:rPr>
                <w:t>Adénome</w:t>
              </w:r>
            </w:ins>
          </w:p>
        </w:tc>
        <w:tc>
          <w:tcPr>
            <w:tcW w:w="2544" w:type="dxa"/>
          </w:tcPr>
          <w:p w:rsidR="00E8713B" w:rsidRDefault="00E8713B" w:rsidP="00175376">
            <w:pPr>
              <w:jc w:val="center"/>
              <w:rPr>
                <w:ins w:id="221" w:author="RAFANOMEZANTSOA" w:date="2025-08-08T06:50:00Z"/>
                <w:lang w:val="fr-FR"/>
              </w:rPr>
              <w:pPrChange w:id="222" w:author="RAFANOMEZANTSOA" w:date="2025-08-08T07:10:00Z">
                <w:pPr/>
              </w:pPrChange>
            </w:pPr>
            <w:ins w:id="223" w:author="RAFANOMEZANTSOA" w:date="2025-08-08T06:59:00Z">
              <w:r>
                <w:rPr>
                  <w:lang w:val="fr-FR"/>
                </w:rPr>
                <w:t>Epithélioma h</w:t>
              </w:r>
            </w:ins>
            <w:ins w:id="224" w:author="RAFANOMEZANTSOA" w:date="2025-08-08T07:00:00Z">
              <w:r>
                <w:rPr>
                  <w:lang w:val="fr-FR"/>
                </w:rPr>
                <w:t>ypophysaire</w:t>
              </w:r>
            </w:ins>
          </w:p>
        </w:tc>
      </w:tr>
      <w:tr w:rsidR="00E8713B" w:rsidTr="00D8067A">
        <w:trPr>
          <w:ins w:id="225" w:author="RAFANOMEZANTSOA" w:date="2025-08-08T06:50:00Z"/>
        </w:trPr>
        <w:tc>
          <w:tcPr>
            <w:tcW w:w="2406" w:type="dxa"/>
            <w:vMerge/>
          </w:tcPr>
          <w:p w:rsidR="00E8713B" w:rsidRDefault="00E8713B" w:rsidP="00175376">
            <w:pPr>
              <w:jc w:val="center"/>
              <w:rPr>
                <w:ins w:id="226" w:author="RAFANOMEZANTSOA" w:date="2025-08-08T06:50:00Z"/>
                <w:lang w:val="fr-FR"/>
              </w:rPr>
              <w:pPrChange w:id="227" w:author="RAFANOMEZANTSOA" w:date="2025-08-08T07:10:00Z">
                <w:pPr/>
              </w:pPrChange>
            </w:pPr>
          </w:p>
        </w:tc>
        <w:tc>
          <w:tcPr>
            <w:tcW w:w="1984" w:type="dxa"/>
          </w:tcPr>
          <w:p w:rsidR="00E8713B" w:rsidRDefault="00E8713B" w:rsidP="00175376">
            <w:pPr>
              <w:jc w:val="center"/>
              <w:rPr>
                <w:ins w:id="228" w:author="RAFANOMEZANTSOA" w:date="2025-08-08T06:50:00Z"/>
                <w:lang w:val="fr-FR"/>
              </w:rPr>
              <w:pPrChange w:id="229" w:author="RAFANOMEZANTSOA" w:date="2025-08-08T07:10:00Z">
                <w:pPr/>
              </w:pPrChange>
            </w:pPr>
            <w:ins w:id="230" w:author="RAFANOMEZANTSOA" w:date="2025-08-08T07:00:00Z">
              <w:r>
                <w:rPr>
                  <w:lang w:val="fr-FR"/>
                </w:rPr>
                <w:t>Méningocyte</w:t>
              </w:r>
            </w:ins>
          </w:p>
        </w:tc>
        <w:tc>
          <w:tcPr>
            <w:tcW w:w="2693" w:type="dxa"/>
          </w:tcPr>
          <w:p w:rsidR="00E8713B" w:rsidRDefault="00E8713B" w:rsidP="00175376">
            <w:pPr>
              <w:jc w:val="center"/>
              <w:rPr>
                <w:ins w:id="231" w:author="RAFANOMEZANTSOA" w:date="2025-08-08T06:50:00Z"/>
                <w:lang w:val="fr-FR"/>
              </w:rPr>
              <w:pPrChange w:id="232" w:author="RAFANOMEZANTSOA" w:date="2025-08-08T07:10:00Z">
                <w:pPr/>
              </w:pPrChange>
            </w:pPr>
            <w:ins w:id="233" w:author="RAFANOMEZANTSOA" w:date="2025-08-08T07:00:00Z">
              <w:r>
                <w:rPr>
                  <w:lang w:val="fr-FR"/>
                </w:rPr>
                <w:t>Méningiome</w:t>
              </w:r>
            </w:ins>
          </w:p>
        </w:tc>
        <w:tc>
          <w:tcPr>
            <w:tcW w:w="2544" w:type="dxa"/>
          </w:tcPr>
          <w:p w:rsidR="00E8713B" w:rsidRDefault="00E8713B" w:rsidP="00175376">
            <w:pPr>
              <w:jc w:val="center"/>
              <w:rPr>
                <w:ins w:id="234" w:author="RAFANOMEZANTSOA" w:date="2025-08-08T06:50:00Z"/>
                <w:lang w:val="fr-FR"/>
              </w:rPr>
              <w:pPrChange w:id="235" w:author="RAFANOMEZANTSOA" w:date="2025-08-08T07:10:00Z">
                <w:pPr/>
              </w:pPrChange>
            </w:pPr>
            <w:ins w:id="236" w:author="RAFANOMEZANTSOA" w:date="2025-08-08T07:00:00Z">
              <w:r>
                <w:rPr>
                  <w:lang w:val="fr-FR"/>
                </w:rPr>
                <w:t>Méningoblastome</w:t>
              </w:r>
            </w:ins>
          </w:p>
        </w:tc>
      </w:tr>
      <w:tr w:rsidR="00E8713B" w:rsidTr="00175376">
        <w:trPr>
          <w:ins w:id="237" w:author="RAFANOMEZANTSOA" w:date="2025-08-08T08:50:00Z"/>
        </w:trPr>
        <w:tc>
          <w:tcPr>
            <w:tcW w:w="2406" w:type="dxa"/>
            <w:vMerge/>
          </w:tcPr>
          <w:p w:rsidR="00E8713B" w:rsidRDefault="00E8713B" w:rsidP="00175376">
            <w:pPr>
              <w:jc w:val="center"/>
              <w:rPr>
                <w:ins w:id="238" w:author="RAFANOMEZANTSOA" w:date="2025-08-08T08:50:00Z"/>
                <w:lang w:val="fr-FR"/>
              </w:rPr>
            </w:pPr>
          </w:p>
        </w:tc>
        <w:tc>
          <w:tcPr>
            <w:tcW w:w="1984" w:type="dxa"/>
          </w:tcPr>
          <w:p w:rsidR="00E8713B" w:rsidRDefault="00E8713B" w:rsidP="00175376">
            <w:pPr>
              <w:jc w:val="center"/>
              <w:rPr>
                <w:ins w:id="239" w:author="RAFANOMEZANTSOA" w:date="2025-08-08T08:50:00Z"/>
                <w:lang w:val="fr-FR"/>
              </w:rPr>
            </w:pPr>
            <w:ins w:id="240" w:author="RAFANOMEZANTSOA" w:date="2025-08-08T08:50:00Z">
              <w:r>
                <w:rPr>
                  <w:lang w:val="fr-FR"/>
                </w:rPr>
                <w:t>Cellule lymphoïde</w:t>
              </w:r>
            </w:ins>
          </w:p>
        </w:tc>
        <w:tc>
          <w:tcPr>
            <w:tcW w:w="2693" w:type="dxa"/>
          </w:tcPr>
          <w:p w:rsidR="00E8713B" w:rsidRDefault="00E8713B" w:rsidP="00175376">
            <w:pPr>
              <w:jc w:val="center"/>
              <w:rPr>
                <w:ins w:id="241" w:author="RAFANOMEZANTSOA" w:date="2025-08-08T08:50:00Z"/>
                <w:lang w:val="fr-FR"/>
              </w:rPr>
            </w:pPr>
          </w:p>
        </w:tc>
        <w:tc>
          <w:tcPr>
            <w:tcW w:w="2544" w:type="dxa"/>
          </w:tcPr>
          <w:p w:rsidR="00E8713B" w:rsidRDefault="00E8713B" w:rsidP="00175376">
            <w:pPr>
              <w:jc w:val="center"/>
              <w:rPr>
                <w:ins w:id="242" w:author="RAFANOMEZANTSOA" w:date="2025-08-08T08:50:00Z"/>
                <w:lang w:val="fr-FR"/>
              </w:rPr>
            </w:pPr>
            <w:ins w:id="243" w:author="RAFANOMEZANTSOA" w:date="2025-08-08T08:50:00Z">
              <w:r>
                <w:rPr>
                  <w:lang w:val="fr-FR"/>
                </w:rPr>
                <w:t xml:space="preserve">Lymphome </w:t>
              </w:r>
            </w:ins>
          </w:p>
        </w:tc>
      </w:tr>
      <w:tr w:rsidR="00CD7CD2" w:rsidTr="00175376">
        <w:trPr>
          <w:ins w:id="244" w:author="RAFANOMEZANTSOA" w:date="2025-08-08T06:50:00Z"/>
        </w:trPr>
        <w:tc>
          <w:tcPr>
            <w:tcW w:w="2406" w:type="dxa"/>
            <w:vMerge w:val="restart"/>
            <w:tcPrChange w:id="245" w:author="RAFANOMEZANTSOA" w:date="2025-08-08T07:09:00Z">
              <w:tcPr>
                <w:tcW w:w="2406" w:type="dxa"/>
                <w:vMerge w:val="restart"/>
              </w:tcPr>
            </w:tcPrChange>
          </w:tcPr>
          <w:p w:rsidR="00E8713B" w:rsidRDefault="00E8713B" w:rsidP="00175376">
            <w:pPr>
              <w:jc w:val="center"/>
              <w:rPr>
                <w:ins w:id="246" w:author="RAFANOMEZANTSOA" w:date="2025-08-08T08:51:00Z"/>
                <w:lang w:val="fr-FR"/>
              </w:rPr>
            </w:pPr>
          </w:p>
          <w:p w:rsidR="00CD7CD2" w:rsidRDefault="00CD7CD2" w:rsidP="00175376">
            <w:pPr>
              <w:jc w:val="center"/>
              <w:rPr>
                <w:ins w:id="247" w:author="RAFANOMEZANTSOA" w:date="2025-08-08T06:50:00Z"/>
                <w:lang w:val="fr-FR"/>
              </w:rPr>
              <w:pPrChange w:id="248" w:author="RAFANOMEZANTSOA" w:date="2025-08-08T07:10:00Z">
                <w:pPr/>
              </w:pPrChange>
            </w:pPr>
            <w:ins w:id="249" w:author="RAFANOMEZANTSOA" w:date="2025-08-08T07:01:00Z">
              <w:r>
                <w:rPr>
                  <w:lang w:val="fr-FR"/>
                </w:rPr>
                <w:t>R</w:t>
              </w:r>
            </w:ins>
            <w:ins w:id="250" w:author="RAFANOMEZANTSOA" w:date="2025-08-08T07:02:00Z">
              <w:r>
                <w:rPr>
                  <w:lang w:val="fr-FR"/>
                </w:rPr>
                <w:t>eliquats embryonnaires</w:t>
              </w:r>
            </w:ins>
          </w:p>
        </w:tc>
        <w:tc>
          <w:tcPr>
            <w:tcW w:w="1984" w:type="dxa"/>
            <w:tcPrChange w:id="251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252" w:author="RAFANOMEZANTSOA" w:date="2025-08-08T06:50:00Z"/>
                <w:lang w:val="fr-FR"/>
              </w:rPr>
              <w:pPrChange w:id="253" w:author="RAFANOMEZANTSOA" w:date="2025-08-08T07:10:00Z">
                <w:pPr/>
              </w:pPrChange>
            </w:pPr>
            <w:ins w:id="254" w:author="RAFANOMEZANTSOA" w:date="2025-08-08T07:02:00Z">
              <w:r>
                <w:rPr>
                  <w:lang w:val="fr-FR"/>
                </w:rPr>
                <w:t>Cellule épiblastique</w:t>
              </w:r>
            </w:ins>
          </w:p>
        </w:tc>
        <w:tc>
          <w:tcPr>
            <w:tcW w:w="2693" w:type="dxa"/>
            <w:tcPrChange w:id="255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256" w:author="RAFANOMEZANTSOA" w:date="2025-08-08T06:50:00Z"/>
                <w:lang w:val="fr-FR"/>
              </w:rPr>
              <w:pPrChange w:id="257" w:author="RAFANOMEZANTSOA" w:date="2025-08-08T07:10:00Z">
                <w:pPr/>
              </w:pPrChange>
            </w:pPr>
            <w:ins w:id="258" w:author="RAFANOMEZANTSOA" w:date="2025-08-08T07:04:00Z">
              <w:r>
                <w:rPr>
                  <w:lang w:val="fr-FR"/>
                </w:rPr>
                <w:t>Craniopharyngiome, Cholestéatome</w:t>
              </w:r>
            </w:ins>
          </w:p>
        </w:tc>
        <w:tc>
          <w:tcPr>
            <w:tcW w:w="2544" w:type="dxa"/>
            <w:tcPrChange w:id="259" w:author="RAFANOMEZANTSOA" w:date="2025-08-08T07:09:00Z">
              <w:tcPr>
                <w:tcW w:w="2407" w:type="dxa"/>
              </w:tcPr>
            </w:tcPrChange>
          </w:tcPr>
          <w:p w:rsidR="00CD7CD2" w:rsidRDefault="00CD7CD2" w:rsidP="00175376">
            <w:pPr>
              <w:jc w:val="center"/>
              <w:rPr>
                <w:ins w:id="260" w:author="RAFANOMEZANTSOA" w:date="2025-08-08T06:50:00Z"/>
                <w:lang w:val="fr-FR"/>
              </w:rPr>
              <w:pPrChange w:id="261" w:author="RAFANOMEZANTSOA" w:date="2025-08-08T07:10:00Z">
                <w:pPr/>
              </w:pPrChange>
            </w:pPr>
          </w:p>
        </w:tc>
      </w:tr>
      <w:tr w:rsidR="00CD7CD2" w:rsidTr="00175376">
        <w:trPr>
          <w:ins w:id="262" w:author="RAFANOMEZANTSOA" w:date="2025-08-08T07:01:00Z"/>
        </w:trPr>
        <w:tc>
          <w:tcPr>
            <w:tcW w:w="2406" w:type="dxa"/>
            <w:vMerge/>
            <w:tcPrChange w:id="263" w:author="RAFANOMEZANTSOA" w:date="2025-08-08T07:09:00Z">
              <w:tcPr>
                <w:tcW w:w="2406" w:type="dxa"/>
                <w:vMerge/>
              </w:tcPr>
            </w:tcPrChange>
          </w:tcPr>
          <w:p w:rsidR="00CD7CD2" w:rsidRDefault="00CD7CD2" w:rsidP="00175376">
            <w:pPr>
              <w:jc w:val="center"/>
              <w:rPr>
                <w:ins w:id="264" w:author="RAFANOMEZANTSOA" w:date="2025-08-08T07:01:00Z"/>
                <w:lang w:val="fr-FR"/>
              </w:rPr>
              <w:pPrChange w:id="265" w:author="RAFANOMEZANTSOA" w:date="2025-08-08T07:10:00Z">
                <w:pPr/>
              </w:pPrChange>
            </w:pPr>
          </w:p>
        </w:tc>
        <w:tc>
          <w:tcPr>
            <w:tcW w:w="1984" w:type="dxa"/>
            <w:tcPrChange w:id="266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267" w:author="RAFANOMEZANTSOA" w:date="2025-08-08T07:01:00Z"/>
                <w:lang w:val="fr-FR"/>
              </w:rPr>
              <w:pPrChange w:id="268" w:author="RAFANOMEZANTSOA" w:date="2025-08-08T07:10:00Z">
                <w:pPr/>
              </w:pPrChange>
            </w:pPr>
            <w:ins w:id="269" w:author="RAFANOMEZANTSOA" w:date="2025-08-08T07:02:00Z">
              <w:r>
                <w:rPr>
                  <w:lang w:val="fr-FR"/>
                </w:rPr>
                <w:t>Cellule nochordale</w:t>
              </w:r>
            </w:ins>
          </w:p>
        </w:tc>
        <w:tc>
          <w:tcPr>
            <w:tcW w:w="2693" w:type="dxa"/>
            <w:tcPrChange w:id="270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271" w:author="RAFANOMEZANTSOA" w:date="2025-08-08T07:01:00Z"/>
                <w:lang w:val="fr-FR"/>
              </w:rPr>
              <w:pPrChange w:id="272" w:author="RAFANOMEZANTSOA" w:date="2025-08-08T07:10:00Z">
                <w:pPr/>
              </w:pPrChange>
            </w:pPr>
            <w:ins w:id="273" w:author="RAFANOMEZANTSOA" w:date="2025-08-08T07:04:00Z">
              <w:r>
                <w:rPr>
                  <w:lang w:val="fr-FR"/>
                </w:rPr>
                <w:t>Chordome</w:t>
              </w:r>
            </w:ins>
          </w:p>
        </w:tc>
        <w:tc>
          <w:tcPr>
            <w:tcW w:w="2544" w:type="dxa"/>
            <w:tcPrChange w:id="274" w:author="RAFANOMEZANTSOA" w:date="2025-08-08T07:09:00Z">
              <w:tcPr>
                <w:tcW w:w="2407" w:type="dxa"/>
              </w:tcPr>
            </w:tcPrChange>
          </w:tcPr>
          <w:p w:rsidR="00CD7CD2" w:rsidRDefault="00CD7CD2" w:rsidP="00175376">
            <w:pPr>
              <w:jc w:val="center"/>
              <w:rPr>
                <w:ins w:id="275" w:author="RAFANOMEZANTSOA" w:date="2025-08-08T07:01:00Z"/>
                <w:lang w:val="fr-FR"/>
              </w:rPr>
              <w:pPrChange w:id="276" w:author="RAFANOMEZANTSOA" w:date="2025-08-08T07:10:00Z">
                <w:pPr/>
              </w:pPrChange>
            </w:pPr>
          </w:p>
        </w:tc>
      </w:tr>
      <w:tr w:rsidR="00CD7CD2" w:rsidTr="00175376">
        <w:trPr>
          <w:ins w:id="277" w:author="RAFANOMEZANTSOA" w:date="2025-08-08T07:01:00Z"/>
        </w:trPr>
        <w:tc>
          <w:tcPr>
            <w:tcW w:w="2406" w:type="dxa"/>
            <w:vMerge/>
            <w:tcPrChange w:id="278" w:author="RAFANOMEZANTSOA" w:date="2025-08-08T07:09:00Z">
              <w:tcPr>
                <w:tcW w:w="2406" w:type="dxa"/>
                <w:vMerge/>
              </w:tcPr>
            </w:tcPrChange>
          </w:tcPr>
          <w:p w:rsidR="00CD7CD2" w:rsidRDefault="00CD7CD2" w:rsidP="00175376">
            <w:pPr>
              <w:jc w:val="center"/>
              <w:rPr>
                <w:ins w:id="279" w:author="RAFANOMEZANTSOA" w:date="2025-08-08T07:01:00Z"/>
                <w:lang w:val="fr-FR"/>
              </w:rPr>
              <w:pPrChange w:id="280" w:author="RAFANOMEZANTSOA" w:date="2025-08-08T07:10:00Z">
                <w:pPr/>
              </w:pPrChange>
            </w:pPr>
          </w:p>
        </w:tc>
        <w:tc>
          <w:tcPr>
            <w:tcW w:w="1984" w:type="dxa"/>
            <w:tcPrChange w:id="281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282" w:author="RAFANOMEZANTSOA" w:date="2025-08-08T07:01:00Z"/>
                <w:lang w:val="fr-FR"/>
              </w:rPr>
              <w:pPrChange w:id="283" w:author="RAFANOMEZANTSOA" w:date="2025-08-08T07:10:00Z">
                <w:pPr/>
              </w:pPrChange>
            </w:pPr>
            <w:ins w:id="284" w:author="RAFANOMEZANTSOA" w:date="2025-08-08T07:02:00Z">
              <w:r>
                <w:rPr>
                  <w:lang w:val="fr-FR"/>
                </w:rPr>
                <w:t>Cellule adipeuse</w:t>
              </w:r>
            </w:ins>
          </w:p>
        </w:tc>
        <w:tc>
          <w:tcPr>
            <w:tcW w:w="2693" w:type="dxa"/>
            <w:tcPrChange w:id="285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286" w:author="RAFANOMEZANTSOA" w:date="2025-08-08T07:01:00Z"/>
                <w:lang w:val="fr-FR"/>
              </w:rPr>
              <w:pPrChange w:id="287" w:author="RAFANOMEZANTSOA" w:date="2025-08-08T07:10:00Z">
                <w:pPr/>
              </w:pPrChange>
            </w:pPr>
            <w:ins w:id="288" w:author="RAFANOMEZANTSOA" w:date="2025-08-08T07:04:00Z">
              <w:r>
                <w:rPr>
                  <w:lang w:val="fr-FR"/>
                </w:rPr>
                <w:t>Lipome</w:t>
              </w:r>
            </w:ins>
          </w:p>
        </w:tc>
        <w:tc>
          <w:tcPr>
            <w:tcW w:w="2544" w:type="dxa"/>
            <w:tcPrChange w:id="289" w:author="RAFANOMEZANTSOA" w:date="2025-08-08T07:09:00Z">
              <w:tcPr>
                <w:tcW w:w="2407" w:type="dxa"/>
              </w:tcPr>
            </w:tcPrChange>
          </w:tcPr>
          <w:p w:rsidR="00CD7CD2" w:rsidRDefault="00CD7CD2" w:rsidP="00175376">
            <w:pPr>
              <w:jc w:val="center"/>
              <w:rPr>
                <w:ins w:id="290" w:author="RAFANOMEZANTSOA" w:date="2025-08-08T07:01:00Z"/>
                <w:lang w:val="fr-FR"/>
              </w:rPr>
              <w:pPrChange w:id="291" w:author="RAFANOMEZANTSOA" w:date="2025-08-08T07:10:00Z">
                <w:pPr/>
              </w:pPrChange>
            </w:pPr>
          </w:p>
        </w:tc>
      </w:tr>
      <w:tr w:rsidR="00CD7CD2" w:rsidTr="00175376">
        <w:trPr>
          <w:ins w:id="292" w:author="RAFANOMEZANTSOA" w:date="2025-08-08T07:01:00Z"/>
        </w:trPr>
        <w:tc>
          <w:tcPr>
            <w:tcW w:w="2406" w:type="dxa"/>
            <w:vMerge/>
            <w:tcPrChange w:id="293" w:author="RAFANOMEZANTSOA" w:date="2025-08-08T07:09:00Z">
              <w:tcPr>
                <w:tcW w:w="2406" w:type="dxa"/>
                <w:vMerge/>
              </w:tcPr>
            </w:tcPrChange>
          </w:tcPr>
          <w:p w:rsidR="00CD7CD2" w:rsidRDefault="00CD7CD2" w:rsidP="00175376">
            <w:pPr>
              <w:jc w:val="center"/>
              <w:rPr>
                <w:ins w:id="294" w:author="RAFANOMEZANTSOA" w:date="2025-08-08T07:01:00Z"/>
                <w:lang w:val="fr-FR"/>
              </w:rPr>
              <w:pPrChange w:id="295" w:author="RAFANOMEZANTSOA" w:date="2025-08-08T07:10:00Z">
                <w:pPr/>
              </w:pPrChange>
            </w:pPr>
          </w:p>
        </w:tc>
        <w:tc>
          <w:tcPr>
            <w:tcW w:w="1984" w:type="dxa"/>
            <w:tcPrChange w:id="296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297" w:author="RAFANOMEZANTSOA" w:date="2025-08-08T07:01:00Z"/>
                <w:lang w:val="fr-FR"/>
              </w:rPr>
              <w:pPrChange w:id="298" w:author="RAFANOMEZANTSOA" w:date="2025-08-08T07:10:00Z">
                <w:pPr/>
              </w:pPrChange>
            </w:pPr>
            <w:ins w:id="299" w:author="RAFANOMEZANTSOA" w:date="2025-08-08T07:02:00Z">
              <w:r>
                <w:rPr>
                  <w:lang w:val="fr-FR"/>
                </w:rPr>
                <w:t>Cellule réticulaire</w:t>
              </w:r>
            </w:ins>
          </w:p>
        </w:tc>
        <w:tc>
          <w:tcPr>
            <w:tcW w:w="2693" w:type="dxa"/>
            <w:tcPrChange w:id="300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301" w:author="RAFANOMEZANTSOA" w:date="2025-08-08T07:01:00Z"/>
                <w:lang w:val="fr-FR"/>
              </w:rPr>
              <w:pPrChange w:id="302" w:author="RAFANOMEZANTSOA" w:date="2025-08-08T07:10:00Z">
                <w:pPr/>
              </w:pPrChange>
            </w:pPr>
            <w:ins w:id="303" w:author="RAFANOMEZANTSOA" w:date="2025-08-08T07:05:00Z">
              <w:r>
                <w:rPr>
                  <w:lang w:val="fr-FR"/>
                </w:rPr>
                <w:t>Hémangiome</w:t>
              </w:r>
            </w:ins>
          </w:p>
        </w:tc>
        <w:tc>
          <w:tcPr>
            <w:tcW w:w="2544" w:type="dxa"/>
            <w:tcPrChange w:id="304" w:author="RAFANOMEZANTSOA" w:date="2025-08-08T07:09:00Z">
              <w:tcPr>
                <w:tcW w:w="2407" w:type="dxa"/>
              </w:tcPr>
            </w:tcPrChange>
          </w:tcPr>
          <w:p w:rsidR="00CD7CD2" w:rsidRDefault="00CD7CD2" w:rsidP="00175376">
            <w:pPr>
              <w:jc w:val="center"/>
              <w:rPr>
                <w:ins w:id="305" w:author="RAFANOMEZANTSOA" w:date="2025-08-08T07:01:00Z"/>
                <w:lang w:val="fr-FR"/>
              </w:rPr>
              <w:pPrChange w:id="306" w:author="RAFANOMEZANTSOA" w:date="2025-08-08T07:10:00Z">
                <w:pPr/>
              </w:pPrChange>
            </w:pPr>
          </w:p>
        </w:tc>
      </w:tr>
      <w:tr w:rsidR="00CD7CD2" w:rsidTr="00175376">
        <w:trPr>
          <w:ins w:id="307" w:author="RAFANOMEZANTSOA" w:date="2025-08-08T07:01:00Z"/>
        </w:trPr>
        <w:tc>
          <w:tcPr>
            <w:tcW w:w="2406" w:type="dxa"/>
            <w:tcPrChange w:id="308" w:author="RAFANOMEZANTSOA" w:date="2025-08-08T07:09:00Z">
              <w:tcPr>
                <w:tcW w:w="2406" w:type="dxa"/>
              </w:tcPr>
            </w:tcPrChange>
          </w:tcPr>
          <w:p w:rsidR="00CD7CD2" w:rsidRDefault="00CD7CD2" w:rsidP="00175376">
            <w:pPr>
              <w:jc w:val="center"/>
              <w:rPr>
                <w:ins w:id="309" w:author="RAFANOMEZANTSOA" w:date="2025-08-08T07:01:00Z"/>
                <w:lang w:val="fr-FR"/>
              </w:rPr>
              <w:pPrChange w:id="310" w:author="RAFANOMEZANTSOA" w:date="2025-08-08T07:10:00Z">
                <w:pPr/>
              </w:pPrChange>
            </w:pPr>
            <w:ins w:id="311" w:author="RAFANOMEZANTSOA" w:date="2025-08-08T07:06:00Z">
              <w:r>
                <w:rPr>
                  <w:lang w:val="fr-FR"/>
                </w:rPr>
                <w:t>Eléments présents dans l’os du crâne</w:t>
              </w:r>
            </w:ins>
          </w:p>
        </w:tc>
        <w:tc>
          <w:tcPr>
            <w:tcW w:w="1984" w:type="dxa"/>
            <w:tcPrChange w:id="312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313" w:author="RAFANOMEZANTSOA" w:date="2025-08-08T07:01:00Z"/>
                <w:lang w:val="fr-FR"/>
              </w:rPr>
              <w:pPrChange w:id="314" w:author="RAFANOMEZANTSOA" w:date="2025-08-08T07:10:00Z">
                <w:pPr/>
              </w:pPrChange>
            </w:pPr>
            <w:ins w:id="315" w:author="RAFANOMEZANTSOA" w:date="2025-08-08T07:03:00Z">
              <w:r>
                <w:rPr>
                  <w:lang w:val="fr-FR"/>
                </w:rPr>
                <w:t>Ostéoblaste</w:t>
              </w:r>
            </w:ins>
          </w:p>
        </w:tc>
        <w:tc>
          <w:tcPr>
            <w:tcW w:w="2693" w:type="dxa"/>
            <w:tcPrChange w:id="316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317" w:author="RAFANOMEZANTSOA" w:date="2025-08-08T07:01:00Z"/>
                <w:lang w:val="fr-FR"/>
              </w:rPr>
              <w:pPrChange w:id="318" w:author="RAFANOMEZANTSOA" w:date="2025-08-08T07:10:00Z">
                <w:pPr/>
              </w:pPrChange>
            </w:pPr>
            <w:ins w:id="319" w:author="RAFANOMEZANTSOA" w:date="2025-08-08T07:05:00Z">
              <w:r>
                <w:rPr>
                  <w:lang w:val="fr-FR"/>
                </w:rPr>
                <w:t>Ostéome, chondrome</w:t>
              </w:r>
            </w:ins>
          </w:p>
        </w:tc>
        <w:tc>
          <w:tcPr>
            <w:tcW w:w="2544" w:type="dxa"/>
            <w:tcPrChange w:id="320" w:author="RAFANOMEZANTSOA" w:date="2025-08-08T07:09:00Z">
              <w:tcPr>
                <w:tcW w:w="2407" w:type="dxa"/>
              </w:tcPr>
            </w:tcPrChange>
          </w:tcPr>
          <w:p w:rsidR="00CD7CD2" w:rsidRDefault="00CD7CD2" w:rsidP="00175376">
            <w:pPr>
              <w:jc w:val="center"/>
              <w:rPr>
                <w:ins w:id="321" w:author="RAFANOMEZANTSOA" w:date="2025-08-08T07:01:00Z"/>
                <w:lang w:val="fr-FR"/>
              </w:rPr>
              <w:pPrChange w:id="322" w:author="RAFANOMEZANTSOA" w:date="2025-08-08T07:10:00Z">
                <w:pPr/>
              </w:pPrChange>
            </w:pPr>
            <w:ins w:id="323" w:author="RAFANOMEZANTSOA" w:date="2025-08-08T07:05:00Z">
              <w:r>
                <w:rPr>
                  <w:lang w:val="fr-FR"/>
                </w:rPr>
                <w:t>Sarcome, myélome</w:t>
              </w:r>
            </w:ins>
          </w:p>
        </w:tc>
      </w:tr>
      <w:tr w:rsidR="00CD7CD2" w:rsidTr="00175376">
        <w:trPr>
          <w:ins w:id="324" w:author="RAFANOMEZANTSOA" w:date="2025-08-08T07:01:00Z"/>
        </w:trPr>
        <w:tc>
          <w:tcPr>
            <w:tcW w:w="2406" w:type="dxa"/>
            <w:tcPrChange w:id="325" w:author="RAFANOMEZANTSOA" w:date="2025-08-08T07:09:00Z">
              <w:tcPr>
                <w:tcW w:w="2406" w:type="dxa"/>
              </w:tcPr>
            </w:tcPrChange>
          </w:tcPr>
          <w:p w:rsidR="00CD7CD2" w:rsidRDefault="00CD7CD2" w:rsidP="00175376">
            <w:pPr>
              <w:jc w:val="center"/>
              <w:rPr>
                <w:ins w:id="326" w:author="RAFANOMEZANTSOA" w:date="2025-08-08T07:01:00Z"/>
                <w:lang w:val="fr-FR"/>
              </w:rPr>
              <w:pPrChange w:id="327" w:author="RAFANOMEZANTSOA" w:date="2025-08-08T07:10:00Z">
                <w:pPr/>
              </w:pPrChange>
            </w:pPr>
            <w:ins w:id="328" w:author="RAFANOMEZANTSOA" w:date="2025-08-08T07:06:00Z">
              <w:r>
                <w:rPr>
                  <w:lang w:val="fr-FR"/>
                </w:rPr>
                <w:t>El</w:t>
              </w:r>
            </w:ins>
            <w:ins w:id="329" w:author="RAFANOMEZANTSOA" w:date="2025-08-08T07:07:00Z">
              <w:r>
                <w:rPr>
                  <w:lang w:val="fr-FR"/>
                </w:rPr>
                <w:t>éments présents dans les nerfs crâniens</w:t>
              </w:r>
            </w:ins>
          </w:p>
        </w:tc>
        <w:tc>
          <w:tcPr>
            <w:tcW w:w="1984" w:type="dxa"/>
            <w:tcPrChange w:id="330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331" w:author="RAFANOMEZANTSOA" w:date="2025-08-08T07:01:00Z"/>
                <w:lang w:val="fr-FR"/>
              </w:rPr>
              <w:pPrChange w:id="332" w:author="RAFANOMEZANTSOA" w:date="2025-08-08T07:10:00Z">
                <w:pPr/>
              </w:pPrChange>
            </w:pPr>
            <w:ins w:id="333" w:author="RAFANOMEZANTSOA" w:date="2025-08-08T07:03:00Z">
              <w:r>
                <w:rPr>
                  <w:lang w:val="fr-FR"/>
                </w:rPr>
                <w:t>Cellule de Schwann</w:t>
              </w:r>
            </w:ins>
          </w:p>
        </w:tc>
        <w:tc>
          <w:tcPr>
            <w:tcW w:w="2693" w:type="dxa"/>
            <w:tcPrChange w:id="334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335" w:author="RAFANOMEZANTSOA" w:date="2025-08-08T07:01:00Z"/>
                <w:lang w:val="fr-FR"/>
              </w:rPr>
              <w:pPrChange w:id="336" w:author="RAFANOMEZANTSOA" w:date="2025-08-08T07:10:00Z">
                <w:pPr/>
              </w:pPrChange>
            </w:pPr>
            <w:ins w:id="337" w:author="RAFANOMEZANTSOA" w:date="2025-08-08T07:05:00Z">
              <w:r>
                <w:rPr>
                  <w:lang w:val="fr-FR"/>
                </w:rPr>
                <w:t>Neurinome</w:t>
              </w:r>
            </w:ins>
          </w:p>
        </w:tc>
        <w:tc>
          <w:tcPr>
            <w:tcW w:w="2544" w:type="dxa"/>
            <w:tcPrChange w:id="338" w:author="RAFANOMEZANTSOA" w:date="2025-08-08T07:09:00Z">
              <w:tcPr>
                <w:tcW w:w="2407" w:type="dxa"/>
              </w:tcPr>
            </w:tcPrChange>
          </w:tcPr>
          <w:p w:rsidR="00CD7CD2" w:rsidRDefault="00CD7CD2" w:rsidP="00175376">
            <w:pPr>
              <w:jc w:val="center"/>
              <w:rPr>
                <w:ins w:id="339" w:author="RAFANOMEZANTSOA" w:date="2025-08-08T07:01:00Z"/>
                <w:lang w:val="fr-FR"/>
              </w:rPr>
              <w:pPrChange w:id="340" w:author="RAFANOMEZANTSOA" w:date="2025-08-08T07:10:00Z">
                <w:pPr/>
              </w:pPrChange>
            </w:pPr>
          </w:p>
        </w:tc>
      </w:tr>
      <w:tr w:rsidR="00CD7CD2" w:rsidTr="00175376">
        <w:trPr>
          <w:ins w:id="341" w:author="RAFANOMEZANTSOA" w:date="2025-08-08T07:01:00Z"/>
        </w:trPr>
        <w:tc>
          <w:tcPr>
            <w:tcW w:w="2406" w:type="dxa"/>
            <w:tcPrChange w:id="342" w:author="RAFANOMEZANTSOA" w:date="2025-08-08T07:09:00Z">
              <w:tcPr>
                <w:tcW w:w="2406" w:type="dxa"/>
              </w:tcPr>
            </w:tcPrChange>
          </w:tcPr>
          <w:p w:rsidR="00E8713B" w:rsidRDefault="00E8713B" w:rsidP="00175376">
            <w:pPr>
              <w:jc w:val="center"/>
              <w:rPr>
                <w:ins w:id="343" w:author="RAFANOMEZANTSOA" w:date="2025-08-08T08:51:00Z"/>
                <w:lang w:val="fr-FR"/>
              </w:rPr>
            </w:pPr>
          </w:p>
          <w:p w:rsidR="00CD7CD2" w:rsidRDefault="00CD7CD2" w:rsidP="00175376">
            <w:pPr>
              <w:jc w:val="center"/>
              <w:rPr>
                <w:ins w:id="344" w:author="RAFANOMEZANTSOA" w:date="2025-08-08T07:01:00Z"/>
                <w:lang w:val="fr-FR"/>
              </w:rPr>
              <w:pPrChange w:id="345" w:author="RAFANOMEZANTSOA" w:date="2025-08-08T07:10:00Z">
                <w:pPr/>
              </w:pPrChange>
            </w:pPr>
            <w:ins w:id="346" w:author="RAFANOMEZANTSOA" w:date="2025-08-08T07:07:00Z">
              <w:r>
                <w:rPr>
                  <w:lang w:val="fr-FR"/>
                </w:rPr>
                <w:t>Eléments étrangers</w:t>
              </w:r>
            </w:ins>
          </w:p>
        </w:tc>
        <w:tc>
          <w:tcPr>
            <w:tcW w:w="1984" w:type="dxa"/>
            <w:tcPrChange w:id="347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348" w:author="RAFANOMEZANTSOA" w:date="2025-08-08T07:01:00Z"/>
                <w:lang w:val="fr-FR"/>
              </w:rPr>
              <w:pPrChange w:id="349" w:author="RAFANOMEZANTSOA" w:date="2025-08-08T07:10:00Z">
                <w:pPr/>
              </w:pPrChange>
            </w:pPr>
          </w:p>
        </w:tc>
        <w:tc>
          <w:tcPr>
            <w:tcW w:w="2693" w:type="dxa"/>
            <w:tcPrChange w:id="350" w:author="RAFANOMEZANTSOA" w:date="2025-08-08T07:09:00Z">
              <w:tcPr>
                <w:tcW w:w="2407" w:type="dxa"/>
                <w:gridSpan w:val="2"/>
              </w:tcPr>
            </w:tcPrChange>
          </w:tcPr>
          <w:p w:rsidR="00CD7CD2" w:rsidRDefault="00CD7CD2" w:rsidP="00175376">
            <w:pPr>
              <w:jc w:val="center"/>
              <w:rPr>
                <w:ins w:id="351" w:author="RAFANOMEZANTSOA" w:date="2025-08-08T07:01:00Z"/>
                <w:lang w:val="fr-FR"/>
              </w:rPr>
              <w:pPrChange w:id="352" w:author="RAFANOMEZANTSOA" w:date="2025-08-08T07:10:00Z">
                <w:pPr/>
              </w:pPrChange>
            </w:pPr>
          </w:p>
        </w:tc>
        <w:tc>
          <w:tcPr>
            <w:tcW w:w="2544" w:type="dxa"/>
            <w:tcPrChange w:id="353" w:author="RAFANOMEZANTSOA" w:date="2025-08-08T07:09:00Z">
              <w:tcPr>
                <w:tcW w:w="2407" w:type="dxa"/>
              </w:tcPr>
            </w:tcPrChange>
          </w:tcPr>
          <w:p w:rsidR="00CD7CD2" w:rsidRDefault="00CD7CD2" w:rsidP="00175376">
            <w:pPr>
              <w:jc w:val="center"/>
              <w:rPr>
                <w:ins w:id="354" w:author="RAFANOMEZANTSOA" w:date="2025-08-08T07:01:00Z"/>
                <w:lang w:val="fr-FR"/>
              </w:rPr>
              <w:pPrChange w:id="355" w:author="RAFANOMEZANTSOA" w:date="2025-08-08T07:10:00Z">
                <w:pPr/>
              </w:pPrChange>
            </w:pPr>
            <w:ins w:id="356" w:author="RAFANOMEZANTSOA" w:date="2025-08-08T07:05:00Z">
              <w:r>
                <w:rPr>
                  <w:lang w:val="fr-FR"/>
                </w:rPr>
                <w:t>Métastases de cancers viscér</w:t>
              </w:r>
            </w:ins>
            <w:ins w:id="357" w:author="RAFANOMEZANTSOA" w:date="2025-08-08T07:06:00Z">
              <w:r>
                <w:rPr>
                  <w:lang w:val="fr-FR"/>
                </w:rPr>
                <w:t>aux (rein, sein, poumon, mélanome)</w:t>
              </w:r>
            </w:ins>
          </w:p>
        </w:tc>
      </w:tr>
    </w:tbl>
    <w:p w:rsidR="003B17D1" w:rsidRDefault="00175376" w:rsidP="00175376">
      <w:pPr>
        <w:pStyle w:val="Paragraphedeliste"/>
        <w:numPr>
          <w:ilvl w:val="0"/>
          <w:numId w:val="33"/>
        </w:numPr>
        <w:rPr>
          <w:ins w:id="358" w:author="RAFANOMEZANTSOA" w:date="2025-08-08T07:11:00Z"/>
          <w:lang w:val="fr-FR"/>
        </w:rPr>
      </w:pPr>
      <w:ins w:id="359" w:author="RAFANOMEZANTSOA" w:date="2025-08-08T07:11:00Z">
        <w:r>
          <w:rPr>
            <w:lang w:val="fr-FR"/>
          </w:rPr>
          <w:t xml:space="preserve">Gliomes 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60" w:author="RAFANOMEZANTSOA" w:date="2025-08-08T07:11:00Z"/>
          <w:lang w:val="fr-FR"/>
        </w:rPr>
      </w:pPr>
      <w:ins w:id="361" w:author="RAFANOMEZANTSOA" w:date="2025-08-08T07:11:00Z">
        <w:r>
          <w:rPr>
            <w:lang w:val="fr-FR"/>
          </w:rPr>
          <w:t>Tumeurs épendymaires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62" w:author="RAFANOMEZANTSOA" w:date="2025-08-08T07:11:00Z"/>
          <w:lang w:val="fr-FR"/>
        </w:rPr>
      </w:pPr>
      <w:ins w:id="363" w:author="RAFANOMEZANTSOA" w:date="2025-08-08T07:11:00Z">
        <w:r>
          <w:rPr>
            <w:lang w:val="fr-FR"/>
          </w:rPr>
          <w:t>Tumeurs neuronales et neurogliales mixtes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64" w:author="RAFANOMEZANTSOA" w:date="2025-08-08T07:12:00Z"/>
          <w:lang w:val="fr-FR"/>
        </w:rPr>
      </w:pPr>
      <w:ins w:id="365" w:author="RAFANOMEZANTSOA" w:date="2025-08-08T07:11:00Z">
        <w:r>
          <w:rPr>
            <w:lang w:val="fr-FR"/>
          </w:rPr>
          <w:t>Tumeur de la régio</w:t>
        </w:r>
      </w:ins>
      <w:ins w:id="366" w:author="RAFANOMEZANTSOA" w:date="2025-08-08T07:12:00Z">
        <w:r>
          <w:rPr>
            <w:lang w:val="fr-FR"/>
          </w:rPr>
          <w:t>n pinéale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67" w:author="RAFANOMEZANTSOA" w:date="2025-08-08T07:12:00Z"/>
          <w:lang w:val="fr-FR"/>
        </w:rPr>
      </w:pPr>
      <w:ins w:id="368" w:author="RAFANOMEZANTSOA" w:date="2025-08-08T07:12:00Z">
        <w:r>
          <w:rPr>
            <w:lang w:val="fr-FR"/>
          </w:rPr>
          <w:t>Tumeur du plexus choroïde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69" w:author="RAFANOMEZANTSOA" w:date="2025-08-08T07:12:00Z"/>
          <w:lang w:val="fr-FR"/>
        </w:rPr>
      </w:pPr>
      <w:ins w:id="370" w:author="RAFANOMEZANTSOA" w:date="2025-08-08T07:12:00Z">
        <w:r>
          <w:rPr>
            <w:lang w:val="fr-FR"/>
          </w:rPr>
          <w:t>Tumeurs embryonnaires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71" w:author="RAFANOMEZANTSOA" w:date="2025-08-08T07:12:00Z"/>
          <w:lang w:val="fr-FR"/>
        </w:rPr>
      </w:pPr>
      <w:ins w:id="372" w:author="RAFANOMEZANTSOA" w:date="2025-08-08T07:12:00Z">
        <w:r>
          <w:rPr>
            <w:lang w:val="fr-FR"/>
          </w:rPr>
          <w:t>Tumeurs germinales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73" w:author="RAFANOMEZANTSOA" w:date="2025-08-08T07:13:00Z"/>
          <w:lang w:val="fr-FR"/>
        </w:rPr>
      </w:pPr>
      <w:ins w:id="374" w:author="RAFANOMEZANTSOA" w:date="2025-08-08T07:12:00Z">
        <w:r>
          <w:rPr>
            <w:lang w:val="fr-FR"/>
          </w:rPr>
          <w:t xml:space="preserve">Méningiomes et tumeurs </w:t>
        </w:r>
      </w:ins>
      <w:ins w:id="375" w:author="RAFANOMEZANTSOA" w:date="2025-08-08T07:14:00Z">
        <w:r>
          <w:rPr>
            <w:lang w:val="fr-FR"/>
          </w:rPr>
          <w:t>mésenchymateuses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76" w:author="RAFANOMEZANTSOA" w:date="2025-08-08T07:13:00Z"/>
          <w:lang w:val="fr-FR"/>
        </w:rPr>
      </w:pPr>
      <w:ins w:id="377" w:author="RAFANOMEZANTSOA" w:date="2025-08-08T07:13:00Z">
        <w:r>
          <w:rPr>
            <w:lang w:val="fr-FR"/>
          </w:rPr>
          <w:t>Tumeurs de la région sellaire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78" w:author="RAFANOMEZANTSOA" w:date="2025-08-08T07:14:00Z"/>
          <w:lang w:val="fr-FR"/>
        </w:rPr>
      </w:pPr>
      <w:ins w:id="379" w:author="RAFANOMEZANTSOA" w:date="2025-08-08T07:13:00Z">
        <w:r>
          <w:rPr>
            <w:lang w:val="fr-FR"/>
          </w:rPr>
          <w:t xml:space="preserve">Lymphome primitif du SNC </w:t>
        </w:r>
      </w:ins>
    </w:p>
    <w:p w:rsidR="00175376" w:rsidRPr="00175376" w:rsidRDefault="00175376" w:rsidP="00175376">
      <w:pPr>
        <w:jc w:val="center"/>
        <w:rPr>
          <w:lang w:val="fr-FR"/>
          <w:rPrChange w:id="380" w:author="RAFANOMEZANTSOA" w:date="2025-08-08T07:14:00Z">
            <w:rPr>
              <w:lang w:val="fr-FR"/>
            </w:rPr>
          </w:rPrChange>
        </w:rPr>
        <w:pPrChange w:id="381" w:author="RAFANOMEZANTSOA" w:date="2025-08-08T07:15:00Z">
          <w:pPr>
            <w:pStyle w:val="Paragraphedeliste"/>
            <w:numPr>
              <w:ilvl w:val="1"/>
              <w:numId w:val="33"/>
            </w:numPr>
            <w:ind w:left="1440" w:hanging="360"/>
          </w:pPr>
        </w:pPrChange>
      </w:pPr>
      <w:ins w:id="382" w:author="RAFANOMEZANTSOA" w:date="2025-08-08T07:14:00Z">
        <w:r>
          <w:rPr>
            <w:noProof/>
            <w:lang w:val="fr-FR"/>
          </w:rPr>
          <w:drawing>
            <wp:inline distT="0" distB="0" distL="0" distR="0">
              <wp:extent cx="3819525" cy="2630506"/>
              <wp:effectExtent l="0" t="0" r="0" b="0"/>
              <wp:docPr id="3" name="Imag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d.png"/>
                      <pic:cNvPicPr/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33357" cy="26400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bookmarkStart w:id="383" w:name="_GoBack"/>
      <w:bookmarkEnd w:id="383"/>
    </w:p>
    <w:p w:rsidR="0041580A" w:rsidRDefault="0041580A" w:rsidP="0041580A">
      <w:pPr>
        <w:pStyle w:val="Titre1"/>
        <w:rPr>
          <w:lang w:val="fr-FR"/>
        </w:rPr>
      </w:pPr>
      <w:r>
        <w:rPr>
          <w:lang w:val="fr-FR"/>
        </w:rPr>
        <w:t xml:space="preserve">Signe clinique </w:t>
      </w:r>
    </w:p>
    <w:p w:rsidR="0041580A" w:rsidRDefault="0041580A" w:rsidP="0041580A">
      <w:pPr>
        <w:pStyle w:val="Titre2"/>
        <w:rPr>
          <w:ins w:id="384" w:author="RAFANOMEZANTSOA" w:date="2025-08-08T07:15:00Z"/>
          <w:lang w:val="fr-FR"/>
        </w:rPr>
      </w:pPr>
      <w:r>
        <w:rPr>
          <w:lang w:val="fr-FR"/>
        </w:rPr>
        <w:t>Tableau clinique : 3 grands syndromes</w:t>
      </w:r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85" w:author="RAFANOMEZANTSOA" w:date="2025-08-08T07:15:00Z"/>
          <w:lang w:val="fr-FR"/>
        </w:rPr>
      </w:pPr>
      <w:ins w:id="386" w:author="RAFANOMEZANTSOA" w:date="2025-08-08T07:15:00Z">
        <w:r>
          <w:rPr>
            <w:lang w:val="fr-FR"/>
          </w:rPr>
          <w:t xml:space="preserve">Syndrome d’hypertension intracrânienne 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87" w:author="RAFANOMEZANTSOA" w:date="2025-08-08T07:15:00Z"/>
          <w:lang w:val="fr-FR"/>
        </w:rPr>
      </w:pPr>
      <w:ins w:id="388" w:author="RAFANOMEZANTSOA" w:date="2025-08-08T07:15:00Z">
        <w:r>
          <w:rPr>
            <w:lang w:val="fr-FR"/>
          </w:rPr>
          <w:t>Syndrome déficitaire</w:t>
        </w:r>
      </w:ins>
    </w:p>
    <w:p w:rsidR="00175376" w:rsidRDefault="00175376" w:rsidP="00175376">
      <w:pPr>
        <w:pStyle w:val="Paragraphedeliste"/>
        <w:numPr>
          <w:ilvl w:val="0"/>
          <w:numId w:val="33"/>
        </w:numPr>
        <w:rPr>
          <w:ins w:id="389" w:author="RAFANOMEZANTSOA" w:date="2025-08-08T07:16:00Z"/>
          <w:lang w:val="fr-FR"/>
        </w:rPr>
      </w:pPr>
      <w:ins w:id="390" w:author="RAFANOMEZANTSOA" w:date="2025-08-08T07:15:00Z">
        <w:r>
          <w:rPr>
            <w:lang w:val="fr-FR"/>
          </w:rPr>
          <w:t>Sy</w:t>
        </w:r>
      </w:ins>
      <w:ins w:id="391" w:author="RAFANOMEZANTSOA" w:date="2025-08-08T07:16:00Z">
        <w:r>
          <w:rPr>
            <w:lang w:val="fr-FR"/>
          </w:rPr>
          <w:t xml:space="preserve">ndrome irritatif </w:t>
        </w:r>
      </w:ins>
    </w:p>
    <w:p w:rsidR="00175376" w:rsidRPr="00175376" w:rsidRDefault="00175376" w:rsidP="00175376">
      <w:pPr>
        <w:rPr>
          <w:lang w:val="fr-FR"/>
          <w:rPrChange w:id="392" w:author="RAFANOMEZANTSOA" w:date="2025-08-08T07:16:00Z">
            <w:rPr>
              <w:lang w:val="fr-FR"/>
            </w:rPr>
          </w:rPrChange>
        </w:rPr>
        <w:pPrChange w:id="393" w:author="RAFANOMEZANTSOA" w:date="2025-08-08T07:16:00Z">
          <w:pPr>
            <w:pStyle w:val="Titre2"/>
          </w:pPr>
        </w:pPrChange>
      </w:pPr>
      <w:ins w:id="394" w:author="RAFANOMEZANTSOA" w:date="2025-08-08T07:16:00Z">
        <w:r>
          <w:rPr>
            <w:lang w:val="fr-FR"/>
          </w:rPr>
          <w:t xml:space="preserve">Tableau clinique dépend de l’âge, siège de la tumeur, et du vitesse de développement </w:t>
        </w:r>
      </w:ins>
    </w:p>
    <w:p w:rsidR="0041580A" w:rsidRDefault="0041580A" w:rsidP="0041580A">
      <w:pPr>
        <w:pStyle w:val="Titre3"/>
        <w:rPr>
          <w:lang w:val="fr-FR"/>
        </w:rPr>
      </w:pPr>
      <w:r>
        <w:rPr>
          <w:lang w:val="fr-FR"/>
        </w:rPr>
        <w:t>Syndrome d’hypertension intracrânienne</w:t>
      </w:r>
    </w:p>
    <w:p w:rsidR="0041580A" w:rsidRPr="0041580A" w:rsidRDefault="0041580A" w:rsidP="0041580A">
      <w:pPr>
        <w:pStyle w:val="Titre4"/>
        <w:rPr>
          <w:lang w:val="fr-FR"/>
        </w:rPr>
      </w:pPr>
      <w:r>
        <w:rPr>
          <w:lang w:val="fr-FR"/>
        </w:rPr>
        <w:t xml:space="preserve">Céphalée </w:t>
      </w:r>
    </w:p>
    <w:p w:rsidR="00F2087A" w:rsidRPr="00F2087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r w:rsidRPr="00F2087A">
        <w:rPr>
          <w:lang w:val="fr-FR"/>
        </w:rPr>
        <w:t>Symptôme inaugural (70% cas)</w:t>
      </w:r>
    </w:p>
    <w:p w:rsidR="00175376" w:rsidRDefault="00F2087A" w:rsidP="00F2087A">
      <w:pPr>
        <w:pStyle w:val="Paragraphedeliste"/>
        <w:numPr>
          <w:ilvl w:val="0"/>
          <w:numId w:val="33"/>
        </w:numPr>
        <w:rPr>
          <w:ins w:id="395" w:author="RAFANOMEZANTSOA" w:date="2025-08-08T07:17:00Z"/>
          <w:lang w:val="fr-FR"/>
        </w:rPr>
      </w:pPr>
      <w:del w:id="396" w:author="RAFANOMEZANTSOA" w:date="2025-08-08T07:16:00Z">
        <w:r w:rsidRPr="00F2087A" w:rsidDel="00175376">
          <w:rPr>
            <w:lang w:val="fr-FR"/>
          </w:rPr>
          <w:delText xml:space="preserve">• </w:delText>
        </w:r>
      </w:del>
      <w:r w:rsidRPr="00F2087A">
        <w:rPr>
          <w:lang w:val="fr-FR"/>
        </w:rPr>
        <w:t>Localisation précise</w:t>
      </w:r>
      <w:ins w:id="397" w:author="RAFANOMEZANTSOA" w:date="2025-08-08T07:17:00Z">
        <w:r w:rsidR="00175376">
          <w:rPr>
            <w:lang w:val="fr-FR"/>
          </w:rPr>
          <w:t> :</w:t>
        </w:r>
      </w:ins>
      <w:r w:rsidRPr="00F2087A">
        <w:rPr>
          <w:lang w:val="fr-FR"/>
        </w:rPr>
        <w:t xml:space="preserve"> frontale (tumeur supratentorielle)</w:t>
      </w:r>
      <w:ins w:id="398" w:author="RAFANOMEZANTSOA" w:date="2025-08-08T07:17:00Z">
        <w:r w:rsidR="00175376">
          <w:rPr>
            <w:lang w:val="fr-FR"/>
          </w:rPr>
          <w:t>,</w:t>
        </w:r>
      </w:ins>
      <w:r w:rsidRPr="00F2087A">
        <w:rPr>
          <w:lang w:val="fr-FR"/>
        </w:rPr>
        <w:t xml:space="preserve"> occipitale (tumeur infratentorielle)</w:t>
      </w:r>
      <w:ins w:id="399" w:author="RAFANOMEZANTSOA" w:date="2025-08-08T07:17:00Z">
        <w:r w:rsidR="00175376">
          <w:rPr>
            <w:lang w:val="fr-FR"/>
          </w:rPr>
          <w:t>,</w:t>
        </w:r>
      </w:ins>
      <w:r w:rsidRPr="00F2087A">
        <w:rPr>
          <w:lang w:val="fr-FR"/>
        </w:rPr>
        <w:t xml:space="preserve"> unilatérale → localisation tumeur (80%)</w:t>
      </w:r>
    </w:p>
    <w:p w:rsidR="00175376" w:rsidRDefault="00175376" w:rsidP="00F2087A">
      <w:pPr>
        <w:pStyle w:val="Paragraphedeliste"/>
        <w:numPr>
          <w:ilvl w:val="0"/>
          <w:numId w:val="33"/>
        </w:numPr>
        <w:rPr>
          <w:ins w:id="400" w:author="RAFANOMEZANTSOA" w:date="2025-08-08T07:17:00Z"/>
          <w:lang w:val="fr-FR"/>
        </w:rPr>
      </w:pPr>
      <w:ins w:id="401" w:author="RAFANOMEZANTSOA" w:date="2025-08-08T07:17:00Z">
        <w:r>
          <w:rPr>
            <w:lang w:val="fr-FR"/>
          </w:rPr>
          <w:t>E</w:t>
        </w:r>
      </w:ins>
      <w:del w:id="402" w:author="RAFANOMEZANTSOA" w:date="2025-08-08T07:17:00Z">
        <w:r w:rsidR="00F2087A" w:rsidRPr="00F2087A" w:rsidDel="00175376">
          <w:rPr>
            <w:lang w:val="fr-FR"/>
          </w:rPr>
          <w:delText xml:space="preserve"> e</w:delText>
        </w:r>
      </w:del>
      <w:r w:rsidR="00F2087A" w:rsidRPr="00F2087A">
        <w:rPr>
          <w:lang w:val="fr-FR"/>
        </w:rPr>
        <w:t>xacerbée la nuit (toux, effort)</w:t>
      </w:r>
    </w:p>
    <w:p w:rsidR="00175376" w:rsidRDefault="00175376" w:rsidP="00F2087A">
      <w:pPr>
        <w:pStyle w:val="Paragraphedeliste"/>
        <w:numPr>
          <w:ilvl w:val="0"/>
          <w:numId w:val="33"/>
        </w:numPr>
        <w:rPr>
          <w:ins w:id="403" w:author="RAFANOMEZANTSOA" w:date="2025-08-08T07:17:00Z"/>
          <w:lang w:val="fr-FR"/>
        </w:rPr>
      </w:pPr>
      <w:ins w:id="404" w:author="RAFANOMEZANTSOA" w:date="2025-08-08T07:17:00Z">
        <w:r>
          <w:rPr>
            <w:lang w:val="fr-FR"/>
          </w:rPr>
          <w:t>P</w:t>
        </w:r>
      </w:ins>
      <w:del w:id="405" w:author="RAFANOMEZANTSOA" w:date="2025-08-08T07:17:00Z">
        <w:r w:rsidR="00F2087A" w:rsidRPr="00F2087A" w:rsidDel="00175376">
          <w:rPr>
            <w:lang w:val="fr-FR"/>
          </w:rPr>
          <w:delText xml:space="preserve"> p</w:delText>
        </w:r>
      </w:del>
      <w:r w:rsidR="00F2087A" w:rsidRPr="00F2087A">
        <w:rPr>
          <w:lang w:val="fr-FR"/>
        </w:rPr>
        <w:t>lus intense au réveil</w:t>
      </w:r>
    </w:p>
    <w:p w:rsidR="00F2087A" w:rsidRPr="00F2087A" w:rsidRDefault="00175376" w:rsidP="00F2087A">
      <w:pPr>
        <w:pStyle w:val="Paragraphedeliste"/>
        <w:numPr>
          <w:ilvl w:val="0"/>
          <w:numId w:val="33"/>
        </w:numPr>
        <w:rPr>
          <w:lang w:val="fr-FR"/>
        </w:rPr>
      </w:pPr>
      <w:ins w:id="406" w:author="RAFANOMEZANTSOA" w:date="2025-08-08T07:17:00Z">
        <w:r>
          <w:rPr>
            <w:lang w:val="fr-FR"/>
          </w:rPr>
          <w:t>Q</w:t>
        </w:r>
      </w:ins>
      <w:del w:id="407" w:author="RAFANOMEZANTSOA" w:date="2025-08-08T07:17:00Z">
        <w:r w:rsidR="00F2087A" w:rsidRPr="00F2087A" w:rsidDel="00175376">
          <w:rPr>
            <w:lang w:val="fr-FR"/>
          </w:rPr>
          <w:delText xml:space="preserve"> q</w:delText>
        </w:r>
      </w:del>
      <w:r w:rsidR="00F2087A" w:rsidRPr="00F2087A">
        <w:rPr>
          <w:lang w:val="fr-FR"/>
        </w:rPr>
        <w:t>uotidienneté</w:t>
      </w:r>
    </w:p>
    <w:p w:rsidR="00F2087A" w:rsidRPr="00F2087A" w:rsidRDefault="00F2087A" w:rsidP="00175376">
      <w:pPr>
        <w:pStyle w:val="Titre4"/>
        <w:rPr>
          <w:lang w:val="fr-FR"/>
        </w:rPr>
        <w:pPrChange w:id="408" w:author="RAFANOMEZANTSOA" w:date="2025-08-08T07:18:00Z">
          <w:pPr>
            <w:pStyle w:val="Paragraphedeliste"/>
            <w:numPr>
              <w:numId w:val="33"/>
            </w:numPr>
            <w:ind w:hanging="360"/>
          </w:pPr>
        </w:pPrChange>
      </w:pPr>
      <w:del w:id="409" w:author="RAFANOMEZANTSOA" w:date="2025-08-08T07:18:00Z">
        <w:r w:rsidRPr="00F2087A" w:rsidDel="00175376">
          <w:rPr>
            <w:lang w:val="fr-FR"/>
          </w:rPr>
          <w:delText xml:space="preserve">- </w:delText>
        </w:r>
      </w:del>
      <w:r w:rsidRPr="00F2087A">
        <w:rPr>
          <w:lang w:val="fr-FR"/>
        </w:rPr>
        <w:t>Vomissements</w:t>
      </w:r>
    </w:p>
    <w:p w:rsidR="00F2087A" w:rsidRPr="00F2087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del w:id="410" w:author="RAFANOMEZANTSOA" w:date="2025-08-08T07:18:00Z">
        <w:r w:rsidRPr="00F2087A" w:rsidDel="00175376">
          <w:rPr>
            <w:lang w:val="fr-FR"/>
          </w:rPr>
          <w:delText xml:space="preserve">• </w:delText>
        </w:r>
      </w:del>
      <w:r w:rsidRPr="00F2087A">
        <w:rPr>
          <w:lang w:val="fr-FR"/>
        </w:rPr>
        <w:t>Faciles en jet</w:t>
      </w:r>
    </w:p>
    <w:p w:rsidR="00175376" w:rsidRDefault="00F2087A" w:rsidP="00F2087A">
      <w:pPr>
        <w:pStyle w:val="Paragraphedeliste"/>
        <w:numPr>
          <w:ilvl w:val="0"/>
          <w:numId w:val="33"/>
        </w:numPr>
        <w:rPr>
          <w:ins w:id="411" w:author="RAFANOMEZANTSOA" w:date="2025-08-08T07:18:00Z"/>
          <w:lang w:val="fr-FR"/>
        </w:rPr>
      </w:pPr>
      <w:del w:id="412" w:author="RAFANOMEZANTSOA" w:date="2025-08-08T07:18:00Z">
        <w:r w:rsidRPr="00F2087A" w:rsidDel="00175376">
          <w:rPr>
            <w:lang w:val="fr-FR"/>
          </w:rPr>
          <w:delText xml:space="preserve">• </w:delText>
        </w:r>
      </w:del>
      <w:r w:rsidRPr="00F2087A">
        <w:rPr>
          <w:lang w:val="fr-FR"/>
        </w:rPr>
        <w:t xml:space="preserve">Survenant au maximum pic douloureux </w:t>
      </w:r>
    </w:p>
    <w:p w:rsidR="00175376" w:rsidRDefault="00175376" w:rsidP="00F2087A">
      <w:pPr>
        <w:pStyle w:val="Paragraphedeliste"/>
        <w:numPr>
          <w:ilvl w:val="0"/>
          <w:numId w:val="33"/>
        </w:numPr>
        <w:rPr>
          <w:ins w:id="413" w:author="RAFANOMEZANTSOA" w:date="2025-08-08T07:19:00Z"/>
          <w:lang w:val="fr-FR"/>
        </w:rPr>
      </w:pPr>
      <w:ins w:id="414" w:author="RAFANOMEZANTSOA" w:date="2025-08-08T07:18:00Z">
        <w:r>
          <w:rPr>
            <w:lang w:val="fr-FR"/>
          </w:rPr>
          <w:t>S</w:t>
        </w:r>
      </w:ins>
      <w:del w:id="415" w:author="RAFANOMEZANTSOA" w:date="2025-08-08T07:18:00Z">
        <w:r w:rsidR="00F2087A" w:rsidRPr="00F2087A" w:rsidDel="00175376">
          <w:rPr>
            <w:lang w:val="fr-FR"/>
          </w:rPr>
          <w:delText>s</w:delText>
        </w:r>
      </w:del>
      <w:r w:rsidR="00F2087A" w:rsidRPr="00F2087A">
        <w:rPr>
          <w:lang w:val="fr-FR"/>
        </w:rPr>
        <w:t xml:space="preserve">oulageant les céphalées </w:t>
      </w:r>
    </w:p>
    <w:p w:rsidR="00F2087A" w:rsidRPr="00F2087A" w:rsidRDefault="00175376" w:rsidP="00F2087A">
      <w:pPr>
        <w:pStyle w:val="Paragraphedeliste"/>
        <w:numPr>
          <w:ilvl w:val="0"/>
          <w:numId w:val="33"/>
        </w:numPr>
        <w:rPr>
          <w:lang w:val="fr-FR"/>
        </w:rPr>
      </w:pPr>
      <w:ins w:id="416" w:author="RAFANOMEZANTSOA" w:date="2025-08-08T07:19:00Z">
        <w:r>
          <w:rPr>
            <w:lang w:val="fr-FR"/>
          </w:rPr>
          <w:t>N</w:t>
        </w:r>
      </w:ins>
      <w:del w:id="417" w:author="RAFANOMEZANTSOA" w:date="2025-08-08T07:18:00Z">
        <w:r w:rsidR="00F2087A" w:rsidRPr="00F2087A" w:rsidDel="00175376">
          <w:rPr>
            <w:lang w:val="fr-FR"/>
          </w:rPr>
          <w:delText>n</w:delText>
        </w:r>
      </w:del>
      <w:r w:rsidR="00F2087A" w:rsidRPr="00F2087A">
        <w:rPr>
          <w:lang w:val="fr-FR"/>
        </w:rPr>
        <w:t>ausées</w:t>
      </w:r>
    </w:p>
    <w:p w:rsidR="00F2087A" w:rsidRPr="00F2087A" w:rsidRDefault="00F2087A" w:rsidP="00175376">
      <w:pPr>
        <w:pStyle w:val="Titre4"/>
        <w:rPr>
          <w:lang w:val="fr-FR"/>
        </w:rPr>
        <w:pPrChange w:id="418" w:author="RAFANOMEZANTSOA" w:date="2025-08-08T07:19:00Z">
          <w:pPr>
            <w:pStyle w:val="Paragraphedeliste"/>
            <w:numPr>
              <w:numId w:val="33"/>
            </w:numPr>
            <w:ind w:hanging="360"/>
          </w:pPr>
        </w:pPrChange>
      </w:pPr>
      <w:del w:id="419" w:author="RAFANOMEZANTSOA" w:date="2025-08-08T07:18:00Z">
        <w:r w:rsidRPr="00F2087A" w:rsidDel="00175376">
          <w:rPr>
            <w:lang w:val="fr-FR"/>
          </w:rPr>
          <w:delText xml:space="preserve">- </w:delText>
        </w:r>
      </w:del>
      <w:r w:rsidRPr="00F2087A">
        <w:rPr>
          <w:lang w:val="fr-FR"/>
        </w:rPr>
        <w:t>Troubles visuels</w:t>
      </w:r>
    </w:p>
    <w:p w:rsidR="00F2087A" w:rsidRPr="00F2087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del w:id="420" w:author="RAFANOMEZANTSOA" w:date="2025-08-08T07:18:00Z">
        <w:r w:rsidRPr="00F2087A" w:rsidDel="00175376">
          <w:rPr>
            <w:lang w:val="fr-FR"/>
          </w:rPr>
          <w:delText xml:space="preserve">• </w:delText>
        </w:r>
      </w:del>
      <w:r w:rsidRPr="00F2087A">
        <w:rPr>
          <w:lang w:val="fr-FR"/>
        </w:rPr>
        <w:t>Diminution progressive acuité visuelle</w:t>
      </w:r>
    </w:p>
    <w:p w:rsidR="00F2087A" w:rsidRDefault="00F2087A" w:rsidP="00F2087A">
      <w:pPr>
        <w:pStyle w:val="Paragraphedeliste"/>
        <w:numPr>
          <w:ilvl w:val="0"/>
          <w:numId w:val="33"/>
        </w:numPr>
        <w:rPr>
          <w:ins w:id="421" w:author="RAFANOMEZANTSOA" w:date="2025-08-08T07:19:00Z"/>
          <w:lang w:val="fr-FR"/>
        </w:rPr>
      </w:pPr>
      <w:del w:id="422" w:author="RAFANOMEZANTSOA" w:date="2025-08-08T07:18:00Z">
        <w:r w:rsidRPr="00F2087A" w:rsidDel="00175376">
          <w:rPr>
            <w:lang w:val="fr-FR"/>
          </w:rPr>
          <w:delText xml:space="preserve">• </w:delText>
        </w:r>
      </w:del>
      <w:r w:rsidR="00062222" w:rsidRPr="00F2087A">
        <w:rPr>
          <w:lang w:val="fr-FR"/>
        </w:rPr>
        <w:t>Œdème</w:t>
      </w:r>
      <w:r w:rsidRPr="00F2087A">
        <w:rPr>
          <w:lang w:val="fr-FR"/>
        </w:rPr>
        <w:t xml:space="preserve"> papillaire et atrophie optique atteinte VI</w:t>
      </w:r>
    </w:p>
    <w:p w:rsidR="00F303AB" w:rsidRPr="00F2087A" w:rsidRDefault="00F303AB" w:rsidP="00F303AB">
      <w:pPr>
        <w:pStyle w:val="Titre3"/>
        <w:rPr>
          <w:lang w:val="fr-FR"/>
        </w:rPr>
        <w:pPrChange w:id="423" w:author="RAFANOMEZANTSOA" w:date="2025-08-08T07:19:00Z">
          <w:pPr>
            <w:pStyle w:val="Paragraphedeliste"/>
            <w:numPr>
              <w:numId w:val="33"/>
            </w:numPr>
            <w:ind w:hanging="360"/>
          </w:pPr>
        </w:pPrChange>
      </w:pPr>
      <w:ins w:id="424" w:author="RAFANOMEZANTSOA" w:date="2025-08-08T07:19:00Z">
        <w:r>
          <w:rPr>
            <w:lang w:val="fr-FR"/>
          </w:rPr>
          <w:t xml:space="preserve">Syndrome irritatif </w:t>
        </w:r>
      </w:ins>
    </w:p>
    <w:p w:rsidR="00F2087A" w:rsidRPr="00F2087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del w:id="425" w:author="RAFANOMEZANTSOA" w:date="2025-08-08T07:18:00Z">
        <w:r w:rsidRPr="00F2087A" w:rsidDel="00175376">
          <w:rPr>
            <w:lang w:val="fr-FR"/>
          </w:rPr>
          <w:delText xml:space="preserve">- </w:delText>
        </w:r>
      </w:del>
      <w:r w:rsidRPr="00F2087A">
        <w:rPr>
          <w:lang w:val="fr-FR"/>
        </w:rPr>
        <w:t>Crises d’épilepsie</w:t>
      </w:r>
    </w:p>
    <w:p w:rsidR="00F303AB" w:rsidRDefault="00F2087A" w:rsidP="00F303AB">
      <w:pPr>
        <w:pStyle w:val="Paragraphedeliste"/>
        <w:numPr>
          <w:ilvl w:val="1"/>
          <w:numId w:val="33"/>
        </w:numPr>
        <w:rPr>
          <w:ins w:id="426" w:author="RAFANOMEZANTSOA" w:date="2025-08-08T07:19:00Z"/>
          <w:lang w:val="fr-FR"/>
        </w:rPr>
      </w:pPr>
      <w:del w:id="427" w:author="RAFANOMEZANTSOA" w:date="2025-08-08T07:18:00Z">
        <w:r w:rsidRPr="00F2087A" w:rsidDel="00175376">
          <w:rPr>
            <w:lang w:val="fr-FR"/>
          </w:rPr>
          <w:delText xml:space="preserve">• </w:delText>
        </w:r>
      </w:del>
      <w:r w:rsidRPr="00F2087A">
        <w:rPr>
          <w:lang w:val="fr-FR"/>
        </w:rPr>
        <w:t xml:space="preserve">Sujet sans antécédent </w:t>
      </w:r>
    </w:p>
    <w:p w:rsidR="00F2087A" w:rsidRPr="00F2087A" w:rsidRDefault="00F303AB" w:rsidP="00F303AB">
      <w:pPr>
        <w:pStyle w:val="Paragraphedeliste"/>
        <w:numPr>
          <w:ilvl w:val="1"/>
          <w:numId w:val="33"/>
        </w:numPr>
        <w:rPr>
          <w:lang w:val="fr-FR"/>
        </w:rPr>
        <w:pPrChange w:id="428" w:author="RAFANOMEZANTSOA" w:date="2025-08-08T07:19:00Z">
          <w:pPr>
            <w:pStyle w:val="Paragraphedeliste"/>
            <w:numPr>
              <w:numId w:val="33"/>
            </w:numPr>
            <w:ind w:hanging="360"/>
          </w:pPr>
        </w:pPrChange>
      </w:pPr>
      <w:ins w:id="429" w:author="RAFANOMEZANTSOA" w:date="2025-08-08T07:19:00Z">
        <w:r>
          <w:rPr>
            <w:lang w:val="fr-FR"/>
          </w:rPr>
          <w:t>E</w:t>
        </w:r>
      </w:ins>
      <w:del w:id="430" w:author="RAFANOMEZANTSOA" w:date="2025-08-08T07:19:00Z">
        <w:r w:rsidR="00F2087A" w:rsidRPr="00F2087A" w:rsidDel="00F303AB">
          <w:rPr>
            <w:lang w:val="fr-FR"/>
          </w:rPr>
          <w:delText>é</w:delText>
        </w:r>
      </w:del>
      <w:r w:rsidR="00F2087A" w:rsidRPr="00F2087A">
        <w:rPr>
          <w:lang w:val="fr-FR"/>
        </w:rPr>
        <w:t>pilepsie inaugurale</w:t>
      </w:r>
    </w:p>
    <w:p w:rsidR="00F303AB" w:rsidRDefault="00F2087A" w:rsidP="00F303AB">
      <w:pPr>
        <w:pStyle w:val="Paragraphedeliste"/>
        <w:numPr>
          <w:ilvl w:val="1"/>
          <w:numId w:val="33"/>
        </w:numPr>
        <w:rPr>
          <w:ins w:id="431" w:author="RAFANOMEZANTSOA" w:date="2025-08-08T07:20:00Z"/>
          <w:lang w:val="fr-FR"/>
        </w:rPr>
      </w:pPr>
      <w:del w:id="432" w:author="RAFANOMEZANTSOA" w:date="2025-08-08T07:18:00Z">
        <w:r w:rsidRPr="00F2087A" w:rsidDel="00175376">
          <w:rPr>
            <w:lang w:val="fr-FR"/>
          </w:rPr>
          <w:delText xml:space="preserve">• </w:delText>
        </w:r>
      </w:del>
      <w:r w:rsidRPr="00F2087A">
        <w:rPr>
          <w:lang w:val="fr-FR"/>
        </w:rPr>
        <w:t xml:space="preserve">Focalisée type Bravais Jacksonien </w:t>
      </w:r>
    </w:p>
    <w:p w:rsidR="00F2087A" w:rsidDel="00F303AB" w:rsidRDefault="00F303AB" w:rsidP="00F303AB">
      <w:pPr>
        <w:pStyle w:val="Paragraphedeliste"/>
        <w:numPr>
          <w:ilvl w:val="1"/>
          <w:numId w:val="33"/>
        </w:numPr>
        <w:rPr>
          <w:del w:id="433" w:author="RAFANOMEZANTSOA" w:date="2025-08-08T07:20:00Z"/>
          <w:lang w:val="fr-FR"/>
        </w:rPr>
      </w:pPr>
      <w:ins w:id="434" w:author="RAFANOMEZANTSOA" w:date="2025-08-08T07:20:00Z">
        <w:r>
          <w:rPr>
            <w:lang w:val="fr-FR"/>
          </w:rPr>
          <w:t>g</w:t>
        </w:r>
      </w:ins>
      <w:del w:id="435" w:author="RAFANOMEZANTSOA" w:date="2025-08-08T07:20:00Z">
        <w:r w:rsidR="00F2087A" w:rsidRPr="00F2087A" w:rsidDel="00F303AB">
          <w:rPr>
            <w:lang w:val="fr-FR"/>
          </w:rPr>
          <w:delText>g</w:delText>
        </w:r>
      </w:del>
      <w:r w:rsidR="00F2087A" w:rsidRPr="00F2087A">
        <w:rPr>
          <w:lang w:val="fr-FR"/>
        </w:rPr>
        <w:t>énéralisation (50%)</w:t>
      </w:r>
    </w:p>
    <w:p w:rsidR="00F303AB" w:rsidRPr="00F2087A" w:rsidRDefault="00F303AB" w:rsidP="00F303AB">
      <w:pPr>
        <w:pStyle w:val="Paragraphedeliste"/>
        <w:numPr>
          <w:ilvl w:val="1"/>
          <w:numId w:val="33"/>
        </w:numPr>
        <w:rPr>
          <w:ins w:id="436" w:author="RAFANOMEZANTSOA" w:date="2025-08-08T07:20:00Z"/>
          <w:lang w:val="fr-FR"/>
        </w:rPr>
        <w:pPrChange w:id="437" w:author="RAFANOMEZANTSOA" w:date="2025-08-08T07:20:00Z">
          <w:pPr>
            <w:pStyle w:val="Paragraphedeliste"/>
            <w:numPr>
              <w:numId w:val="33"/>
            </w:numPr>
            <w:ind w:hanging="360"/>
          </w:pPr>
        </w:pPrChange>
      </w:pPr>
    </w:p>
    <w:p w:rsidR="00F2087A" w:rsidRPr="00F303AB" w:rsidDel="00175376" w:rsidRDefault="00F2087A" w:rsidP="00F303AB">
      <w:pPr>
        <w:pStyle w:val="Paragraphedeliste"/>
        <w:numPr>
          <w:ilvl w:val="1"/>
          <w:numId w:val="33"/>
        </w:numPr>
        <w:rPr>
          <w:del w:id="438" w:author="RAFANOMEZANTSOA" w:date="2025-08-08T07:18:00Z"/>
          <w:lang w:val="fr-FR"/>
          <w:rPrChange w:id="439" w:author="RAFANOMEZANTSOA" w:date="2025-08-08T07:20:00Z">
            <w:rPr>
              <w:del w:id="440" w:author="RAFANOMEZANTSOA" w:date="2025-08-08T07:18:00Z"/>
              <w:lang w:val="fr-FR"/>
            </w:rPr>
          </w:rPrChange>
        </w:rPr>
        <w:pPrChange w:id="441" w:author="RAFANOMEZANTSOA" w:date="2025-08-08T07:20:00Z">
          <w:pPr>
            <w:pStyle w:val="Paragraphedeliste"/>
            <w:numPr>
              <w:numId w:val="33"/>
            </w:numPr>
            <w:ind w:hanging="360"/>
          </w:pPr>
        </w:pPrChange>
      </w:pPr>
      <w:del w:id="442" w:author="RAFANOMEZANTSOA" w:date="2025-08-08T07:18:00Z">
        <w:r w:rsidRPr="00F303AB" w:rsidDel="00175376">
          <w:rPr>
            <w:lang w:val="fr-FR"/>
            <w:rPrChange w:id="443" w:author="RAFANOMEZANTSOA" w:date="2025-08-08T07:20:00Z">
              <w:rPr>
                <w:lang w:val="fr-FR"/>
              </w:rPr>
            </w:rPrChange>
          </w:rPr>
          <w:delText xml:space="preserve">• </w:delText>
        </w:r>
      </w:del>
      <w:r w:rsidRPr="00F303AB">
        <w:rPr>
          <w:lang w:val="fr-FR"/>
          <w:rPrChange w:id="444" w:author="RAFANOMEZANTSOA" w:date="2025-08-08T07:20:00Z">
            <w:rPr>
              <w:lang w:val="fr-FR"/>
            </w:rPr>
          </w:rPrChange>
        </w:rPr>
        <w:t>Fréquente (tumeur bénigne)</w:t>
      </w:r>
    </w:p>
    <w:p w:rsidR="00F2087A" w:rsidRPr="00175376" w:rsidDel="00F303AB" w:rsidRDefault="00F2087A" w:rsidP="00F303AB">
      <w:pPr>
        <w:pStyle w:val="Paragraphedeliste"/>
        <w:rPr>
          <w:del w:id="445" w:author="RAFANOMEZANTSOA" w:date="2025-08-08T07:19:00Z"/>
          <w:lang w:val="fr-FR"/>
          <w:rPrChange w:id="446" w:author="RAFANOMEZANTSOA" w:date="2025-08-08T07:18:00Z">
            <w:rPr>
              <w:del w:id="447" w:author="RAFANOMEZANTSOA" w:date="2025-08-08T07:19:00Z"/>
              <w:lang w:val="fr-FR"/>
            </w:rPr>
          </w:rPrChange>
        </w:rPr>
        <w:pPrChange w:id="448" w:author="RAFANOMEZANTSOA" w:date="2025-08-08T07:20:00Z">
          <w:pPr>
            <w:pStyle w:val="Paragraphedeliste"/>
            <w:numPr>
              <w:numId w:val="33"/>
            </w:numPr>
            <w:ind w:hanging="360"/>
          </w:pPr>
        </w:pPrChange>
      </w:pPr>
      <w:del w:id="449" w:author="RAFANOMEZANTSOA" w:date="2025-08-08T07:18:00Z">
        <w:r w:rsidRPr="00175376" w:rsidDel="00175376">
          <w:rPr>
            <w:lang w:val="fr-FR"/>
            <w:rPrChange w:id="450" w:author="RAFANOMEZANTSOA" w:date="2025-08-08T07:18:00Z">
              <w:rPr>
                <w:lang w:val="fr-FR"/>
              </w:rPr>
            </w:rPrChange>
          </w:rPr>
          <w:delText>•</w:delText>
        </w:r>
      </w:del>
    </w:p>
    <w:p w:rsidR="00F2087A" w:rsidRPr="00F303AB" w:rsidRDefault="00F2087A" w:rsidP="00F303AB">
      <w:pPr>
        <w:pStyle w:val="Paragraphedeliste"/>
        <w:numPr>
          <w:ilvl w:val="1"/>
          <w:numId w:val="33"/>
        </w:numPr>
        <w:rPr>
          <w:lang w:val="fr-FR"/>
          <w:rPrChange w:id="451" w:author="RAFANOMEZANTSOA" w:date="2025-08-08T07:19:00Z">
            <w:rPr>
              <w:lang w:val="fr-FR"/>
            </w:rPr>
          </w:rPrChange>
        </w:rPr>
        <w:pPrChange w:id="452" w:author="RAFANOMEZANTSOA" w:date="2025-08-08T07:20:00Z">
          <w:pPr>
            <w:pStyle w:val="Titre4"/>
          </w:pPr>
        </w:pPrChange>
      </w:pPr>
      <w:del w:id="453" w:author="RAFANOMEZANTSOA" w:date="2025-08-08T07:19:00Z">
        <w:r w:rsidRPr="00F303AB" w:rsidDel="00F303AB">
          <w:rPr>
            <w:lang w:val="fr-FR"/>
            <w:rPrChange w:id="454" w:author="RAFANOMEZANTSOA" w:date="2025-08-08T07:19:00Z">
              <w:rPr>
                <w:lang w:val="fr-FR"/>
              </w:rPr>
            </w:rPrChange>
          </w:rPr>
          <w:delText>Sd irritatifs</w:delText>
        </w:r>
      </w:del>
    </w:p>
    <w:p w:rsidR="00F2087A" w:rsidRPr="00F2087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r w:rsidRPr="00F2087A">
        <w:rPr>
          <w:lang w:val="fr-FR"/>
        </w:rPr>
        <w:t>Anomalies endocriniennes</w:t>
      </w:r>
    </w:p>
    <w:p w:rsidR="00F2087A" w:rsidRPr="00F2087A" w:rsidRDefault="00F2087A" w:rsidP="00F303AB">
      <w:pPr>
        <w:pStyle w:val="Paragraphedeliste"/>
        <w:numPr>
          <w:ilvl w:val="1"/>
          <w:numId w:val="33"/>
        </w:numPr>
        <w:rPr>
          <w:lang w:val="fr-FR"/>
        </w:rPr>
        <w:pPrChange w:id="455" w:author="RAFANOMEZANTSOA" w:date="2025-08-08T07:20:00Z">
          <w:pPr>
            <w:pStyle w:val="Paragraphedeliste"/>
            <w:numPr>
              <w:numId w:val="33"/>
            </w:numPr>
            <w:ind w:hanging="360"/>
          </w:pPr>
        </w:pPrChange>
      </w:pPr>
      <w:del w:id="456" w:author="RAFANOMEZANTSOA" w:date="2025-08-08T07:18:00Z">
        <w:r w:rsidRPr="00F2087A" w:rsidDel="00175376">
          <w:rPr>
            <w:lang w:val="fr-FR"/>
          </w:rPr>
          <w:delText xml:space="preserve">- </w:delText>
        </w:r>
      </w:del>
      <w:r w:rsidRPr="00F2087A">
        <w:rPr>
          <w:lang w:val="fr-FR"/>
        </w:rPr>
        <w:t>Hypersécrétion hormonale des adénomes hypophysaires (corticotrope, somatotropes, lactotropes)</w:t>
      </w:r>
    </w:p>
    <w:p w:rsidR="00F2087A" w:rsidRPr="00F2087A" w:rsidRDefault="00F2087A" w:rsidP="00F303AB">
      <w:pPr>
        <w:pStyle w:val="Paragraphedeliste"/>
        <w:numPr>
          <w:ilvl w:val="1"/>
          <w:numId w:val="33"/>
        </w:numPr>
        <w:rPr>
          <w:lang w:val="fr-FR"/>
        </w:rPr>
        <w:pPrChange w:id="457" w:author="RAFANOMEZANTSOA" w:date="2025-08-08T07:20:00Z">
          <w:pPr>
            <w:pStyle w:val="Paragraphedeliste"/>
            <w:numPr>
              <w:numId w:val="33"/>
            </w:numPr>
            <w:ind w:hanging="360"/>
          </w:pPr>
        </w:pPrChange>
      </w:pPr>
      <w:del w:id="458" w:author="RAFANOMEZANTSOA" w:date="2025-08-08T07:18:00Z">
        <w:r w:rsidRPr="00F2087A" w:rsidDel="00175376">
          <w:rPr>
            <w:lang w:val="fr-FR"/>
          </w:rPr>
          <w:delText xml:space="preserve">- </w:delText>
        </w:r>
      </w:del>
      <w:r w:rsidRPr="00F2087A">
        <w:rPr>
          <w:lang w:val="fr-FR"/>
        </w:rPr>
        <w:t>Hyposécrétion adénome non secrétant</w:t>
      </w:r>
    </w:p>
    <w:p w:rsidR="00F2087A" w:rsidRPr="00F2087A" w:rsidRDefault="00F2087A" w:rsidP="00F303AB">
      <w:pPr>
        <w:pStyle w:val="Paragraphedeliste"/>
        <w:numPr>
          <w:ilvl w:val="1"/>
          <w:numId w:val="33"/>
        </w:numPr>
        <w:rPr>
          <w:lang w:val="fr-FR"/>
        </w:rPr>
        <w:pPrChange w:id="459" w:author="RAFANOMEZANTSOA" w:date="2025-08-08T07:20:00Z">
          <w:pPr>
            <w:pStyle w:val="Paragraphedeliste"/>
            <w:numPr>
              <w:numId w:val="33"/>
            </w:numPr>
            <w:ind w:hanging="360"/>
          </w:pPr>
        </w:pPrChange>
      </w:pPr>
      <w:del w:id="460" w:author="RAFANOMEZANTSOA" w:date="2025-08-08T07:18:00Z">
        <w:r w:rsidRPr="00F2087A" w:rsidDel="00175376">
          <w:rPr>
            <w:lang w:val="fr-FR"/>
          </w:rPr>
          <w:delText xml:space="preserve">- </w:delText>
        </w:r>
      </w:del>
      <w:r w:rsidRPr="00F2087A">
        <w:rPr>
          <w:lang w:val="fr-FR"/>
        </w:rPr>
        <w:t>Tableau de puberté précoce (tumeurs pinéales)</w:t>
      </w:r>
    </w:p>
    <w:p w:rsidR="00F2087A" w:rsidRPr="00F2087A" w:rsidRDefault="00F2087A" w:rsidP="00F303AB">
      <w:pPr>
        <w:pStyle w:val="Paragraphedeliste"/>
        <w:numPr>
          <w:ilvl w:val="1"/>
          <w:numId w:val="33"/>
        </w:numPr>
        <w:rPr>
          <w:lang w:val="fr-FR"/>
        </w:rPr>
        <w:pPrChange w:id="461" w:author="RAFANOMEZANTSOA" w:date="2025-08-08T07:20:00Z">
          <w:pPr>
            <w:pStyle w:val="Paragraphedeliste"/>
            <w:numPr>
              <w:numId w:val="33"/>
            </w:numPr>
            <w:ind w:hanging="360"/>
          </w:pPr>
        </w:pPrChange>
      </w:pPr>
      <w:del w:id="462" w:author="RAFANOMEZANTSOA" w:date="2025-08-08T07:18:00Z">
        <w:r w:rsidRPr="00F2087A" w:rsidDel="00175376">
          <w:rPr>
            <w:lang w:val="fr-FR"/>
          </w:rPr>
          <w:delText xml:space="preserve">- </w:delText>
        </w:r>
      </w:del>
      <w:r w:rsidRPr="00F2087A">
        <w:rPr>
          <w:lang w:val="fr-FR"/>
        </w:rPr>
        <w:t>Cachexie (tumeur hypothalamique)</w:t>
      </w:r>
    </w:p>
    <w:p w:rsidR="00F2087A" w:rsidRPr="00F2087A" w:rsidRDefault="00F2087A" w:rsidP="00F303AB">
      <w:pPr>
        <w:pStyle w:val="Paragraphedeliste"/>
        <w:numPr>
          <w:ilvl w:val="1"/>
          <w:numId w:val="33"/>
        </w:numPr>
        <w:rPr>
          <w:lang w:val="fr-FR"/>
        </w:rPr>
        <w:pPrChange w:id="463" w:author="RAFANOMEZANTSOA" w:date="2025-08-08T07:20:00Z">
          <w:pPr>
            <w:pStyle w:val="Paragraphedeliste"/>
            <w:numPr>
              <w:numId w:val="33"/>
            </w:numPr>
            <w:ind w:hanging="360"/>
          </w:pPr>
        </w:pPrChange>
      </w:pPr>
      <w:del w:id="464" w:author="RAFANOMEZANTSOA" w:date="2025-08-08T07:18:00Z">
        <w:r w:rsidRPr="00F2087A" w:rsidDel="00175376">
          <w:rPr>
            <w:lang w:val="fr-FR"/>
          </w:rPr>
          <w:delText xml:space="preserve">- </w:delText>
        </w:r>
      </w:del>
      <w:r w:rsidRPr="00F2087A">
        <w:rPr>
          <w:lang w:val="fr-FR"/>
        </w:rPr>
        <w:t>Boulimie (lésions frontales)</w:t>
      </w:r>
    </w:p>
    <w:p w:rsidR="00F2087A" w:rsidRPr="00F2087A" w:rsidRDefault="00F2087A" w:rsidP="00F303AB">
      <w:pPr>
        <w:pStyle w:val="Titre3"/>
        <w:rPr>
          <w:lang w:val="fr-FR"/>
        </w:rPr>
        <w:pPrChange w:id="465" w:author="RAFANOMEZANTSOA" w:date="2025-08-08T07:21:00Z">
          <w:pPr>
            <w:pStyle w:val="Titre4"/>
          </w:pPr>
        </w:pPrChange>
      </w:pPr>
      <w:r w:rsidRPr="00F2087A">
        <w:rPr>
          <w:lang w:val="fr-FR"/>
        </w:rPr>
        <w:t>S</w:t>
      </w:r>
      <w:ins w:id="466" w:author="RAFANOMEZANTSOA" w:date="2025-08-08T07:21:00Z">
        <w:r w:rsidR="00F303AB">
          <w:rPr>
            <w:lang w:val="fr-FR"/>
          </w:rPr>
          <w:t>yndrome</w:t>
        </w:r>
      </w:ins>
      <w:del w:id="467" w:author="RAFANOMEZANTSOA" w:date="2025-08-08T07:21:00Z">
        <w:r w:rsidRPr="00F2087A" w:rsidDel="00F303AB">
          <w:rPr>
            <w:lang w:val="fr-FR"/>
          </w:rPr>
          <w:delText>d</w:delText>
        </w:r>
      </w:del>
      <w:r w:rsidRPr="00F2087A">
        <w:rPr>
          <w:lang w:val="fr-FR"/>
        </w:rPr>
        <w:t xml:space="preserve"> déficitaire</w:t>
      </w:r>
    </w:p>
    <w:p w:rsidR="00F2087A" w:rsidRPr="00F2087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r w:rsidRPr="00F2087A">
        <w:rPr>
          <w:lang w:val="fr-FR"/>
        </w:rPr>
        <w:t>Expressions cliniques polymorphes très lentement progressif « tache d’huile »</w:t>
      </w:r>
      <w:ins w:id="468" w:author="RAFANOMEZANTSOA" w:date="2025-08-08T07:21:00Z">
        <w:r w:rsidR="00F303AB">
          <w:rPr>
            <w:lang w:val="fr-FR"/>
          </w:rPr>
          <w:t xml:space="preserve">, </w:t>
        </w:r>
      </w:ins>
      <w:del w:id="469" w:author="RAFANOMEZANTSOA" w:date="2025-08-08T07:21:00Z">
        <w:r w:rsidRPr="00F2087A" w:rsidDel="00F303AB">
          <w:rPr>
            <w:lang w:val="fr-FR"/>
          </w:rPr>
          <w:delText xml:space="preserve"> </w:delText>
        </w:r>
      </w:del>
      <w:r w:rsidRPr="00F2087A">
        <w:rPr>
          <w:lang w:val="fr-FR"/>
        </w:rPr>
        <w:t>atteinte +/- complète fonctions neurologiques</w:t>
      </w:r>
    </w:p>
    <w:p w:rsidR="0041580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r w:rsidRPr="00F2087A">
        <w:rPr>
          <w:lang w:val="fr-FR"/>
        </w:rPr>
        <w:t xml:space="preserve">Déficit moteur : parésie du membre supérieur puis la face puis membre inférieur = hémiparésie </w:t>
      </w:r>
    </w:p>
    <w:p w:rsidR="00F2087A" w:rsidRPr="00F2087A" w:rsidRDefault="00F2087A" w:rsidP="0041580A">
      <w:pPr>
        <w:pStyle w:val="Paragraphedeliste"/>
        <w:ind w:firstLine="720"/>
        <w:rPr>
          <w:lang w:val="fr-FR"/>
        </w:rPr>
      </w:pPr>
      <w:r w:rsidRPr="00F2087A">
        <w:rPr>
          <w:lang w:val="fr-FR"/>
        </w:rPr>
        <w:t>→ paralysie complète = hémiplégie</w:t>
      </w:r>
    </w:p>
    <w:p w:rsidR="00F2087A" w:rsidRPr="00F2087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r w:rsidRPr="00F2087A">
        <w:rPr>
          <w:lang w:val="fr-FR"/>
        </w:rPr>
        <w:t>Déficit sensitif</w:t>
      </w:r>
    </w:p>
    <w:p w:rsidR="00F2087A" w:rsidRPr="00F2087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r w:rsidRPr="00F2087A">
        <w:rPr>
          <w:lang w:val="fr-FR"/>
        </w:rPr>
        <w:t>Déficit sensoriel (vision, audition)</w:t>
      </w:r>
    </w:p>
    <w:p w:rsidR="00F2087A" w:rsidRPr="00F2087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r w:rsidRPr="00F2087A">
        <w:rPr>
          <w:lang w:val="fr-FR"/>
        </w:rPr>
        <w:t>Fonctions supérieures (aphasie, acalculie)</w:t>
      </w:r>
    </w:p>
    <w:p w:rsidR="00F2087A" w:rsidRPr="00F2087A" w:rsidRDefault="00F2087A" w:rsidP="00F2087A">
      <w:pPr>
        <w:pStyle w:val="Paragraphedeliste"/>
        <w:numPr>
          <w:ilvl w:val="0"/>
          <w:numId w:val="33"/>
        </w:numPr>
        <w:rPr>
          <w:lang w:val="fr-FR"/>
        </w:rPr>
      </w:pPr>
      <w:r w:rsidRPr="00F2087A">
        <w:rPr>
          <w:lang w:val="fr-FR"/>
        </w:rPr>
        <w:t>Atteinte nerfs crâniens</w:t>
      </w:r>
    </w:p>
    <w:p w:rsidR="00F2087A" w:rsidRDefault="00F2087A" w:rsidP="0041580A">
      <w:pPr>
        <w:rPr>
          <w:lang w:val="fr-FR"/>
        </w:rPr>
      </w:pPr>
      <w:r w:rsidRPr="0041580A">
        <w:rPr>
          <w:lang w:val="fr-FR"/>
        </w:rPr>
        <w:t>→ valeurs localisatrices : chaque topographie cérébrale a ses signes neurologiques</w:t>
      </w:r>
    </w:p>
    <w:p w:rsidR="0041580A" w:rsidRDefault="0041580A" w:rsidP="0041580A">
      <w:pPr>
        <w:pStyle w:val="Titre2"/>
        <w:rPr>
          <w:lang w:val="fr-FR"/>
        </w:rPr>
      </w:pPr>
      <w:r>
        <w:rPr>
          <w:lang w:val="fr-FR"/>
        </w:rPr>
        <w:t xml:space="preserve">Syndromes topographiques </w:t>
      </w:r>
    </w:p>
    <w:p w:rsidR="0041580A" w:rsidRDefault="0041580A" w:rsidP="0041580A">
      <w:pPr>
        <w:pStyle w:val="Titre3"/>
        <w:rPr>
          <w:lang w:val="fr-FR"/>
        </w:rPr>
      </w:pPr>
      <w:r>
        <w:rPr>
          <w:lang w:val="fr-FR"/>
        </w:rPr>
        <w:t xml:space="preserve">Tumeur hémisphérique </w:t>
      </w:r>
    </w:p>
    <w:p w:rsidR="0041580A" w:rsidRDefault="0041580A" w:rsidP="0041580A">
      <w:pPr>
        <w:pStyle w:val="Titre4"/>
        <w:rPr>
          <w:lang w:val="fr-FR"/>
        </w:rPr>
      </w:pPr>
      <w:r w:rsidRPr="0041580A">
        <w:rPr>
          <w:noProof/>
          <w:lang w:val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2937525</wp:posOffset>
            </wp:positionH>
            <wp:positionV relativeFrom="paragraph">
              <wp:posOffset>28309</wp:posOffset>
            </wp:positionV>
            <wp:extent cx="1881505" cy="1328420"/>
            <wp:effectExtent l="0" t="0" r="4445" b="5080"/>
            <wp:wrapThrough wrapText="bothSides">
              <wp:wrapPolygon edited="0">
                <wp:start x="0" y="0"/>
                <wp:lineTo x="0" y="21373"/>
                <wp:lineTo x="21432" y="21373"/>
                <wp:lineTo x="21432" y="0"/>
                <wp:lineTo x="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05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fr-FR"/>
        </w:rPr>
        <w:t xml:space="preserve">Tumeur préfrontale </w:t>
      </w:r>
    </w:p>
    <w:p w:rsidR="0041580A" w:rsidRDefault="0041580A" w:rsidP="0041580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Trouble de la cognition</w:t>
      </w:r>
    </w:p>
    <w:p w:rsidR="0041580A" w:rsidRDefault="0041580A" w:rsidP="0041580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Troubles du comportement</w:t>
      </w:r>
    </w:p>
    <w:p w:rsidR="0041580A" w:rsidRDefault="0041580A" w:rsidP="0041580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Irritabilité </w:t>
      </w:r>
    </w:p>
    <w:p w:rsidR="0041580A" w:rsidRDefault="0041580A" w:rsidP="0041580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Troubles de mémoire </w:t>
      </w:r>
    </w:p>
    <w:p w:rsidR="0041580A" w:rsidRDefault="00F303AB" w:rsidP="0041580A">
      <w:pPr>
        <w:pStyle w:val="Paragraphedeliste"/>
        <w:numPr>
          <w:ilvl w:val="0"/>
          <w:numId w:val="33"/>
        </w:numPr>
        <w:rPr>
          <w:lang w:val="fr-FR"/>
        </w:rPr>
      </w:pPr>
      <w:ins w:id="470" w:author="RAFANOMEZANTSOA" w:date="2025-08-08T07:22:00Z">
        <w:r>
          <w:rPr>
            <w:lang w:val="fr-FR"/>
          </w:rPr>
          <w:t>Lenteur</w:t>
        </w:r>
      </w:ins>
      <w:del w:id="471" w:author="RAFANOMEZANTSOA" w:date="2025-08-08T07:22:00Z">
        <w:r w:rsidR="0041580A" w:rsidDel="00F303AB">
          <w:rPr>
            <w:lang w:val="fr-FR"/>
          </w:rPr>
          <w:delText>Trouble</w:delText>
        </w:r>
      </w:del>
      <w:r w:rsidR="0041580A">
        <w:rPr>
          <w:lang w:val="fr-FR"/>
        </w:rPr>
        <w:t xml:space="preserve"> d’idéation </w:t>
      </w:r>
    </w:p>
    <w:p w:rsidR="0041580A" w:rsidRDefault="0041580A" w:rsidP="0041580A">
      <w:pPr>
        <w:pStyle w:val="Titre4"/>
        <w:rPr>
          <w:lang w:val="fr-FR"/>
        </w:rPr>
      </w:pPr>
      <w:r>
        <w:rPr>
          <w:lang w:val="fr-FR"/>
        </w:rPr>
        <w:t>Tumeur rolandique</w:t>
      </w:r>
    </w:p>
    <w:p w:rsidR="0041580A" w:rsidRDefault="0041580A" w:rsidP="0041580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Hémiparésie</w:t>
      </w:r>
    </w:p>
    <w:p w:rsidR="0041580A" w:rsidRDefault="0041580A" w:rsidP="0041580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Trouble sensitif</w:t>
      </w:r>
    </w:p>
    <w:p w:rsidR="0041580A" w:rsidRDefault="0041580A" w:rsidP="0041580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Trouble du langage (gauche)</w:t>
      </w:r>
    </w:p>
    <w:p w:rsidR="0041580A" w:rsidRDefault="00062222" w:rsidP="0041580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Héminégligence</w:t>
      </w:r>
      <w:r w:rsidR="0041580A">
        <w:rPr>
          <w:lang w:val="fr-FR"/>
        </w:rPr>
        <w:t xml:space="preserve"> (droite)</w:t>
      </w:r>
    </w:p>
    <w:p w:rsidR="005D49F5" w:rsidRDefault="005D49F5" w:rsidP="005D49F5">
      <w:pPr>
        <w:pStyle w:val="Titre4"/>
        <w:rPr>
          <w:lang w:val="fr-FR"/>
        </w:rPr>
      </w:pPr>
      <w:r>
        <w:rPr>
          <w:lang w:val="fr-FR"/>
        </w:rPr>
        <w:t>Tumeur temporale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Trouble sensoriel : hallucination sensorielle (olfactive, gustative, auditive)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Crise vertigineuse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Signe psychique</w:t>
      </w:r>
    </w:p>
    <w:p w:rsidR="005D49F5" w:rsidRDefault="005D49F5" w:rsidP="005D49F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Amnésie</w:t>
      </w:r>
    </w:p>
    <w:p w:rsidR="005D49F5" w:rsidRDefault="005D49F5" w:rsidP="005D49F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Adhésivité</w:t>
      </w:r>
    </w:p>
    <w:p w:rsidR="005D49F5" w:rsidRDefault="005D49F5" w:rsidP="005D49F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Agressivité </w:t>
      </w:r>
    </w:p>
    <w:p w:rsidR="005D49F5" w:rsidRDefault="005D49F5" w:rsidP="005D49F5">
      <w:pPr>
        <w:pStyle w:val="Titre4"/>
        <w:rPr>
          <w:lang w:val="fr-FR"/>
        </w:rPr>
      </w:pPr>
      <w:r>
        <w:rPr>
          <w:lang w:val="fr-FR"/>
        </w:rPr>
        <w:t>Tumeur pariétale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Hémisphère dominant : centre de langage</w:t>
      </w:r>
    </w:p>
    <w:p w:rsidR="005D49F5" w:rsidRPr="00F303AB" w:rsidRDefault="005D49F5" w:rsidP="00F303AB">
      <w:pPr>
        <w:pStyle w:val="Paragraphedeliste"/>
        <w:numPr>
          <w:ilvl w:val="0"/>
          <w:numId w:val="33"/>
        </w:numPr>
        <w:rPr>
          <w:lang w:val="fr-FR"/>
          <w:rPrChange w:id="472" w:author="RAFANOMEZANTSOA" w:date="2025-08-08T07:23:00Z">
            <w:rPr>
              <w:lang w:val="fr-FR"/>
            </w:rPr>
          </w:rPrChange>
        </w:rPr>
        <w:pPrChange w:id="473" w:author="RAFANOMEZANTSOA" w:date="2025-08-08T07:23:00Z">
          <w:pPr>
            <w:pStyle w:val="Paragraphedeliste"/>
            <w:numPr>
              <w:numId w:val="33"/>
            </w:numPr>
            <w:ind w:hanging="360"/>
          </w:pPr>
        </w:pPrChange>
      </w:pPr>
      <w:r>
        <w:rPr>
          <w:lang w:val="fr-FR"/>
        </w:rPr>
        <w:t>Aphasie de Wernicke</w:t>
      </w:r>
      <w:ins w:id="474" w:author="RAFANOMEZANTSOA" w:date="2025-08-08T07:23:00Z">
        <w:r w:rsidR="00F303AB">
          <w:rPr>
            <w:lang w:val="fr-FR"/>
          </w:rPr>
          <w:t xml:space="preserve"> : trouble compréhension de langage entendu, écrit</w:t>
        </w:r>
      </w:ins>
    </w:p>
    <w:p w:rsidR="005D49F5" w:rsidDel="00F303AB" w:rsidRDefault="005D49F5" w:rsidP="005D49F5">
      <w:pPr>
        <w:pStyle w:val="Paragraphedeliste"/>
        <w:numPr>
          <w:ilvl w:val="0"/>
          <w:numId w:val="33"/>
        </w:numPr>
        <w:rPr>
          <w:del w:id="475" w:author="RAFANOMEZANTSOA" w:date="2025-08-08T07:23:00Z"/>
          <w:lang w:val="fr-FR"/>
        </w:rPr>
        <w:pPrChange w:id="476" w:author="RAFANOMEZANTSOA" w:date="2025-08-08T07:23:00Z">
          <w:pPr>
            <w:pStyle w:val="Paragraphedeliste"/>
            <w:numPr>
              <w:numId w:val="33"/>
            </w:numPr>
            <w:ind w:hanging="360"/>
          </w:pPr>
        </w:pPrChange>
      </w:pPr>
      <w:r w:rsidRPr="00F303AB">
        <w:rPr>
          <w:lang w:val="fr-FR"/>
          <w:rPrChange w:id="477" w:author="RAFANOMEZANTSOA" w:date="2025-08-08T07:23:00Z">
            <w:rPr>
              <w:lang w:val="fr-FR"/>
            </w:rPr>
          </w:rPrChange>
        </w:rPr>
        <w:t>Apraxie </w:t>
      </w:r>
      <w:del w:id="478" w:author="RAFANOMEZANTSOA" w:date="2025-08-08T07:23:00Z">
        <w:r w:rsidDel="00F303AB">
          <w:rPr>
            <w:lang w:val="fr-FR"/>
          </w:rPr>
          <w:delText>: trouble compréhension de langage entendu, écrit</w:delText>
        </w:r>
      </w:del>
    </w:p>
    <w:p w:rsidR="00F303AB" w:rsidRDefault="00F303AB" w:rsidP="005D49F5">
      <w:pPr>
        <w:pStyle w:val="Paragraphedeliste"/>
        <w:numPr>
          <w:ilvl w:val="0"/>
          <w:numId w:val="33"/>
        </w:numPr>
        <w:rPr>
          <w:ins w:id="479" w:author="RAFANOMEZANTSOA" w:date="2025-08-08T07:23:00Z"/>
          <w:lang w:val="fr-FR"/>
        </w:rPr>
      </w:pPr>
    </w:p>
    <w:p w:rsidR="005D49F5" w:rsidRPr="00F303AB" w:rsidRDefault="005D49F5" w:rsidP="005D49F5">
      <w:pPr>
        <w:pStyle w:val="Paragraphedeliste"/>
        <w:numPr>
          <w:ilvl w:val="0"/>
          <w:numId w:val="33"/>
        </w:numPr>
        <w:rPr>
          <w:lang w:val="fr-FR"/>
          <w:rPrChange w:id="480" w:author="RAFANOMEZANTSOA" w:date="2025-08-08T07:23:00Z">
            <w:rPr>
              <w:lang w:val="fr-FR"/>
            </w:rPr>
          </w:rPrChange>
        </w:rPr>
        <w:pPrChange w:id="481" w:author="RAFANOMEZANTSOA" w:date="2025-08-08T07:23:00Z">
          <w:pPr>
            <w:pStyle w:val="Paragraphedeliste"/>
            <w:numPr>
              <w:numId w:val="33"/>
            </w:numPr>
            <w:ind w:hanging="360"/>
          </w:pPr>
        </w:pPrChange>
      </w:pPr>
      <w:r w:rsidRPr="00F303AB">
        <w:rPr>
          <w:lang w:val="fr-FR"/>
          <w:rPrChange w:id="482" w:author="RAFANOMEZANTSOA" w:date="2025-08-08T07:23:00Z">
            <w:rPr>
              <w:lang w:val="fr-FR"/>
            </w:rPr>
          </w:rPrChange>
        </w:rPr>
        <w:t>Acalculie</w:t>
      </w:r>
    </w:p>
    <w:p w:rsidR="005D49F5" w:rsidRDefault="005D49F5" w:rsidP="005D49F5">
      <w:pPr>
        <w:pStyle w:val="Titre4"/>
        <w:rPr>
          <w:lang w:val="fr-FR"/>
        </w:rPr>
      </w:pPr>
      <w:r>
        <w:rPr>
          <w:lang w:val="fr-FR"/>
        </w:rPr>
        <w:t>Tumeur occipitale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Hémianopsie latérale homonyme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Apraxie visuelle</w:t>
      </w:r>
    </w:p>
    <w:p w:rsidR="005D49F5" w:rsidRDefault="005D49F5" w:rsidP="005D49F5">
      <w:pPr>
        <w:pStyle w:val="Titre3"/>
        <w:rPr>
          <w:lang w:val="fr-FR"/>
        </w:rPr>
      </w:pPr>
      <w:r>
        <w:rPr>
          <w:lang w:val="fr-FR"/>
        </w:rPr>
        <w:t xml:space="preserve">Tumeur hypophysaire – sellaire </w:t>
      </w:r>
      <w:ins w:id="483" w:author="RAFANOMEZANTSOA" w:date="2025-08-08T07:23:00Z">
        <w:r w:rsidR="00F303AB">
          <w:rPr>
            <w:lang w:val="fr-FR"/>
          </w:rPr>
          <w:t>(10%)</w:t>
        </w:r>
      </w:ins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Déficit visuel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HTIC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HLH (hémianopsie latérale homonyme)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Hémianopsie bitemporale : évolution vers cécité 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Troubles endocriniens (déficit hormonaux)</w:t>
      </w:r>
    </w:p>
    <w:p w:rsidR="005D49F5" w:rsidRDefault="005D49F5" w:rsidP="005D49F5">
      <w:pPr>
        <w:pStyle w:val="Titre3"/>
        <w:rPr>
          <w:lang w:val="fr-FR"/>
        </w:rPr>
      </w:pPr>
      <w:r>
        <w:rPr>
          <w:lang w:val="fr-FR"/>
        </w:rPr>
        <w:t xml:space="preserve">Tumeur voie optique 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Déficit visuel : BAV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Cécité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Exophtalmie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Amputation champ visuel </w:t>
      </w:r>
    </w:p>
    <w:p w:rsidR="005D49F5" w:rsidRDefault="005D49F5" w:rsidP="005D49F5">
      <w:pPr>
        <w:pStyle w:val="Titre3"/>
        <w:rPr>
          <w:lang w:val="fr-FR"/>
        </w:rPr>
      </w:pPr>
      <w:r>
        <w:rPr>
          <w:lang w:val="fr-FR"/>
        </w:rPr>
        <w:t>Tumeur sinus caverneux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Ophtalmoplégie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Atteinte nerfs V1 V2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Exophtalmie </w:t>
      </w:r>
    </w:p>
    <w:p w:rsidR="005D49F5" w:rsidRDefault="005D49F5" w:rsidP="005D49F5">
      <w:pPr>
        <w:pStyle w:val="Titre3"/>
        <w:rPr>
          <w:lang w:val="fr-FR"/>
        </w:rPr>
      </w:pPr>
      <w:r>
        <w:rPr>
          <w:lang w:val="fr-FR"/>
        </w:rPr>
        <w:t>Tumeur du 3</w:t>
      </w:r>
      <w:r w:rsidRPr="005D49F5">
        <w:rPr>
          <w:vertAlign w:val="superscript"/>
          <w:lang w:val="fr-FR"/>
        </w:rPr>
        <w:t>ème</w:t>
      </w:r>
      <w:r>
        <w:rPr>
          <w:lang w:val="fr-FR"/>
        </w:rPr>
        <w:t xml:space="preserve"> ventricule</w:t>
      </w:r>
    </w:p>
    <w:p w:rsidR="005D49F5" w:rsidRDefault="005D49F5" w:rsidP="005D49F5">
      <w:pPr>
        <w:pStyle w:val="Titre4"/>
        <w:rPr>
          <w:lang w:val="fr-FR"/>
        </w:rPr>
      </w:pPr>
      <w:r>
        <w:rPr>
          <w:lang w:val="fr-FR"/>
        </w:rPr>
        <w:t>Intraventriculaire</w:t>
      </w:r>
    </w:p>
    <w:p w:rsidR="005D49F5" w:rsidRDefault="005D49F5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HTIC en « clapé »</w:t>
      </w:r>
    </w:p>
    <w:p w:rsidR="005D49F5" w:rsidRDefault="005D49F5" w:rsidP="005D49F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Dérobement de la jambe</w:t>
      </w:r>
    </w:p>
    <w:p w:rsidR="005D49F5" w:rsidRDefault="005D49F5" w:rsidP="005D49F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Perte de connaissance</w:t>
      </w:r>
    </w:p>
    <w:p w:rsidR="005D49F5" w:rsidRDefault="005D49F5" w:rsidP="005D49F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Trouble psychique </w:t>
      </w:r>
    </w:p>
    <w:p w:rsidR="005D49F5" w:rsidRDefault="005D49F5" w:rsidP="005D49F5">
      <w:pPr>
        <w:pStyle w:val="Titre4"/>
        <w:rPr>
          <w:lang w:val="fr-FR"/>
        </w:rPr>
      </w:pPr>
      <w:r>
        <w:rPr>
          <w:lang w:val="fr-FR"/>
        </w:rPr>
        <w:t>Plancher</w:t>
      </w:r>
      <w:del w:id="484" w:author="RAFANOMEZANTSOA" w:date="2025-08-08T07:24:00Z">
        <w:r w:rsidDel="00F303AB">
          <w:rPr>
            <w:lang w:val="fr-FR"/>
          </w:rPr>
          <w:delText xml:space="preserve"> hypothalamique postérieur </w:delText>
        </w:r>
      </w:del>
    </w:p>
    <w:p w:rsidR="00062222" w:rsidRDefault="00062222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Hypothalamique postérieur</w:t>
      </w:r>
    </w:p>
    <w:p w:rsidR="005D49F5" w:rsidRDefault="005D49F5" w:rsidP="000622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Puberté précoce</w:t>
      </w:r>
    </w:p>
    <w:p w:rsidR="005D49F5" w:rsidRDefault="005D49F5" w:rsidP="000622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Trouble psycho-intellectuel</w:t>
      </w:r>
    </w:p>
    <w:p w:rsidR="005D49F5" w:rsidRDefault="005D49F5" w:rsidP="000622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Crise d’épilepsie</w:t>
      </w:r>
    </w:p>
    <w:p w:rsidR="005D49F5" w:rsidRDefault="005D49F5" w:rsidP="000622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Somnolence</w:t>
      </w:r>
    </w:p>
    <w:p w:rsidR="005D49F5" w:rsidRDefault="005D49F5" w:rsidP="000622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Mutis</w:t>
      </w:r>
      <w:ins w:id="485" w:author="RAFANOMEZANTSOA" w:date="2025-08-08T07:24:00Z">
        <w:r w:rsidR="00F303AB">
          <w:rPr>
            <w:lang w:val="fr-FR"/>
          </w:rPr>
          <w:t>m</w:t>
        </w:r>
      </w:ins>
      <w:r>
        <w:rPr>
          <w:lang w:val="fr-FR"/>
        </w:rPr>
        <w:t xml:space="preserve">e akinétique </w:t>
      </w:r>
    </w:p>
    <w:p w:rsidR="00062222" w:rsidRDefault="00062222" w:rsidP="005D49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Hypothalamique antérieure</w:t>
      </w:r>
    </w:p>
    <w:p w:rsidR="00062222" w:rsidRDefault="00062222" w:rsidP="000622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Diabète insipide </w:t>
      </w:r>
    </w:p>
    <w:p w:rsidR="00062222" w:rsidRDefault="00062222" w:rsidP="000622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Trouble de la mémoire</w:t>
      </w:r>
    </w:p>
    <w:p w:rsidR="00062222" w:rsidRDefault="00062222" w:rsidP="000622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HTIC</w:t>
      </w:r>
    </w:p>
    <w:p w:rsidR="00062222" w:rsidRDefault="00062222" w:rsidP="000622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Korsakoff </w:t>
      </w:r>
    </w:p>
    <w:p w:rsidR="00062222" w:rsidRDefault="00062222" w:rsidP="00062222">
      <w:pPr>
        <w:pStyle w:val="Titre3"/>
        <w:rPr>
          <w:lang w:val="fr-FR"/>
        </w:rPr>
      </w:pPr>
      <w:r>
        <w:rPr>
          <w:lang w:val="fr-FR"/>
        </w:rPr>
        <w:t>Tumeur des ventricules latéraux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Céphalée</w:t>
      </w:r>
    </w:p>
    <w:p w:rsidR="00062222" w:rsidRP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HTIC</w:t>
      </w:r>
    </w:p>
    <w:p w:rsidR="005D49F5" w:rsidRDefault="00062222" w:rsidP="00062222">
      <w:pPr>
        <w:pStyle w:val="Titre3"/>
        <w:rPr>
          <w:lang w:val="fr-FR"/>
        </w:rPr>
      </w:pPr>
      <w:r>
        <w:rPr>
          <w:lang w:val="fr-FR"/>
        </w:rPr>
        <w:t>Tumeur des noyaux gris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Déficit moteur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Syndrome extra-pyramidal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Syndrome thalamique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Démence </w:t>
      </w:r>
    </w:p>
    <w:p w:rsidR="00062222" w:rsidRDefault="00062222" w:rsidP="00062222">
      <w:pPr>
        <w:pStyle w:val="Titre3"/>
        <w:rPr>
          <w:lang w:val="fr-FR"/>
        </w:rPr>
      </w:pPr>
      <w:r>
        <w:rPr>
          <w:lang w:val="fr-FR"/>
        </w:rPr>
        <w:t>Tumeur pinéale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Syndrome de Parinaud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HTIC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Syndrome endocrino-végétatif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Dysmétabolie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Trouble psycho-intellectuels</w:t>
      </w:r>
    </w:p>
    <w:p w:rsidR="00062222" w:rsidRDefault="00062222" w:rsidP="00062222">
      <w:pPr>
        <w:pStyle w:val="Titre3"/>
        <w:rPr>
          <w:lang w:val="fr-FR"/>
        </w:rPr>
      </w:pPr>
      <w:r>
        <w:rPr>
          <w:lang w:val="fr-FR"/>
        </w:rPr>
        <w:t>Tumeur du corps calleux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Syndrome de déconnexion </w:t>
      </w:r>
    </w:p>
    <w:p w:rsidR="00062222" w:rsidRDefault="00062222" w:rsidP="00062222">
      <w:pPr>
        <w:pStyle w:val="Titre3"/>
        <w:rPr>
          <w:lang w:val="fr-FR"/>
        </w:rPr>
      </w:pPr>
      <w:r>
        <w:rPr>
          <w:lang w:val="fr-FR"/>
        </w:rPr>
        <w:t xml:space="preserve">Tumeur de la base du crâne 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Manifestation ORL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Exophtalmie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HTIC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Syndrome encéphalique </w:t>
      </w:r>
    </w:p>
    <w:p w:rsidR="00062222" w:rsidRDefault="00062222" w:rsidP="00062222">
      <w:pPr>
        <w:pStyle w:val="Titre1"/>
        <w:rPr>
          <w:lang w:val="fr-FR"/>
        </w:rPr>
      </w:pPr>
      <w:r>
        <w:rPr>
          <w:lang w:val="fr-FR"/>
        </w:rPr>
        <w:t xml:space="preserve">Examen paraclinique </w:t>
      </w:r>
    </w:p>
    <w:p w:rsidR="00062222" w:rsidRDefault="00062222" w:rsidP="00062222">
      <w:pPr>
        <w:pStyle w:val="Titre2"/>
        <w:rPr>
          <w:lang w:val="fr-FR"/>
        </w:rPr>
      </w:pPr>
      <w:r>
        <w:rPr>
          <w:lang w:val="fr-FR"/>
        </w:rPr>
        <w:t>Biologie</w:t>
      </w:r>
    </w:p>
    <w:p w:rsidR="00062222" w:rsidRDefault="00062222" w:rsidP="00062222">
      <w:pPr>
        <w:pStyle w:val="Titre3"/>
        <w:rPr>
          <w:lang w:val="fr-FR"/>
        </w:rPr>
      </w:pPr>
      <w:r>
        <w:rPr>
          <w:lang w:val="fr-FR"/>
        </w:rPr>
        <w:t>Bilan pré-thérapeutique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Hémogramme, formule globulaire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VS, CRP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Glycémie, </w:t>
      </w:r>
      <w:r w:rsidR="000122C1">
        <w:rPr>
          <w:lang w:val="fr-FR"/>
        </w:rPr>
        <w:t>protidémie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Créatininémie, urée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Ionogramme sanguin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Bilan hépatique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Bilan d’hémostase</w:t>
      </w:r>
    </w:p>
    <w:p w:rsidR="00062222" w:rsidRDefault="00062222" w:rsidP="00062222">
      <w:pPr>
        <w:pStyle w:val="Titre3"/>
        <w:rPr>
          <w:lang w:val="fr-FR"/>
        </w:rPr>
      </w:pPr>
      <w:r>
        <w:rPr>
          <w:lang w:val="fr-FR"/>
        </w:rPr>
        <w:t>Bilan endocrinien (tumeur hypophysaire)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Thyroïdien</w:t>
      </w:r>
      <w:del w:id="486" w:author="RAFANOMEZANTSOA" w:date="2025-08-08T07:25:00Z">
        <w:r w:rsidDel="00F303AB">
          <w:rPr>
            <w:lang w:val="fr-FR"/>
          </w:rPr>
          <w:delText xml:space="preserve"> </w:delText>
        </w:r>
      </w:del>
      <w:ins w:id="487" w:author="RAFANOMEZANTSOA" w:date="2025-08-08T07:25:00Z">
        <w:r w:rsidR="00F303AB">
          <w:rPr>
            <w:lang w:val="fr-FR"/>
          </w:rPr>
          <w:t> : T3, T4</w:t>
        </w:r>
      </w:ins>
      <w:ins w:id="488" w:author="RAFANOMEZANTSOA" w:date="2025-08-08T07:26:00Z">
        <w:r w:rsidR="00F303AB">
          <w:rPr>
            <w:lang w:val="fr-FR"/>
          </w:rPr>
          <w:t>, TSH</w:t>
        </w:r>
      </w:ins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Gonade</w:t>
      </w:r>
      <w:ins w:id="489" w:author="RAFANOMEZANTSOA" w:date="2025-08-08T07:26:00Z">
        <w:r w:rsidR="00F303AB">
          <w:rPr>
            <w:lang w:val="fr-FR"/>
          </w:rPr>
          <w:t> : FSH, LH</w:t>
        </w:r>
      </w:ins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Prolactine</w:t>
      </w:r>
    </w:p>
    <w:p w:rsidR="00062222" w:rsidRDefault="000122C1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Cortisol</w:t>
      </w:r>
    </w:p>
    <w:p w:rsid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Growth Hormon</w:t>
      </w:r>
    </w:p>
    <w:p w:rsidR="00062222" w:rsidRDefault="00062222" w:rsidP="00062222">
      <w:pPr>
        <w:pStyle w:val="Titre2"/>
        <w:rPr>
          <w:lang w:val="fr-FR"/>
        </w:rPr>
      </w:pPr>
      <w:r>
        <w:rPr>
          <w:lang w:val="fr-FR"/>
        </w:rPr>
        <w:t xml:space="preserve">Radiologie </w:t>
      </w:r>
    </w:p>
    <w:p w:rsidR="00062222" w:rsidRP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 w:rsidRPr="00062222">
        <w:rPr>
          <w:lang w:val="fr-FR"/>
        </w:rPr>
        <w:t>Radio</w:t>
      </w:r>
      <w:r w:rsidR="002B0349">
        <w:rPr>
          <w:lang w:val="fr-FR"/>
        </w:rPr>
        <w:t>graphie</w:t>
      </w:r>
      <w:r w:rsidRPr="00062222">
        <w:rPr>
          <w:lang w:val="fr-FR"/>
        </w:rPr>
        <w:t xml:space="preserve"> du crâne : Ø intérêt</w:t>
      </w:r>
    </w:p>
    <w:p w:rsidR="00062222" w:rsidRP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 w:rsidRPr="00062222">
        <w:rPr>
          <w:lang w:val="fr-FR"/>
        </w:rPr>
        <w:t>ETF chez nourrisson</w:t>
      </w:r>
    </w:p>
    <w:p w:rsidR="00062222" w:rsidRP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 w:rsidRPr="00062222">
        <w:rPr>
          <w:lang w:val="fr-FR"/>
        </w:rPr>
        <w:t>Bilan de métastase : radio</w:t>
      </w:r>
      <w:r w:rsidR="002B0349">
        <w:rPr>
          <w:lang w:val="fr-FR"/>
        </w:rPr>
        <w:t>graphie</w:t>
      </w:r>
      <w:r w:rsidRPr="00062222">
        <w:rPr>
          <w:lang w:val="fr-FR"/>
        </w:rPr>
        <w:t xml:space="preserve"> pulmo</w:t>
      </w:r>
      <w:r w:rsidR="002B0349">
        <w:rPr>
          <w:lang w:val="fr-FR"/>
        </w:rPr>
        <w:t>naire</w:t>
      </w:r>
      <w:r w:rsidRPr="00062222">
        <w:rPr>
          <w:lang w:val="fr-FR"/>
        </w:rPr>
        <w:t>, écho</w:t>
      </w:r>
      <w:r w:rsidR="002B0349">
        <w:rPr>
          <w:lang w:val="fr-FR"/>
        </w:rPr>
        <w:t>graphie</w:t>
      </w:r>
      <w:r w:rsidRPr="00062222">
        <w:rPr>
          <w:lang w:val="fr-FR"/>
        </w:rPr>
        <w:t>, scan</w:t>
      </w:r>
      <w:r w:rsidR="002B0349">
        <w:rPr>
          <w:lang w:val="fr-FR"/>
        </w:rPr>
        <w:t xml:space="preserve">ner du </w:t>
      </w:r>
      <w:r w:rsidRPr="00062222">
        <w:rPr>
          <w:lang w:val="fr-FR"/>
        </w:rPr>
        <w:t>corps entier, scintigraphie</w:t>
      </w:r>
    </w:p>
    <w:p w:rsidR="00062222" w:rsidRPr="00062222" w:rsidRDefault="00062222" w:rsidP="002B0349">
      <w:pPr>
        <w:pStyle w:val="Titre2"/>
        <w:rPr>
          <w:lang w:val="fr-FR"/>
        </w:rPr>
      </w:pPr>
      <w:r w:rsidRPr="00062222">
        <w:rPr>
          <w:lang w:val="fr-FR"/>
        </w:rPr>
        <w:t>Neuro-imagerie : Scanner – IRM – RNM</w:t>
      </w:r>
    </w:p>
    <w:p w:rsidR="00062222" w:rsidRPr="002B0349" w:rsidRDefault="00062222" w:rsidP="002B0349">
      <w:pPr>
        <w:rPr>
          <w:lang w:val="fr-FR"/>
        </w:rPr>
      </w:pPr>
      <w:r w:rsidRPr="002B0349">
        <w:rPr>
          <w:lang w:val="fr-FR"/>
        </w:rPr>
        <w:t>→ objectifs</w:t>
      </w:r>
    </w:p>
    <w:p w:rsidR="00062222" w:rsidRP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 w:rsidRPr="00062222">
        <w:rPr>
          <w:lang w:val="fr-FR"/>
        </w:rPr>
        <w:t>Poser le diagnostic tumeurs cérébrales</w:t>
      </w:r>
      <w:r w:rsidR="002B0349">
        <w:rPr>
          <w:lang w:val="fr-FR"/>
        </w:rPr>
        <w:t>,</w:t>
      </w:r>
      <w:r w:rsidRPr="00062222">
        <w:rPr>
          <w:lang w:val="fr-FR"/>
        </w:rPr>
        <w:t xml:space="preserve"> éliminer les lésions non tumorales</w:t>
      </w:r>
    </w:p>
    <w:p w:rsidR="00062222" w:rsidRPr="002B0349" w:rsidRDefault="00062222" w:rsidP="002B0349">
      <w:pPr>
        <w:pStyle w:val="Paragraphedeliste"/>
        <w:numPr>
          <w:ilvl w:val="0"/>
          <w:numId w:val="33"/>
        </w:numPr>
        <w:rPr>
          <w:lang w:val="fr-FR"/>
        </w:rPr>
      </w:pPr>
      <w:r w:rsidRPr="00062222">
        <w:rPr>
          <w:lang w:val="fr-FR"/>
        </w:rPr>
        <w:t>Préciser localisation par rapport parenchyme cérébral (intra- ou extra parenchymateuse,</w:t>
      </w:r>
      <w:r w:rsidR="002B0349">
        <w:rPr>
          <w:lang w:val="fr-FR"/>
        </w:rPr>
        <w:t xml:space="preserve"> </w:t>
      </w:r>
      <w:r w:rsidRPr="002B0349">
        <w:rPr>
          <w:lang w:val="fr-FR"/>
        </w:rPr>
        <w:t>intraventriculaire)</w:t>
      </w:r>
    </w:p>
    <w:p w:rsidR="00062222" w:rsidRP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 w:rsidRPr="00062222">
        <w:rPr>
          <w:lang w:val="fr-FR"/>
        </w:rPr>
        <w:t>Décrire caractéristiques morphologiques (volume, structure, limite, extension)</w:t>
      </w:r>
    </w:p>
    <w:p w:rsidR="00062222" w:rsidRP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 w:rsidRPr="00062222">
        <w:rPr>
          <w:lang w:val="fr-FR"/>
        </w:rPr>
        <w:t>Apprécier retentissement sur les structures cérébrales (effet de masse, engagement, hydrocéphalie)</w:t>
      </w:r>
    </w:p>
    <w:p w:rsidR="00062222" w:rsidRP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 w:rsidRPr="00062222">
        <w:rPr>
          <w:lang w:val="fr-FR"/>
        </w:rPr>
        <w:t>Évaluer les critères de bénignité ou malignité de la lésion</w:t>
      </w:r>
    </w:p>
    <w:p w:rsidR="00062222" w:rsidRPr="00062222" w:rsidRDefault="00062222" w:rsidP="00062222">
      <w:pPr>
        <w:pStyle w:val="Paragraphedeliste"/>
        <w:numPr>
          <w:ilvl w:val="0"/>
          <w:numId w:val="33"/>
        </w:numPr>
        <w:rPr>
          <w:lang w:val="fr-FR"/>
        </w:rPr>
      </w:pPr>
      <w:r w:rsidRPr="00062222">
        <w:rPr>
          <w:lang w:val="fr-FR"/>
        </w:rPr>
        <w:t>Guider indication et planification geste chirurgicale (biopsie, exérèse, condition stéréotaxique)</w:t>
      </w:r>
    </w:p>
    <w:p w:rsidR="002B0349" w:rsidRDefault="00062222" w:rsidP="002B0349">
      <w:pPr>
        <w:pStyle w:val="Paragraphedeliste"/>
        <w:numPr>
          <w:ilvl w:val="0"/>
          <w:numId w:val="33"/>
        </w:numPr>
        <w:rPr>
          <w:lang w:val="fr-FR"/>
        </w:rPr>
      </w:pPr>
      <w:r w:rsidRPr="00062222">
        <w:rPr>
          <w:lang w:val="fr-FR"/>
        </w:rPr>
        <w:t>Surveillance post-thérapeutique</w:t>
      </w:r>
    </w:p>
    <w:p w:rsidR="002B0349" w:rsidRPr="002B0349" w:rsidRDefault="002B0349" w:rsidP="002B0349">
      <w:pPr>
        <w:pStyle w:val="Titre3"/>
        <w:rPr>
          <w:lang w:val="fr-FR"/>
        </w:rPr>
      </w:pPr>
      <w:r w:rsidRPr="002B0349">
        <w:rPr>
          <w:lang w:val="fr-FR"/>
        </w:rPr>
        <w:t>Scanner</w:t>
      </w:r>
    </w:p>
    <w:p w:rsidR="002B0349" w:rsidRPr="002B0349" w:rsidRDefault="002B0349" w:rsidP="002B0349">
      <w:pPr>
        <w:pStyle w:val="Paragraphedeliste"/>
        <w:numPr>
          <w:ilvl w:val="0"/>
          <w:numId w:val="33"/>
        </w:numPr>
        <w:rPr>
          <w:lang w:val="fr-FR"/>
        </w:rPr>
      </w:pPr>
      <w:r w:rsidRPr="002B0349">
        <w:rPr>
          <w:lang w:val="fr-FR"/>
        </w:rPr>
        <w:t>Sans et avec produit de contraste</w:t>
      </w:r>
    </w:p>
    <w:p w:rsidR="002B0349" w:rsidRPr="002B0349" w:rsidRDefault="002B0349" w:rsidP="002B0349">
      <w:pPr>
        <w:pStyle w:val="Paragraphedeliste"/>
        <w:numPr>
          <w:ilvl w:val="0"/>
          <w:numId w:val="33"/>
        </w:numPr>
        <w:rPr>
          <w:lang w:val="fr-FR"/>
        </w:rPr>
      </w:pPr>
      <w:r w:rsidRPr="002B0349">
        <w:rPr>
          <w:lang w:val="fr-FR"/>
        </w:rPr>
        <w:t>Étudier différents composants lésion tumorale</w:t>
      </w:r>
    </w:p>
    <w:p w:rsidR="002B0349" w:rsidRPr="002B0349" w:rsidRDefault="002B0349" w:rsidP="002B0349">
      <w:pPr>
        <w:pStyle w:val="Paragraphedeliste"/>
        <w:numPr>
          <w:ilvl w:val="1"/>
          <w:numId w:val="33"/>
        </w:numPr>
        <w:rPr>
          <w:lang w:val="fr-FR"/>
        </w:rPr>
      </w:pPr>
      <w:r w:rsidRPr="002B0349">
        <w:rPr>
          <w:lang w:val="fr-FR"/>
        </w:rPr>
        <w:t>Composante tissulaire</w:t>
      </w:r>
    </w:p>
    <w:p w:rsidR="002B0349" w:rsidRPr="002B0349" w:rsidRDefault="002B0349" w:rsidP="002B0349">
      <w:pPr>
        <w:pStyle w:val="Paragraphedeliste"/>
        <w:numPr>
          <w:ilvl w:val="1"/>
          <w:numId w:val="33"/>
        </w:numPr>
        <w:rPr>
          <w:lang w:val="fr-FR"/>
        </w:rPr>
      </w:pPr>
      <w:r w:rsidRPr="002B0349">
        <w:rPr>
          <w:lang w:val="fr-FR"/>
        </w:rPr>
        <w:t>Kystique ou nécrose (densité liquidienne)</w:t>
      </w:r>
    </w:p>
    <w:p w:rsidR="002B0349" w:rsidRPr="002B0349" w:rsidRDefault="002B0349" w:rsidP="002B0349">
      <w:pPr>
        <w:pStyle w:val="Paragraphedeliste"/>
        <w:numPr>
          <w:ilvl w:val="1"/>
          <w:numId w:val="33"/>
        </w:numPr>
        <w:rPr>
          <w:lang w:val="fr-FR"/>
        </w:rPr>
      </w:pPr>
      <w:r w:rsidRPr="002B0349">
        <w:rPr>
          <w:lang w:val="fr-FR"/>
        </w:rPr>
        <w:t>Hémorragie (hyperdensité)</w:t>
      </w:r>
    </w:p>
    <w:p w:rsidR="002B0349" w:rsidRPr="002B0349" w:rsidRDefault="002B0349" w:rsidP="002B0349">
      <w:pPr>
        <w:pStyle w:val="Paragraphedeliste"/>
        <w:numPr>
          <w:ilvl w:val="1"/>
          <w:numId w:val="33"/>
        </w:numPr>
        <w:rPr>
          <w:lang w:val="fr-FR"/>
        </w:rPr>
      </w:pPr>
      <w:r w:rsidRPr="002B0349">
        <w:rPr>
          <w:lang w:val="fr-FR"/>
        </w:rPr>
        <w:t>Calcifications (hyperdensité plus marquée)</w:t>
      </w:r>
    </w:p>
    <w:p w:rsidR="002B0349" w:rsidRPr="002B0349" w:rsidRDefault="002B0349" w:rsidP="002B0349">
      <w:pPr>
        <w:pStyle w:val="Paragraphedeliste"/>
        <w:numPr>
          <w:ilvl w:val="0"/>
          <w:numId w:val="33"/>
        </w:numPr>
        <w:rPr>
          <w:lang w:val="fr-FR"/>
        </w:rPr>
      </w:pPr>
      <w:r w:rsidRPr="002B0349">
        <w:rPr>
          <w:lang w:val="fr-FR"/>
        </w:rPr>
        <w:t>Injection PDC : vascularisation tumorale</w:t>
      </w:r>
    </w:p>
    <w:p w:rsidR="002B0349" w:rsidRPr="002B0349" w:rsidRDefault="002B0349" w:rsidP="002B0349">
      <w:pPr>
        <w:pStyle w:val="Paragraphedeliste"/>
        <w:numPr>
          <w:ilvl w:val="0"/>
          <w:numId w:val="33"/>
        </w:numPr>
        <w:rPr>
          <w:lang w:val="fr-FR"/>
        </w:rPr>
      </w:pPr>
      <w:r w:rsidRPr="002B0349">
        <w:rPr>
          <w:lang w:val="fr-FR"/>
        </w:rPr>
        <w:t>Reconstructions multiplans : localisation, limite</w:t>
      </w:r>
    </w:p>
    <w:p w:rsidR="002B0349" w:rsidRPr="002B0349" w:rsidRDefault="002B0349" w:rsidP="002B0349">
      <w:pPr>
        <w:pStyle w:val="Titre3"/>
        <w:rPr>
          <w:lang w:val="fr-FR"/>
        </w:rPr>
      </w:pPr>
      <w:r w:rsidRPr="002B0349">
        <w:rPr>
          <w:lang w:val="fr-FR"/>
        </w:rPr>
        <w:t>IRM</w:t>
      </w:r>
    </w:p>
    <w:p w:rsidR="002B0349" w:rsidRPr="002B0349" w:rsidRDefault="002B0349" w:rsidP="002B0349">
      <w:pPr>
        <w:pStyle w:val="Paragraphedeliste"/>
        <w:numPr>
          <w:ilvl w:val="0"/>
          <w:numId w:val="33"/>
        </w:numPr>
        <w:rPr>
          <w:lang w:val="fr-FR"/>
        </w:rPr>
      </w:pPr>
      <w:r w:rsidRPr="002B0349">
        <w:rPr>
          <w:lang w:val="fr-FR"/>
        </w:rPr>
        <w:t>Séquences :</w:t>
      </w:r>
    </w:p>
    <w:p w:rsidR="002B0349" w:rsidRDefault="002B0349" w:rsidP="002B0349">
      <w:pPr>
        <w:pStyle w:val="Paragraphedeliste"/>
        <w:numPr>
          <w:ilvl w:val="1"/>
          <w:numId w:val="33"/>
        </w:numPr>
        <w:rPr>
          <w:lang w:val="fr-FR"/>
        </w:rPr>
      </w:pPr>
      <w:r w:rsidRPr="002B0349">
        <w:rPr>
          <w:lang w:val="fr-FR"/>
        </w:rPr>
        <w:t>T1 sans injection, T1 avec injection (gadolinium)</w:t>
      </w:r>
    </w:p>
    <w:p w:rsidR="002B0349" w:rsidRPr="002B0349" w:rsidRDefault="002B0349" w:rsidP="002B0349">
      <w:pPr>
        <w:pStyle w:val="Paragraphedeliste"/>
        <w:numPr>
          <w:ilvl w:val="1"/>
          <w:numId w:val="33"/>
        </w:numPr>
        <w:rPr>
          <w:lang w:val="fr-FR"/>
        </w:rPr>
      </w:pPr>
      <w:r w:rsidRPr="002B0349">
        <w:rPr>
          <w:lang w:val="fr-FR"/>
        </w:rPr>
        <w:t>T2</w:t>
      </w:r>
    </w:p>
    <w:p w:rsidR="002B0349" w:rsidRPr="002B0349" w:rsidRDefault="002B0349" w:rsidP="002B0349">
      <w:pPr>
        <w:pStyle w:val="Paragraphedeliste"/>
        <w:numPr>
          <w:ilvl w:val="1"/>
          <w:numId w:val="33"/>
        </w:numPr>
        <w:rPr>
          <w:lang w:val="fr-FR"/>
        </w:rPr>
      </w:pPr>
      <w:r w:rsidRPr="002B0349">
        <w:rPr>
          <w:lang w:val="fr-FR"/>
        </w:rPr>
        <w:t>FLAIR (Fluid Attenuated Inversion Recovery)</w:t>
      </w:r>
    </w:p>
    <w:p w:rsidR="002B0349" w:rsidRPr="002B0349" w:rsidRDefault="002B0349" w:rsidP="002B0349">
      <w:pPr>
        <w:pStyle w:val="Paragraphedeliste"/>
        <w:numPr>
          <w:ilvl w:val="2"/>
          <w:numId w:val="33"/>
        </w:numPr>
        <w:rPr>
          <w:lang w:val="fr-FR"/>
        </w:rPr>
      </w:pPr>
      <w:r w:rsidRPr="002B0349">
        <w:rPr>
          <w:lang w:val="fr-FR"/>
        </w:rPr>
        <w:t>Annule signal LCS</w:t>
      </w:r>
    </w:p>
    <w:p w:rsidR="002B0349" w:rsidRPr="002B0349" w:rsidRDefault="002B0349" w:rsidP="002B0349">
      <w:pPr>
        <w:pStyle w:val="Paragraphedeliste"/>
        <w:numPr>
          <w:ilvl w:val="2"/>
          <w:numId w:val="33"/>
        </w:numPr>
        <w:rPr>
          <w:lang w:val="fr-FR"/>
        </w:rPr>
      </w:pPr>
      <w:r w:rsidRPr="002B0349">
        <w:rPr>
          <w:lang w:val="fr-FR"/>
        </w:rPr>
        <w:t>Meilleure diff</w:t>
      </w:r>
      <w:r>
        <w:rPr>
          <w:lang w:val="fr-FR"/>
        </w:rPr>
        <w:t xml:space="preserve">érenciation de la </w:t>
      </w:r>
      <w:r w:rsidRPr="002B0349">
        <w:rPr>
          <w:lang w:val="fr-FR"/>
        </w:rPr>
        <w:t xml:space="preserve"> tumeur – </w:t>
      </w:r>
      <w:r w:rsidR="000122C1" w:rsidRPr="002B0349">
        <w:rPr>
          <w:lang w:val="fr-FR"/>
        </w:rPr>
        <w:t>œdème</w:t>
      </w:r>
    </w:p>
    <w:p w:rsidR="002B0349" w:rsidRPr="002B0349" w:rsidRDefault="002B0349" w:rsidP="002B0349">
      <w:pPr>
        <w:pStyle w:val="Paragraphedeliste"/>
        <w:numPr>
          <w:ilvl w:val="2"/>
          <w:numId w:val="33"/>
        </w:numPr>
        <w:rPr>
          <w:lang w:val="fr-FR"/>
        </w:rPr>
      </w:pPr>
      <w:r w:rsidRPr="002B0349">
        <w:rPr>
          <w:lang w:val="fr-FR"/>
        </w:rPr>
        <w:t>Meilleure caractérisation portait kystiques et nécrotiques des tumeurs</w:t>
      </w:r>
    </w:p>
    <w:p w:rsidR="002B0349" w:rsidRPr="002B0349" w:rsidRDefault="002B0349" w:rsidP="002B0349">
      <w:pPr>
        <w:pStyle w:val="Paragraphedeliste"/>
        <w:numPr>
          <w:ilvl w:val="0"/>
          <w:numId w:val="33"/>
        </w:numPr>
        <w:rPr>
          <w:lang w:val="fr-FR"/>
        </w:rPr>
      </w:pPr>
      <w:r w:rsidRPr="002B0349">
        <w:rPr>
          <w:lang w:val="fr-FR"/>
        </w:rPr>
        <w:t>Coupes dans : tous les plans de l’espace (axial, coronal, sagittal)</w:t>
      </w:r>
    </w:p>
    <w:p w:rsidR="002B0349" w:rsidRPr="002B0349" w:rsidRDefault="002B0349" w:rsidP="002B0349">
      <w:pPr>
        <w:pStyle w:val="Paragraphedeliste"/>
        <w:numPr>
          <w:ilvl w:val="0"/>
          <w:numId w:val="33"/>
        </w:numPr>
        <w:rPr>
          <w:lang w:val="fr-FR"/>
        </w:rPr>
      </w:pPr>
      <w:r w:rsidRPr="002B0349">
        <w:rPr>
          <w:lang w:val="fr-FR"/>
        </w:rPr>
        <w:t>Exploration totale du névraxe : encéphale, moelle</w:t>
      </w:r>
    </w:p>
    <w:p w:rsidR="000122C1" w:rsidRPr="000122C1" w:rsidRDefault="002B0349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2B0349">
        <w:rPr>
          <w:lang w:val="fr-FR"/>
        </w:rPr>
        <w:t>Tumeurs de la fosse postérieure, ligne médiane, extension tumorale</w:t>
      </w:r>
    </w:p>
    <w:p w:rsidR="000122C1" w:rsidRPr="000122C1" w:rsidRDefault="000122C1" w:rsidP="000122C1">
      <w:pPr>
        <w:pStyle w:val="Titre1"/>
        <w:rPr>
          <w:lang w:val="fr-FR"/>
        </w:rPr>
      </w:pPr>
      <w:r w:rsidRPr="000122C1">
        <w:rPr>
          <w:lang w:val="fr-FR"/>
        </w:rPr>
        <w:t>Traitement</w:t>
      </w:r>
    </w:p>
    <w:p w:rsidR="000122C1" w:rsidRPr="000122C1" w:rsidRDefault="000122C1" w:rsidP="006A0450">
      <w:pPr>
        <w:pStyle w:val="Titre2"/>
        <w:rPr>
          <w:lang w:val="fr-FR"/>
        </w:rPr>
      </w:pPr>
      <w:r w:rsidRPr="000122C1">
        <w:rPr>
          <w:lang w:val="fr-FR"/>
        </w:rPr>
        <w:t>But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Enlever la ou les tumeur(s)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Supprimer l’HTIC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Favoriser la récupération neurologique</w:t>
      </w:r>
    </w:p>
    <w:p w:rsidR="000122C1" w:rsidRPr="000122C1" w:rsidRDefault="000122C1" w:rsidP="00FF6A38">
      <w:pPr>
        <w:pStyle w:val="Titre2"/>
        <w:rPr>
          <w:lang w:val="fr-FR"/>
        </w:rPr>
      </w:pPr>
      <w:r w:rsidRPr="000122C1">
        <w:rPr>
          <w:lang w:val="fr-FR"/>
        </w:rPr>
        <w:t>Moyens et indications</w:t>
      </w:r>
    </w:p>
    <w:p w:rsidR="000122C1" w:rsidRPr="000122C1" w:rsidRDefault="000122C1" w:rsidP="00FF6A38">
      <w:pPr>
        <w:pStyle w:val="Titre3"/>
        <w:rPr>
          <w:lang w:val="fr-FR"/>
        </w:rPr>
      </w:pPr>
      <w:r w:rsidRPr="000122C1">
        <w:rPr>
          <w:lang w:val="fr-FR"/>
        </w:rPr>
        <w:t>Médical</w:t>
      </w:r>
    </w:p>
    <w:p w:rsidR="000122C1" w:rsidRPr="000122C1" w:rsidRDefault="000122C1" w:rsidP="00FF6A38">
      <w:pPr>
        <w:pStyle w:val="Titre4"/>
        <w:rPr>
          <w:lang w:val="fr-FR"/>
        </w:rPr>
      </w:pPr>
      <w:r w:rsidRPr="000122C1">
        <w:rPr>
          <w:lang w:val="fr-FR"/>
        </w:rPr>
        <w:t>Anti-œdémateux cérébral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 xml:space="preserve">Corticoïde : méthylprednisolone </w:t>
      </w:r>
      <w:r w:rsidR="00FF6A38">
        <w:rPr>
          <w:lang w:val="fr-FR"/>
        </w:rPr>
        <w:t>(</w:t>
      </w:r>
      <w:r w:rsidRPr="000122C1">
        <w:rPr>
          <w:lang w:val="fr-FR"/>
        </w:rPr>
        <w:t>solumedrol</w:t>
      </w:r>
      <w:ins w:id="490" w:author="RAFANOMEZANTSOA" w:date="2025-08-08T07:28:00Z">
        <w:r w:rsidR="00F303AB">
          <w:rPr>
            <w:lang w:val="fr-FR"/>
          </w:rPr>
          <w:t>®</w:t>
        </w:r>
      </w:ins>
      <w:r w:rsidR="00FF6A38">
        <w:rPr>
          <w:lang w:val="fr-FR"/>
        </w:rPr>
        <w:t>), dexaméthasone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Solutés osmotiques : mannitol</w:t>
      </w:r>
    </w:p>
    <w:p w:rsidR="000122C1" w:rsidRPr="00F303AB" w:rsidRDefault="000122C1" w:rsidP="00F303AB">
      <w:pPr>
        <w:rPr>
          <w:lang w:val="fr-FR"/>
          <w:rPrChange w:id="491" w:author="RAFANOMEZANTSOA" w:date="2025-08-08T07:28:00Z">
            <w:rPr>
              <w:lang w:val="fr-FR"/>
            </w:rPr>
          </w:rPrChange>
        </w:rPr>
        <w:pPrChange w:id="492" w:author="RAFANOMEZANTSOA" w:date="2025-08-08T07:28:00Z">
          <w:pPr>
            <w:pStyle w:val="Paragraphedeliste"/>
            <w:numPr>
              <w:numId w:val="33"/>
            </w:numPr>
            <w:ind w:hanging="360"/>
          </w:pPr>
        </w:pPrChange>
      </w:pPr>
      <w:r w:rsidRPr="00F303AB">
        <w:rPr>
          <w:lang w:val="fr-FR"/>
          <w:rPrChange w:id="493" w:author="RAFANOMEZANTSOA" w:date="2025-08-08T07:28:00Z">
            <w:rPr>
              <w:lang w:val="fr-FR"/>
            </w:rPr>
          </w:rPrChange>
        </w:rPr>
        <w:t>→ agit sur l’œdème péri-tumoral</w:t>
      </w:r>
    </w:p>
    <w:p w:rsidR="000122C1" w:rsidRPr="000122C1" w:rsidRDefault="000122C1">
      <w:pPr>
        <w:pStyle w:val="Titre4"/>
        <w:rPr>
          <w:lang w:val="fr-FR"/>
        </w:rPr>
        <w:pPrChange w:id="494" w:author="RAFANOMEZANTSOA" w:date="2025-08-07T11:19:00Z">
          <w:pPr>
            <w:pStyle w:val="Paragraphedeliste"/>
            <w:numPr>
              <w:numId w:val="33"/>
            </w:numPr>
            <w:ind w:hanging="360"/>
          </w:pPr>
        </w:pPrChange>
      </w:pPr>
      <w:r w:rsidRPr="000122C1">
        <w:rPr>
          <w:lang w:val="fr-FR"/>
        </w:rPr>
        <w:t>Antiépileptique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Phénobarbital : gardénal</w:t>
      </w:r>
      <w:ins w:id="495" w:author="RAFANOMEZANTSOA" w:date="2025-08-07T11:20:00Z">
        <w:r w:rsidR="00FF6A38">
          <w:rPr>
            <w:lang w:val="fr-FR"/>
          </w:rPr>
          <w:t>®</w:t>
        </w:r>
      </w:ins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Carbamazépine : tegretol</w:t>
      </w:r>
      <w:ins w:id="496" w:author="RAFANOMEZANTSOA" w:date="2025-08-07T11:20:00Z">
        <w:r w:rsidR="00FF6A38">
          <w:rPr>
            <w:lang w:val="fr-FR"/>
          </w:rPr>
          <w:t>®</w:t>
        </w:r>
      </w:ins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Valproate de sodium : Dépakine</w:t>
      </w:r>
      <w:ins w:id="497" w:author="RAFANOMEZANTSOA" w:date="2025-08-08T07:28:00Z">
        <w:r w:rsidR="00F303AB">
          <w:rPr>
            <w:lang w:val="fr-FR"/>
          </w:rPr>
          <w:t>®</w:t>
        </w:r>
      </w:ins>
    </w:p>
    <w:p w:rsidR="000122C1" w:rsidRPr="00F303AB" w:rsidRDefault="00F303AB" w:rsidP="00F303AB">
      <w:pPr>
        <w:rPr>
          <w:lang w:val="fr-FR"/>
          <w:rPrChange w:id="498" w:author="RAFANOMEZANTSOA" w:date="2025-08-08T07:28:00Z">
            <w:rPr>
              <w:lang w:val="fr-FR"/>
            </w:rPr>
          </w:rPrChange>
        </w:rPr>
        <w:pPrChange w:id="499" w:author="RAFANOMEZANTSOA" w:date="2025-08-08T07:28:00Z">
          <w:pPr>
            <w:pStyle w:val="Paragraphedeliste"/>
            <w:numPr>
              <w:numId w:val="33"/>
            </w:numPr>
            <w:ind w:hanging="360"/>
          </w:pPr>
        </w:pPrChange>
      </w:pPr>
      <w:ins w:id="500" w:author="RAFANOMEZANTSOA" w:date="2025-08-08T07:28:00Z">
        <w:r>
          <w:rPr>
            <w:rFonts w:cs="Times New Roman"/>
            <w:lang w:val="fr-FR"/>
          </w:rPr>
          <w:t>→</w:t>
        </w:r>
        <w:r>
          <w:rPr>
            <w:lang w:val="fr-FR"/>
          </w:rPr>
          <w:t xml:space="preserve"> </w:t>
        </w:r>
      </w:ins>
      <w:r w:rsidR="000122C1" w:rsidRPr="00F303AB">
        <w:rPr>
          <w:lang w:val="fr-FR"/>
          <w:rPrChange w:id="501" w:author="RAFANOMEZANTSOA" w:date="2025-08-08T07:28:00Z">
            <w:rPr>
              <w:lang w:val="fr-FR"/>
            </w:rPr>
          </w:rPrChange>
        </w:rPr>
        <w:t>T3 curatif des crises inaugurales, crises itératives</w:t>
      </w:r>
    </w:p>
    <w:p w:rsidR="000122C1" w:rsidRPr="000122C1" w:rsidRDefault="000122C1">
      <w:pPr>
        <w:pStyle w:val="Titre4"/>
        <w:rPr>
          <w:lang w:val="fr-FR"/>
        </w:rPr>
        <w:pPrChange w:id="502" w:author="RAFANOMEZANTSOA" w:date="2025-08-07T11:19:00Z">
          <w:pPr>
            <w:pStyle w:val="Paragraphedeliste"/>
            <w:numPr>
              <w:numId w:val="33"/>
            </w:numPr>
            <w:ind w:hanging="360"/>
          </w:pPr>
        </w:pPrChange>
      </w:pPr>
      <w:r w:rsidRPr="000122C1">
        <w:rPr>
          <w:lang w:val="fr-FR"/>
        </w:rPr>
        <w:t>Autres T3 symptomatiques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Antalgiques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Antiémétiques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Protecteurs gastriques</w:t>
      </w:r>
    </w:p>
    <w:p w:rsidR="000122C1" w:rsidRPr="000122C1" w:rsidRDefault="000122C1">
      <w:pPr>
        <w:pStyle w:val="Titre3"/>
        <w:rPr>
          <w:lang w:val="fr-FR"/>
        </w:rPr>
        <w:pPrChange w:id="503" w:author="RAFANOMEZANTSOA" w:date="2025-08-07T11:19:00Z">
          <w:pPr>
            <w:pStyle w:val="Paragraphedeliste"/>
            <w:numPr>
              <w:numId w:val="33"/>
            </w:numPr>
            <w:ind w:hanging="360"/>
          </w:pPr>
        </w:pPrChange>
      </w:pPr>
      <w:r w:rsidRPr="000122C1">
        <w:rPr>
          <w:lang w:val="fr-FR"/>
        </w:rPr>
        <w:t>Chir</w:t>
      </w:r>
      <w:ins w:id="504" w:author="RAFANOMEZANTSOA" w:date="2025-08-07T11:20:00Z">
        <w:r w:rsidR="00FF6A38">
          <w:rPr>
            <w:lang w:val="fr-FR"/>
          </w:rPr>
          <w:t xml:space="preserve">urgie </w:t>
        </w:r>
      </w:ins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Traitement principal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Retirer la tumeur « exérèse »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Exérèse chirurgicale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Biopsie = prélever tissu tumoral pour examen anatomo-pathologique</w:t>
      </w:r>
    </w:p>
    <w:p w:rsidR="000122C1" w:rsidRPr="000122C1" w:rsidRDefault="000122C1" w:rsidP="000122C1">
      <w:pPr>
        <w:pStyle w:val="Paragraphedeliste"/>
        <w:numPr>
          <w:ilvl w:val="0"/>
          <w:numId w:val="33"/>
        </w:numPr>
        <w:rPr>
          <w:lang w:val="fr-FR"/>
        </w:rPr>
      </w:pPr>
      <w:r w:rsidRPr="000122C1">
        <w:rPr>
          <w:lang w:val="fr-FR"/>
        </w:rPr>
        <w:t>Techniques</w:t>
      </w:r>
    </w:p>
    <w:p w:rsidR="00C77904" w:rsidRPr="00C77904" w:rsidRDefault="000122C1" w:rsidP="00C77904">
      <w:pPr>
        <w:pStyle w:val="Paragraphedeliste"/>
        <w:numPr>
          <w:ilvl w:val="1"/>
          <w:numId w:val="33"/>
        </w:numPr>
        <w:rPr>
          <w:lang w:val="fr-FR"/>
          <w:rPrChange w:id="505" w:author="RAFANOMEZANTSOA" w:date="2025-08-08T07:44:00Z">
            <w:rPr>
              <w:lang w:val="fr-FR"/>
            </w:rPr>
          </w:rPrChange>
        </w:rPr>
        <w:pPrChange w:id="506" w:author="RAFANOMEZANTSOA" w:date="2025-08-08T07:41:00Z">
          <w:pPr>
            <w:pStyle w:val="Paragraphedeliste"/>
            <w:numPr>
              <w:numId w:val="33"/>
            </w:numPr>
            <w:ind w:hanging="360"/>
          </w:pPr>
        </w:pPrChange>
      </w:pPr>
      <w:r w:rsidRPr="000122C1">
        <w:rPr>
          <w:lang w:val="fr-FR"/>
        </w:rPr>
        <w:t xml:space="preserve">Exérèse chir : </w:t>
      </w:r>
      <w:ins w:id="507" w:author="RAFANOMEZANTSOA" w:date="2025-08-07T11:20:00Z">
        <w:r w:rsidR="00B02086">
          <w:rPr>
            <w:lang w:val="fr-FR"/>
          </w:rPr>
          <w:t>à</w:t>
        </w:r>
      </w:ins>
      <w:del w:id="508" w:author="RAFANOMEZANTSOA" w:date="2025-08-07T11:20:00Z">
        <w:r w:rsidRPr="000122C1" w:rsidDel="00B02086">
          <w:rPr>
            <w:lang w:val="fr-FR"/>
          </w:rPr>
          <w:delText>A</w:delText>
        </w:r>
      </w:del>
      <w:r w:rsidRPr="000122C1">
        <w:rPr>
          <w:lang w:val="fr-FR"/>
        </w:rPr>
        <w:t xml:space="preserve"> ciel ouvert ou par condition neuronavigation</w:t>
      </w:r>
    </w:p>
    <w:p w:rsidR="00C77904" w:rsidRDefault="000122C1" w:rsidP="00FF6A38">
      <w:pPr>
        <w:pStyle w:val="Paragraphedeliste"/>
        <w:numPr>
          <w:ilvl w:val="1"/>
          <w:numId w:val="33"/>
        </w:numPr>
        <w:rPr>
          <w:ins w:id="509" w:author="RAFANOMEZANTSOA" w:date="2025-08-08T07:44:00Z"/>
          <w:lang w:val="fr-FR"/>
        </w:rPr>
      </w:pPr>
      <w:r w:rsidRPr="000122C1">
        <w:rPr>
          <w:lang w:val="fr-FR"/>
        </w:rPr>
        <w:t xml:space="preserve">Biopsie : </w:t>
      </w:r>
      <w:ins w:id="510" w:author="RAFANOMEZANTSOA" w:date="2025-08-07T11:20:00Z">
        <w:r w:rsidR="00B02086">
          <w:rPr>
            <w:lang w:val="fr-FR"/>
          </w:rPr>
          <w:t>à</w:t>
        </w:r>
      </w:ins>
      <w:del w:id="511" w:author="RAFANOMEZANTSOA" w:date="2025-08-07T11:20:00Z">
        <w:r w:rsidRPr="000122C1" w:rsidDel="00B02086">
          <w:rPr>
            <w:lang w:val="fr-FR"/>
          </w:rPr>
          <w:delText>A</w:delText>
        </w:r>
      </w:del>
      <w:r w:rsidRPr="000122C1">
        <w:rPr>
          <w:lang w:val="fr-FR"/>
        </w:rPr>
        <w:t xml:space="preserve"> main levée ou condition stéréotaxique</w:t>
      </w:r>
    </w:p>
    <w:p w:rsidR="00C77904" w:rsidRPr="00C77904" w:rsidRDefault="00C77904" w:rsidP="00C77904">
      <w:pPr>
        <w:pStyle w:val="Paragraphedeliste"/>
        <w:rPr>
          <w:ins w:id="512" w:author="RAFANOMEZANTSOA" w:date="2025-08-08T07:44:00Z"/>
          <w:lang w:val="fr-FR"/>
          <w:rPrChange w:id="513" w:author="RAFANOMEZANTSOA" w:date="2025-08-08T07:44:00Z">
            <w:rPr>
              <w:ins w:id="514" w:author="RAFANOMEZANTSOA" w:date="2025-08-08T07:44:00Z"/>
              <w:lang w:val="fr-FR"/>
            </w:rPr>
          </w:rPrChange>
        </w:rPr>
        <w:pPrChange w:id="515" w:author="RAFANOMEZANTSOA" w:date="2025-08-08T07:44:00Z">
          <w:pPr>
            <w:pStyle w:val="Paragraphedeliste"/>
            <w:numPr>
              <w:ilvl w:val="1"/>
              <w:numId w:val="33"/>
            </w:numPr>
            <w:ind w:left="1440" w:hanging="360"/>
          </w:pPr>
        </w:pPrChange>
      </w:pPr>
    </w:p>
    <w:p w:rsidR="00C77904" w:rsidRDefault="00C77904" w:rsidP="00C77904">
      <w:pPr>
        <w:jc w:val="center"/>
        <w:rPr>
          <w:ins w:id="516" w:author="RAFANOMEZANTSOA" w:date="2025-08-08T07:47:00Z"/>
          <w:noProof/>
          <w:lang w:val="fr-FR"/>
        </w:rPr>
      </w:pPr>
    </w:p>
    <w:p w:rsidR="00C77904" w:rsidRDefault="00C77904" w:rsidP="00C77904">
      <w:pPr>
        <w:jc w:val="center"/>
        <w:rPr>
          <w:ins w:id="517" w:author="RAFANOMEZANTSOA" w:date="2025-08-08T07:47:00Z"/>
          <w:noProof/>
          <w:lang w:val="fr-FR"/>
        </w:rPr>
      </w:pPr>
      <w:ins w:id="518" w:author="RAFANOMEZANTSOA" w:date="2025-08-08T07:44:00Z">
        <w:r>
          <w:rPr>
            <w:noProof/>
            <w:lang w:val="fr-FR"/>
          </w:rPr>
          <w:drawing>
            <wp:inline distT="0" distB="0" distL="0" distR="0" wp14:anchorId="67F7E758" wp14:editId="2C731A46">
              <wp:extent cx="2860754" cy="2524125"/>
              <wp:effectExtent l="0" t="0" r="0" b="0"/>
              <wp:docPr id="5" name="Imag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d.png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8254" cy="2530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0122C1" w:rsidRPr="00C77904" w:rsidRDefault="00C77904" w:rsidP="00C77904">
      <w:pPr>
        <w:jc w:val="center"/>
        <w:rPr>
          <w:ins w:id="519" w:author="RAFANOMEZANTSOA" w:date="2025-08-07T11:21:00Z"/>
          <w:lang w:val="fr-FR"/>
          <w:rPrChange w:id="520" w:author="RAFANOMEZANTSOA" w:date="2025-08-08T07:44:00Z">
            <w:rPr>
              <w:ins w:id="521" w:author="RAFANOMEZANTSOA" w:date="2025-08-07T11:21:00Z"/>
              <w:lang w:val="fr-FR"/>
            </w:rPr>
          </w:rPrChange>
        </w:rPr>
        <w:pPrChange w:id="522" w:author="RAFANOMEZANTSOA" w:date="2025-08-08T07:45:00Z">
          <w:pPr>
            <w:pStyle w:val="Paragraphedeliste"/>
            <w:numPr>
              <w:ilvl w:val="1"/>
              <w:numId w:val="33"/>
            </w:numPr>
            <w:ind w:left="1440" w:hanging="360"/>
          </w:pPr>
        </w:pPrChange>
      </w:pPr>
      <w:ins w:id="523" w:author="RAFANOMEZANTSOA" w:date="2025-08-08T07:44:00Z">
        <w:r>
          <w:rPr>
            <w:noProof/>
            <w:lang w:val="fr-FR"/>
          </w:rPr>
          <w:drawing>
            <wp:inline distT="0" distB="0" distL="0" distR="0">
              <wp:extent cx="2873602" cy="2352675"/>
              <wp:effectExtent l="0" t="0" r="3175" b="0"/>
              <wp:docPr id="7" name="Imag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d.pn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7658" cy="23723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524" w:author="RAFANOMEZANTSOA" w:date="2025-08-08T07:47:00Z">
        <w:r>
          <w:rPr>
            <w:noProof/>
            <w:lang w:val="fr-FR"/>
          </w:rPr>
          <w:drawing>
            <wp:inline distT="0" distB="0" distL="0" distR="0" wp14:anchorId="6A83A5DC" wp14:editId="577ECF6C">
              <wp:extent cx="3076575" cy="2202159"/>
              <wp:effectExtent l="0" t="0" r="0" b="8255"/>
              <wp:docPr id="9" name="Imag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d.pn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87938" cy="22102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B02086" w:rsidRDefault="00B02086" w:rsidP="00B02086">
      <w:pPr>
        <w:pStyle w:val="Titre3"/>
        <w:rPr>
          <w:ins w:id="525" w:author="RAFANOMEZANTSOA" w:date="2025-08-07T11:22:00Z"/>
          <w:lang w:val="fr-FR"/>
        </w:rPr>
      </w:pPr>
      <w:ins w:id="526" w:author="RAFANOMEZANTSOA" w:date="2025-08-07T11:22:00Z">
        <w:r>
          <w:rPr>
            <w:lang w:val="fr-FR"/>
          </w:rPr>
          <w:t>Traitement oncologique</w:t>
        </w:r>
      </w:ins>
    </w:p>
    <w:p w:rsidR="00B02086" w:rsidRDefault="00B02086" w:rsidP="00B02086">
      <w:pPr>
        <w:pStyle w:val="Paragraphedeliste"/>
        <w:numPr>
          <w:ilvl w:val="0"/>
          <w:numId w:val="33"/>
        </w:numPr>
        <w:rPr>
          <w:ins w:id="527" w:author="RAFANOMEZANTSOA" w:date="2025-08-07T11:22:00Z"/>
          <w:lang w:val="fr-FR"/>
        </w:rPr>
      </w:pPr>
      <w:ins w:id="528" w:author="RAFANOMEZANTSOA" w:date="2025-08-07T11:22:00Z">
        <w:r>
          <w:rPr>
            <w:lang w:val="fr-FR"/>
          </w:rPr>
          <w:t>Chimiothérapie</w:t>
        </w:r>
      </w:ins>
    </w:p>
    <w:p w:rsidR="00B02086" w:rsidRDefault="00B02086" w:rsidP="00B02086">
      <w:pPr>
        <w:pStyle w:val="Paragraphedeliste"/>
        <w:numPr>
          <w:ilvl w:val="1"/>
          <w:numId w:val="33"/>
        </w:numPr>
        <w:rPr>
          <w:ins w:id="529" w:author="RAFANOMEZANTSOA" w:date="2025-08-07T11:22:00Z"/>
          <w:lang w:val="fr-FR"/>
        </w:rPr>
      </w:pPr>
      <w:ins w:id="530" w:author="RAFANOMEZANTSOA" w:date="2025-08-07T11:22:00Z">
        <w:r>
          <w:rPr>
            <w:lang w:val="fr-FR"/>
          </w:rPr>
          <w:t>Utilise des molécules pour empêcher la multiplication des cellules tumorales ou pour les tuer</w:t>
        </w:r>
      </w:ins>
    </w:p>
    <w:p w:rsidR="00B02086" w:rsidRDefault="00B02086" w:rsidP="00B02086">
      <w:pPr>
        <w:pStyle w:val="Paragraphedeliste"/>
        <w:numPr>
          <w:ilvl w:val="0"/>
          <w:numId w:val="33"/>
        </w:numPr>
        <w:rPr>
          <w:ins w:id="531" w:author="RAFANOMEZANTSOA" w:date="2025-08-07T11:22:00Z"/>
          <w:lang w:val="fr-FR"/>
        </w:rPr>
      </w:pPr>
      <w:ins w:id="532" w:author="RAFANOMEZANTSOA" w:date="2025-08-07T11:22:00Z">
        <w:r>
          <w:rPr>
            <w:lang w:val="fr-FR"/>
          </w:rPr>
          <w:t>Radiothérapie</w:t>
        </w:r>
      </w:ins>
    </w:p>
    <w:p w:rsidR="00B02086" w:rsidRDefault="00B02086" w:rsidP="00B02086">
      <w:pPr>
        <w:pStyle w:val="Paragraphedeliste"/>
        <w:numPr>
          <w:ilvl w:val="1"/>
          <w:numId w:val="33"/>
        </w:numPr>
        <w:rPr>
          <w:ins w:id="533" w:author="RAFANOMEZANTSOA" w:date="2025-08-07T11:23:00Z"/>
          <w:lang w:val="fr-FR"/>
        </w:rPr>
      </w:pPr>
      <w:ins w:id="534" w:author="RAFANOMEZANTSOA" w:date="2025-08-07T11:22:00Z">
        <w:r>
          <w:rPr>
            <w:lang w:val="fr-FR"/>
          </w:rPr>
          <w:t>Application des doses d’irra</w:t>
        </w:r>
      </w:ins>
      <w:ins w:id="535" w:author="RAFANOMEZANTSOA" w:date="2025-08-07T11:23:00Z">
        <w:r>
          <w:rPr>
            <w:lang w:val="fr-FR"/>
          </w:rPr>
          <w:t xml:space="preserve">diation pour tuer les </w:t>
        </w:r>
      </w:ins>
      <w:ins w:id="536" w:author="RAFANOMEZANTSOA" w:date="2025-08-07T11:24:00Z">
        <w:r w:rsidR="00EA2015">
          <w:rPr>
            <w:lang w:val="fr-FR"/>
          </w:rPr>
          <w:t>cellules tumorales</w:t>
        </w:r>
      </w:ins>
    </w:p>
    <w:p w:rsidR="00EA2015" w:rsidRDefault="00EA2015" w:rsidP="00EA2015">
      <w:pPr>
        <w:pStyle w:val="Paragraphedeliste"/>
        <w:numPr>
          <w:ilvl w:val="0"/>
          <w:numId w:val="33"/>
        </w:numPr>
        <w:rPr>
          <w:ins w:id="537" w:author="RAFANOMEZANTSOA" w:date="2025-08-07T11:24:00Z"/>
          <w:lang w:val="fr-FR"/>
        </w:rPr>
      </w:pPr>
      <w:ins w:id="538" w:author="RAFANOMEZANTSOA" w:date="2025-08-07T11:24:00Z">
        <w:r>
          <w:rPr>
            <w:lang w:val="fr-FR"/>
          </w:rPr>
          <w:t>Radiochirurgie « GammaKnife Surgery »</w:t>
        </w:r>
      </w:ins>
    </w:p>
    <w:p w:rsidR="00EA2015" w:rsidRDefault="00EA2015" w:rsidP="00EA2015">
      <w:pPr>
        <w:pStyle w:val="Paragraphedeliste"/>
        <w:numPr>
          <w:ilvl w:val="1"/>
          <w:numId w:val="33"/>
        </w:numPr>
        <w:rPr>
          <w:ins w:id="539" w:author="RAFANOMEZANTSOA" w:date="2025-08-07T11:24:00Z"/>
          <w:lang w:val="fr-FR"/>
        </w:rPr>
      </w:pPr>
      <w:ins w:id="540" w:author="RAFANOMEZANTSOA" w:date="2025-08-07T11:24:00Z">
        <w:r>
          <w:rPr>
            <w:lang w:val="fr-FR"/>
          </w:rPr>
          <w:t xml:space="preserve">Administrer plusieurs faisceaux de rayons </w:t>
        </w:r>
      </w:ins>
    </w:p>
    <w:p w:rsidR="00EA2015" w:rsidRDefault="00EA2015" w:rsidP="00EA2015">
      <w:pPr>
        <w:pStyle w:val="Titre1"/>
        <w:rPr>
          <w:ins w:id="541" w:author="RAFANOMEZANTSOA" w:date="2025-08-07T11:24:00Z"/>
          <w:lang w:val="fr-FR"/>
        </w:rPr>
      </w:pPr>
      <w:ins w:id="542" w:author="RAFANOMEZANTSOA" w:date="2025-08-07T11:24:00Z">
        <w:r>
          <w:rPr>
            <w:lang w:val="fr-FR"/>
          </w:rPr>
          <w:t>Pronostic</w:t>
        </w:r>
      </w:ins>
    </w:p>
    <w:p w:rsidR="00EA2015" w:rsidRDefault="00EA2015" w:rsidP="00EA2015">
      <w:pPr>
        <w:pStyle w:val="Paragraphedeliste"/>
        <w:numPr>
          <w:ilvl w:val="0"/>
          <w:numId w:val="33"/>
        </w:numPr>
        <w:rPr>
          <w:ins w:id="543" w:author="RAFANOMEZANTSOA" w:date="2025-08-07T11:25:00Z"/>
          <w:lang w:val="fr-FR"/>
        </w:rPr>
      </w:pPr>
      <w:ins w:id="544" w:author="RAFANOMEZANTSOA" w:date="2025-08-07T11:24:00Z">
        <w:r>
          <w:rPr>
            <w:lang w:val="fr-FR"/>
          </w:rPr>
          <w:t>Dépend de l’histo</w:t>
        </w:r>
      </w:ins>
      <w:ins w:id="545" w:author="RAFANOMEZANTSOA" w:date="2025-08-07T11:25:00Z">
        <w:r>
          <w:rPr>
            <w:lang w:val="fr-FR"/>
          </w:rPr>
          <w:t>logie et localisation</w:t>
        </w:r>
      </w:ins>
    </w:p>
    <w:p w:rsidR="00EA2015" w:rsidRDefault="00EA2015" w:rsidP="00EA2015">
      <w:pPr>
        <w:pStyle w:val="Paragraphedeliste"/>
        <w:numPr>
          <w:ilvl w:val="1"/>
          <w:numId w:val="33"/>
        </w:numPr>
        <w:rPr>
          <w:ins w:id="546" w:author="RAFANOMEZANTSOA" w:date="2025-08-07T11:25:00Z"/>
          <w:lang w:val="fr-FR"/>
        </w:rPr>
      </w:pPr>
      <w:ins w:id="547" w:author="RAFANOMEZANTSOA" w:date="2025-08-07T11:25:00Z">
        <w:r>
          <w:rPr>
            <w:lang w:val="fr-FR"/>
          </w:rPr>
          <w:t>Méningiome : bon pronostic si exérèse totale</w:t>
        </w:r>
      </w:ins>
    </w:p>
    <w:p w:rsidR="00EA2015" w:rsidRDefault="00EA2015" w:rsidP="00EA2015">
      <w:pPr>
        <w:pStyle w:val="Paragraphedeliste"/>
        <w:numPr>
          <w:ilvl w:val="1"/>
          <w:numId w:val="33"/>
        </w:numPr>
        <w:rPr>
          <w:ins w:id="548" w:author="RAFANOMEZANTSOA" w:date="2025-08-07T11:25:00Z"/>
          <w:lang w:val="fr-FR"/>
        </w:rPr>
      </w:pPr>
      <w:ins w:id="549" w:author="RAFANOMEZANTSOA" w:date="2025-08-07T11:25:00Z">
        <w:r>
          <w:rPr>
            <w:lang w:val="fr-FR"/>
          </w:rPr>
          <w:t>Métastase cérébrale : mauvais pronostic</w:t>
        </w:r>
      </w:ins>
    </w:p>
    <w:p w:rsidR="00EA2015" w:rsidRDefault="00EA2015" w:rsidP="00EA2015">
      <w:pPr>
        <w:pStyle w:val="Paragraphedeliste"/>
        <w:numPr>
          <w:ilvl w:val="1"/>
          <w:numId w:val="33"/>
        </w:numPr>
        <w:rPr>
          <w:ins w:id="550" w:author="RAFANOMEZANTSOA" w:date="2025-08-07T11:25:00Z"/>
          <w:lang w:val="fr-FR"/>
        </w:rPr>
      </w:pPr>
      <w:ins w:id="551" w:author="RAFANOMEZANTSOA" w:date="2025-08-07T11:25:00Z">
        <w:r>
          <w:rPr>
            <w:lang w:val="fr-FR"/>
          </w:rPr>
          <w:t>Glioblastome : hautement maligne (médiane de survie est de 9 mois)</w:t>
        </w:r>
      </w:ins>
    </w:p>
    <w:p w:rsidR="00EA2015" w:rsidRDefault="00EA2015" w:rsidP="00EA2015">
      <w:pPr>
        <w:pStyle w:val="Titre1"/>
        <w:rPr>
          <w:ins w:id="552" w:author="RAFANOMEZANTSOA" w:date="2025-08-07T11:26:00Z"/>
          <w:lang w:val="fr-FR"/>
        </w:rPr>
      </w:pPr>
      <w:ins w:id="553" w:author="RAFANOMEZANTSOA" w:date="2025-08-07T11:26:00Z">
        <w:r>
          <w:rPr>
            <w:lang w:val="fr-FR"/>
          </w:rPr>
          <w:t>Conclusion</w:t>
        </w:r>
      </w:ins>
    </w:p>
    <w:p w:rsidR="00EA2015" w:rsidRDefault="00EA2015" w:rsidP="00EA2015">
      <w:pPr>
        <w:pStyle w:val="Paragraphedeliste"/>
        <w:numPr>
          <w:ilvl w:val="0"/>
          <w:numId w:val="33"/>
        </w:numPr>
        <w:rPr>
          <w:ins w:id="554" w:author="RAFANOMEZANTSOA" w:date="2025-08-07T11:26:00Z"/>
          <w:lang w:val="fr-FR"/>
        </w:rPr>
      </w:pPr>
      <w:ins w:id="555" w:author="RAFANOMEZANTSOA" w:date="2025-08-07T11:26:00Z">
        <w:r>
          <w:rPr>
            <w:lang w:val="fr-FR"/>
          </w:rPr>
          <w:t>Tumeur cérébrale : augmentation incidence</w:t>
        </w:r>
      </w:ins>
    </w:p>
    <w:p w:rsidR="00EA2015" w:rsidRDefault="00EA2015" w:rsidP="00EA2015">
      <w:pPr>
        <w:pStyle w:val="Paragraphedeliste"/>
        <w:numPr>
          <w:ilvl w:val="0"/>
          <w:numId w:val="33"/>
        </w:numPr>
        <w:rPr>
          <w:ins w:id="556" w:author="RAFANOMEZANTSOA" w:date="2025-08-07T11:26:00Z"/>
          <w:lang w:val="fr-FR"/>
        </w:rPr>
      </w:pPr>
      <w:ins w:id="557" w:author="RAFANOMEZANTSOA" w:date="2025-08-07T11:26:00Z">
        <w:r>
          <w:rPr>
            <w:lang w:val="fr-FR"/>
          </w:rPr>
          <w:t>Clinique : céphalée, épilepsie inaugurale, installation progressive des déficits neurologiques</w:t>
        </w:r>
      </w:ins>
    </w:p>
    <w:p w:rsidR="00EA2015" w:rsidRDefault="00EA2015" w:rsidP="00EA2015">
      <w:pPr>
        <w:pStyle w:val="Paragraphedeliste"/>
        <w:numPr>
          <w:ilvl w:val="0"/>
          <w:numId w:val="33"/>
        </w:numPr>
        <w:rPr>
          <w:ins w:id="558" w:author="RAFANOMEZANTSOA" w:date="2025-08-07T11:27:00Z"/>
          <w:lang w:val="fr-FR"/>
        </w:rPr>
      </w:pPr>
      <w:ins w:id="559" w:author="RAFANOMEZANTSOA" w:date="2025-08-07T11:26:00Z">
        <w:r>
          <w:rPr>
            <w:lang w:val="fr-FR"/>
          </w:rPr>
          <w:t>Ne</w:t>
        </w:r>
      </w:ins>
      <w:ins w:id="560" w:author="RAFANOMEZANTSOA" w:date="2025-08-07T11:27:00Z">
        <w:r>
          <w:rPr>
            <w:lang w:val="fr-FR"/>
          </w:rPr>
          <w:t>uro-imagerie : diagnostic</w:t>
        </w:r>
      </w:ins>
    </w:p>
    <w:p w:rsidR="00EA2015" w:rsidRDefault="00EA2015" w:rsidP="00EA2015">
      <w:pPr>
        <w:pStyle w:val="Paragraphedeliste"/>
        <w:numPr>
          <w:ilvl w:val="0"/>
          <w:numId w:val="33"/>
        </w:numPr>
        <w:rPr>
          <w:ins w:id="561" w:author="RAFANOMEZANTSOA" w:date="2025-08-07T11:27:00Z"/>
          <w:lang w:val="fr-FR"/>
        </w:rPr>
      </w:pPr>
      <w:ins w:id="562" w:author="RAFANOMEZANTSOA" w:date="2025-08-07T11:27:00Z">
        <w:r>
          <w:rPr>
            <w:lang w:val="fr-FR"/>
          </w:rPr>
          <w:t>Certitude nature tumeur : examen anatomopathologique</w:t>
        </w:r>
      </w:ins>
    </w:p>
    <w:p w:rsidR="00EA2015" w:rsidRDefault="00EA2015" w:rsidP="00EA2015">
      <w:pPr>
        <w:pStyle w:val="Paragraphedeliste"/>
        <w:numPr>
          <w:ilvl w:val="0"/>
          <w:numId w:val="33"/>
        </w:numPr>
        <w:rPr>
          <w:ins w:id="563" w:author="RAFANOMEZANTSOA" w:date="2025-08-07T11:27:00Z"/>
          <w:lang w:val="fr-FR"/>
        </w:rPr>
      </w:pPr>
      <w:ins w:id="564" w:author="RAFANOMEZANTSOA" w:date="2025-08-07T11:27:00Z">
        <w:r>
          <w:rPr>
            <w:lang w:val="fr-FR"/>
          </w:rPr>
          <w:t>1</w:t>
        </w:r>
        <w:r w:rsidRPr="00EA2015">
          <w:rPr>
            <w:vertAlign w:val="superscript"/>
            <w:lang w:val="fr-FR"/>
            <w:rPrChange w:id="565" w:author="RAFANOMEZANTSOA" w:date="2025-08-07T11:27:00Z">
              <w:rPr>
                <w:lang w:val="fr-FR"/>
              </w:rPr>
            </w:rPrChange>
          </w:rPr>
          <w:t>er</w:t>
        </w:r>
        <w:r>
          <w:rPr>
            <w:lang w:val="fr-FR"/>
          </w:rPr>
          <w:t xml:space="preserve"> traitement : chirurgie</w:t>
        </w:r>
      </w:ins>
    </w:p>
    <w:p w:rsidR="00EA2015" w:rsidRPr="00EA2015" w:rsidRDefault="00EA2015">
      <w:pPr>
        <w:pStyle w:val="Paragraphedeliste"/>
        <w:numPr>
          <w:ilvl w:val="0"/>
          <w:numId w:val="33"/>
        </w:numPr>
        <w:rPr>
          <w:lang w:val="fr-FR"/>
        </w:rPr>
      </w:pPr>
      <w:ins w:id="566" w:author="RAFANOMEZANTSOA" w:date="2025-08-07T11:27:00Z">
        <w:r>
          <w:rPr>
            <w:lang w:val="fr-FR"/>
          </w:rPr>
          <w:t>Traitement complémentaire : radiothérapie et chimiothérapie</w:t>
        </w:r>
      </w:ins>
    </w:p>
    <w:sectPr w:rsidR="00EA2015" w:rsidRPr="00EA2015" w:rsidSect="00ED58FF">
      <w:headerReference w:type="default" r:id="rId14"/>
      <w:footerReference w:type="default" r:id="rId15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451C" w:rsidRDefault="0027451C" w:rsidP="00ED58FF">
      <w:pPr>
        <w:spacing w:line="240" w:lineRule="auto"/>
      </w:pPr>
      <w:r>
        <w:separator/>
      </w:r>
    </w:p>
  </w:endnote>
  <w:endnote w:type="continuationSeparator" w:id="0">
    <w:p w:rsidR="0027451C" w:rsidRDefault="0027451C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7904" w:rsidRPr="001A0D04" w:rsidRDefault="00C77904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7904" w:rsidRPr="001A0D04" w:rsidRDefault="00C779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C77904" w:rsidRPr="001A0D04" w:rsidRDefault="00C779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77904" w:rsidRPr="001313C9" w:rsidRDefault="00C77904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C77904" w:rsidRPr="001313C9" w:rsidRDefault="00C77904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451C" w:rsidRDefault="0027451C" w:rsidP="00ED58FF">
      <w:pPr>
        <w:spacing w:line="240" w:lineRule="auto"/>
      </w:pPr>
      <w:r>
        <w:separator/>
      </w:r>
    </w:p>
  </w:footnote>
  <w:footnote w:type="continuationSeparator" w:id="0">
    <w:p w:rsidR="0027451C" w:rsidRDefault="0027451C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7904" w:rsidRPr="00696BBE" w:rsidRDefault="00C77904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Neurochirurgie du 07 Août </w:t>
    </w:r>
    <w:r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01873E4"/>
    <w:multiLevelType w:val="hybridMultilevel"/>
    <w:tmpl w:val="3DE84212"/>
    <w:lvl w:ilvl="0" w:tplc="DE061E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AFANOMEZANTSOA">
    <w15:presenceInfo w15:providerId="None" w15:userId="RAFANOMEZ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markup="0"/>
  <w:trackRevisions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122C1"/>
    <w:rsid w:val="00036330"/>
    <w:rsid w:val="0005235A"/>
    <w:rsid w:val="00055C62"/>
    <w:rsid w:val="00062222"/>
    <w:rsid w:val="00097EAE"/>
    <w:rsid w:val="000D3B92"/>
    <w:rsid w:val="00101625"/>
    <w:rsid w:val="001313C9"/>
    <w:rsid w:val="0013512C"/>
    <w:rsid w:val="00175376"/>
    <w:rsid w:val="001A0D04"/>
    <w:rsid w:val="001A2B94"/>
    <w:rsid w:val="00256ADE"/>
    <w:rsid w:val="00265A80"/>
    <w:rsid w:val="0027451C"/>
    <w:rsid w:val="002A6A07"/>
    <w:rsid w:val="002B0349"/>
    <w:rsid w:val="002C6447"/>
    <w:rsid w:val="002D2B13"/>
    <w:rsid w:val="002E1BB9"/>
    <w:rsid w:val="002E5E72"/>
    <w:rsid w:val="002F11C5"/>
    <w:rsid w:val="00313CF7"/>
    <w:rsid w:val="00335ADC"/>
    <w:rsid w:val="0037606B"/>
    <w:rsid w:val="003A3D47"/>
    <w:rsid w:val="003B17D1"/>
    <w:rsid w:val="003C5F05"/>
    <w:rsid w:val="003D25C6"/>
    <w:rsid w:val="0041580A"/>
    <w:rsid w:val="004538AD"/>
    <w:rsid w:val="004E639C"/>
    <w:rsid w:val="00502925"/>
    <w:rsid w:val="00504447"/>
    <w:rsid w:val="00537805"/>
    <w:rsid w:val="00554F63"/>
    <w:rsid w:val="005A6393"/>
    <w:rsid w:val="005B1E9F"/>
    <w:rsid w:val="005D49F5"/>
    <w:rsid w:val="006132E9"/>
    <w:rsid w:val="00623CD5"/>
    <w:rsid w:val="0065136F"/>
    <w:rsid w:val="0066020E"/>
    <w:rsid w:val="00673D85"/>
    <w:rsid w:val="006815B4"/>
    <w:rsid w:val="006860BF"/>
    <w:rsid w:val="00696BBE"/>
    <w:rsid w:val="006A0450"/>
    <w:rsid w:val="0075213D"/>
    <w:rsid w:val="00795614"/>
    <w:rsid w:val="007C33B7"/>
    <w:rsid w:val="00872EA0"/>
    <w:rsid w:val="008809FC"/>
    <w:rsid w:val="008C5E2B"/>
    <w:rsid w:val="008D5B42"/>
    <w:rsid w:val="008F1FDE"/>
    <w:rsid w:val="00926B96"/>
    <w:rsid w:val="00972E76"/>
    <w:rsid w:val="00A20C5D"/>
    <w:rsid w:val="00AB4EC0"/>
    <w:rsid w:val="00AC0D72"/>
    <w:rsid w:val="00AD761F"/>
    <w:rsid w:val="00B02086"/>
    <w:rsid w:val="00BB4BA5"/>
    <w:rsid w:val="00C36BEA"/>
    <w:rsid w:val="00C77904"/>
    <w:rsid w:val="00CA01E4"/>
    <w:rsid w:val="00CD7CD2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8713B"/>
    <w:rsid w:val="00EA2015"/>
    <w:rsid w:val="00ED0596"/>
    <w:rsid w:val="00ED58FF"/>
    <w:rsid w:val="00F048D4"/>
    <w:rsid w:val="00F17AB1"/>
    <w:rsid w:val="00F2087A"/>
    <w:rsid w:val="00F303AB"/>
    <w:rsid w:val="00F73EDE"/>
    <w:rsid w:val="00FE4862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2207ED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paragraph" w:styleId="Textedebulles">
    <w:name w:val="Balloon Text"/>
    <w:basedOn w:val="Normal"/>
    <w:link w:val="TextedebullesCar"/>
    <w:uiPriority w:val="99"/>
    <w:semiHidden/>
    <w:unhideWhenUsed/>
    <w:rsid w:val="00FF6A3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6A38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2E1BB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F0E855-2631-4366-B389-C279D2DA4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11</Pages>
  <Words>1577</Words>
  <Characters>8994</Characters>
  <Application>Microsoft Office Word</Application>
  <DocSecurity>0</DocSecurity>
  <Lines>74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45</vt:i4>
      </vt:variant>
    </vt:vector>
  </HeadingPairs>
  <TitlesOfParts>
    <vt:vector size="46" baseType="lpstr">
      <vt:lpstr/>
      <vt:lpstr>Introduction</vt:lpstr>
      <vt:lpstr>Epidémiologie</vt:lpstr>
      <vt:lpstr>    Données statistiques</vt:lpstr>
      <vt:lpstr>    Facteurs de risques</vt:lpstr>
      <vt:lpstr>Classificatiotion </vt:lpstr>
      <vt:lpstr>    Classification topographique</vt:lpstr>
      <vt:lpstr>        Tumeurs supratentorielles (85%)</vt:lpstr>
      <vt:lpstr>        Tumeurs infratentorielles (fosses postérieures) 10%</vt:lpstr>
      <vt:lpstr>        Tumeurs à cheval entre les 2 étages </vt:lpstr>
      <vt:lpstr>    Classification neuropathologique</vt:lpstr>
      <vt:lpstr>        Origine</vt:lpstr>
      <vt:lpstr>        Nature</vt:lpstr>
      <vt:lpstr>    Classification tumeur cérébrale primitive OMS</vt:lpstr>
      <vt:lpstr>Signe clinique </vt:lpstr>
      <vt:lpstr>    Tableau clinique : 3 grands syndromes</vt:lpstr>
      <vt:lpstr>        Syndrome d’hypertension intracrânienne</vt:lpstr>
      <vt:lpstr>        Syndrome irritatif </vt:lpstr>
      <vt:lpstr>        Syndromed déficitaire</vt:lpstr>
      <vt:lpstr>    Syndromes topographiques </vt:lpstr>
      <vt:lpstr>        Tumeur hémisphérique </vt:lpstr>
      <vt:lpstr>        Tumeur hypophysaire – sellaire (10%)</vt:lpstr>
      <vt:lpstr>        Tumeur voie optique </vt:lpstr>
      <vt:lpstr>        Tumeur sinus caverneux</vt:lpstr>
      <vt:lpstr>        Tumeur du 3ème ventricule</vt:lpstr>
      <vt:lpstr>        Tumeur des ventricules latéraux</vt:lpstr>
      <vt:lpstr>        Tumeur des noyaux gris</vt:lpstr>
      <vt:lpstr>        Tumeur pinéale</vt:lpstr>
      <vt:lpstr>        Tumeur du corps calleux</vt:lpstr>
      <vt:lpstr>        Tumeur de la base du crâne </vt:lpstr>
      <vt:lpstr>Examen paraclinique </vt:lpstr>
      <vt:lpstr>    Biologie</vt:lpstr>
      <vt:lpstr>        Bilan pré-thérapeutique</vt:lpstr>
      <vt:lpstr>        Bilan endocrinien (tumeur hypophysaire)</vt:lpstr>
      <vt:lpstr>    Radiologie </vt:lpstr>
      <vt:lpstr>    Neuro-imagerie : Scanner – IRM – RNM</vt:lpstr>
      <vt:lpstr>        Scanner</vt:lpstr>
      <vt:lpstr>        IRM</vt:lpstr>
      <vt:lpstr>Traitement</vt:lpstr>
      <vt:lpstr>    But</vt:lpstr>
      <vt:lpstr>    Moyens et indications</vt:lpstr>
      <vt:lpstr>        Médical</vt:lpstr>
      <vt:lpstr>        Chirurgie </vt:lpstr>
      <vt:lpstr>        Traitement oncologique</vt:lpstr>
      <vt:lpstr>Pronostic</vt:lpstr>
      <vt:lpstr>Conclusion</vt:lpstr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17</cp:revision>
  <dcterms:created xsi:type="dcterms:W3CDTF">2025-06-07T01:39:00Z</dcterms:created>
  <dcterms:modified xsi:type="dcterms:W3CDTF">2025-08-07T22:53:00Z</dcterms:modified>
</cp:coreProperties>
</file>