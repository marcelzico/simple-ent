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FCFAF" w14:textId="51012668" w:rsidR="00CF5FBD" w:rsidRPr="00F408E2" w:rsidRDefault="001B4E42" w:rsidP="00CF5FBD">
      <w:pPr>
        <w:pStyle w:val="Titre"/>
        <w:rPr>
          <w:rFonts w:cs="Times New Roman"/>
        </w:rPr>
      </w:pPr>
      <w:r w:rsidRPr="00F408E2">
        <w:rPr>
          <w:rFonts w:cs="Times New Roman"/>
        </w:rPr>
        <w:t xml:space="preserve">Les </w:t>
      </w:r>
      <w:r w:rsidR="00E96751" w:rsidRPr="00F408E2">
        <w:rPr>
          <w:rFonts w:cs="Times New Roman"/>
        </w:rPr>
        <w:t>épilepsies</w:t>
      </w:r>
      <w:r w:rsidR="00C01B1B" w:rsidRPr="00F408E2">
        <w:rPr>
          <w:rFonts w:cs="Times New Roman"/>
        </w:rPr>
        <w:t xml:space="preserve"> </w:t>
      </w:r>
    </w:p>
    <w:p w14:paraId="40A340BB" w14:textId="3D8ED206" w:rsidR="00037FA1" w:rsidRPr="00F408E2" w:rsidRDefault="00037FA1" w:rsidP="00037FA1">
      <w:pPr>
        <w:rPr>
          <w:rFonts w:cs="Times New Roman"/>
        </w:rPr>
      </w:pPr>
      <w:r w:rsidRPr="00F408E2">
        <w:rPr>
          <w:rFonts w:cs="Times New Roman"/>
        </w:rPr>
        <w:t>Dr RAJA</w:t>
      </w:r>
      <w:r w:rsidR="00630652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NARISON Lala </w:t>
      </w:r>
      <w:proofErr w:type="spellStart"/>
      <w:r w:rsidRPr="00F408E2">
        <w:rPr>
          <w:rFonts w:cs="Times New Roman"/>
        </w:rPr>
        <w:t>Andriamasinavalona</w:t>
      </w:r>
      <w:proofErr w:type="spellEnd"/>
    </w:p>
    <w:p w14:paraId="2EFD0540" w14:textId="43FECEB6" w:rsidR="00C01B1B" w:rsidRPr="00F408E2" w:rsidRDefault="00521F69" w:rsidP="004D6651">
      <w:pPr>
        <w:pStyle w:val="Titre1"/>
      </w:pPr>
      <w:r w:rsidRPr="00F408E2">
        <w:t xml:space="preserve">Introduction </w:t>
      </w:r>
    </w:p>
    <w:p w14:paraId="1E11E5DF" w14:textId="76598900" w:rsidR="00521F69" w:rsidRPr="00F408E2" w:rsidRDefault="00521F69" w:rsidP="004D6651">
      <w:pPr>
        <w:pStyle w:val="Titre2"/>
      </w:pPr>
      <w:r w:rsidRPr="00F408E2">
        <w:t xml:space="preserve">Définition </w:t>
      </w:r>
    </w:p>
    <w:p w14:paraId="1AF7255D" w14:textId="540975A2" w:rsidR="00521F69" w:rsidRPr="00F408E2" w:rsidRDefault="00521F69" w:rsidP="004D6651">
      <w:pPr>
        <w:pStyle w:val="Titre3"/>
      </w:pPr>
      <w:r w:rsidRPr="00F408E2">
        <w:t>Crise épileptique</w:t>
      </w:r>
      <w:r w:rsidR="00EC3244">
        <w:t> </w:t>
      </w:r>
      <w:r w:rsidRPr="00F408E2">
        <w:t>: symptôme</w:t>
      </w:r>
      <w:r w:rsidR="004D6651">
        <w:t> :</w:t>
      </w:r>
    </w:p>
    <w:p w14:paraId="65FA6FB6" w14:textId="4EAA724E" w:rsidR="00521F69" w:rsidRPr="00F408E2" w:rsidRDefault="00521F6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Ensemble de manifes</w:t>
      </w:r>
      <w:r w:rsidR="00E96751">
        <w:rPr>
          <w:rFonts w:cs="Times New Roman"/>
        </w:rPr>
        <w:t>ta</w:t>
      </w:r>
      <w:r w:rsidRPr="00F408E2">
        <w:rPr>
          <w:rFonts w:cs="Times New Roman"/>
        </w:rPr>
        <w:t>tion clinque brutales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imprévisible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transitoires </w:t>
      </w:r>
    </w:p>
    <w:p w14:paraId="10A9CA72" w14:textId="5FD12CC2" w:rsidR="00521F69" w:rsidRDefault="00521F6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Résultat hyperactivité paroxystique </w:t>
      </w:r>
      <w:r w:rsidR="00B836C9" w:rsidRPr="00F408E2">
        <w:rPr>
          <w:rFonts w:cs="Times New Roman"/>
        </w:rPr>
        <w:t>d’un rés</w:t>
      </w:r>
      <w:r w:rsidR="008B2AF9" w:rsidRPr="00F408E2">
        <w:rPr>
          <w:rFonts w:cs="Times New Roman"/>
        </w:rPr>
        <w:t>eau de</w:t>
      </w:r>
      <w:r w:rsidR="00B836C9" w:rsidRPr="00F408E2">
        <w:rPr>
          <w:rFonts w:cs="Times New Roman"/>
        </w:rPr>
        <w:t xml:space="preserve"> </w:t>
      </w:r>
      <w:r w:rsidR="00E96751" w:rsidRPr="00F408E2">
        <w:rPr>
          <w:rFonts w:cs="Times New Roman"/>
          <w:b/>
          <w:bCs/>
        </w:rPr>
        <w:t>neurones</w:t>
      </w:r>
      <w:r w:rsidR="00B836C9" w:rsidRPr="00F408E2">
        <w:rPr>
          <w:rFonts w:cs="Times New Roman"/>
        </w:rPr>
        <w:t xml:space="preserve"> </w:t>
      </w:r>
      <w:r w:rsidR="002904A9" w:rsidRPr="00F408E2">
        <w:rPr>
          <w:rFonts w:cs="Times New Roman"/>
          <w:b/>
          <w:bCs/>
        </w:rPr>
        <w:t>corticaux</w:t>
      </w:r>
      <w:r w:rsidR="002904A9" w:rsidRPr="00F408E2">
        <w:rPr>
          <w:rFonts w:cs="Times New Roman"/>
        </w:rPr>
        <w:t xml:space="preserve"> </w:t>
      </w:r>
      <w:r w:rsidR="00B836C9" w:rsidRPr="00F408E2">
        <w:rPr>
          <w:rFonts w:cs="Times New Roman"/>
        </w:rPr>
        <w:t xml:space="preserve">ou cortico-sous </w:t>
      </w:r>
      <w:r w:rsidR="00E96751" w:rsidRPr="00F408E2">
        <w:rPr>
          <w:rFonts w:cs="Times New Roman"/>
        </w:rPr>
        <w:t>corticaux</w:t>
      </w:r>
      <w:r w:rsidR="00B836C9" w:rsidRPr="00F408E2">
        <w:rPr>
          <w:rFonts w:cs="Times New Roman"/>
        </w:rPr>
        <w:t xml:space="preserve"> hyper</w:t>
      </w:r>
      <w:r w:rsidR="00A51BB9" w:rsidRPr="00F408E2">
        <w:rPr>
          <w:rFonts w:cs="Times New Roman"/>
        </w:rPr>
        <w:t>exci</w:t>
      </w:r>
      <w:r w:rsidR="00B836C9" w:rsidRPr="00F408E2">
        <w:rPr>
          <w:rFonts w:cs="Times New Roman"/>
        </w:rPr>
        <w:t>tabilité e</w:t>
      </w:r>
      <w:r w:rsidR="008B2AF9" w:rsidRPr="00F408E2">
        <w:rPr>
          <w:rFonts w:cs="Times New Roman"/>
        </w:rPr>
        <w:t xml:space="preserve">t </w:t>
      </w:r>
      <w:r w:rsidR="00B836C9" w:rsidRPr="00F408E2">
        <w:rPr>
          <w:rFonts w:cs="Times New Roman"/>
        </w:rPr>
        <w:t>de son éventuelle</w:t>
      </w:r>
      <w:r w:rsidR="00A51BB9" w:rsidRPr="00F408E2">
        <w:rPr>
          <w:rFonts w:cs="Times New Roman"/>
        </w:rPr>
        <w:t xml:space="preserve"> </w:t>
      </w:r>
      <w:r w:rsidR="00B836C9" w:rsidRPr="00F408E2">
        <w:rPr>
          <w:rFonts w:cs="Times New Roman"/>
        </w:rPr>
        <w:t>propagation</w:t>
      </w:r>
      <w:r w:rsidR="00691FB1" w:rsidRPr="00F408E2">
        <w:rPr>
          <w:rFonts w:cs="Times New Roman"/>
        </w:rPr>
        <w:t>.</w:t>
      </w:r>
      <w:r w:rsidR="00A51BB9" w:rsidRPr="00F408E2">
        <w:rPr>
          <w:rFonts w:cs="Times New Roman"/>
        </w:rPr>
        <w:t xml:space="preserve"> (</w:t>
      </w:r>
      <w:r w:rsidR="00E96751" w:rsidRPr="00F408E2">
        <w:rPr>
          <w:rFonts w:cs="Times New Roman"/>
        </w:rPr>
        <w:t>Hyper synchrone</w:t>
      </w:r>
      <w:r w:rsidR="00A51BB9" w:rsidRPr="00F408E2">
        <w:rPr>
          <w:rFonts w:cs="Times New Roman"/>
        </w:rPr>
        <w:t>)</w:t>
      </w:r>
    </w:p>
    <w:p w14:paraId="76AEE9D0" w14:textId="77777777" w:rsidR="004D6651" w:rsidRPr="00F408E2" w:rsidRDefault="004D6651" w:rsidP="004D6651">
      <w:pPr>
        <w:numPr>
          <w:ilvl w:val="0"/>
          <w:numId w:val="0"/>
        </w:numPr>
        <w:ind w:left="1134"/>
        <w:rPr>
          <w:rFonts w:cs="Times New Roman"/>
        </w:rPr>
      </w:pPr>
    </w:p>
    <w:p w14:paraId="1225879A" w14:textId="102BE0AF" w:rsidR="00BD4EC6" w:rsidRPr="00F408E2" w:rsidRDefault="00E96751" w:rsidP="004D6651">
      <w:pPr>
        <w:pStyle w:val="Titre3"/>
      </w:pPr>
      <w:r w:rsidRPr="00F408E2">
        <w:t>Epilepsies</w:t>
      </w:r>
      <w:r w:rsidR="004D6651">
        <w:t> :</w:t>
      </w:r>
    </w:p>
    <w:p w14:paraId="4E62E19F" w14:textId="23CE6F38" w:rsidR="00BD4EC6" w:rsidRPr="00F408E2" w:rsidRDefault="00BD4EC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Crise épilepsi</w:t>
      </w:r>
      <w:r w:rsidR="00352184" w:rsidRPr="00F408E2">
        <w:rPr>
          <w:rFonts w:cs="Times New Roman"/>
        </w:rPr>
        <w:t>e</w:t>
      </w:r>
    </w:p>
    <w:p w14:paraId="3A9CFFCB" w14:textId="37556A63" w:rsidR="00BD4EC6" w:rsidRPr="00F408E2" w:rsidRDefault="00BD4EC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Épilepsie </w:t>
      </w:r>
    </w:p>
    <w:p w14:paraId="17967D61" w14:textId="7DD60DFD" w:rsidR="009807A7" w:rsidRDefault="00BD4EC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État de mal </w:t>
      </w:r>
      <w:r w:rsidR="00E96751" w:rsidRPr="00F408E2">
        <w:rPr>
          <w:rFonts w:cs="Times New Roman"/>
        </w:rPr>
        <w:t>épileptique</w:t>
      </w:r>
    </w:p>
    <w:p w14:paraId="17E39242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25D63D9B" w14:textId="46F62AB8" w:rsidR="00352184" w:rsidRPr="00F408E2" w:rsidRDefault="00AE5C0E" w:rsidP="004D6651">
      <w:pPr>
        <w:pStyle w:val="Titre3"/>
      </w:pPr>
      <w:r w:rsidRPr="00F408E2">
        <w:t>Épilepsies</w:t>
      </w:r>
      <w:r w:rsidR="00EC3244">
        <w:t> </w:t>
      </w:r>
      <w:r w:rsidRPr="00F408E2">
        <w:t>: maladie cérébrale</w:t>
      </w:r>
      <w:r w:rsidR="004D6651">
        <w:t> :</w:t>
      </w:r>
    </w:p>
    <w:p w14:paraId="214239FF" w14:textId="05128AA2" w:rsidR="00AE5C0E" w:rsidRPr="00F408E2" w:rsidRDefault="00AE5C0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 moins deux c</w:t>
      </w:r>
      <w:r w:rsidR="005057D8" w:rsidRPr="00F408E2">
        <w:rPr>
          <w:rFonts w:cs="Times New Roman"/>
        </w:rPr>
        <w:t>r</w:t>
      </w:r>
      <w:r w:rsidRPr="00F408E2">
        <w:rPr>
          <w:rFonts w:cs="Times New Roman"/>
        </w:rPr>
        <w:t>ise non provoquées (ou réflexe) espacé</w:t>
      </w:r>
      <w:r w:rsidR="005057D8" w:rsidRPr="00F408E2">
        <w:rPr>
          <w:rFonts w:cs="Times New Roman"/>
        </w:rPr>
        <w:t>e</w:t>
      </w:r>
      <w:r w:rsidRPr="00F408E2">
        <w:rPr>
          <w:rFonts w:cs="Times New Roman"/>
        </w:rPr>
        <w:t>s de plus de 24 heur</w:t>
      </w:r>
      <w:r w:rsidR="00A57880" w:rsidRPr="00F408E2">
        <w:rPr>
          <w:rFonts w:cs="Times New Roman"/>
        </w:rPr>
        <w:t>es</w:t>
      </w:r>
    </w:p>
    <w:p w14:paraId="1373121A" w14:textId="77A2AC00" w:rsidR="00AE5C0E" w:rsidRPr="00F408E2" w:rsidRDefault="00AE5C0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Une crise non provoquée (ou </w:t>
      </w:r>
      <w:r w:rsidR="00E96751" w:rsidRPr="00F408E2">
        <w:rPr>
          <w:rFonts w:cs="Times New Roman"/>
        </w:rPr>
        <w:t>réflexe)</w:t>
      </w:r>
      <w:r w:rsidRPr="00F408E2">
        <w:rPr>
          <w:rFonts w:cs="Times New Roman"/>
        </w:rPr>
        <w:t xml:space="preserve"> et une </w:t>
      </w:r>
      <w:r w:rsidR="00E96751" w:rsidRPr="00F408E2">
        <w:rPr>
          <w:rFonts w:cs="Times New Roman"/>
        </w:rPr>
        <w:t>probabilité</w:t>
      </w:r>
      <w:r w:rsidRPr="00F408E2">
        <w:rPr>
          <w:rFonts w:cs="Times New Roman"/>
        </w:rPr>
        <w:t xml:space="preserve"> de survenue de crises ultérieur</w:t>
      </w:r>
      <w:r w:rsidR="00B90E31" w:rsidRPr="00F408E2">
        <w:rPr>
          <w:rFonts w:cs="Times New Roman"/>
        </w:rPr>
        <w:t>es</w:t>
      </w:r>
      <w:r w:rsidRPr="00F408E2">
        <w:rPr>
          <w:rFonts w:cs="Times New Roman"/>
        </w:rPr>
        <w:t xml:space="preserve"> au cours des 10 années suivantes </w:t>
      </w:r>
      <w:r w:rsidR="00E96751" w:rsidRPr="00F408E2">
        <w:rPr>
          <w:rFonts w:cs="Times New Roman"/>
        </w:rPr>
        <w:t>similaire</w:t>
      </w:r>
      <w:r w:rsidRPr="00F408E2">
        <w:rPr>
          <w:rFonts w:cs="Times New Roman"/>
        </w:rPr>
        <w:t xml:space="preserve"> au risque de c</w:t>
      </w:r>
      <w:r w:rsidR="00853540" w:rsidRPr="00F408E2">
        <w:rPr>
          <w:rFonts w:cs="Times New Roman"/>
        </w:rPr>
        <w:t>r</w:t>
      </w:r>
      <w:r w:rsidRPr="00F408E2">
        <w:rPr>
          <w:rFonts w:cs="Times New Roman"/>
        </w:rPr>
        <w:t>ise récurrence (au moins 60</w:t>
      </w:r>
      <w:r w:rsidR="00D06CA8" w:rsidRPr="00F408E2">
        <w:rPr>
          <w:rFonts w:cs="Times New Roman"/>
        </w:rPr>
        <w:t>%</w:t>
      </w:r>
      <w:r w:rsidRPr="00F408E2">
        <w:rPr>
          <w:rFonts w:cs="Times New Roman"/>
        </w:rPr>
        <w:t xml:space="preserve">) </w:t>
      </w:r>
      <w:r w:rsidR="00D06CA8" w:rsidRPr="00F408E2">
        <w:rPr>
          <w:rFonts w:cs="Times New Roman"/>
        </w:rPr>
        <w:t>observée après deux c</w:t>
      </w:r>
      <w:r w:rsidR="00853540" w:rsidRPr="00F408E2">
        <w:rPr>
          <w:rFonts w:cs="Times New Roman"/>
        </w:rPr>
        <w:t>r</w:t>
      </w:r>
      <w:r w:rsidR="00D06CA8" w:rsidRPr="00F408E2">
        <w:rPr>
          <w:rFonts w:cs="Times New Roman"/>
        </w:rPr>
        <w:t xml:space="preserve">ises non provoquées </w:t>
      </w:r>
    </w:p>
    <w:p w14:paraId="0169D9D2" w14:textId="5C6F4980" w:rsidR="00AE5C0E" w:rsidRDefault="00D06CA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Diagnostic d’un sd </w:t>
      </w:r>
      <w:r w:rsidR="00E96751" w:rsidRPr="00F408E2">
        <w:rPr>
          <w:rFonts w:cs="Times New Roman"/>
        </w:rPr>
        <w:t>épileptique</w:t>
      </w:r>
    </w:p>
    <w:p w14:paraId="3463943C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346B57A0" w14:textId="5B8518C3" w:rsidR="008B370F" w:rsidRPr="00F408E2" w:rsidRDefault="008B370F" w:rsidP="004D6651">
      <w:pPr>
        <w:pStyle w:val="Titre3"/>
      </w:pPr>
      <w:r w:rsidRPr="00F408E2">
        <w:t xml:space="preserve">État de mal </w:t>
      </w:r>
      <w:r w:rsidR="00E96751" w:rsidRPr="00F408E2">
        <w:t>épileptique</w:t>
      </w:r>
      <w:r w:rsidR="00EC3244">
        <w:t> </w:t>
      </w:r>
      <w:r w:rsidR="007A2E25" w:rsidRPr="00F408E2">
        <w:t>: urgence médicale absolue +++</w:t>
      </w:r>
    </w:p>
    <w:p w14:paraId="505F1AF6" w14:textId="6E822183" w:rsidR="004D6651" w:rsidRPr="004D6651" w:rsidRDefault="007A2E25" w:rsidP="004D6651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Sd </w:t>
      </w:r>
      <w:r w:rsidR="00E96751" w:rsidRPr="00F408E2">
        <w:rPr>
          <w:rFonts w:cs="Times New Roman"/>
        </w:rPr>
        <w:t>électrochimique</w:t>
      </w:r>
      <w:r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caractérisé</w:t>
      </w:r>
      <w:r w:rsidRPr="00F408E2">
        <w:rPr>
          <w:rFonts w:cs="Times New Roman"/>
        </w:rPr>
        <w:t xml:space="preserve"> par l</w:t>
      </w:r>
      <w:r w:rsidR="00C23631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 répéti</w:t>
      </w:r>
      <w:r w:rsidR="00E96751">
        <w:rPr>
          <w:rFonts w:cs="Times New Roman"/>
        </w:rPr>
        <w:t>ti</w:t>
      </w:r>
      <w:r w:rsidRPr="00F408E2">
        <w:rPr>
          <w:rFonts w:cs="Times New Roman"/>
        </w:rPr>
        <w:t xml:space="preserve">on à bref délai de crises </w:t>
      </w:r>
      <w:r w:rsidR="00E96751" w:rsidRPr="00F408E2">
        <w:rPr>
          <w:rFonts w:cs="Times New Roman"/>
        </w:rPr>
        <w:t>récurrentes</w:t>
      </w:r>
      <w:r w:rsidRPr="00F408E2">
        <w:rPr>
          <w:rFonts w:cs="Times New Roman"/>
        </w:rPr>
        <w:t xml:space="preserve"> ave</w:t>
      </w:r>
      <w:r w:rsidR="00731ADE" w:rsidRPr="00F408E2">
        <w:rPr>
          <w:rFonts w:cs="Times New Roman"/>
        </w:rPr>
        <w:t>c</w:t>
      </w:r>
      <w:r w:rsidRPr="00F408E2">
        <w:rPr>
          <w:rFonts w:cs="Times New Roman"/>
        </w:rPr>
        <w:t xml:space="preserve"> persistance pendant la phase in</w:t>
      </w:r>
      <w:r w:rsidR="00731ADE" w:rsidRPr="00F408E2">
        <w:rPr>
          <w:rFonts w:cs="Times New Roman"/>
        </w:rPr>
        <w:t>ter</w:t>
      </w:r>
      <w:r w:rsidRPr="00F408E2">
        <w:rPr>
          <w:rFonts w:cs="Times New Roman"/>
        </w:rPr>
        <w:t xml:space="preserve"> crit</w:t>
      </w:r>
      <w:r w:rsidR="00731ADE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que </w:t>
      </w:r>
      <w:r w:rsidR="00E96751" w:rsidRPr="00F408E2">
        <w:rPr>
          <w:rFonts w:cs="Times New Roman"/>
        </w:rPr>
        <w:t>d’une</w:t>
      </w:r>
      <w:r w:rsidRPr="00F408E2">
        <w:rPr>
          <w:rFonts w:cs="Times New Roman"/>
        </w:rPr>
        <w:t xml:space="preserve"> altéra</w:t>
      </w:r>
      <w:r w:rsidR="002F4577" w:rsidRPr="00F408E2">
        <w:rPr>
          <w:rFonts w:cs="Times New Roman"/>
        </w:rPr>
        <w:t>t</w:t>
      </w:r>
      <w:r w:rsidRPr="00F408E2">
        <w:rPr>
          <w:rFonts w:cs="Times New Roman"/>
        </w:rPr>
        <w:t>ion de</w:t>
      </w:r>
      <w:r w:rsidR="00731ADE" w:rsidRPr="00F408E2">
        <w:rPr>
          <w:rFonts w:cs="Times New Roman"/>
        </w:rPr>
        <w:t xml:space="preserve"> </w:t>
      </w:r>
      <w:r w:rsidR="00E96751">
        <w:rPr>
          <w:rFonts w:cs="Times New Roman"/>
        </w:rPr>
        <w:t>la conscience</w:t>
      </w:r>
      <w:r w:rsidRPr="00F408E2">
        <w:rPr>
          <w:rFonts w:cs="Times New Roman"/>
        </w:rPr>
        <w:t xml:space="preserve"> et / ou de sign</w:t>
      </w:r>
      <w:r w:rsidR="002F4577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neu</w:t>
      </w:r>
      <w:r w:rsidR="002F4577" w:rsidRPr="00F408E2">
        <w:rPr>
          <w:rFonts w:cs="Times New Roman"/>
        </w:rPr>
        <w:t>ro</w:t>
      </w:r>
      <w:r w:rsidRPr="00F408E2">
        <w:rPr>
          <w:rFonts w:cs="Times New Roman"/>
        </w:rPr>
        <w:t xml:space="preserve">logique traduisant </w:t>
      </w:r>
      <w:proofErr w:type="gramStart"/>
      <w:r w:rsidRPr="00F408E2">
        <w:rPr>
          <w:rFonts w:cs="Times New Roman"/>
        </w:rPr>
        <w:t xml:space="preserve">un </w:t>
      </w:r>
      <w:r w:rsidR="00E96751" w:rsidRPr="00F408E2">
        <w:rPr>
          <w:rFonts w:cs="Times New Roman"/>
        </w:rPr>
        <w:t>épuisement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neur</w:t>
      </w:r>
      <w:r w:rsidR="002F4577" w:rsidRPr="00F408E2">
        <w:rPr>
          <w:rFonts w:cs="Times New Roman"/>
        </w:rPr>
        <w:t>o</w:t>
      </w:r>
      <w:r w:rsidRPr="00F408E2">
        <w:rPr>
          <w:rFonts w:cs="Times New Roman"/>
        </w:rPr>
        <w:t>nale</w:t>
      </w:r>
      <w:proofErr w:type="gramEnd"/>
      <w:r w:rsidRPr="00F408E2">
        <w:rPr>
          <w:rFonts w:cs="Times New Roman"/>
        </w:rPr>
        <w:t xml:space="preserve"> des aires </w:t>
      </w:r>
      <w:r w:rsidR="00E96751" w:rsidRPr="00F408E2">
        <w:rPr>
          <w:rFonts w:cs="Times New Roman"/>
        </w:rPr>
        <w:t>corticales</w:t>
      </w:r>
      <w:r w:rsidRPr="00F408E2">
        <w:rPr>
          <w:rFonts w:cs="Times New Roman"/>
        </w:rPr>
        <w:t xml:space="preserve"> spécif</w:t>
      </w:r>
      <w:r w:rsidR="00AF576A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  <w:r w:rsidR="00AF576A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impliquée</w:t>
      </w:r>
      <w:r w:rsidR="00AF576A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dans les décharge</w:t>
      </w:r>
      <w:r w:rsidR="00D0198C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élect</w:t>
      </w:r>
      <w:r w:rsidR="00D0198C" w:rsidRPr="00F408E2">
        <w:rPr>
          <w:rFonts w:cs="Times New Roman"/>
        </w:rPr>
        <w:t>r</w:t>
      </w:r>
      <w:r w:rsidRPr="00F408E2">
        <w:rPr>
          <w:rFonts w:cs="Times New Roman"/>
        </w:rPr>
        <w:t>ique</w:t>
      </w:r>
      <w:r w:rsidR="00AF576A" w:rsidRPr="00F408E2">
        <w:rPr>
          <w:rFonts w:cs="Times New Roman"/>
        </w:rPr>
        <w:t>s</w:t>
      </w:r>
    </w:p>
    <w:p w14:paraId="5A959E34" w14:textId="43601737" w:rsidR="004D6651" w:rsidRPr="004D6651" w:rsidRDefault="007A2E25" w:rsidP="004D6651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En pratique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2 cirse</w:t>
      </w:r>
      <w:r w:rsidR="00D0198C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en 20 minutes </w:t>
      </w:r>
      <w:r w:rsidR="00E96751" w:rsidRPr="00F408E2">
        <w:rPr>
          <w:rFonts w:cs="Times New Roman"/>
        </w:rPr>
        <w:t>où</w:t>
      </w:r>
      <w:r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une crise prolongée</w:t>
      </w:r>
      <w:r w:rsidRPr="00F408E2">
        <w:rPr>
          <w:rFonts w:cs="Times New Roman"/>
        </w:rPr>
        <w:t xml:space="preserve"> (20</w:t>
      </w:r>
      <w:r w:rsidR="00D0198C" w:rsidRPr="00F408E2">
        <w:rPr>
          <w:rFonts w:cs="Times New Roman"/>
        </w:rPr>
        <w:t>’)</w:t>
      </w:r>
    </w:p>
    <w:p w14:paraId="1663C6DD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67F29E74" w14:textId="7F557487" w:rsidR="00731ADE" w:rsidRPr="00F408E2" w:rsidRDefault="00731ADE" w:rsidP="004D6651">
      <w:pPr>
        <w:pStyle w:val="Titre3"/>
      </w:pPr>
      <w:r w:rsidRPr="00F408E2">
        <w:lastRenderedPageBreak/>
        <w:t xml:space="preserve">Fréquente </w:t>
      </w:r>
    </w:p>
    <w:p w14:paraId="026FFC96" w14:textId="522DEE96" w:rsidR="00731ADE" w:rsidRDefault="00731AD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Prévalence de 0.5 </w:t>
      </w:r>
      <w:r w:rsidR="00982B9C" w:rsidRPr="00F408E2">
        <w:rPr>
          <w:rFonts w:cs="Times New Roman"/>
        </w:rPr>
        <w:t>% et incidence de 0.5 pour 1000 habitan</w:t>
      </w:r>
      <w:r w:rsidR="00190A52" w:rsidRPr="00F408E2">
        <w:rPr>
          <w:rFonts w:cs="Times New Roman"/>
        </w:rPr>
        <w:t>t</w:t>
      </w:r>
      <w:r w:rsidR="00982B9C" w:rsidRPr="00F408E2">
        <w:rPr>
          <w:rFonts w:cs="Times New Roman"/>
        </w:rPr>
        <w:t xml:space="preserve">s par an selon une </w:t>
      </w:r>
      <w:r w:rsidR="00D858A9" w:rsidRPr="00F408E2">
        <w:rPr>
          <w:rFonts w:cs="Times New Roman"/>
        </w:rPr>
        <w:t>distribution</w:t>
      </w:r>
      <w:r w:rsidR="00982B9C" w:rsidRPr="00F408E2">
        <w:rPr>
          <w:rFonts w:cs="Times New Roman"/>
        </w:rPr>
        <w:t xml:space="preserve"> bimodale</w:t>
      </w:r>
      <w:r w:rsidR="003B345A" w:rsidRPr="00F408E2">
        <w:rPr>
          <w:rFonts w:cs="Times New Roman"/>
        </w:rPr>
        <w:t>,</w:t>
      </w:r>
      <w:r w:rsidR="00982B9C" w:rsidRPr="00F408E2">
        <w:rPr>
          <w:rFonts w:cs="Times New Roman"/>
        </w:rPr>
        <w:t xml:space="preserve"> plus </w:t>
      </w:r>
      <w:r w:rsidR="00D858A9" w:rsidRPr="00F408E2">
        <w:rPr>
          <w:rFonts w:cs="Times New Roman"/>
        </w:rPr>
        <w:t>élevée</w:t>
      </w:r>
      <w:r w:rsidR="00982B9C" w:rsidRPr="00F408E2">
        <w:rPr>
          <w:rFonts w:cs="Times New Roman"/>
        </w:rPr>
        <w:t xml:space="preserve"> chez l’enfant et après </w:t>
      </w:r>
      <w:r w:rsidR="005B6FF0" w:rsidRPr="00F408E2">
        <w:rPr>
          <w:rFonts w:cs="Times New Roman"/>
        </w:rPr>
        <w:t xml:space="preserve">60 ans </w:t>
      </w:r>
    </w:p>
    <w:p w14:paraId="4726C9E2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04F41CDF" w14:textId="4235DA23" w:rsidR="005B6FF0" w:rsidRPr="00F408E2" w:rsidRDefault="005B6FF0" w:rsidP="005B6FF0">
      <w:pPr>
        <w:rPr>
          <w:rFonts w:cs="Times New Roman"/>
        </w:rPr>
      </w:pPr>
      <w:r w:rsidRPr="00F408E2">
        <w:rPr>
          <w:rFonts w:cs="Times New Roman"/>
        </w:rPr>
        <w:t>Urgente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si </w:t>
      </w:r>
      <w:r w:rsidR="00D858A9" w:rsidRPr="00F408E2">
        <w:rPr>
          <w:rFonts w:cs="Times New Roman"/>
        </w:rPr>
        <w:t>prolongée</w:t>
      </w:r>
      <w:r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(&gt;</w:t>
      </w:r>
      <w:r w:rsidRPr="00F408E2">
        <w:rPr>
          <w:rFonts w:cs="Times New Roman"/>
        </w:rPr>
        <w:t xml:space="preserve"> 20min) ou </w:t>
      </w:r>
      <w:r w:rsidR="00D858A9" w:rsidRPr="00F408E2">
        <w:rPr>
          <w:rFonts w:cs="Times New Roman"/>
        </w:rPr>
        <w:t>récurrentes</w:t>
      </w:r>
      <w:r w:rsidRPr="00F408E2">
        <w:rPr>
          <w:rFonts w:cs="Times New Roman"/>
        </w:rPr>
        <w:t xml:space="preserve"> (2 en 20</w:t>
      </w:r>
      <w:r w:rsidR="009E18B4" w:rsidRPr="00F408E2">
        <w:rPr>
          <w:rFonts w:cs="Times New Roman"/>
        </w:rPr>
        <w:t>’)</w:t>
      </w:r>
    </w:p>
    <w:p w14:paraId="32EC81CD" w14:textId="03768729" w:rsidR="009E18B4" w:rsidRPr="00F408E2" w:rsidRDefault="009E18B4" w:rsidP="005B6FF0">
      <w:pPr>
        <w:rPr>
          <w:rFonts w:cs="Times New Roman"/>
        </w:rPr>
      </w:pPr>
      <w:r w:rsidRPr="00F408E2">
        <w:rPr>
          <w:rFonts w:cs="Times New Roman"/>
        </w:rPr>
        <w:t>Grave</w:t>
      </w:r>
      <w:r w:rsidR="00EC3244">
        <w:rPr>
          <w:rFonts w:cs="Times New Roman"/>
        </w:rPr>
        <w:t> </w:t>
      </w:r>
      <w:r w:rsidR="00B134EC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mortelle en cas d’état de mal épileptique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traumatisme</w:t>
      </w:r>
    </w:p>
    <w:p w14:paraId="25032C71" w14:textId="7C6FFA29" w:rsidR="00422141" w:rsidRPr="00F408E2" w:rsidRDefault="00C97710" w:rsidP="005B6FF0">
      <w:pPr>
        <w:rPr>
          <w:rFonts w:cs="Times New Roman"/>
        </w:rPr>
      </w:pPr>
      <w:r w:rsidRPr="00F408E2">
        <w:rPr>
          <w:rFonts w:cs="Times New Roman"/>
        </w:rPr>
        <w:t>Neurotransmette</w:t>
      </w:r>
      <w:r w:rsidR="00973BCA" w:rsidRPr="00F408E2">
        <w:rPr>
          <w:rFonts w:cs="Times New Roman"/>
        </w:rPr>
        <w:t>ur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973BCA" w:rsidRPr="00F408E2">
        <w:rPr>
          <w:rFonts w:cs="Times New Roman"/>
        </w:rPr>
        <w:t xml:space="preserve"> GABA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E96751" w:rsidRPr="00F408E2">
        <w:rPr>
          <w:rFonts w:cs="Times New Roman"/>
        </w:rPr>
        <w:t>stabilisateur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; glutamate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excitateur</w:t>
      </w:r>
    </w:p>
    <w:p w14:paraId="277C10B0" w14:textId="3BC3A8EA" w:rsidR="00973BCA" w:rsidRPr="00F408E2" w:rsidRDefault="00973BCA" w:rsidP="004D6651">
      <w:pPr>
        <w:pStyle w:val="Titre3"/>
      </w:pPr>
      <w:r w:rsidRPr="00F408E2">
        <w:t>Influx nerveu</w:t>
      </w:r>
      <w:r w:rsidR="004B3B8B" w:rsidRPr="00F408E2">
        <w:t>x</w:t>
      </w:r>
    </w:p>
    <w:p w14:paraId="41359687" w14:textId="2ED7E235" w:rsidR="00973BCA" w:rsidRPr="00F408E2" w:rsidRDefault="00973BC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Le neurone est </w:t>
      </w:r>
      <w:r w:rsidR="00E96751" w:rsidRPr="00F408E2">
        <w:rPr>
          <w:rFonts w:cs="Times New Roman"/>
        </w:rPr>
        <w:t>capable</w:t>
      </w:r>
      <w:r w:rsidRPr="00F408E2">
        <w:rPr>
          <w:rFonts w:cs="Times New Roman"/>
        </w:rPr>
        <w:t xml:space="preserve"> </w:t>
      </w:r>
      <w:r w:rsidR="004B3B8B" w:rsidRPr="00F408E2">
        <w:rPr>
          <w:rFonts w:cs="Times New Roman"/>
        </w:rPr>
        <w:t>d</w:t>
      </w:r>
      <w:r w:rsidRPr="00F408E2">
        <w:rPr>
          <w:rFonts w:cs="Times New Roman"/>
        </w:rPr>
        <w:t>e</w:t>
      </w:r>
      <w:r w:rsidR="004B3B8B" w:rsidRPr="00F408E2">
        <w:rPr>
          <w:rFonts w:cs="Times New Roman"/>
        </w:rPr>
        <w:t xml:space="preserve"> transmettre</w:t>
      </w:r>
      <w:r w:rsidRPr="00F408E2">
        <w:rPr>
          <w:rFonts w:cs="Times New Roman"/>
        </w:rPr>
        <w:t xml:space="preserve"> un influx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nerveux en répon</w:t>
      </w:r>
      <w:r w:rsidR="004B3B8B" w:rsidRPr="00F408E2">
        <w:rPr>
          <w:rFonts w:cs="Times New Roman"/>
        </w:rPr>
        <w:t>s</w:t>
      </w:r>
      <w:r w:rsidRPr="00F408E2">
        <w:rPr>
          <w:rFonts w:cs="Times New Roman"/>
        </w:rPr>
        <w:t>e à un st</w:t>
      </w:r>
      <w:r w:rsidR="00F93242" w:rsidRPr="00F408E2">
        <w:rPr>
          <w:rFonts w:cs="Times New Roman"/>
        </w:rPr>
        <w:t>i</w:t>
      </w:r>
      <w:r w:rsidRPr="00F408E2">
        <w:rPr>
          <w:rFonts w:cs="Times New Roman"/>
        </w:rPr>
        <w:t>mul</w:t>
      </w:r>
      <w:r w:rsidR="004B3B8B" w:rsidRPr="00F408E2">
        <w:rPr>
          <w:rFonts w:cs="Times New Roman"/>
        </w:rPr>
        <w:t>u</w:t>
      </w:r>
      <w:r w:rsidRPr="00F408E2">
        <w:rPr>
          <w:rFonts w:cs="Times New Roman"/>
        </w:rPr>
        <w:t>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i</w:t>
      </w:r>
      <w:r w:rsidR="00907AE8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 est dit ex</w:t>
      </w:r>
      <w:r w:rsidR="00F93242" w:rsidRPr="00F408E2">
        <w:rPr>
          <w:rFonts w:cs="Times New Roman"/>
        </w:rPr>
        <w:t>c</w:t>
      </w:r>
      <w:r w:rsidRPr="00F408E2">
        <w:rPr>
          <w:rFonts w:cs="Times New Roman"/>
        </w:rPr>
        <w:t xml:space="preserve">itable </w:t>
      </w:r>
    </w:p>
    <w:p w14:paraId="3992C35D" w14:textId="2964C897" w:rsidR="00973BCA" w:rsidRDefault="00973BC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L’excitabilité et la con</w:t>
      </w:r>
      <w:r w:rsidR="00907AE8" w:rsidRPr="00F408E2">
        <w:rPr>
          <w:rFonts w:cs="Times New Roman"/>
        </w:rPr>
        <w:t>du</w:t>
      </w:r>
      <w:r w:rsidRPr="00F408E2">
        <w:rPr>
          <w:rFonts w:cs="Times New Roman"/>
        </w:rPr>
        <w:t>ct</w:t>
      </w:r>
      <w:r w:rsidR="00907AE8" w:rsidRPr="00F408E2">
        <w:rPr>
          <w:rFonts w:cs="Times New Roman"/>
        </w:rPr>
        <w:t>i</w:t>
      </w:r>
      <w:r w:rsidRPr="00F408E2">
        <w:rPr>
          <w:rFonts w:cs="Times New Roman"/>
        </w:rPr>
        <w:t>bil</w:t>
      </w:r>
      <w:r w:rsidR="00907AE8" w:rsidRPr="00F408E2">
        <w:rPr>
          <w:rFonts w:cs="Times New Roman"/>
        </w:rPr>
        <w:t>it</w:t>
      </w:r>
      <w:r w:rsidRPr="00F408E2">
        <w:rPr>
          <w:rFonts w:cs="Times New Roman"/>
        </w:rPr>
        <w:t>é du neu</w:t>
      </w:r>
      <w:r w:rsidR="00907AE8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one sont à la base </w:t>
      </w:r>
      <w:r w:rsidR="00907AE8" w:rsidRPr="00F408E2">
        <w:rPr>
          <w:rFonts w:cs="Times New Roman"/>
        </w:rPr>
        <w:t>du</w:t>
      </w:r>
      <w:r w:rsidRPr="00F408E2">
        <w:rPr>
          <w:rFonts w:cs="Times New Roman"/>
        </w:rPr>
        <w:t xml:space="preserve"> fonctionnement du SN</w:t>
      </w:r>
    </w:p>
    <w:p w14:paraId="1A70034D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6F2688D5" w14:textId="4943CF37" w:rsidR="001D4AAC" w:rsidRPr="00F408E2" w:rsidRDefault="001D4AAC" w:rsidP="004D6651">
      <w:pPr>
        <w:pStyle w:val="Titre3"/>
      </w:pPr>
      <w:r w:rsidRPr="00F408E2">
        <w:t xml:space="preserve">Épilepsie </w:t>
      </w:r>
      <w:r w:rsidR="00E96751" w:rsidRPr="00F408E2">
        <w:t>fondamentale</w:t>
      </w:r>
      <w:r w:rsidRPr="00F408E2">
        <w:t xml:space="preserve"> </w:t>
      </w:r>
    </w:p>
    <w:p w14:paraId="5D20F720" w14:textId="7006C341" w:rsidR="001D4AAC" w:rsidRPr="00F408E2" w:rsidRDefault="00614621" w:rsidP="006B44BA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A84C0E" wp14:editId="4530A526">
                <wp:simplePos x="0" y="0"/>
                <wp:positionH relativeFrom="column">
                  <wp:posOffset>-132715</wp:posOffset>
                </wp:positionH>
                <wp:positionV relativeFrom="paragraph">
                  <wp:posOffset>178435</wp:posOffset>
                </wp:positionV>
                <wp:extent cx="1699895" cy="1270000"/>
                <wp:effectExtent l="0" t="0" r="14605" b="13335"/>
                <wp:wrapSquare wrapText="bothSides"/>
                <wp:docPr id="151440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895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7B24E" w14:textId="0E63D1A4" w:rsidR="00585696" w:rsidRDefault="00585696">
                            <w:r>
                              <w:t xml:space="preserve">Déséquilibre </w:t>
                            </w:r>
                          </w:p>
                          <w:p w14:paraId="7974798D" w14:textId="05824023" w:rsidR="00585696" w:rsidRDefault="00585696" w:rsidP="004237A4">
                            <w:pPr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 xml:space="preserve">Membranaire : </w:t>
                            </w:r>
                            <w:proofErr w:type="gramStart"/>
                            <w:r>
                              <w:t>canaux ionique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7275189F" w14:textId="11B85DA1" w:rsidR="00585696" w:rsidRDefault="00585696" w:rsidP="004237A4">
                            <w:pPr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>Synaptique : canaux ionique LD, GABA (inhibition) ; glutamate (excitation)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A84C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45pt;margin-top:14.05pt;width:133.85pt;height:100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" strokeweight=".5pt">
                <v:textbox style="mso-fit-shape-to-text:t">
                  <w:txbxContent>
                    <w:p w14:paraId="09A7B24E" w14:textId="0E63D1A4" w:rsidR="00585696" w:rsidRDefault="00585696">
                      <w:r>
                        <w:t xml:space="preserve">Déséquilibre </w:t>
                      </w:r>
                    </w:p>
                    <w:p w14:paraId="7974798D" w14:textId="05824023" w:rsidR="00585696" w:rsidRDefault="00585696" w:rsidP="004237A4">
                      <w:pPr>
                        <w:numPr>
                          <w:ilvl w:val="1"/>
                          <w:numId w:val="4"/>
                        </w:numPr>
                      </w:pPr>
                      <w:r>
                        <w:t xml:space="preserve">Membranaire : </w:t>
                      </w:r>
                      <w:proofErr w:type="gramStart"/>
                      <w:r>
                        <w:t>canaux ionique</w:t>
                      </w:r>
                      <w:proofErr w:type="gramEnd"/>
                      <w:r>
                        <w:t xml:space="preserve"> </w:t>
                      </w:r>
                    </w:p>
                    <w:p w14:paraId="7275189F" w14:textId="11B85DA1" w:rsidR="00585696" w:rsidRDefault="00585696" w:rsidP="004237A4">
                      <w:pPr>
                        <w:numPr>
                          <w:ilvl w:val="1"/>
                          <w:numId w:val="4"/>
                        </w:numPr>
                      </w:pPr>
                      <w:r>
                        <w:t>Synaptique : canaux ionique LD, GABA (inhibition) ; glutamate (excitation)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42B2D3" w14:textId="18F1734B" w:rsidR="006B44BA" w:rsidRPr="00F408E2" w:rsidRDefault="00BB327F" w:rsidP="006B44BA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1058F5" wp14:editId="28DA7901">
                <wp:simplePos x="0" y="0"/>
                <wp:positionH relativeFrom="column">
                  <wp:posOffset>1906905</wp:posOffset>
                </wp:positionH>
                <wp:positionV relativeFrom="paragraph">
                  <wp:posOffset>63500</wp:posOffset>
                </wp:positionV>
                <wp:extent cx="1184275" cy="1472565"/>
                <wp:effectExtent l="0" t="0" r="15875" b="13335"/>
                <wp:wrapSquare wrapText="bothSides"/>
                <wp:docPr id="8243778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1472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022AC7" w14:textId="4D6958B2" w:rsidR="00585696" w:rsidRDefault="00585696" w:rsidP="00A801CD">
                            <w:pPr>
                              <w:numPr>
                                <w:ilvl w:val="0"/>
                                <w:numId w:val="0"/>
                              </w:numPr>
                              <w:ind w:left="284"/>
                            </w:pPr>
                            <w:r>
                              <w:t xml:space="preserve">Hyperexcitable, hyper synchronie </w:t>
                            </w:r>
                          </w:p>
                          <w:p w14:paraId="42E5FB88" w14:textId="77777777" w:rsidR="00585696" w:rsidRDefault="00585696" w:rsidP="00A801CD">
                            <w:pPr>
                              <w:numPr>
                                <w:ilvl w:val="0"/>
                                <w:numId w:val="0"/>
                              </w:numPr>
                              <w:ind w:left="284"/>
                            </w:pPr>
                          </w:p>
                          <w:p w14:paraId="7AA3865E" w14:textId="77777777" w:rsidR="00585696" w:rsidRDefault="00585696" w:rsidP="00A801CD">
                            <w:pPr>
                              <w:numPr>
                                <w:ilvl w:val="0"/>
                                <w:numId w:val="0"/>
                              </w:numPr>
                              <w:ind w:left="284"/>
                            </w:pPr>
                          </w:p>
                          <w:p w14:paraId="749C2410" w14:textId="0ED07303" w:rsidR="00585696" w:rsidRDefault="00585696" w:rsidP="00A801CD">
                            <w:pPr>
                              <w:numPr>
                                <w:ilvl w:val="0"/>
                                <w:numId w:val="0"/>
                              </w:numPr>
                              <w:ind w:left="284"/>
                            </w:pPr>
                            <w:r>
                              <w:t>Démarche épileptique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058F5" id="Text Box 2" o:spid="_x0000_s1027" type="#_x0000_t202" style="position:absolute;margin-left:150.15pt;margin-top:5pt;width:93.25pt;height:11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" strokeweight=".5pt">
                <v:textbox>
                  <w:txbxContent>
                    <w:p w14:paraId="15022AC7" w14:textId="4D6958B2" w:rsidR="00585696" w:rsidRDefault="00585696" w:rsidP="00A801CD">
                      <w:pPr>
                        <w:numPr>
                          <w:ilvl w:val="0"/>
                          <w:numId w:val="0"/>
                        </w:numPr>
                        <w:ind w:left="284"/>
                      </w:pPr>
                      <w:r>
                        <w:t xml:space="preserve">Hyperexcitable, hyper synchronie </w:t>
                      </w:r>
                    </w:p>
                    <w:p w14:paraId="42E5FB88" w14:textId="77777777" w:rsidR="00585696" w:rsidRDefault="00585696" w:rsidP="00A801CD">
                      <w:pPr>
                        <w:numPr>
                          <w:ilvl w:val="0"/>
                          <w:numId w:val="0"/>
                        </w:numPr>
                        <w:ind w:left="284"/>
                      </w:pPr>
                    </w:p>
                    <w:p w14:paraId="7AA3865E" w14:textId="77777777" w:rsidR="00585696" w:rsidRDefault="00585696" w:rsidP="00A801CD">
                      <w:pPr>
                        <w:numPr>
                          <w:ilvl w:val="0"/>
                          <w:numId w:val="0"/>
                        </w:numPr>
                        <w:ind w:left="284"/>
                      </w:pPr>
                    </w:p>
                    <w:p w14:paraId="749C2410" w14:textId="0ED07303" w:rsidR="00585696" w:rsidRDefault="00585696" w:rsidP="00A801CD">
                      <w:pPr>
                        <w:numPr>
                          <w:ilvl w:val="0"/>
                          <w:numId w:val="0"/>
                        </w:numPr>
                        <w:ind w:left="284"/>
                      </w:pPr>
                      <w:r>
                        <w:t>Démarche épileptique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17B685" w14:textId="6494C025" w:rsidR="008C632B" w:rsidRPr="00F408E2" w:rsidRDefault="008C632B" w:rsidP="006B44BA">
      <w:pPr>
        <w:numPr>
          <w:ilvl w:val="0"/>
          <w:numId w:val="0"/>
        </w:numPr>
        <w:rPr>
          <w:rFonts w:cs="Times New Roman"/>
        </w:rPr>
      </w:pPr>
    </w:p>
    <w:p w14:paraId="069C8CC4" w14:textId="317D0248" w:rsidR="008C632B" w:rsidRPr="00F408E2" w:rsidRDefault="00F93242" w:rsidP="006B44BA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DB1BA4" wp14:editId="7436FA37">
                <wp:simplePos x="0" y="0"/>
                <wp:positionH relativeFrom="column">
                  <wp:posOffset>2493930</wp:posOffset>
                </wp:positionH>
                <wp:positionV relativeFrom="paragraph">
                  <wp:posOffset>277210</wp:posOffset>
                </wp:positionV>
                <wp:extent cx="48817" cy="341474"/>
                <wp:effectExtent l="19050" t="0" r="66040" b="59055"/>
                <wp:wrapNone/>
                <wp:docPr id="20121151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17" cy="341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B16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6.35pt;margin-top:21.85pt;width:3.85pt;height:2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B62C5A"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7F520C" wp14:editId="23CD54B5">
                <wp:simplePos x="0" y="0"/>
                <wp:positionH relativeFrom="column">
                  <wp:posOffset>3547745</wp:posOffset>
                </wp:positionH>
                <wp:positionV relativeFrom="paragraph">
                  <wp:posOffset>302895</wp:posOffset>
                </wp:positionV>
                <wp:extent cx="992505" cy="519430"/>
                <wp:effectExtent l="0" t="0" r="17145" b="13970"/>
                <wp:wrapSquare wrapText="bothSides"/>
                <wp:docPr id="9708040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519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5CF66" w14:textId="275B3A68" w:rsidR="00585696" w:rsidRDefault="00585696" w:rsidP="00A801CD">
                            <w:pPr>
                              <w:numPr>
                                <w:ilvl w:val="0"/>
                                <w:numId w:val="0"/>
                              </w:numPr>
                              <w:ind w:left="284"/>
                            </w:pPr>
                            <w:r>
                              <w:t>Crise épileptique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F520C" id="Text Box 3" o:spid="_x0000_s1028" type="#_x0000_t202" style="position:absolute;margin-left:279.35pt;margin-top:23.85pt;width:78.15pt;height:40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" strokeweight=".5pt">
                <v:textbox>
                  <w:txbxContent>
                    <w:p w14:paraId="71F5CF66" w14:textId="275B3A68" w:rsidR="00585696" w:rsidRDefault="00585696" w:rsidP="00A801CD">
                      <w:pPr>
                        <w:numPr>
                          <w:ilvl w:val="0"/>
                          <w:numId w:val="0"/>
                        </w:numPr>
                        <w:ind w:left="284"/>
                      </w:pPr>
                      <w:r>
                        <w:t>Crise épileptique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5AF8"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7F6B3" wp14:editId="375BB26F">
                <wp:simplePos x="0" y="0"/>
                <wp:positionH relativeFrom="column">
                  <wp:posOffset>1436370</wp:posOffset>
                </wp:positionH>
                <wp:positionV relativeFrom="paragraph">
                  <wp:posOffset>400685</wp:posOffset>
                </wp:positionV>
                <wp:extent cx="499110" cy="163830"/>
                <wp:effectExtent l="0" t="19050" r="34290" b="45720"/>
                <wp:wrapNone/>
                <wp:docPr id="169136550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39EEF00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13.1pt;margin-top:31.55pt;width:39.3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" adj="18055" fillcolor="#4472c4 [3204]" strokecolor="#09101d [484]" strokeweight="1pt"/>
            </w:pict>
          </mc:Fallback>
        </mc:AlternateContent>
      </w:r>
      <w:r w:rsidR="00B05AF8" w:rsidRPr="00F408E2">
        <w:rPr>
          <w:rFonts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441E72" wp14:editId="6B7CAB1A">
                <wp:simplePos x="0" y="0"/>
                <wp:positionH relativeFrom="column">
                  <wp:posOffset>3090545</wp:posOffset>
                </wp:positionH>
                <wp:positionV relativeFrom="paragraph">
                  <wp:posOffset>457200</wp:posOffset>
                </wp:positionV>
                <wp:extent cx="499110" cy="163830"/>
                <wp:effectExtent l="0" t="19050" r="34290" b="45720"/>
                <wp:wrapNone/>
                <wp:docPr id="138990915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163830"/>
                        </a:xfrm>
                        <a:prstGeom prst="rightArrow">
                          <a:avLst>
                            <a:gd name="adj1" fmla="val 50000"/>
                            <a:gd name="adj2" fmla="val 7457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41426FE" id="Arrow: Right 2" o:spid="_x0000_s1026" type="#_x0000_t13" style="position:absolute;margin-left:243.35pt;margin-top:36pt;width:39.3pt;height:1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" adj="16313" fillcolor="#4472c4 [3204]" strokecolor="#09101d [484]" strokeweight="1pt"/>
            </w:pict>
          </mc:Fallback>
        </mc:AlternateContent>
      </w:r>
    </w:p>
    <w:p w14:paraId="6E6D3162" w14:textId="78F10B19" w:rsidR="008C632B" w:rsidRPr="00F408E2" w:rsidRDefault="008C632B" w:rsidP="006B44BA">
      <w:pPr>
        <w:numPr>
          <w:ilvl w:val="0"/>
          <w:numId w:val="0"/>
        </w:numPr>
        <w:rPr>
          <w:rFonts w:cs="Times New Roman"/>
        </w:rPr>
      </w:pPr>
    </w:p>
    <w:p w14:paraId="6E4551CA" w14:textId="1A820ADD" w:rsidR="008C632B" w:rsidRPr="00F408E2" w:rsidRDefault="008C632B" w:rsidP="006B44BA">
      <w:pPr>
        <w:numPr>
          <w:ilvl w:val="0"/>
          <w:numId w:val="0"/>
        </w:numPr>
        <w:rPr>
          <w:rFonts w:cs="Times New Roman"/>
        </w:rPr>
      </w:pPr>
    </w:p>
    <w:p w14:paraId="3CB08EDE" w14:textId="77777777" w:rsidR="008C632B" w:rsidRPr="00F408E2" w:rsidRDefault="008C632B" w:rsidP="006B44BA">
      <w:pPr>
        <w:numPr>
          <w:ilvl w:val="0"/>
          <w:numId w:val="0"/>
        </w:numPr>
        <w:rPr>
          <w:rFonts w:cs="Times New Roman"/>
        </w:rPr>
      </w:pPr>
    </w:p>
    <w:p w14:paraId="457C2910" w14:textId="77777777" w:rsidR="008C632B" w:rsidRPr="00F408E2" w:rsidRDefault="008C632B" w:rsidP="006B44BA">
      <w:pPr>
        <w:numPr>
          <w:ilvl w:val="0"/>
          <w:numId w:val="0"/>
        </w:numPr>
        <w:rPr>
          <w:rFonts w:cs="Times New Roman"/>
        </w:rPr>
      </w:pPr>
    </w:p>
    <w:p w14:paraId="04ADD69E" w14:textId="4B0FC9F3" w:rsidR="008C632B" w:rsidRPr="00F408E2" w:rsidRDefault="008C632B" w:rsidP="004D6651">
      <w:pPr>
        <w:pStyle w:val="Titre3"/>
      </w:pPr>
      <w:r w:rsidRPr="00F408E2">
        <w:t>Réc</w:t>
      </w:r>
      <w:r w:rsidR="00475D6E" w:rsidRPr="00F408E2">
        <w:t>e</w:t>
      </w:r>
      <w:r w:rsidRPr="00F408E2">
        <w:t>pteur ionotr</w:t>
      </w:r>
      <w:r w:rsidR="00E57D09" w:rsidRPr="00F408E2">
        <w:t>o</w:t>
      </w:r>
      <w:r w:rsidRPr="00F408E2">
        <w:t>pique</w:t>
      </w:r>
      <w:r w:rsidR="00EC3244">
        <w:t> </w:t>
      </w:r>
      <w:r w:rsidR="00475D6E" w:rsidRPr="00F408E2">
        <w:t>:</w:t>
      </w:r>
    </w:p>
    <w:p w14:paraId="72621DE1" w14:textId="57E4AC12" w:rsidR="008C632B" w:rsidRPr="00F408E2" w:rsidRDefault="008C632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Canaux qui ne son</w:t>
      </w:r>
      <w:r w:rsidR="00F90135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pas dépendants du potentiel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on peut </w:t>
      </w:r>
      <w:r w:rsidR="00FA5F7E" w:rsidRPr="00F408E2">
        <w:rPr>
          <w:rFonts w:cs="Times New Roman"/>
        </w:rPr>
        <w:t>dépolariser</w:t>
      </w:r>
      <w:r w:rsidRPr="00F408E2">
        <w:rPr>
          <w:rFonts w:cs="Times New Roman"/>
        </w:rPr>
        <w:t xml:space="preserve"> le neuron</w:t>
      </w:r>
      <w:r w:rsidR="00E57D09" w:rsidRPr="00F408E2">
        <w:rPr>
          <w:rFonts w:cs="Times New Roman"/>
        </w:rPr>
        <w:t>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ils ne</w:t>
      </w:r>
      <w:r w:rsidR="00F9013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s’ouvrent pas quel que soit le niveau du potentiel de membrane. </w:t>
      </w:r>
    </w:p>
    <w:p w14:paraId="458A9BB6" w14:textId="32266F3B" w:rsidR="008C632B" w:rsidRPr="004D6651" w:rsidRDefault="008C632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Il</w:t>
      </w:r>
      <w:r w:rsidR="0056133F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attendent que</w:t>
      </w:r>
      <w:r w:rsidR="00E57D0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des </w:t>
      </w:r>
      <w:r w:rsidR="00FA5F7E" w:rsidRPr="00F408E2">
        <w:rPr>
          <w:rFonts w:cs="Times New Roman"/>
        </w:rPr>
        <w:t>substances</w:t>
      </w:r>
      <w:r w:rsidRPr="00F408E2">
        <w:rPr>
          <w:rFonts w:cs="Times New Roman"/>
        </w:rPr>
        <w:t xml:space="preserve"> vienne</w:t>
      </w:r>
      <w:r w:rsidR="0056133F" w:rsidRPr="00F408E2">
        <w:rPr>
          <w:rFonts w:cs="Times New Roman"/>
        </w:rPr>
        <w:t>nt</w:t>
      </w:r>
      <w:r w:rsidRPr="00F408E2">
        <w:rPr>
          <w:rFonts w:cs="Times New Roman"/>
        </w:rPr>
        <w:t xml:space="preserve"> se fixer pour ouvrir ou ferme</w:t>
      </w:r>
      <w:r w:rsidR="0056133F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le canal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ils sont </w:t>
      </w:r>
      <w:r w:rsidR="00FA5F7E" w:rsidRPr="00F408E2">
        <w:rPr>
          <w:rFonts w:cs="Times New Roman"/>
          <w:color w:val="4472C4" w:themeColor="accent1"/>
        </w:rPr>
        <w:t>dépendants</w:t>
      </w:r>
      <w:r w:rsidRPr="00F408E2">
        <w:rPr>
          <w:rFonts w:cs="Times New Roman"/>
          <w:color w:val="4472C4" w:themeColor="accent1"/>
        </w:rPr>
        <w:t xml:space="preserve"> de substances </w:t>
      </w:r>
    </w:p>
    <w:p w14:paraId="0785EE9F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2A2EBFE3" w14:textId="01C0F3E1" w:rsidR="00F90135" w:rsidRPr="00F408E2" w:rsidRDefault="00F90135" w:rsidP="004D6651">
      <w:pPr>
        <w:pStyle w:val="Titre3"/>
      </w:pPr>
      <w:r w:rsidRPr="00F408E2">
        <w:lastRenderedPageBreak/>
        <w:t>2 systèmes</w:t>
      </w:r>
      <w:r w:rsidR="00EC3244">
        <w:t> </w:t>
      </w:r>
      <w:r w:rsidR="0056133F" w:rsidRPr="00F408E2">
        <w:t>:</w:t>
      </w:r>
    </w:p>
    <w:p w14:paraId="2F12276E" w14:textId="7EFD9C60" w:rsidR="00F90135" w:rsidRPr="00F408E2" w:rsidRDefault="00F9013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Le s</w:t>
      </w:r>
      <w:r w:rsidR="0056133F" w:rsidRPr="00F408E2">
        <w:rPr>
          <w:rFonts w:cs="Times New Roman"/>
        </w:rPr>
        <w:t>y</w:t>
      </w:r>
      <w:r w:rsidRPr="00F408E2">
        <w:rPr>
          <w:rFonts w:cs="Times New Roman"/>
        </w:rPr>
        <w:t>stème ex</w:t>
      </w:r>
      <w:r w:rsidR="0056133F" w:rsidRPr="00F408E2">
        <w:rPr>
          <w:rFonts w:cs="Times New Roman"/>
        </w:rPr>
        <w:t>c</w:t>
      </w:r>
      <w:r w:rsidRPr="00F408E2">
        <w:rPr>
          <w:rFonts w:cs="Times New Roman"/>
        </w:rPr>
        <w:t>itateur du glu</w:t>
      </w:r>
      <w:r w:rsidR="0056133F" w:rsidRPr="00F408E2">
        <w:rPr>
          <w:rFonts w:cs="Times New Roman"/>
        </w:rPr>
        <w:t>t</w:t>
      </w:r>
      <w:r w:rsidRPr="00F408E2">
        <w:rPr>
          <w:rFonts w:cs="Times New Roman"/>
        </w:rPr>
        <w:t>amate (qui est neur</w:t>
      </w:r>
      <w:r w:rsidR="00BF038F" w:rsidRPr="00F408E2">
        <w:rPr>
          <w:rFonts w:cs="Times New Roman"/>
        </w:rPr>
        <w:t>o</w:t>
      </w:r>
      <w:r w:rsidRPr="00F408E2">
        <w:rPr>
          <w:rFonts w:cs="Times New Roman"/>
        </w:rPr>
        <w:t>t</w:t>
      </w:r>
      <w:r w:rsidR="00BF038F" w:rsidRPr="00F408E2">
        <w:rPr>
          <w:rFonts w:cs="Times New Roman"/>
        </w:rPr>
        <w:t>r</w:t>
      </w:r>
      <w:r w:rsidRPr="00F408E2">
        <w:rPr>
          <w:rFonts w:cs="Times New Roman"/>
        </w:rPr>
        <w:t>ansmette</w:t>
      </w:r>
      <w:r w:rsidR="00BF038F" w:rsidRPr="00F408E2">
        <w:rPr>
          <w:rFonts w:cs="Times New Roman"/>
        </w:rPr>
        <w:t>ur</w:t>
      </w:r>
      <w:r w:rsidR="00574393" w:rsidRPr="00F408E2">
        <w:rPr>
          <w:rFonts w:cs="Times New Roman"/>
        </w:rPr>
        <w:t xml:space="preserve"> excitateur </w:t>
      </w:r>
      <w:proofErr w:type="gramStart"/>
      <w:r w:rsidR="00574393" w:rsidRPr="00F408E2">
        <w:rPr>
          <w:rFonts w:cs="Times New Roman"/>
        </w:rPr>
        <w:t>majoritaire</w:t>
      </w:r>
      <w:proofErr w:type="gramEnd"/>
      <w:r w:rsidRPr="00F408E2">
        <w:rPr>
          <w:rFonts w:cs="Times New Roman"/>
        </w:rPr>
        <w:t xml:space="preserve"> dans l</w:t>
      </w:r>
      <w:r w:rsidR="00BF038F" w:rsidRPr="00F408E2">
        <w:rPr>
          <w:rFonts w:cs="Times New Roman"/>
        </w:rPr>
        <w:t>e cerveau</w:t>
      </w:r>
      <w:r w:rsidRPr="00F408E2">
        <w:rPr>
          <w:rFonts w:cs="Times New Roman"/>
        </w:rPr>
        <w:t>). Il fait entre</w:t>
      </w:r>
      <w:r w:rsidR="00BF038F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des ions sodium (et sortir quelques ions potassi</w:t>
      </w:r>
      <w:r w:rsidR="0000290D" w:rsidRPr="00F408E2">
        <w:rPr>
          <w:rFonts w:cs="Times New Roman"/>
        </w:rPr>
        <w:t>u</w:t>
      </w:r>
      <w:r w:rsidRPr="00F408E2">
        <w:rPr>
          <w:rFonts w:cs="Times New Roman"/>
        </w:rPr>
        <w:t xml:space="preserve">m) et donc excite le </w:t>
      </w:r>
      <w:r w:rsidR="00574393" w:rsidRPr="00F408E2">
        <w:rPr>
          <w:rFonts w:cs="Times New Roman"/>
        </w:rPr>
        <w:t>neurone</w:t>
      </w:r>
    </w:p>
    <w:p w14:paraId="07FF6F1F" w14:textId="18DEE4F3" w:rsidR="00F90135" w:rsidRDefault="00F9013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Le système inhibiteur du GABA qui faite entre les ions </w:t>
      </w:r>
      <w:r w:rsidR="00FA5F7E" w:rsidRPr="00F408E2">
        <w:rPr>
          <w:rFonts w:cs="Times New Roman"/>
        </w:rPr>
        <w:t>chlore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(chargées négativement) ce qui </w:t>
      </w:r>
      <w:r w:rsidR="00FA5F7E" w:rsidRPr="00F408E2">
        <w:rPr>
          <w:rFonts w:cs="Times New Roman"/>
        </w:rPr>
        <w:t>hyper polarise</w:t>
      </w:r>
      <w:r w:rsidRPr="00F408E2">
        <w:rPr>
          <w:rFonts w:cs="Times New Roman"/>
        </w:rPr>
        <w:t xml:space="preserve"> le neur</w:t>
      </w:r>
      <w:r w:rsidR="0000290D" w:rsidRPr="00F408E2">
        <w:rPr>
          <w:rFonts w:cs="Times New Roman"/>
        </w:rPr>
        <w:t>o</w:t>
      </w:r>
      <w:r w:rsidRPr="00F408E2">
        <w:rPr>
          <w:rFonts w:cs="Times New Roman"/>
        </w:rPr>
        <w:t>ne et donc l’inhibe</w:t>
      </w:r>
    </w:p>
    <w:p w14:paraId="3A020D41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039AF024" w14:textId="77777777" w:rsidR="00966281" w:rsidRPr="00F408E2" w:rsidRDefault="00966281" w:rsidP="004D6651">
      <w:pPr>
        <w:pStyle w:val="Titre3"/>
      </w:pPr>
      <w:r w:rsidRPr="00F408E2">
        <w:t xml:space="preserve">Hyperexcitabilité </w:t>
      </w:r>
    </w:p>
    <w:p w14:paraId="69FB35D2" w14:textId="2F3854B8" w:rsidR="00966281" w:rsidRDefault="0096628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Tend</w:t>
      </w:r>
      <w:r w:rsidR="00427902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nce d’un </w:t>
      </w:r>
      <w:r w:rsidR="00FA5F7E" w:rsidRPr="00F408E2">
        <w:rPr>
          <w:rFonts w:cs="Times New Roman"/>
        </w:rPr>
        <w:t>neurone</w:t>
      </w:r>
      <w:r w:rsidRPr="00F408E2">
        <w:rPr>
          <w:rFonts w:cs="Times New Roman"/>
        </w:rPr>
        <w:t xml:space="preserve"> à générer des </w:t>
      </w:r>
      <w:r w:rsidR="00FA5F7E" w:rsidRPr="00F408E2">
        <w:rPr>
          <w:rFonts w:cs="Times New Roman"/>
        </w:rPr>
        <w:t>décharges</w:t>
      </w:r>
      <w:r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répétitives</w:t>
      </w:r>
      <w:r w:rsidRPr="00F408E2">
        <w:rPr>
          <w:rFonts w:cs="Times New Roman"/>
        </w:rPr>
        <w:t xml:space="preserve"> en réponse à </w:t>
      </w:r>
      <w:r w:rsidR="00FA5F7E" w:rsidRPr="00F408E2">
        <w:rPr>
          <w:rFonts w:cs="Times New Roman"/>
        </w:rPr>
        <w:t>une</w:t>
      </w:r>
      <w:r w:rsidRPr="00F408E2">
        <w:rPr>
          <w:rFonts w:cs="Times New Roman"/>
        </w:rPr>
        <w:t xml:space="preserve"> stimulation provoquante qu’un d</w:t>
      </w:r>
      <w:r w:rsidR="002F3E6B" w:rsidRPr="00F408E2">
        <w:rPr>
          <w:rFonts w:cs="Times New Roman"/>
        </w:rPr>
        <w:t>u</w:t>
      </w:r>
      <w:r w:rsidRPr="00F408E2">
        <w:rPr>
          <w:rFonts w:cs="Times New Roman"/>
        </w:rPr>
        <w:t xml:space="preserve"> potenti</w:t>
      </w:r>
      <w:r w:rsidR="002F3E6B" w:rsidRPr="00F408E2">
        <w:rPr>
          <w:rFonts w:cs="Times New Roman"/>
        </w:rPr>
        <w:t>el</w:t>
      </w:r>
      <w:r w:rsidRPr="00F408E2">
        <w:rPr>
          <w:rFonts w:cs="Times New Roman"/>
        </w:rPr>
        <w:t xml:space="preserve"> d’action </w:t>
      </w:r>
    </w:p>
    <w:p w14:paraId="1F16DEA1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4409CCBB" w14:textId="6DDEAEB8" w:rsidR="00966281" w:rsidRPr="00F408E2" w:rsidRDefault="00FA5F7E" w:rsidP="004D6651">
      <w:pPr>
        <w:pStyle w:val="Titre3"/>
      </w:pPr>
      <w:r w:rsidRPr="00F408E2">
        <w:t>Hyper synchronie</w:t>
      </w:r>
      <w:r w:rsidR="00966281" w:rsidRPr="00F408E2">
        <w:t xml:space="preserve"> </w:t>
      </w:r>
    </w:p>
    <w:p w14:paraId="5386FF8F" w14:textId="57855963" w:rsidR="007F5300" w:rsidRPr="00F408E2" w:rsidRDefault="00FA5F7E" w:rsidP="004237A4">
      <w:pPr>
        <w:numPr>
          <w:ilvl w:val="1"/>
          <w:numId w:val="4"/>
        </w:numPr>
        <w:rPr>
          <w:ins w:id="0" w:author="zico zico" w:date="2025-01-22T14:10:00Z"/>
          <w:rFonts w:cs="Times New Roman"/>
        </w:rPr>
      </w:pPr>
      <w:r w:rsidRPr="00F408E2">
        <w:rPr>
          <w:rFonts w:cs="Times New Roman"/>
        </w:rPr>
        <w:t>Propriété</w:t>
      </w:r>
      <w:r w:rsidR="002F3E6B" w:rsidRPr="00F408E2">
        <w:rPr>
          <w:rFonts w:cs="Times New Roman"/>
        </w:rPr>
        <w:t xml:space="preserve"> d’un groupe de neurones à générer de façon synchrone des trains de potentiels</w:t>
      </w:r>
    </w:p>
    <w:p w14:paraId="389F9D6D" w14:textId="297A83DC" w:rsidR="007F5300" w:rsidRPr="00F408E2" w:rsidRDefault="00783A0E" w:rsidP="00783A0E">
      <w:pPr>
        <w:numPr>
          <w:ilvl w:val="0"/>
          <w:numId w:val="0"/>
        </w:numPr>
        <w:rPr>
          <w:rFonts w:cs="Times New Roman"/>
          <w:rPrChange w:id="1" w:author="zico zico" w:date="2025-01-22T14:09:00Z">
            <w:rPr>
              <w:b/>
              <w:bCs/>
              <w:highlight w:val="darkMagenta"/>
            </w:rPr>
          </w:rPrChange>
        </w:rPr>
      </w:pPr>
      <w:r w:rsidRPr="00F408E2">
        <w:rPr>
          <w:rFonts w:cs="Times New Roman"/>
          <w:noProof/>
          <w:lang w:eastAsia="zh-CN"/>
        </w:rPr>
        <w:drawing>
          <wp:anchor distT="0" distB="0" distL="114300" distR="114300" simplePos="0" relativeHeight="251666432" behindDoc="0" locked="0" layoutInCell="1" allowOverlap="1" wp14:anchorId="5C2161B7" wp14:editId="74A378E5">
            <wp:simplePos x="0" y="0"/>
            <wp:positionH relativeFrom="column">
              <wp:posOffset>0</wp:posOffset>
            </wp:positionH>
            <wp:positionV relativeFrom="paragraph">
              <wp:posOffset>2435860</wp:posOffset>
            </wp:positionV>
            <wp:extent cx="4247515" cy="2272665"/>
            <wp:effectExtent l="0" t="0" r="635" b="0"/>
            <wp:wrapTopAndBottom/>
            <wp:docPr id="789002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2763" name="Picture 789002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419F7" w14:textId="58ABF328" w:rsidR="00057785" w:rsidRPr="00F408E2" w:rsidRDefault="0054034F" w:rsidP="004237A4">
      <w:pPr>
        <w:pStyle w:val="Titre1"/>
        <w:numPr>
          <w:ilvl w:val="0"/>
          <w:numId w:val="12"/>
        </w:numPr>
        <w:rPr>
          <w:rFonts w:cs="Times New Roman"/>
        </w:rPr>
      </w:pPr>
      <w:bookmarkStart w:id="2" w:name="_Toc196656446"/>
      <w:bookmarkStart w:id="3" w:name="_Toc196662253"/>
      <w:r w:rsidRPr="00F408E2">
        <w:rPr>
          <w:rFonts w:cs="Times New Roman"/>
        </w:rPr>
        <w:t>Diagnos</w:t>
      </w:r>
      <w:r w:rsidR="008A4E37" w:rsidRPr="00F408E2">
        <w:rPr>
          <w:rFonts w:cs="Times New Roman"/>
        </w:rPr>
        <w:t>tic</w:t>
      </w:r>
      <w:r w:rsidRPr="00F408E2">
        <w:rPr>
          <w:rFonts w:cs="Times New Roman"/>
        </w:rPr>
        <w:t xml:space="preserve"> pos</w:t>
      </w:r>
      <w:r w:rsidR="004F400F" w:rsidRPr="00F408E2">
        <w:rPr>
          <w:rFonts w:cs="Times New Roman"/>
        </w:rPr>
        <w:t>itif</w:t>
      </w:r>
      <w:bookmarkEnd w:id="2"/>
      <w:bookmarkEnd w:id="3"/>
    </w:p>
    <w:p w14:paraId="79A23914" w14:textId="7DBCF08B" w:rsidR="004F400F" w:rsidRPr="00F408E2" w:rsidRDefault="004F400F" w:rsidP="008021F6">
      <w:pPr>
        <w:pStyle w:val="Titre2"/>
        <w:rPr>
          <w:rFonts w:cs="Times New Roman"/>
        </w:rPr>
      </w:pPr>
      <w:bookmarkStart w:id="4" w:name="_Toc196656447"/>
      <w:bookmarkStart w:id="5" w:name="_Toc196662254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épilepsie absence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6D14B6AB" w14:textId="61738EE7" w:rsidR="008021F6" w:rsidRPr="00F408E2" w:rsidRDefault="008021F6" w:rsidP="008021F6">
      <w:pPr>
        <w:rPr>
          <w:rFonts w:cs="Times New Roman"/>
        </w:rPr>
      </w:pPr>
      <w:r w:rsidRPr="00F408E2">
        <w:rPr>
          <w:rFonts w:cs="Times New Roman"/>
        </w:rPr>
        <w:t>Terrain entant de 3 – 12 ans (pic à) 7 ans) ou adolescen</w:t>
      </w:r>
      <w:r w:rsidR="009259A6" w:rsidRPr="00F408E2">
        <w:rPr>
          <w:rFonts w:cs="Times New Roman"/>
        </w:rPr>
        <w:t>t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2</w:t>
      </w:r>
      <w:r w:rsidR="00B47340"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genres</w:t>
      </w:r>
      <w:r w:rsidRPr="00F408E2">
        <w:rPr>
          <w:rFonts w:cs="Times New Roman"/>
        </w:rPr>
        <w:t xml:space="preserve"> </w:t>
      </w:r>
    </w:p>
    <w:p w14:paraId="063EFCBE" w14:textId="3B07F322" w:rsidR="008021F6" w:rsidRPr="00F408E2" w:rsidRDefault="008021F6" w:rsidP="008021F6">
      <w:pPr>
        <w:rPr>
          <w:rFonts w:cs="Times New Roman"/>
        </w:rPr>
      </w:pPr>
      <w:r w:rsidRPr="00F408E2">
        <w:rPr>
          <w:rFonts w:cs="Times New Roman"/>
        </w:rPr>
        <w:t>En crise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crises d’absence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typiques et nombre</w:t>
      </w:r>
      <w:r w:rsidR="00ED128E" w:rsidRPr="00F408E2">
        <w:rPr>
          <w:rFonts w:cs="Times New Roman"/>
        </w:rPr>
        <w:t>uses (&gt; 100/j)</w:t>
      </w:r>
      <w:r w:rsidR="003B345A" w:rsidRPr="00F408E2">
        <w:rPr>
          <w:rFonts w:cs="Times New Roman"/>
        </w:rPr>
        <w:t>,</w:t>
      </w:r>
      <w:r w:rsidR="00ED128E" w:rsidRPr="00F408E2">
        <w:rPr>
          <w:rFonts w:cs="Times New Roman"/>
        </w:rPr>
        <w:t xml:space="preserve"> déclenchées par hyp</w:t>
      </w:r>
      <w:r w:rsidR="00634DBE" w:rsidRPr="00F408E2">
        <w:rPr>
          <w:rFonts w:cs="Times New Roman"/>
        </w:rPr>
        <w:t>er</w:t>
      </w:r>
      <w:r w:rsidR="00ED128E" w:rsidRPr="00F408E2">
        <w:rPr>
          <w:rFonts w:cs="Times New Roman"/>
        </w:rPr>
        <w:t>pnée</w:t>
      </w:r>
      <w:r w:rsidR="00F068F8" w:rsidRPr="00F408E2">
        <w:rPr>
          <w:rFonts w:cs="Times New Roman"/>
        </w:rPr>
        <w:t>,</w:t>
      </w:r>
      <w:r w:rsidR="00ED128E" w:rsidRPr="00F408E2">
        <w:rPr>
          <w:rFonts w:cs="Times New Roman"/>
        </w:rPr>
        <w:t xml:space="preserve"> disparaissent dès traitem</w:t>
      </w:r>
      <w:r w:rsidR="009259A6" w:rsidRPr="00F408E2">
        <w:rPr>
          <w:rFonts w:cs="Times New Roman"/>
        </w:rPr>
        <w:t>ent</w:t>
      </w:r>
      <w:r w:rsidR="00ED128E" w:rsidRPr="00F408E2">
        <w:rPr>
          <w:rFonts w:cs="Times New Roman"/>
        </w:rPr>
        <w:t xml:space="preserve"> (80</w:t>
      </w:r>
      <w:r w:rsidR="009259A6" w:rsidRPr="00F408E2">
        <w:rPr>
          <w:rFonts w:cs="Times New Roman"/>
        </w:rPr>
        <w:t>%)</w:t>
      </w:r>
    </w:p>
    <w:p w14:paraId="0272994C" w14:textId="4027B328" w:rsidR="009259A6" w:rsidRPr="00F408E2" w:rsidRDefault="009259A6" w:rsidP="008021F6">
      <w:pPr>
        <w:rPr>
          <w:rFonts w:cs="Times New Roman"/>
        </w:rPr>
      </w:pPr>
      <w:r w:rsidRPr="00F408E2">
        <w:rPr>
          <w:rFonts w:cs="Times New Roman"/>
        </w:rPr>
        <w:lastRenderedPageBreak/>
        <w:t>EEG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pointes ondes</w:t>
      </w:r>
    </w:p>
    <w:p w14:paraId="2D5EAAAC" w14:textId="3593F834" w:rsidR="003964A0" w:rsidRPr="00F408E2" w:rsidRDefault="003964A0" w:rsidP="008021F6">
      <w:pPr>
        <w:rPr>
          <w:rFonts w:cs="Times New Roman"/>
        </w:rPr>
      </w:pPr>
      <w:r w:rsidRPr="00F408E2">
        <w:rPr>
          <w:rFonts w:cs="Times New Roman"/>
        </w:rPr>
        <w:t>***crise non convulsive</w:t>
      </w:r>
      <w:r w:rsidR="00600CBE" w:rsidRPr="00F408E2">
        <w:rPr>
          <w:rFonts w:cs="Times New Roman"/>
        </w:rPr>
        <w:t>***</w:t>
      </w:r>
    </w:p>
    <w:p w14:paraId="5FB07E12" w14:textId="78D1AB9F" w:rsidR="003964A0" w:rsidRPr="00F408E2" w:rsidRDefault="003964A0" w:rsidP="008021F6">
      <w:pPr>
        <w:rPr>
          <w:rFonts w:cs="Times New Roman"/>
        </w:rPr>
      </w:pPr>
      <w:r w:rsidRPr="00F408E2">
        <w:rPr>
          <w:rFonts w:cs="Times New Roman"/>
        </w:rPr>
        <w:t>Entre les crise</w:t>
      </w:r>
      <w:r w:rsidR="00FA5F7E">
        <w:rPr>
          <w:rFonts w:cs="Times New Roman"/>
        </w:rPr>
        <w:t>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FA5F7E" w:rsidRPr="00F408E2">
        <w:rPr>
          <w:rFonts w:cs="Times New Roman"/>
        </w:rPr>
        <w:t>difficulté</w:t>
      </w:r>
      <w:r w:rsidRPr="00F408E2">
        <w:rPr>
          <w:rFonts w:cs="Times New Roman"/>
        </w:rPr>
        <w:t xml:space="preserve"> d’apprent</w:t>
      </w:r>
      <w:r w:rsidR="00FE1644" w:rsidRPr="00F408E2">
        <w:rPr>
          <w:rFonts w:cs="Times New Roman"/>
        </w:rPr>
        <w:t>i</w:t>
      </w:r>
      <w:r w:rsidRPr="00F408E2">
        <w:rPr>
          <w:rFonts w:cs="Times New Roman"/>
        </w:rPr>
        <w:t>ssage ou sco</w:t>
      </w:r>
      <w:r w:rsidR="003B5DC6" w:rsidRPr="00F408E2">
        <w:rPr>
          <w:rFonts w:cs="Times New Roman"/>
        </w:rPr>
        <w:t>laire</w:t>
      </w:r>
      <w:r w:rsidR="003B345A" w:rsidRPr="00F408E2">
        <w:rPr>
          <w:rFonts w:cs="Times New Roman"/>
        </w:rPr>
        <w:t>,</w:t>
      </w:r>
      <w:r w:rsidR="003B5DC6" w:rsidRPr="00F408E2">
        <w:rPr>
          <w:rFonts w:cs="Times New Roman"/>
        </w:rPr>
        <w:t xml:space="preserve"> re</w:t>
      </w:r>
      <w:r w:rsidR="00600CBE" w:rsidRPr="00F408E2">
        <w:rPr>
          <w:rFonts w:cs="Times New Roman"/>
        </w:rPr>
        <w:t>tar</w:t>
      </w:r>
      <w:r w:rsidR="003B5DC6" w:rsidRPr="00F408E2">
        <w:rPr>
          <w:rFonts w:cs="Times New Roman"/>
        </w:rPr>
        <w:t>d staturo-pondérale</w:t>
      </w:r>
      <w:r w:rsidR="00F068F8" w:rsidRPr="00F408E2">
        <w:rPr>
          <w:rFonts w:cs="Times New Roman"/>
        </w:rPr>
        <w:t>,</w:t>
      </w:r>
      <w:r w:rsidR="003B5DC6" w:rsidRPr="00F408E2">
        <w:rPr>
          <w:rFonts w:cs="Times New Roman"/>
        </w:rPr>
        <w:t xml:space="preserve"> retard lang</w:t>
      </w:r>
      <w:r w:rsidR="00600CBE" w:rsidRPr="00F408E2">
        <w:rPr>
          <w:rFonts w:cs="Times New Roman"/>
        </w:rPr>
        <w:t>a</w:t>
      </w:r>
      <w:r w:rsidR="003B5DC6" w:rsidRPr="00F408E2">
        <w:rPr>
          <w:rFonts w:cs="Times New Roman"/>
        </w:rPr>
        <w:t xml:space="preserve">ge </w:t>
      </w:r>
    </w:p>
    <w:p w14:paraId="657928E0" w14:textId="6D346D69" w:rsidR="003B5DC6" w:rsidRPr="00F408E2" w:rsidRDefault="003B5DC6" w:rsidP="008021F6">
      <w:pPr>
        <w:rPr>
          <w:rFonts w:cs="Times New Roman"/>
        </w:rPr>
      </w:pPr>
      <w:r w:rsidRPr="00F408E2">
        <w:rPr>
          <w:rFonts w:cs="Times New Roman"/>
        </w:rPr>
        <w:t>EEG nor</w:t>
      </w:r>
      <w:r w:rsidR="00B51473" w:rsidRPr="00F408E2">
        <w:rPr>
          <w:rFonts w:cs="Times New Roman"/>
        </w:rPr>
        <w:t>ma</w:t>
      </w:r>
      <w:r w:rsidRPr="00F408E2">
        <w:rPr>
          <w:rFonts w:cs="Times New Roman"/>
        </w:rPr>
        <w:t xml:space="preserve">l ou pointes ondes </w:t>
      </w:r>
    </w:p>
    <w:p w14:paraId="0A245378" w14:textId="2822492D" w:rsidR="003B5DC6" w:rsidRPr="00F408E2" w:rsidRDefault="003B5DC6" w:rsidP="008021F6">
      <w:pPr>
        <w:rPr>
          <w:rFonts w:cs="Times New Roman"/>
        </w:rPr>
      </w:pPr>
      <w:r w:rsidRPr="00F408E2">
        <w:rPr>
          <w:rFonts w:cs="Times New Roman"/>
        </w:rPr>
        <w:t>Scanner ou I</w:t>
      </w:r>
      <w:r w:rsidR="003F55F5" w:rsidRPr="00F408E2">
        <w:rPr>
          <w:rFonts w:cs="Times New Roman"/>
        </w:rPr>
        <w:t>R</w:t>
      </w:r>
      <w:r w:rsidRPr="00F408E2">
        <w:rPr>
          <w:rFonts w:cs="Times New Roman"/>
        </w:rPr>
        <w:t>M</w:t>
      </w:r>
      <w:r w:rsidR="00A17C90" w:rsidRPr="00F408E2">
        <w:rPr>
          <w:rFonts w:cs="Times New Roman"/>
        </w:rPr>
        <w:t xml:space="preserve"> crâne</w:t>
      </w:r>
      <w:r w:rsidR="00EC3244">
        <w:rPr>
          <w:rFonts w:cs="Times New Roman"/>
        </w:rPr>
        <w:t> </w:t>
      </w:r>
      <w:r w:rsidR="00A17C90" w:rsidRPr="00F408E2">
        <w:rPr>
          <w:rFonts w:cs="Times New Roman"/>
        </w:rPr>
        <w:t>: normal</w:t>
      </w:r>
      <w:r w:rsidR="003B0472" w:rsidRPr="00F408E2">
        <w:rPr>
          <w:rFonts w:cs="Times New Roman"/>
        </w:rPr>
        <w:t xml:space="preserve"> </w:t>
      </w:r>
    </w:p>
    <w:p w14:paraId="09C5907E" w14:textId="21C3C0EF" w:rsidR="003B0472" w:rsidRPr="00F408E2" w:rsidRDefault="003B0472" w:rsidP="008021F6">
      <w:pPr>
        <w:rPr>
          <w:rFonts w:cs="Times New Roman"/>
        </w:rPr>
      </w:pPr>
      <w:r w:rsidRPr="00F408E2">
        <w:rPr>
          <w:rFonts w:cs="Times New Roman"/>
        </w:rPr>
        <w:t>Evolution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épilepsie mal si </w:t>
      </w:r>
      <w:r w:rsidR="001C42F3" w:rsidRPr="00F408E2">
        <w:rPr>
          <w:rFonts w:cs="Times New Roman"/>
        </w:rPr>
        <w:t>début &gt; 8 ans</w:t>
      </w:r>
      <w:r w:rsidR="00F068F8" w:rsidRPr="00F408E2">
        <w:rPr>
          <w:rFonts w:cs="Times New Roman"/>
        </w:rPr>
        <w:t>,</w:t>
      </w:r>
      <w:r w:rsidR="001C42F3" w:rsidRPr="00F408E2">
        <w:rPr>
          <w:rFonts w:cs="Times New Roman"/>
        </w:rPr>
        <w:t xml:space="preserve"> garçon</w:t>
      </w:r>
      <w:r w:rsidR="00F068F8" w:rsidRPr="00F408E2">
        <w:rPr>
          <w:rFonts w:cs="Times New Roman"/>
        </w:rPr>
        <w:t>,</w:t>
      </w:r>
      <w:r w:rsidR="001C42F3" w:rsidRPr="00F408E2">
        <w:rPr>
          <w:rFonts w:cs="Times New Roman"/>
        </w:rPr>
        <w:t xml:space="preserve"> </w:t>
      </w:r>
      <w:proofErr w:type="spellStart"/>
      <w:r w:rsidR="001C42F3" w:rsidRPr="00F408E2">
        <w:rPr>
          <w:rFonts w:cs="Times New Roman"/>
        </w:rPr>
        <w:t>pharmaco</w:t>
      </w:r>
      <w:r w:rsidR="00A55D66" w:rsidRPr="00F408E2">
        <w:rPr>
          <w:rFonts w:cs="Times New Roman"/>
        </w:rPr>
        <w:t>-</w:t>
      </w:r>
      <w:r w:rsidR="00FA5F7E" w:rsidRPr="00F408E2">
        <w:rPr>
          <w:rFonts w:cs="Times New Roman"/>
        </w:rPr>
        <w:t>résistance</w:t>
      </w:r>
      <w:proofErr w:type="spellEnd"/>
      <w:r w:rsidR="003B345A" w:rsidRPr="00F408E2">
        <w:rPr>
          <w:rFonts w:cs="Times New Roman"/>
        </w:rPr>
        <w:t>,</w:t>
      </w:r>
      <w:r w:rsidR="001C42F3" w:rsidRPr="00F408E2">
        <w:rPr>
          <w:rFonts w:cs="Times New Roman"/>
        </w:rPr>
        <w:t xml:space="preserve"> photosensibilité</w:t>
      </w:r>
      <w:r w:rsidR="00A17C90" w:rsidRPr="00F408E2">
        <w:rPr>
          <w:rFonts w:cs="Times New Roman"/>
        </w:rPr>
        <w:t xml:space="preserve"> </w:t>
      </w:r>
    </w:p>
    <w:p w14:paraId="69604BC0" w14:textId="7862DCE4" w:rsidR="008C7242" w:rsidRPr="00F408E2" w:rsidRDefault="008C7242" w:rsidP="008C7242">
      <w:pPr>
        <w:pStyle w:val="Titre2"/>
        <w:rPr>
          <w:rFonts w:cs="Times New Roman"/>
        </w:rPr>
      </w:pPr>
      <w:bookmarkStart w:id="6" w:name="_Toc196656448"/>
      <w:bookmarkStart w:id="7" w:name="_Toc196662255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épilepsie grand mal</w:t>
      </w:r>
      <w:bookmarkEnd w:id="6"/>
      <w:bookmarkEnd w:id="7"/>
    </w:p>
    <w:p w14:paraId="79ABFEA9" w14:textId="1E3F0674" w:rsidR="008C7242" w:rsidRPr="00F408E2" w:rsidRDefault="008C7242" w:rsidP="008C7242">
      <w:pPr>
        <w:rPr>
          <w:rFonts w:cs="Times New Roman"/>
        </w:rPr>
      </w:pPr>
      <w:r w:rsidRPr="00F408E2">
        <w:rPr>
          <w:rFonts w:cs="Times New Roman"/>
        </w:rPr>
        <w:t>Terrain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adulte jeune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sujet âgé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2 genres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adolescent +++</w:t>
      </w:r>
    </w:p>
    <w:p w14:paraId="4F9EA83F" w14:textId="2F615BD2" w:rsidR="008C7242" w:rsidRPr="00F408E2" w:rsidRDefault="008C7242" w:rsidP="008C7242">
      <w:pPr>
        <w:rPr>
          <w:rFonts w:cs="Times New Roman"/>
          <w:b/>
          <w:bCs/>
        </w:rPr>
      </w:pPr>
      <w:r w:rsidRPr="00F408E2">
        <w:rPr>
          <w:rFonts w:cs="Times New Roman"/>
          <w:b/>
          <w:bCs/>
        </w:rPr>
        <w:t>En crise</w:t>
      </w:r>
      <w:r w:rsidR="00EC3244">
        <w:rPr>
          <w:rFonts w:cs="Times New Roman"/>
          <w:b/>
          <w:bCs/>
        </w:rPr>
        <w:t> </w:t>
      </w:r>
      <w:r w:rsidRPr="00F408E2">
        <w:rPr>
          <w:rFonts w:cs="Times New Roman"/>
          <w:b/>
          <w:bCs/>
        </w:rPr>
        <w:t xml:space="preserve">: crise </w:t>
      </w:r>
      <w:r w:rsidR="00DC299A" w:rsidRPr="00F408E2">
        <w:rPr>
          <w:rFonts w:cs="Times New Roman"/>
          <w:b/>
          <w:bCs/>
        </w:rPr>
        <w:t xml:space="preserve">généralisées </w:t>
      </w:r>
      <w:proofErr w:type="spellStart"/>
      <w:r w:rsidRPr="00F408E2">
        <w:rPr>
          <w:rFonts w:cs="Times New Roman"/>
          <w:b/>
          <w:bCs/>
        </w:rPr>
        <w:t>tonico</w:t>
      </w:r>
      <w:proofErr w:type="spellEnd"/>
      <w:r w:rsidRPr="00F408E2">
        <w:rPr>
          <w:rFonts w:cs="Times New Roman"/>
          <w:b/>
          <w:bCs/>
        </w:rPr>
        <w:t>-clonique</w:t>
      </w:r>
      <w:r w:rsidR="003B345A" w:rsidRPr="00F408E2">
        <w:rPr>
          <w:rFonts w:cs="Times New Roman"/>
          <w:b/>
          <w:bCs/>
        </w:rPr>
        <w:t>,</w:t>
      </w:r>
      <w:r w:rsidRPr="00F408E2">
        <w:rPr>
          <w:rFonts w:cs="Times New Roman"/>
          <w:b/>
          <w:bCs/>
        </w:rPr>
        <w:t xml:space="preserve"> typique (&lt;50s) et </w:t>
      </w:r>
      <w:proofErr w:type="spellStart"/>
      <w:r w:rsidRPr="00F408E2">
        <w:rPr>
          <w:rFonts w:cs="Times New Roman"/>
          <w:b/>
          <w:bCs/>
        </w:rPr>
        <w:t>nombresues</w:t>
      </w:r>
      <w:proofErr w:type="spellEnd"/>
      <w:r w:rsidRPr="00F408E2">
        <w:rPr>
          <w:rFonts w:cs="Times New Roman"/>
          <w:b/>
          <w:bCs/>
        </w:rPr>
        <w:t xml:space="preserve"> (&gt; 100/j</w:t>
      </w:r>
      <w:r w:rsidR="00DC299A" w:rsidRPr="00F408E2">
        <w:rPr>
          <w:rFonts w:cs="Times New Roman"/>
          <w:b/>
          <w:bCs/>
        </w:rPr>
        <w:t>)</w:t>
      </w:r>
      <w:r w:rsidR="00F068F8" w:rsidRPr="00F408E2">
        <w:rPr>
          <w:rFonts w:cs="Times New Roman"/>
          <w:b/>
          <w:bCs/>
        </w:rPr>
        <w:t>,</w:t>
      </w:r>
      <w:r w:rsidR="00DC299A" w:rsidRPr="00F408E2">
        <w:rPr>
          <w:rFonts w:cs="Times New Roman"/>
          <w:b/>
          <w:bCs/>
        </w:rPr>
        <w:t xml:space="preserve"> déclenchées par hyperpnée</w:t>
      </w:r>
      <w:r w:rsidR="003B345A" w:rsidRPr="00F408E2">
        <w:rPr>
          <w:rFonts w:cs="Times New Roman"/>
          <w:b/>
          <w:bCs/>
        </w:rPr>
        <w:t>,</w:t>
      </w:r>
      <w:r w:rsidR="00DC299A" w:rsidRPr="00F408E2">
        <w:rPr>
          <w:rFonts w:cs="Times New Roman"/>
          <w:b/>
          <w:bCs/>
        </w:rPr>
        <w:t xml:space="preserve"> disparaissent dès </w:t>
      </w:r>
      <w:r w:rsidR="00AB63B3" w:rsidRPr="00F408E2">
        <w:rPr>
          <w:rFonts w:cs="Times New Roman"/>
          <w:b/>
          <w:bCs/>
        </w:rPr>
        <w:t>le traitement</w:t>
      </w:r>
      <w:r w:rsidR="00DC299A" w:rsidRPr="00F408E2">
        <w:rPr>
          <w:rFonts w:cs="Times New Roman"/>
          <w:b/>
          <w:bCs/>
        </w:rPr>
        <w:t xml:space="preserve"> (80%)</w:t>
      </w:r>
    </w:p>
    <w:p w14:paraId="431BE48A" w14:textId="024576B9" w:rsidR="00DC299A" w:rsidRPr="00F408E2" w:rsidRDefault="00DC299A" w:rsidP="008C7242">
      <w:pPr>
        <w:rPr>
          <w:rFonts w:cs="Times New Roman"/>
        </w:rPr>
      </w:pPr>
      <w:r w:rsidRPr="00F408E2">
        <w:rPr>
          <w:rFonts w:cs="Times New Roman"/>
        </w:rPr>
        <w:t>EEG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apla</w:t>
      </w:r>
      <w:r w:rsidR="00295F54" w:rsidRPr="00F408E2">
        <w:rPr>
          <w:rFonts w:cs="Times New Roman"/>
        </w:rPr>
        <w:t>tiss</w:t>
      </w:r>
      <w:r w:rsidR="00FB4721" w:rsidRPr="00F408E2">
        <w:rPr>
          <w:rFonts w:cs="Times New Roman"/>
        </w:rPr>
        <w:t>e</w:t>
      </w:r>
      <w:r w:rsidR="00295F54" w:rsidRPr="00F408E2">
        <w:rPr>
          <w:rFonts w:cs="Times New Roman"/>
        </w:rPr>
        <w:t xml:space="preserve">ment puis </w:t>
      </w:r>
      <w:proofErr w:type="spellStart"/>
      <w:r w:rsidR="00295F54" w:rsidRPr="00F408E2">
        <w:rPr>
          <w:rFonts w:cs="Times New Roman"/>
        </w:rPr>
        <w:t>polypointes</w:t>
      </w:r>
      <w:proofErr w:type="spellEnd"/>
      <w:r w:rsidR="003B345A" w:rsidRPr="00F408E2">
        <w:rPr>
          <w:rFonts w:cs="Times New Roman"/>
        </w:rPr>
        <w:t>,</w:t>
      </w:r>
      <w:r w:rsidR="00295F54" w:rsidRPr="00F408E2">
        <w:rPr>
          <w:rFonts w:cs="Times New Roman"/>
        </w:rPr>
        <w:t xml:space="preserve"> puis </w:t>
      </w:r>
      <w:proofErr w:type="spellStart"/>
      <w:r w:rsidR="00295F54" w:rsidRPr="00F408E2">
        <w:rPr>
          <w:rFonts w:cs="Times New Roman"/>
        </w:rPr>
        <w:t>polypointes</w:t>
      </w:r>
      <w:proofErr w:type="spellEnd"/>
      <w:r w:rsidR="00295F54" w:rsidRPr="00F408E2">
        <w:rPr>
          <w:rFonts w:cs="Times New Roman"/>
        </w:rPr>
        <w:t xml:space="preserve"> ondes</w:t>
      </w:r>
      <w:r w:rsidR="003B345A" w:rsidRPr="00F408E2">
        <w:rPr>
          <w:rFonts w:cs="Times New Roman"/>
        </w:rPr>
        <w:t>,</w:t>
      </w:r>
      <w:r w:rsidR="00295F54" w:rsidRPr="00F408E2">
        <w:rPr>
          <w:rFonts w:cs="Times New Roman"/>
        </w:rPr>
        <w:t xml:space="preserve"> puis ondes lentes</w:t>
      </w:r>
    </w:p>
    <w:p w14:paraId="544A6994" w14:textId="12E4F47E" w:rsidR="00D8201D" w:rsidRPr="00F408E2" w:rsidRDefault="00D8201D" w:rsidP="008C7242">
      <w:pPr>
        <w:rPr>
          <w:rFonts w:cs="Times New Roman"/>
        </w:rPr>
      </w:pPr>
      <w:r w:rsidRPr="00F408E2">
        <w:rPr>
          <w:rFonts w:cs="Times New Roman"/>
        </w:rPr>
        <w:t xml:space="preserve">Entre </w:t>
      </w:r>
      <w:r w:rsidR="00FA5F7E" w:rsidRPr="00F408E2">
        <w:rPr>
          <w:rFonts w:cs="Times New Roman"/>
        </w:rPr>
        <w:t>la crise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cép</w:t>
      </w:r>
      <w:r w:rsidR="00291802" w:rsidRPr="00F408E2">
        <w:rPr>
          <w:rFonts w:cs="Times New Roman"/>
        </w:rPr>
        <w:t>halée</w:t>
      </w:r>
      <w:r w:rsidRPr="00F408E2">
        <w:rPr>
          <w:rFonts w:cs="Times New Roman"/>
        </w:rPr>
        <w:t xml:space="preserve"> parfois </w:t>
      </w:r>
    </w:p>
    <w:p w14:paraId="58F97388" w14:textId="145C0861" w:rsidR="00D8201D" w:rsidRPr="00F408E2" w:rsidRDefault="00D8201D" w:rsidP="008C7242">
      <w:pPr>
        <w:rPr>
          <w:rFonts w:cs="Times New Roman"/>
        </w:rPr>
      </w:pPr>
      <w:r w:rsidRPr="00F408E2">
        <w:rPr>
          <w:rFonts w:cs="Times New Roman"/>
        </w:rPr>
        <w:t>EEG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ondes lentes (0-6 h) après </w:t>
      </w:r>
      <w:r w:rsidR="00FA5F7E" w:rsidRPr="00F408E2">
        <w:rPr>
          <w:rFonts w:cs="Times New Roman"/>
        </w:rPr>
        <w:t>crises</w:t>
      </w:r>
      <w:r w:rsidRPr="00F408E2">
        <w:rPr>
          <w:rFonts w:cs="Times New Roman"/>
        </w:rPr>
        <w:t xml:space="preserve"> scanner ou IRM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crâne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normal</w:t>
      </w:r>
    </w:p>
    <w:p w14:paraId="48EC6005" w14:textId="660B130C" w:rsidR="00171763" w:rsidRPr="00F408E2" w:rsidRDefault="00CF5B1E" w:rsidP="00CF5B1E">
      <w:pPr>
        <w:pStyle w:val="Titre2"/>
        <w:rPr>
          <w:rFonts w:cs="Times New Roman"/>
        </w:rPr>
      </w:pPr>
      <w:bookmarkStart w:id="8" w:name="_Toc196656449"/>
      <w:bookmarkStart w:id="9" w:name="_Toc196662256"/>
      <w:r w:rsidRPr="00F408E2">
        <w:rPr>
          <w:rFonts w:cs="Times New Roman"/>
        </w:rPr>
        <w:t>Forme clinique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selon l’âge du patien</w:t>
      </w:r>
      <w:r w:rsidR="00A649EF" w:rsidRPr="00F408E2">
        <w:rPr>
          <w:rFonts w:cs="Times New Roman"/>
        </w:rPr>
        <w:t>t</w:t>
      </w:r>
      <w:bookmarkEnd w:id="8"/>
      <w:bookmarkEnd w:id="9"/>
    </w:p>
    <w:p w14:paraId="5004B6D5" w14:textId="77777777" w:rsidR="004D6651" w:rsidRDefault="00CF5B1E" w:rsidP="004D6651">
      <w:pPr>
        <w:pStyle w:val="Titre3"/>
      </w:pPr>
      <w:r w:rsidRPr="00F408E2">
        <w:t>Sd élect</w:t>
      </w:r>
      <w:r w:rsidR="00FA5F7E">
        <w:t>r</w:t>
      </w:r>
      <w:r w:rsidRPr="00F408E2">
        <w:t>o-clinque</w:t>
      </w:r>
      <w:r w:rsidR="00EC3244">
        <w:t> </w:t>
      </w:r>
      <w:r w:rsidRPr="00F408E2">
        <w:t xml:space="preserve">: </w:t>
      </w:r>
    </w:p>
    <w:p w14:paraId="53162B6B" w14:textId="5AEC2CB4" w:rsidR="00CF5B1E" w:rsidRPr="00F408E2" w:rsidRDefault="00CF5B1E" w:rsidP="00CF5B1E">
      <w:pPr>
        <w:rPr>
          <w:rFonts w:cs="Times New Roman"/>
        </w:rPr>
      </w:pPr>
      <w:proofErr w:type="gramStart"/>
      <w:r w:rsidRPr="00F408E2">
        <w:rPr>
          <w:rFonts w:cs="Times New Roman"/>
        </w:rPr>
        <w:t>sera</w:t>
      </w:r>
      <w:proofErr w:type="gramEnd"/>
      <w:r w:rsidRPr="00F408E2">
        <w:rPr>
          <w:rFonts w:cs="Times New Roman"/>
        </w:rPr>
        <w:t xml:space="preserve"> réserv</w:t>
      </w:r>
      <w:r w:rsidR="00FA5F7E">
        <w:rPr>
          <w:rFonts w:cs="Times New Roman"/>
        </w:rPr>
        <w:t>ée à des entités clinque identifiées</w:t>
      </w:r>
      <w:r w:rsidRPr="00F408E2">
        <w:rPr>
          <w:rFonts w:cs="Times New Roman"/>
        </w:rPr>
        <w:t xml:space="preserve"> de manière faible en raison d’une associatio</w:t>
      </w:r>
      <w:r w:rsidR="009A05AE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fortuite de</w:t>
      </w:r>
      <w:r w:rsidR="00B61EB9" w:rsidRPr="00F408E2">
        <w:rPr>
          <w:rFonts w:cs="Times New Roman"/>
        </w:rPr>
        <w:t>s signes</w:t>
      </w:r>
      <w:r w:rsidRPr="00F408E2">
        <w:rPr>
          <w:rFonts w:cs="Times New Roman"/>
        </w:rPr>
        <w:t xml:space="preserve"> et symptômes électro-cliniques</w:t>
      </w:r>
      <w:r w:rsidR="004D6651">
        <w:rPr>
          <w:rFonts w:cs="Times New Roman"/>
        </w:rPr>
        <w:t> :</w:t>
      </w:r>
    </w:p>
    <w:p w14:paraId="7B290C9E" w14:textId="1114863E" w:rsidR="00CF5B1E" w:rsidRPr="00F408E2" w:rsidRDefault="00CF5B1E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Âges typique</w:t>
      </w:r>
      <w:proofErr w:type="gramEnd"/>
      <w:r w:rsidRPr="00F408E2">
        <w:rPr>
          <w:rFonts w:cs="Times New Roman"/>
        </w:rPr>
        <w:t xml:space="preserve"> du débu</w:t>
      </w:r>
      <w:r w:rsidR="00A12228" w:rsidRPr="00F408E2">
        <w:rPr>
          <w:rFonts w:cs="Times New Roman"/>
        </w:rPr>
        <w:t xml:space="preserve">t </w:t>
      </w:r>
    </w:p>
    <w:p w14:paraId="3D3ABF82" w14:textId="680ECC09" w:rsidR="00CF5B1E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Caractéristiques </w:t>
      </w:r>
      <w:r w:rsidR="00CF5B1E" w:rsidRPr="00F408E2">
        <w:rPr>
          <w:rFonts w:cs="Times New Roman"/>
        </w:rPr>
        <w:t>EEG spé</w:t>
      </w:r>
      <w:r w:rsidR="00B61EB9" w:rsidRPr="00F408E2">
        <w:rPr>
          <w:rFonts w:cs="Times New Roman"/>
        </w:rPr>
        <w:t>c</w:t>
      </w:r>
      <w:r w:rsidR="00CF5B1E" w:rsidRPr="00F408E2">
        <w:rPr>
          <w:rFonts w:cs="Times New Roman"/>
        </w:rPr>
        <w:t xml:space="preserve">ifique </w:t>
      </w:r>
    </w:p>
    <w:p w14:paraId="6F81F8BC" w14:textId="49BCBFEC" w:rsidR="00CF5B1E" w:rsidRPr="00F408E2" w:rsidRDefault="00CF5B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</w:t>
      </w:r>
      <w:r w:rsidR="00DE4EAD" w:rsidRPr="00F408E2">
        <w:rPr>
          <w:rFonts w:cs="Times New Roman"/>
        </w:rPr>
        <w:t>y</w:t>
      </w:r>
      <w:r w:rsidRPr="00F408E2">
        <w:rPr>
          <w:rFonts w:cs="Times New Roman"/>
        </w:rPr>
        <w:t xml:space="preserve">pes de crises </w:t>
      </w:r>
    </w:p>
    <w:p w14:paraId="216E30E9" w14:textId="0E09930F" w:rsidR="00CF5B1E" w:rsidRPr="00F408E2" w:rsidRDefault="00CF5B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PEC et pronostic</w:t>
      </w:r>
    </w:p>
    <w:p w14:paraId="45EC21A3" w14:textId="6E1583F8" w:rsidR="00C7785D" w:rsidRPr="00F408E2" w:rsidRDefault="00FA5F7E" w:rsidP="004D6651">
      <w:pPr>
        <w:pStyle w:val="Titre3"/>
      </w:pPr>
      <w:r w:rsidRPr="00F408E2">
        <w:t>Nourrisson</w:t>
      </w:r>
      <w:r w:rsidR="00C7785D" w:rsidRPr="00F408E2">
        <w:t xml:space="preserve"> </w:t>
      </w:r>
    </w:p>
    <w:p w14:paraId="7422C357" w14:textId="6B9E09DD" w:rsidR="00C7785D" w:rsidRPr="00F408E2" w:rsidRDefault="00C7785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Épilepsie myocl</w:t>
      </w:r>
      <w:r w:rsidR="00B61EB9" w:rsidRPr="00F408E2">
        <w:rPr>
          <w:rFonts w:cs="Times New Roman"/>
        </w:rPr>
        <w:t>on</w:t>
      </w:r>
      <w:r w:rsidR="00FA4287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que du nourrisson </w:t>
      </w:r>
    </w:p>
    <w:p w14:paraId="50F85A74" w14:textId="405658B4" w:rsidR="00C7785D" w:rsidRPr="00F408E2" w:rsidRDefault="00C7785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 de West …</w:t>
      </w:r>
    </w:p>
    <w:p w14:paraId="4977CC93" w14:textId="7B67BAF1" w:rsidR="00C7785D" w:rsidRPr="00F408E2" w:rsidRDefault="00FA5F7E" w:rsidP="004D6651">
      <w:pPr>
        <w:pStyle w:val="Titre3"/>
      </w:pPr>
      <w:r w:rsidRPr="00F408E2">
        <w:t>Enfant</w:t>
      </w:r>
      <w:r w:rsidR="00C7785D" w:rsidRPr="00F408E2">
        <w:t xml:space="preserve"> </w:t>
      </w:r>
    </w:p>
    <w:p w14:paraId="22D254CE" w14:textId="7E5E1CD5" w:rsidR="00C7785D" w:rsidRPr="00F408E2" w:rsidRDefault="00C7785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Sd de Lennox </w:t>
      </w:r>
      <w:r w:rsidR="00EC3244">
        <w:rPr>
          <w:rFonts w:cs="Times New Roman"/>
        </w:rPr>
        <w:t>–</w:t>
      </w:r>
      <w:r w:rsidR="00CD2F1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Gastaut</w:t>
      </w:r>
    </w:p>
    <w:p w14:paraId="05C4BB89" w14:textId="24E6DC3E" w:rsidR="00C7785D" w:rsidRPr="00F408E2" w:rsidRDefault="00C7785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Sd de </w:t>
      </w:r>
      <w:proofErr w:type="spellStart"/>
      <w:r w:rsidRPr="00F408E2">
        <w:rPr>
          <w:rFonts w:cs="Times New Roman"/>
        </w:rPr>
        <w:t>Landeau</w:t>
      </w:r>
      <w:proofErr w:type="spellEnd"/>
      <w:r w:rsidRPr="00F408E2">
        <w:rPr>
          <w:rFonts w:cs="Times New Roman"/>
        </w:rPr>
        <w:t xml:space="preserve"> </w:t>
      </w:r>
      <w:r w:rsidR="006D5B79" w:rsidRPr="00F408E2">
        <w:rPr>
          <w:rFonts w:cs="Times New Roman"/>
        </w:rPr>
        <w:t>–</w:t>
      </w:r>
      <w:r w:rsidRPr="00F408E2">
        <w:rPr>
          <w:rFonts w:cs="Times New Roman"/>
        </w:rPr>
        <w:t xml:space="preserve"> </w:t>
      </w:r>
      <w:proofErr w:type="spellStart"/>
      <w:r w:rsidR="006D5B79" w:rsidRPr="00F408E2">
        <w:rPr>
          <w:rFonts w:cs="Times New Roman"/>
        </w:rPr>
        <w:t>Kleffner</w:t>
      </w:r>
      <w:proofErr w:type="spellEnd"/>
      <w:r w:rsidR="006D5B79" w:rsidRPr="00F408E2">
        <w:rPr>
          <w:rFonts w:cs="Times New Roman"/>
        </w:rPr>
        <w:t xml:space="preserve"> </w:t>
      </w:r>
    </w:p>
    <w:p w14:paraId="460D7569" w14:textId="5C78D694" w:rsidR="006D5B79" w:rsidRPr="00F408E2" w:rsidRDefault="006D5B7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Épilepsie </w:t>
      </w:r>
      <w:r w:rsidR="00FA5F7E" w:rsidRPr="00F408E2">
        <w:rPr>
          <w:rFonts w:cs="Times New Roman"/>
        </w:rPr>
        <w:t>absence</w:t>
      </w:r>
      <w:r w:rsidRPr="00F408E2">
        <w:rPr>
          <w:rFonts w:cs="Times New Roman"/>
        </w:rPr>
        <w:t xml:space="preserve"> de l’enfant …</w:t>
      </w:r>
    </w:p>
    <w:p w14:paraId="4E37DA6B" w14:textId="2EE00843" w:rsidR="006D5B79" w:rsidRPr="00F408E2" w:rsidRDefault="006D5B79" w:rsidP="004D6651">
      <w:pPr>
        <w:pStyle w:val="Titre3"/>
      </w:pPr>
      <w:r w:rsidRPr="00F408E2">
        <w:lastRenderedPageBreak/>
        <w:t xml:space="preserve">Adolescence et adulte </w:t>
      </w:r>
    </w:p>
    <w:p w14:paraId="7F988598" w14:textId="3DD1900D" w:rsidR="006D5B79" w:rsidRPr="00F408E2" w:rsidRDefault="006D5B7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Épilepsie absence de l’adolescent </w:t>
      </w:r>
    </w:p>
    <w:p w14:paraId="5356C9F7" w14:textId="1AEDFEBA" w:rsidR="006D5B79" w:rsidRPr="00F408E2" w:rsidRDefault="006D5B7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Épilepsie myoclonique </w:t>
      </w:r>
      <w:r w:rsidR="00FA5F7E" w:rsidRPr="00F408E2">
        <w:rPr>
          <w:rFonts w:cs="Times New Roman"/>
        </w:rPr>
        <w:t>juvénile</w:t>
      </w:r>
      <w:r w:rsidRPr="00F408E2">
        <w:rPr>
          <w:rFonts w:cs="Times New Roman"/>
        </w:rPr>
        <w:t xml:space="preserve"> …</w:t>
      </w:r>
    </w:p>
    <w:p w14:paraId="75CFAE5E" w14:textId="3D50B095" w:rsidR="00CD2F14" w:rsidRPr="00F408E2" w:rsidRDefault="00CD2F14" w:rsidP="00CD2F14">
      <w:pPr>
        <w:pStyle w:val="Titre2"/>
        <w:rPr>
          <w:rFonts w:cs="Times New Roman"/>
        </w:rPr>
      </w:pPr>
      <w:bookmarkStart w:id="10" w:name="_Toc196656450"/>
      <w:bookmarkStart w:id="11" w:name="_Toc196662257"/>
      <w:r w:rsidRPr="00F408E2">
        <w:rPr>
          <w:rFonts w:cs="Times New Roman"/>
        </w:rPr>
        <w:t>Formes clinque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selon l’étiologie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3D6ADBDC" w14:textId="2357A13A" w:rsidR="00CD2F14" w:rsidRPr="00F408E2" w:rsidRDefault="00CD2F14" w:rsidP="00CD2F14">
      <w:pPr>
        <w:rPr>
          <w:rFonts w:cs="Times New Roman"/>
        </w:rPr>
      </w:pPr>
      <w:r w:rsidRPr="00F408E2">
        <w:rPr>
          <w:rFonts w:cs="Times New Roman"/>
        </w:rPr>
        <w:t>Épilepsie avec une cause struc</w:t>
      </w:r>
      <w:r w:rsidR="00FA5F7E">
        <w:rPr>
          <w:rFonts w:cs="Times New Roman"/>
        </w:rPr>
        <w:t>tu</w:t>
      </w:r>
      <w:r w:rsidRPr="00F408E2">
        <w:rPr>
          <w:rFonts w:cs="Times New Roman"/>
        </w:rPr>
        <w:t>relle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métabolique </w:t>
      </w:r>
      <w:r w:rsidR="00D133C4" w:rsidRPr="00F408E2">
        <w:rPr>
          <w:rFonts w:cs="Times New Roman"/>
        </w:rPr>
        <w:t>(déficit enzymatique)</w:t>
      </w:r>
      <w:r w:rsidR="004D6651">
        <w:rPr>
          <w:rFonts w:cs="Times New Roman"/>
        </w:rPr>
        <w:t> :</w:t>
      </w:r>
    </w:p>
    <w:p w14:paraId="6677B5EE" w14:textId="0481CF27" w:rsidR="00CD2F14" w:rsidRPr="00F408E2" w:rsidRDefault="00CD2F1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</w:t>
      </w:r>
      <w:r w:rsidR="00CB5141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formation développement </w:t>
      </w:r>
      <w:r w:rsidR="00FA5F7E" w:rsidRPr="00F408E2">
        <w:rPr>
          <w:rFonts w:cs="Times New Roman"/>
        </w:rPr>
        <w:t>corticales</w:t>
      </w:r>
      <w:r w:rsidR="004D6651">
        <w:rPr>
          <w:rFonts w:cs="Times New Roman"/>
        </w:rPr>
        <w:t> ;</w:t>
      </w:r>
    </w:p>
    <w:p w14:paraId="0DDA14A0" w14:textId="409B1225" w:rsidR="00CD2F14" w:rsidRDefault="00CD2F1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Tu</w:t>
      </w:r>
      <w:r w:rsidR="00CB5141" w:rsidRPr="00F408E2">
        <w:rPr>
          <w:rFonts w:cs="Times New Roman"/>
        </w:rPr>
        <w:t>meur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souffrance périnatales …</w:t>
      </w:r>
    </w:p>
    <w:p w14:paraId="1813EF22" w14:textId="77777777" w:rsidR="004D6651" w:rsidRPr="00F408E2" w:rsidRDefault="004D6651" w:rsidP="004D6651">
      <w:pPr>
        <w:numPr>
          <w:ilvl w:val="0"/>
          <w:numId w:val="0"/>
        </w:numPr>
        <w:ind w:left="851"/>
        <w:rPr>
          <w:rFonts w:cs="Times New Roman"/>
        </w:rPr>
      </w:pPr>
    </w:p>
    <w:p w14:paraId="6E9CCA76" w14:textId="48B39C36" w:rsidR="00CD2F14" w:rsidRPr="00F408E2" w:rsidRDefault="00E33E93" w:rsidP="00E33E93">
      <w:pPr>
        <w:rPr>
          <w:rFonts w:cs="Times New Roman"/>
        </w:rPr>
      </w:pPr>
      <w:r w:rsidRPr="00F408E2">
        <w:rPr>
          <w:rFonts w:cs="Times New Roman"/>
        </w:rPr>
        <w:t>Épilepsie génétique</w:t>
      </w:r>
      <w:r w:rsidR="00D72DE8" w:rsidRPr="00F408E2">
        <w:rPr>
          <w:rFonts w:cs="Times New Roman"/>
        </w:rPr>
        <w:t xml:space="preserve"> </w:t>
      </w:r>
    </w:p>
    <w:p w14:paraId="4283916A" w14:textId="25090331" w:rsidR="00E33E93" w:rsidRPr="00F408E2" w:rsidRDefault="00E33E93" w:rsidP="00E33E93">
      <w:pPr>
        <w:rPr>
          <w:rFonts w:cs="Times New Roman"/>
        </w:rPr>
      </w:pPr>
      <w:r w:rsidRPr="00F408E2">
        <w:rPr>
          <w:rFonts w:cs="Times New Roman"/>
        </w:rPr>
        <w:t>Épilepsie de cause inconnue</w:t>
      </w:r>
    </w:p>
    <w:p w14:paraId="739F8C1C" w14:textId="7D6C4BBA" w:rsidR="003225FF" w:rsidRPr="00F408E2" w:rsidRDefault="003225FF" w:rsidP="003225FF">
      <w:pPr>
        <w:pStyle w:val="Titre2"/>
        <w:rPr>
          <w:rFonts w:cs="Times New Roman"/>
        </w:rPr>
      </w:pPr>
      <w:bookmarkStart w:id="12" w:name="_Toc196656451"/>
      <w:bookmarkStart w:id="13" w:name="_Toc196662258"/>
      <w:r w:rsidRPr="00F408E2">
        <w:rPr>
          <w:rFonts w:cs="Times New Roman"/>
        </w:rPr>
        <w:t>Formes clinques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selon la gravite</w:t>
      </w:r>
      <w:bookmarkEnd w:id="12"/>
      <w:bookmarkEnd w:id="13"/>
      <w:r w:rsidRPr="00F408E2">
        <w:rPr>
          <w:rFonts w:cs="Times New Roman"/>
        </w:rPr>
        <w:t xml:space="preserve"> </w:t>
      </w:r>
    </w:p>
    <w:p w14:paraId="58E9DCEE" w14:textId="0DB88A2C" w:rsidR="003225FF" w:rsidRPr="00F408E2" w:rsidRDefault="003225FF" w:rsidP="003225FF">
      <w:pPr>
        <w:rPr>
          <w:rFonts w:cs="Times New Roman"/>
        </w:rPr>
      </w:pPr>
      <w:r w:rsidRPr="00F408E2">
        <w:rPr>
          <w:rFonts w:cs="Times New Roman"/>
        </w:rPr>
        <w:t xml:space="preserve">Etat de mal </w:t>
      </w:r>
      <w:r w:rsidR="00FA5F7E" w:rsidRPr="00F408E2">
        <w:rPr>
          <w:rFonts w:cs="Times New Roman"/>
        </w:rPr>
        <w:t>épileptique</w:t>
      </w:r>
      <w:r w:rsidRPr="00F408E2">
        <w:rPr>
          <w:rFonts w:cs="Times New Roman"/>
        </w:rPr>
        <w:t xml:space="preserve"> (EME</w:t>
      </w:r>
      <w:r w:rsidR="00CA5FA8" w:rsidRPr="00F408E2">
        <w:rPr>
          <w:rFonts w:cs="Times New Roman"/>
        </w:rPr>
        <w:t>)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avec symptôme moteurs prédomina</w:t>
      </w:r>
      <w:r w:rsidR="00FA5F7E">
        <w:rPr>
          <w:rFonts w:cs="Times New Roman"/>
        </w:rPr>
        <w:t>n</w:t>
      </w:r>
      <w:r w:rsidRPr="00F408E2">
        <w:rPr>
          <w:rFonts w:cs="Times New Roman"/>
        </w:rPr>
        <w:t xml:space="preserve">tes </w:t>
      </w:r>
    </w:p>
    <w:p w14:paraId="21D2A833" w14:textId="191A4A8D" w:rsidR="003225FF" w:rsidRPr="00F408E2" w:rsidRDefault="003225FF" w:rsidP="004D6651">
      <w:pPr>
        <w:pStyle w:val="Titre3"/>
      </w:pPr>
      <w:r w:rsidRPr="00F408E2">
        <w:t>EME</w:t>
      </w:r>
      <w:r w:rsidR="00B47340" w:rsidRPr="00F408E2">
        <w:t xml:space="preserve"> </w:t>
      </w:r>
      <w:r w:rsidRPr="00F408E2">
        <w:t xml:space="preserve">sans symptôme moteur </w:t>
      </w:r>
      <w:r w:rsidR="00FA5F7E" w:rsidRPr="00F408E2">
        <w:t>prédominants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5D5690" w:rsidRPr="00F408E2" w14:paraId="7BE6C20E" w14:textId="77777777" w:rsidTr="005D5690">
        <w:tc>
          <w:tcPr>
            <w:tcW w:w="2226" w:type="dxa"/>
          </w:tcPr>
          <w:p w14:paraId="0653C3A1" w14:textId="77777777" w:rsidR="005D5690" w:rsidRPr="00F408E2" w:rsidRDefault="005D5690" w:rsidP="005F0F3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226" w:type="dxa"/>
          </w:tcPr>
          <w:p w14:paraId="5684AC29" w14:textId="10822151" w:rsidR="005D5690" w:rsidRPr="00F408E2" w:rsidRDefault="005D5690" w:rsidP="005F0F3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Difficulté diagnostique</w:t>
            </w:r>
          </w:p>
        </w:tc>
        <w:tc>
          <w:tcPr>
            <w:tcW w:w="2227" w:type="dxa"/>
          </w:tcPr>
          <w:p w14:paraId="3ACD9555" w14:textId="6C32945B" w:rsidR="005D5690" w:rsidRPr="00F408E2" w:rsidRDefault="00114F02" w:rsidP="005F0F3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Gravité</w:t>
            </w:r>
          </w:p>
        </w:tc>
      </w:tr>
      <w:tr w:rsidR="00F96F80" w:rsidRPr="00F408E2" w14:paraId="414F6CD7" w14:textId="77777777" w:rsidTr="003119CE">
        <w:trPr>
          <w:trHeight w:val="216"/>
        </w:trPr>
        <w:tc>
          <w:tcPr>
            <w:tcW w:w="6679" w:type="dxa"/>
            <w:gridSpan w:val="3"/>
          </w:tcPr>
          <w:p w14:paraId="5501CE2D" w14:textId="7E3BFD1E" w:rsidR="00F96F80" w:rsidRPr="00F408E2" w:rsidRDefault="00F96F80" w:rsidP="005F0F3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État de mal épileptique (EME) avec </w:t>
            </w:r>
            <w:r w:rsidR="00FA5F7E" w:rsidRPr="00F408E2">
              <w:rPr>
                <w:rFonts w:cs="Times New Roman"/>
                <w:b/>
                <w:bCs/>
              </w:rPr>
              <w:t>symptômes</w:t>
            </w:r>
            <w:r w:rsidRPr="00F408E2">
              <w:rPr>
                <w:rFonts w:cs="Times New Roman"/>
                <w:b/>
                <w:bCs/>
              </w:rPr>
              <w:t xml:space="preserve"> moteurs prédominants</w:t>
            </w:r>
          </w:p>
        </w:tc>
      </w:tr>
      <w:tr w:rsidR="005D5690" w:rsidRPr="00F408E2" w14:paraId="4E336F3E" w14:textId="77777777" w:rsidTr="005D5690">
        <w:tc>
          <w:tcPr>
            <w:tcW w:w="2226" w:type="dxa"/>
          </w:tcPr>
          <w:p w14:paraId="1F0F3B71" w14:textId="0C40F0EA" w:rsidR="005D5690" w:rsidRPr="00F408E2" w:rsidRDefault="00F96F80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Tonicoclonique</w:t>
            </w:r>
            <w:proofErr w:type="spellEnd"/>
            <w:r w:rsidRPr="00F408E2">
              <w:rPr>
                <w:rFonts w:cs="Times New Roman"/>
              </w:rPr>
              <w:t xml:space="preserve"> généralisé</w:t>
            </w:r>
            <w:r w:rsidR="0019243B" w:rsidRPr="00F408E2">
              <w:rPr>
                <w:rFonts w:cs="Times New Roman"/>
              </w:rPr>
              <w:t xml:space="preserve"> (TCG) d’emblée</w:t>
            </w:r>
          </w:p>
        </w:tc>
        <w:tc>
          <w:tcPr>
            <w:tcW w:w="2226" w:type="dxa"/>
          </w:tcPr>
          <w:p w14:paraId="26680E88" w14:textId="771F0BF1" w:rsidR="005D5690" w:rsidRPr="00F408E2" w:rsidRDefault="0019243B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+/-</w:t>
            </w:r>
          </w:p>
        </w:tc>
        <w:tc>
          <w:tcPr>
            <w:tcW w:w="2227" w:type="dxa"/>
          </w:tcPr>
          <w:p w14:paraId="01023EE4" w14:textId="79C90508" w:rsidR="005D5690" w:rsidRPr="00F408E2" w:rsidRDefault="0019243B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+++</w:t>
            </w:r>
          </w:p>
        </w:tc>
      </w:tr>
      <w:tr w:rsidR="0019243B" w:rsidRPr="00F408E2" w14:paraId="5D2EC6F2" w14:textId="77777777" w:rsidTr="005D5690">
        <w:tc>
          <w:tcPr>
            <w:tcW w:w="2226" w:type="dxa"/>
          </w:tcPr>
          <w:p w14:paraId="2CFD81AC" w14:textId="6AD9F6D0" w:rsidR="0019243B" w:rsidRPr="00F408E2" w:rsidRDefault="003119CE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Focal moteur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A1277F" w:rsidRPr="00F408E2">
              <w:rPr>
                <w:rFonts w:cs="Times New Roman"/>
              </w:rPr>
              <w:t xml:space="preserve">EME partiel </w:t>
            </w:r>
            <w:proofErr w:type="spellStart"/>
            <w:r w:rsidR="00A1277F" w:rsidRPr="00F408E2">
              <w:rPr>
                <w:rFonts w:cs="Times New Roman"/>
              </w:rPr>
              <w:t>somato</w:t>
            </w:r>
            <w:proofErr w:type="spellEnd"/>
            <w:r w:rsidR="00A1277F" w:rsidRPr="00F408E2">
              <w:rPr>
                <w:rFonts w:cs="Times New Roman"/>
              </w:rPr>
              <w:t>-moteur</w:t>
            </w:r>
            <w:r w:rsidR="005730DB" w:rsidRPr="00F408E2">
              <w:rPr>
                <w:rFonts w:cs="Times New Roman"/>
              </w:rPr>
              <w:t xml:space="preserve"> ou </w:t>
            </w:r>
            <w:r w:rsidR="00FA5F7E" w:rsidRPr="00F408E2">
              <w:rPr>
                <w:rFonts w:cs="Times New Roman"/>
              </w:rPr>
              <w:t>épilepsie</w:t>
            </w:r>
            <w:r w:rsidR="005730DB" w:rsidRPr="00F408E2">
              <w:rPr>
                <w:rFonts w:cs="Times New Roman"/>
              </w:rPr>
              <w:t xml:space="preserve"> continue</w:t>
            </w:r>
          </w:p>
        </w:tc>
        <w:tc>
          <w:tcPr>
            <w:tcW w:w="2226" w:type="dxa"/>
          </w:tcPr>
          <w:p w14:paraId="14645D2F" w14:textId="7164423F" w:rsidR="0019243B" w:rsidRPr="00F408E2" w:rsidRDefault="0019243B" w:rsidP="004237A4">
            <w:pPr>
              <w:pStyle w:val="Paragraphedeliste"/>
              <w:numPr>
                <w:ilvl w:val="0"/>
                <w:numId w:val="19"/>
              </w:numPr>
              <w:rPr>
                <w:rFonts w:cs="Times New Roman"/>
              </w:rPr>
            </w:pPr>
          </w:p>
        </w:tc>
        <w:tc>
          <w:tcPr>
            <w:tcW w:w="2227" w:type="dxa"/>
          </w:tcPr>
          <w:p w14:paraId="6957824E" w14:textId="5FC14677" w:rsidR="0019243B" w:rsidRPr="00F408E2" w:rsidRDefault="005730DB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-</w:t>
            </w:r>
          </w:p>
        </w:tc>
      </w:tr>
      <w:tr w:rsidR="005730DB" w:rsidRPr="00F408E2" w14:paraId="5A77F884" w14:textId="77777777" w:rsidTr="005D5690">
        <w:tc>
          <w:tcPr>
            <w:tcW w:w="2226" w:type="dxa"/>
          </w:tcPr>
          <w:p w14:paraId="1FD1B470" w14:textId="21A8106A" w:rsidR="005730DB" w:rsidRPr="00F408E2" w:rsidRDefault="005730DB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Tonicoclonique</w:t>
            </w:r>
            <w:proofErr w:type="spellEnd"/>
            <w:r w:rsidRPr="00F408E2">
              <w:rPr>
                <w:rFonts w:cs="Times New Roman"/>
              </w:rPr>
              <w:t xml:space="preserve"> </w:t>
            </w:r>
            <w:r w:rsidR="009363B8" w:rsidRPr="00F408E2">
              <w:rPr>
                <w:rFonts w:cs="Times New Roman"/>
              </w:rPr>
              <w:t>secondairement généralisé</w:t>
            </w:r>
          </w:p>
        </w:tc>
        <w:tc>
          <w:tcPr>
            <w:tcW w:w="2226" w:type="dxa"/>
          </w:tcPr>
          <w:p w14:paraId="4B03F2E5" w14:textId="03BAB69F" w:rsidR="005730DB" w:rsidRPr="00F408E2" w:rsidRDefault="009363B8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+/-</w:t>
            </w:r>
          </w:p>
        </w:tc>
        <w:tc>
          <w:tcPr>
            <w:tcW w:w="2227" w:type="dxa"/>
          </w:tcPr>
          <w:p w14:paraId="718A1C98" w14:textId="38D95BB1" w:rsidR="005730DB" w:rsidRPr="00F408E2" w:rsidRDefault="009363B8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</w:t>
            </w:r>
            <w:r w:rsidR="005F3394" w:rsidRPr="00F408E2">
              <w:rPr>
                <w:rFonts w:cs="Times New Roman"/>
              </w:rPr>
              <w:t>++</w:t>
            </w:r>
          </w:p>
        </w:tc>
      </w:tr>
      <w:tr w:rsidR="009363B8" w:rsidRPr="00F408E2" w14:paraId="35E1BBD9" w14:textId="77777777" w:rsidTr="005D5690">
        <w:tc>
          <w:tcPr>
            <w:tcW w:w="2226" w:type="dxa"/>
          </w:tcPr>
          <w:p w14:paraId="7F1269BB" w14:textId="3C56E4C9" w:rsidR="009363B8" w:rsidRPr="00F408E2" w:rsidRDefault="00657B8E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Myoclonique avec ou sans coma</w:t>
            </w:r>
          </w:p>
        </w:tc>
        <w:tc>
          <w:tcPr>
            <w:tcW w:w="2226" w:type="dxa"/>
          </w:tcPr>
          <w:p w14:paraId="006F248C" w14:textId="42BB7372" w:rsidR="009363B8" w:rsidRPr="00F408E2" w:rsidRDefault="00657B8E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+/-</w:t>
            </w:r>
          </w:p>
        </w:tc>
        <w:tc>
          <w:tcPr>
            <w:tcW w:w="2227" w:type="dxa"/>
          </w:tcPr>
          <w:p w14:paraId="42D9BAD8" w14:textId="2C48BD73" w:rsidR="009363B8" w:rsidRPr="00F408E2" w:rsidRDefault="00657B8E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-</w:t>
            </w:r>
          </w:p>
        </w:tc>
      </w:tr>
      <w:tr w:rsidR="00657B8E" w:rsidRPr="00F408E2" w14:paraId="25992A05" w14:textId="77777777" w:rsidTr="005D5690">
        <w:tc>
          <w:tcPr>
            <w:tcW w:w="2226" w:type="dxa"/>
          </w:tcPr>
          <w:p w14:paraId="05F8E410" w14:textId="1C2A6020" w:rsidR="00657B8E" w:rsidRPr="00F408E2" w:rsidRDefault="00FE6EE1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Tonique</w:t>
            </w:r>
          </w:p>
        </w:tc>
        <w:tc>
          <w:tcPr>
            <w:tcW w:w="2226" w:type="dxa"/>
          </w:tcPr>
          <w:p w14:paraId="3851EC18" w14:textId="7C8A6DA6" w:rsidR="00657B8E" w:rsidRPr="00F408E2" w:rsidRDefault="00FE6EE1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+/-</w:t>
            </w:r>
          </w:p>
        </w:tc>
        <w:tc>
          <w:tcPr>
            <w:tcW w:w="2227" w:type="dxa"/>
          </w:tcPr>
          <w:p w14:paraId="39DB1A9F" w14:textId="659D862B" w:rsidR="00657B8E" w:rsidRPr="00F408E2" w:rsidRDefault="00FE6EE1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</w:t>
            </w:r>
          </w:p>
        </w:tc>
      </w:tr>
      <w:tr w:rsidR="00113ACE" w:rsidRPr="00F408E2" w14:paraId="68B64B05" w14:textId="77777777" w:rsidTr="00E37D71">
        <w:tc>
          <w:tcPr>
            <w:tcW w:w="6679" w:type="dxa"/>
            <w:gridSpan w:val="3"/>
          </w:tcPr>
          <w:p w14:paraId="042A601F" w14:textId="1790D87C" w:rsidR="00113ACE" w:rsidRPr="00F408E2" w:rsidRDefault="00113ACE" w:rsidP="00113ACE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EME sans symptômes moteur </w:t>
            </w:r>
            <w:r w:rsidR="00FA5F7E" w:rsidRPr="00F408E2">
              <w:rPr>
                <w:rFonts w:cs="Times New Roman"/>
                <w:b/>
                <w:bCs/>
              </w:rPr>
              <w:t>prédominants</w:t>
            </w:r>
          </w:p>
        </w:tc>
      </w:tr>
      <w:tr w:rsidR="005F3394" w:rsidRPr="00F408E2" w14:paraId="67E83037" w14:textId="77777777" w:rsidTr="005D5690">
        <w:tc>
          <w:tcPr>
            <w:tcW w:w="2226" w:type="dxa"/>
          </w:tcPr>
          <w:p w14:paraId="4C15A03A" w14:textId="3E0D7C94" w:rsidR="005F3394" w:rsidRPr="00F408E2" w:rsidRDefault="005F3394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Avec coma*</w:t>
            </w:r>
          </w:p>
        </w:tc>
        <w:tc>
          <w:tcPr>
            <w:tcW w:w="2226" w:type="dxa"/>
          </w:tcPr>
          <w:p w14:paraId="74B0A476" w14:textId="36FFD273" w:rsidR="005F3394" w:rsidRPr="00F408E2" w:rsidRDefault="005432E8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+++</w:t>
            </w:r>
          </w:p>
        </w:tc>
        <w:tc>
          <w:tcPr>
            <w:tcW w:w="2227" w:type="dxa"/>
          </w:tcPr>
          <w:p w14:paraId="37A24970" w14:textId="70AEE0AA" w:rsidR="005F3394" w:rsidRPr="00F408E2" w:rsidRDefault="005432E8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+++</w:t>
            </w:r>
          </w:p>
        </w:tc>
      </w:tr>
      <w:tr w:rsidR="005432E8" w:rsidRPr="00F408E2" w14:paraId="6AA83411" w14:textId="77777777" w:rsidTr="005D5690">
        <w:tc>
          <w:tcPr>
            <w:tcW w:w="2226" w:type="dxa"/>
          </w:tcPr>
          <w:p w14:paraId="4ED65858" w14:textId="1DC61025" w:rsidR="005432E8" w:rsidRPr="00F408E2" w:rsidRDefault="005432E8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EME absence</w:t>
            </w:r>
          </w:p>
        </w:tc>
        <w:tc>
          <w:tcPr>
            <w:tcW w:w="2226" w:type="dxa"/>
          </w:tcPr>
          <w:p w14:paraId="1008148B" w14:textId="339019ED" w:rsidR="005432E8" w:rsidRPr="00F408E2" w:rsidRDefault="005432E8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++</w:t>
            </w:r>
          </w:p>
        </w:tc>
        <w:tc>
          <w:tcPr>
            <w:tcW w:w="2227" w:type="dxa"/>
          </w:tcPr>
          <w:p w14:paraId="2108D38B" w14:textId="3A3F7902" w:rsidR="005432E8" w:rsidRPr="00F408E2" w:rsidRDefault="005432E8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-</w:t>
            </w:r>
          </w:p>
        </w:tc>
      </w:tr>
      <w:tr w:rsidR="005432E8" w:rsidRPr="00F408E2" w14:paraId="5D9261DD" w14:textId="77777777" w:rsidTr="005D5690">
        <w:tc>
          <w:tcPr>
            <w:tcW w:w="2226" w:type="dxa"/>
          </w:tcPr>
          <w:p w14:paraId="2443D987" w14:textId="60498207" w:rsidR="005432E8" w:rsidRPr="00F408E2" w:rsidRDefault="005432E8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EME focal sans confusion</w:t>
            </w:r>
          </w:p>
        </w:tc>
        <w:tc>
          <w:tcPr>
            <w:tcW w:w="2226" w:type="dxa"/>
          </w:tcPr>
          <w:p w14:paraId="59FCC89D" w14:textId="59600094" w:rsidR="005432E8" w:rsidRPr="00F408E2" w:rsidRDefault="00B96819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+++</w:t>
            </w:r>
          </w:p>
        </w:tc>
        <w:tc>
          <w:tcPr>
            <w:tcW w:w="2227" w:type="dxa"/>
          </w:tcPr>
          <w:p w14:paraId="51A90E31" w14:textId="53032221" w:rsidR="005432E8" w:rsidRPr="00F408E2" w:rsidRDefault="00B96819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-</w:t>
            </w:r>
          </w:p>
        </w:tc>
      </w:tr>
      <w:tr w:rsidR="00B96819" w:rsidRPr="00F408E2" w14:paraId="72FC2ACA" w14:textId="77777777" w:rsidTr="005D5690">
        <w:tc>
          <w:tcPr>
            <w:tcW w:w="2226" w:type="dxa"/>
          </w:tcPr>
          <w:p w14:paraId="1126B1DE" w14:textId="45CA9AC6" w:rsidR="00B96819" w:rsidRPr="00F408E2" w:rsidRDefault="00B96819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EME focal à expression </w:t>
            </w:r>
            <w:r w:rsidR="00FA5F7E" w:rsidRPr="00F408E2">
              <w:rPr>
                <w:rFonts w:cs="Times New Roman"/>
              </w:rPr>
              <w:t>confusionnelle</w:t>
            </w:r>
          </w:p>
        </w:tc>
        <w:tc>
          <w:tcPr>
            <w:tcW w:w="2226" w:type="dxa"/>
          </w:tcPr>
          <w:p w14:paraId="14825875" w14:textId="2A466FB7" w:rsidR="00B96819" w:rsidRPr="00F408E2" w:rsidRDefault="00B96819" w:rsidP="009363B8">
            <w:pPr>
              <w:numPr>
                <w:ilvl w:val="0"/>
                <w:numId w:val="0"/>
              </w:numPr>
              <w:ind w:left="567" w:hanging="283"/>
              <w:rPr>
                <w:rFonts w:cs="Times New Roman"/>
              </w:rPr>
            </w:pPr>
            <w:r w:rsidRPr="00F408E2">
              <w:rPr>
                <w:rFonts w:cs="Times New Roman"/>
              </w:rPr>
              <w:t>+++</w:t>
            </w:r>
          </w:p>
        </w:tc>
        <w:tc>
          <w:tcPr>
            <w:tcW w:w="2227" w:type="dxa"/>
          </w:tcPr>
          <w:p w14:paraId="67884CEE" w14:textId="1C913E62" w:rsidR="00B96819" w:rsidRPr="00F408E2" w:rsidRDefault="00113ACE" w:rsidP="005D56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++</w:t>
            </w:r>
          </w:p>
        </w:tc>
      </w:tr>
    </w:tbl>
    <w:p w14:paraId="68A0FA09" w14:textId="77777777" w:rsidR="00DA1FCD" w:rsidRPr="00F408E2" w:rsidRDefault="00DA1FCD" w:rsidP="005D5690">
      <w:pPr>
        <w:numPr>
          <w:ilvl w:val="0"/>
          <w:numId w:val="0"/>
        </w:numPr>
        <w:rPr>
          <w:rFonts w:cs="Times New Roman"/>
        </w:rPr>
      </w:pPr>
    </w:p>
    <w:p w14:paraId="3F14BBCD" w14:textId="0E0E7E87" w:rsidR="00CA5FA8" w:rsidRPr="00F408E2" w:rsidRDefault="00FA5F7E" w:rsidP="00CA5FA8">
      <w:pPr>
        <w:pStyle w:val="Titre1"/>
        <w:rPr>
          <w:rFonts w:cs="Times New Roman"/>
        </w:rPr>
      </w:pPr>
      <w:bookmarkStart w:id="14" w:name="_Toc196656452"/>
      <w:bookmarkStart w:id="15" w:name="_Toc196662259"/>
      <w:r w:rsidRPr="00F408E2">
        <w:rPr>
          <w:rFonts w:cs="Times New Roman"/>
        </w:rPr>
        <w:lastRenderedPageBreak/>
        <w:t>Diagnostic</w:t>
      </w:r>
      <w:r w:rsidR="00CA5FA8" w:rsidRPr="00F408E2">
        <w:rPr>
          <w:rFonts w:cs="Times New Roman"/>
        </w:rPr>
        <w:t xml:space="preserve"> différentiel</w:t>
      </w:r>
      <w:bookmarkEnd w:id="14"/>
      <w:bookmarkEnd w:id="15"/>
      <w:r w:rsidR="00CA5FA8" w:rsidRPr="00F408E2">
        <w:rPr>
          <w:rFonts w:cs="Times New Roman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CA5FA8" w:rsidRPr="00F408E2" w14:paraId="007B3668" w14:textId="77777777" w:rsidTr="00CA5FA8">
        <w:tc>
          <w:tcPr>
            <w:tcW w:w="2226" w:type="dxa"/>
          </w:tcPr>
          <w:p w14:paraId="58133D0E" w14:textId="1E00CD3F" w:rsidR="00CA5FA8" w:rsidRPr="00F408E2" w:rsidRDefault="00F12888" w:rsidP="00074F05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Crises généralisées </w:t>
            </w:r>
            <w:proofErr w:type="spellStart"/>
            <w:r w:rsidRPr="00F408E2">
              <w:rPr>
                <w:rFonts w:cs="Times New Roman"/>
                <w:b/>
                <w:bCs/>
              </w:rPr>
              <w:t>tonico</w:t>
            </w:r>
            <w:proofErr w:type="spellEnd"/>
            <w:r w:rsidR="00074F05" w:rsidRPr="00F408E2">
              <w:rPr>
                <w:rFonts w:cs="Times New Roman"/>
                <w:b/>
                <w:bCs/>
              </w:rPr>
              <w:t>-</w:t>
            </w:r>
            <w:r w:rsidRPr="00F408E2">
              <w:rPr>
                <w:rFonts w:cs="Times New Roman"/>
                <w:b/>
                <w:bCs/>
              </w:rPr>
              <w:t>clonique</w:t>
            </w:r>
          </w:p>
        </w:tc>
        <w:tc>
          <w:tcPr>
            <w:tcW w:w="2226" w:type="dxa"/>
          </w:tcPr>
          <w:p w14:paraId="751A2A02" w14:textId="1FCE99C5" w:rsidR="00CA5FA8" w:rsidRPr="00F408E2" w:rsidRDefault="00F12888" w:rsidP="00074F05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Crise focale sans altératio</w:t>
            </w:r>
            <w:r w:rsidR="00074F05" w:rsidRPr="00F408E2">
              <w:rPr>
                <w:rFonts w:cs="Times New Roman"/>
                <w:b/>
                <w:bCs/>
              </w:rPr>
              <w:t>n</w:t>
            </w:r>
            <w:r w:rsidRPr="00F408E2">
              <w:rPr>
                <w:rFonts w:cs="Times New Roman"/>
                <w:b/>
                <w:bCs/>
              </w:rPr>
              <w:t xml:space="preserve"> de la conscience</w:t>
            </w:r>
          </w:p>
        </w:tc>
        <w:tc>
          <w:tcPr>
            <w:tcW w:w="2227" w:type="dxa"/>
          </w:tcPr>
          <w:p w14:paraId="07CA8C76" w14:textId="18EEB730" w:rsidR="00CA5FA8" w:rsidRPr="00F408E2" w:rsidRDefault="00F12888" w:rsidP="00074F05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Crise focale avec </w:t>
            </w:r>
            <w:r w:rsidR="00FA5F7E" w:rsidRPr="00F408E2">
              <w:rPr>
                <w:rFonts w:cs="Times New Roman"/>
                <w:b/>
                <w:bCs/>
              </w:rPr>
              <w:t>altération</w:t>
            </w:r>
            <w:r w:rsidRPr="00F408E2">
              <w:rPr>
                <w:rFonts w:cs="Times New Roman"/>
                <w:b/>
                <w:bCs/>
              </w:rPr>
              <w:t xml:space="preserve"> de la conscience</w:t>
            </w:r>
          </w:p>
        </w:tc>
      </w:tr>
      <w:tr w:rsidR="00CA5FA8" w:rsidRPr="00F408E2" w14:paraId="1527AB9E" w14:textId="77777777" w:rsidTr="00CA5FA8">
        <w:tc>
          <w:tcPr>
            <w:tcW w:w="2226" w:type="dxa"/>
          </w:tcPr>
          <w:p w14:paraId="11E2D55A" w14:textId="34F6EBFF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Syncope </w:t>
            </w:r>
          </w:p>
        </w:tc>
        <w:tc>
          <w:tcPr>
            <w:tcW w:w="2226" w:type="dxa"/>
          </w:tcPr>
          <w:p w14:paraId="461F9F8F" w14:textId="3EEC5872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Accident ischémique transitoire </w:t>
            </w:r>
          </w:p>
        </w:tc>
        <w:tc>
          <w:tcPr>
            <w:tcW w:w="2227" w:type="dxa"/>
          </w:tcPr>
          <w:p w14:paraId="46390954" w14:textId="6D747BCF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Accès de colère ou </w:t>
            </w:r>
            <w:r w:rsidR="00FA5F7E" w:rsidRPr="00F408E2">
              <w:rPr>
                <w:rFonts w:cs="Times New Roman"/>
              </w:rPr>
              <w:t>crise</w:t>
            </w:r>
            <w:r w:rsidRPr="00F408E2">
              <w:rPr>
                <w:rFonts w:cs="Times New Roman"/>
              </w:rPr>
              <w:t xml:space="preserve"> d’agitation </w:t>
            </w:r>
          </w:p>
        </w:tc>
      </w:tr>
      <w:tr w:rsidR="00CA5FA8" w:rsidRPr="00F408E2" w14:paraId="62E99D05" w14:textId="77777777" w:rsidTr="00CA5FA8">
        <w:tc>
          <w:tcPr>
            <w:tcW w:w="2226" w:type="dxa"/>
          </w:tcPr>
          <w:p w14:paraId="2DEF868B" w14:textId="5E5113E8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Crise psychogène </w:t>
            </w:r>
          </w:p>
        </w:tc>
        <w:tc>
          <w:tcPr>
            <w:tcW w:w="2226" w:type="dxa"/>
          </w:tcPr>
          <w:p w14:paraId="0BEF8ECD" w14:textId="77777777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Migraine avec aura </w:t>
            </w:r>
          </w:p>
          <w:p w14:paraId="1BDEF542" w14:textId="77777777" w:rsidR="000A018D" w:rsidRPr="00F408E2" w:rsidRDefault="000A018D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CB7C5E4" w14:textId="77777777" w:rsidR="005449BF" w:rsidRPr="00F408E2" w:rsidRDefault="005449BF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0C19E8D" w14:textId="77777777" w:rsidR="005449BF" w:rsidRPr="00F408E2" w:rsidRDefault="005449BF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9095A89" w14:textId="6E31EC0F" w:rsidR="000A018D" w:rsidRPr="00F408E2" w:rsidRDefault="000A018D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Crises d’angoisse et at</w:t>
            </w:r>
            <w:r w:rsidR="00B32C24" w:rsidRPr="00F408E2">
              <w:rPr>
                <w:rFonts w:cs="Times New Roman"/>
              </w:rPr>
              <w:t>ta</w:t>
            </w:r>
            <w:r w:rsidRPr="00F408E2">
              <w:rPr>
                <w:rFonts w:cs="Times New Roman"/>
              </w:rPr>
              <w:t>que de panique</w:t>
            </w:r>
          </w:p>
        </w:tc>
        <w:tc>
          <w:tcPr>
            <w:tcW w:w="2227" w:type="dxa"/>
          </w:tcPr>
          <w:p w14:paraId="78094A9A" w14:textId="62114E06" w:rsidR="00CA5FA8" w:rsidRPr="00F408E2" w:rsidRDefault="00F12888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</w:t>
            </w:r>
            <w:r w:rsidR="00FA5F7E">
              <w:rPr>
                <w:rFonts w:cs="Times New Roman"/>
              </w:rPr>
              <w:t>a</w:t>
            </w:r>
            <w:r w:rsidRPr="00F408E2">
              <w:rPr>
                <w:rFonts w:cs="Times New Roman"/>
              </w:rPr>
              <w:t>somn</w:t>
            </w:r>
            <w:r w:rsidR="00B32C24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es (somnambulisme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  <w:r w:rsidR="00FA5F7E" w:rsidRPr="00F408E2">
              <w:rPr>
                <w:rFonts w:cs="Times New Roman"/>
              </w:rPr>
              <w:t>terreurs</w:t>
            </w:r>
            <w:r w:rsidRPr="00F408E2">
              <w:rPr>
                <w:rFonts w:cs="Times New Roman"/>
              </w:rPr>
              <w:t xml:space="preserve"> </w:t>
            </w:r>
            <w:r w:rsidR="00FA5F7E" w:rsidRPr="00F408E2">
              <w:rPr>
                <w:rFonts w:cs="Times New Roman"/>
              </w:rPr>
              <w:t>nocturnes</w:t>
            </w:r>
            <w:r w:rsidRPr="00F408E2">
              <w:rPr>
                <w:rFonts w:cs="Times New Roman"/>
              </w:rPr>
              <w:t>)</w:t>
            </w:r>
          </w:p>
          <w:p w14:paraId="0C78F13F" w14:textId="77777777" w:rsidR="005449BF" w:rsidRPr="00F408E2" w:rsidRDefault="005449BF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6E32404" w14:textId="2D2755DE" w:rsidR="000A018D" w:rsidRPr="00F408E2" w:rsidRDefault="00FA5F7E" w:rsidP="00CA5FA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Ictus</w:t>
            </w:r>
            <w:r w:rsidR="000A018D" w:rsidRPr="00F408E2">
              <w:rPr>
                <w:rFonts w:cs="Times New Roman"/>
              </w:rPr>
              <w:t xml:space="preserve"> amnésique</w:t>
            </w:r>
            <w:r w:rsidR="00C63B12" w:rsidRPr="00F408E2">
              <w:rPr>
                <w:rFonts w:cs="Times New Roman"/>
              </w:rPr>
              <w:t xml:space="preserve"> </w:t>
            </w:r>
            <w:r w:rsidR="009C0AEB" w:rsidRPr="00F408E2">
              <w:rPr>
                <w:rFonts w:cs="Times New Roman"/>
              </w:rPr>
              <w:t>(AVC dans l’</w:t>
            </w:r>
            <w:r w:rsidRPr="00F408E2">
              <w:rPr>
                <w:rFonts w:cs="Times New Roman"/>
              </w:rPr>
              <w:t>hippocampe</w:t>
            </w:r>
            <w:r w:rsidR="009C0AEB" w:rsidRPr="00F408E2">
              <w:rPr>
                <w:rFonts w:cs="Times New Roman"/>
              </w:rPr>
              <w:t>)</w:t>
            </w:r>
          </w:p>
        </w:tc>
      </w:tr>
    </w:tbl>
    <w:p w14:paraId="39E0C79B" w14:textId="0BF912A7" w:rsidR="00CA5FA8" w:rsidRPr="00F408E2" w:rsidRDefault="006C26DD" w:rsidP="006C26DD">
      <w:pPr>
        <w:pStyle w:val="Titre2"/>
        <w:rPr>
          <w:rFonts w:cs="Times New Roman"/>
        </w:rPr>
      </w:pPr>
      <w:bookmarkStart w:id="16" w:name="_Toc196656453"/>
      <w:bookmarkStart w:id="17" w:name="_Toc196662260"/>
      <w:r w:rsidRPr="00F408E2">
        <w:rPr>
          <w:rFonts w:cs="Times New Roman"/>
        </w:rPr>
        <w:t>Diagnostic étiologique</w:t>
      </w:r>
      <w:bookmarkEnd w:id="16"/>
      <w:bookmarkEnd w:id="17"/>
      <w:r w:rsidRPr="00F408E2">
        <w:rPr>
          <w:rFonts w:cs="Times New Roman"/>
        </w:rPr>
        <w:t xml:space="preserve"> </w:t>
      </w:r>
    </w:p>
    <w:p w14:paraId="49A640D1" w14:textId="62BC917F" w:rsidR="006C26DD" w:rsidRPr="00F408E2" w:rsidRDefault="006C26DD" w:rsidP="004D6651">
      <w:pPr>
        <w:pStyle w:val="Titre3"/>
      </w:pPr>
      <w:r w:rsidRPr="00F408E2">
        <w:t>Enquête étiologique</w:t>
      </w:r>
      <w:r w:rsidR="00EC3244">
        <w:t> </w:t>
      </w:r>
      <w:r w:rsidRPr="00F408E2">
        <w:t xml:space="preserve">: </w:t>
      </w:r>
    </w:p>
    <w:p w14:paraId="743CBA33" w14:textId="20AED74F" w:rsidR="006C26DD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Antécédent</w:t>
      </w:r>
      <w:r w:rsidR="00EC3244">
        <w:rPr>
          <w:rFonts w:cs="Times New Roman"/>
        </w:rPr>
        <w:t> </w:t>
      </w:r>
      <w:r w:rsidR="006C26DD" w:rsidRPr="00F408E2">
        <w:rPr>
          <w:rFonts w:cs="Times New Roman"/>
        </w:rPr>
        <w:t xml:space="preserve">: </w:t>
      </w:r>
      <w:r w:rsidRPr="00F408E2">
        <w:rPr>
          <w:rFonts w:cs="Times New Roman"/>
        </w:rPr>
        <w:t>traumatisme</w:t>
      </w:r>
      <w:r w:rsidR="006C26DD" w:rsidRPr="00F408E2">
        <w:rPr>
          <w:rFonts w:cs="Times New Roman"/>
        </w:rPr>
        <w:t xml:space="preserve"> et </w:t>
      </w:r>
      <w:r w:rsidRPr="00F408E2">
        <w:rPr>
          <w:rFonts w:cs="Times New Roman"/>
        </w:rPr>
        <w:t>infection</w:t>
      </w:r>
      <w:r w:rsidR="006C26DD" w:rsidRPr="00F408E2">
        <w:rPr>
          <w:rFonts w:cs="Times New Roman"/>
        </w:rPr>
        <w:t xml:space="preserve"> encéphalique périnataux</w:t>
      </w:r>
      <w:r w:rsidR="003B345A" w:rsidRPr="00F408E2">
        <w:rPr>
          <w:rFonts w:cs="Times New Roman"/>
        </w:rPr>
        <w:t>,</w:t>
      </w:r>
      <w:r w:rsidR="006C26DD" w:rsidRPr="00F408E2">
        <w:rPr>
          <w:rFonts w:cs="Times New Roman"/>
        </w:rPr>
        <w:t xml:space="preserve"> ictère néonat</w:t>
      </w:r>
      <w:r w:rsidR="0064155B" w:rsidRPr="00F408E2">
        <w:rPr>
          <w:rFonts w:cs="Times New Roman"/>
        </w:rPr>
        <w:t>a</w:t>
      </w:r>
      <w:r w:rsidR="006C26DD" w:rsidRPr="00F408E2">
        <w:rPr>
          <w:rFonts w:cs="Times New Roman"/>
        </w:rPr>
        <w:t>le</w:t>
      </w:r>
      <w:r w:rsidR="003B345A" w:rsidRPr="00F408E2">
        <w:rPr>
          <w:rFonts w:cs="Times New Roman"/>
        </w:rPr>
        <w:t>,</w:t>
      </w:r>
      <w:r w:rsidR="006C26DD" w:rsidRPr="00F408E2">
        <w:rPr>
          <w:rFonts w:cs="Times New Roman"/>
        </w:rPr>
        <w:t xml:space="preserve"> épil</w:t>
      </w:r>
      <w:r w:rsidR="00F913F6" w:rsidRPr="00F408E2">
        <w:rPr>
          <w:rFonts w:cs="Times New Roman"/>
        </w:rPr>
        <w:t>e</w:t>
      </w:r>
      <w:r w:rsidR="006C26DD" w:rsidRPr="00F408E2">
        <w:rPr>
          <w:rFonts w:cs="Times New Roman"/>
        </w:rPr>
        <w:t>psie familiale âge-dépendantes</w:t>
      </w:r>
      <w:r w:rsidR="003B345A" w:rsidRPr="00F408E2">
        <w:rPr>
          <w:rFonts w:cs="Times New Roman"/>
        </w:rPr>
        <w:t>,</w:t>
      </w:r>
      <w:r w:rsidR="006C26DD" w:rsidRPr="00F408E2">
        <w:rPr>
          <w:rFonts w:cs="Times New Roman"/>
        </w:rPr>
        <w:t xml:space="preserve"> accidente vois </w:t>
      </w:r>
      <w:r w:rsidRPr="00F408E2">
        <w:rPr>
          <w:rFonts w:cs="Times New Roman"/>
        </w:rPr>
        <w:t>publique</w:t>
      </w:r>
      <w:r w:rsidR="006C26DD" w:rsidRPr="00F408E2">
        <w:rPr>
          <w:rFonts w:cs="Times New Roman"/>
        </w:rPr>
        <w:t xml:space="preserve"> int</w:t>
      </w:r>
      <w:r w:rsidR="0064155B" w:rsidRPr="00F408E2">
        <w:rPr>
          <w:rFonts w:cs="Times New Roman"/>
        </w:rPr>
        <w:t>o</w:t>
      </w:r>
      <w:r w:rsidR="006C26DD" w:rsidRPr="00F408E2">
        <w:rPr>
          <w:rFonts w:cs="Times New Roman"/>
        </w:rPr>
        <w:t>xications</w:t>
      </w:r>
      <w:r w:rsidR="003B345A" w:rsidRPr="00F408E2">
        <w:rPr>
          <w:rFonts w:cs="Times New Roman"/>
        </w:rPr>
        <w:t>,</w:t>
      </w:r>
      <w:r w:rsidR="006C26DD" w:rsidRPr="00F408E2">
        <w:rPr>
          <w:rFonts w:cs="Times New Roman"/>
        </w:rPr>
        <w:t xml:space="preserve"> prise de </w:t>
      </w:r>
      <w:r w:rsidRPr="00F408E2">
        <w:rPr>
          <w:rFonts w:cs="Times New Roman"/>
        </w:rPr>
        <w:t>médicament</w:t>
      </w:r>
      <w:r w:rsidR="006C26DD" w:rsidRPr="00F408E2">
        <w:rPr>
          <w:rFonts w:cs="Times New Roman"/>
        </w:rPr>
        <w:t xml:space="preserve"> épi</w:t>
      </w:r>
      <w:r w:rsidR="007458EA" w:rsidRPr="00F408E2">
        <w:rPr>
          <w:rFonts w:cs="Times New Roman"/>
        </w:rPr>
        <w:t xml:space="preserve">leptogènes </w:t>
      </w:r>
    </w:p>
    <w:p w14:paraId="09D95FC0" w14:textId="410523CB" w:rsidR="007458EA" w:rsidRPr="00F408E2" w:rsidRDefault="007458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Mode de vie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alcoolisme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vies ou</w:t>
      </w:r>
      <w:r w:rsidR="0064155B" w:rsidRPr="00F408E2">
        <w:rPr>
          <w:rFonts w:cs="Times New Roman"/>
        </w:rPr>
        <w:t xml:space="preserve"> travail</w:t>
      </w:r>
      <w:r w:rsidRPr="00F408E2">
        <w:rPr>
          <w:rFonts w:cs="Times New Roman"/>
        </w:rPr>
        <w:t xml:space="preserve"> nocturne </w:t>
      </w:r>
    </w:p>
    <w:p w14:paraId="5FD07967" w14:textId="594F6B4E" w:rsidR="007458EA" w:rsidRPr="00F408E2" w:rsidRDefault="007458EA" w:rsidP="004D6651">
      <w:pPr>
        <w:pStyle w:val="Titre3"/>
      </w:pPr>
      <w:r w:rsidRPr="00F408E2">
        <w:t>Investigation</w:t>
      </w:r>
      <w:r w:rsidR="00EC3244">
        <w:t> </w:t>
      </w:r>
      <w:r w:rsidRPr="00F408E2">
        <w:t xml:space="preserve">: IRM encéphalique avec IV / EEG </w:t>
      </w:r>
    </w:p>
    <w:tbl>
      <w:tblPr>
        <w:tblStyle w:val="Grilledutableau"/>
        <w:tblW w:w="6826" w:type="dxa"/>
        <w:tblLook w:val="04A0" w:firstRow="1" w:lastRow="0" w:firstColumn="1" w:lastColumn="0" w:noHBand="0" w:noVBand="1"/>
      </w:tblPr>
      <w:tblGrid>
        <w:gridCol w:w="3413"/>
        <w:gridCol w:w="3413"/>
      </w:tblGrid>
      <w:tr w:rsidR="00E90C61" w:rsidRPr="00FA5F7E" w14:paraId="05207E20" w14:textId="77777777" w:rsidTr="00E90C61">
        <w:trPr>
          <w:trHeight w:val="261"/>
        </w:trPr>
        <w:tc>
          <w:tcPr>
            <w:tcW w:w="3413" w:type="dxa"/>
          </w:tcPr>
          <w:p w14:paraId="5AD68528" w14:textId="5795EAC1" w:rsidR="00E90C61" w:rsidRPr="00FA5F7E" w:rsidRDefault="00111D95" w:rsidP="00FA5F7E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FA5F7E">
              <w:rPr>
                <w:rFonts w:cs="Times New Roman"/>
                <w:b/>
              </w:rPr>
              <w:t>Type d’épilepsie</w:t>
            </w:r>
          </w:p>
        </w:tc>
        <w:tc>
          <w:tcPr>
            <w:tcW w:w="3413" w:type="dxa"/>
          </w:tcPr>
          <w:p w14:paraId="72BF33EF" w14:textId="6DFD998F" w:rsidR="00E90C61" w:rsidRPr="00FA5F7E" w:rsidRDefault="00FA5F7E" w:rsidP="00FA5F7E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FA5F7E">
              <w:rPr>
                <w:rFonts w:cs="Times New Roman"/>
                <w:b/>
              </w:rPr>
              <w:t>Exemples</w:t>
            </w:r>
          </w:p>
        </w:tc>
      </w:tr>
      <w:tr w:rsidR="00E90C61" w:rsidRPr="00F408E2" w14:paraId="3584EFAC" w14:textId="77777777" w:rsidTr="00E90C61">
        <w:trPr>
          <w:trHeight w:val="261"/>
        </w:trPr>
        <w:tc>
          <w:tcPr>
            <w:tcW w:w="3413" w:type="dxa"/>
          </w:tcPr>
          <w:p w14:paraId="4A934EEB" w14:textId="2D32BC43" w:rsidR="00E90C61" w:rsidRPr="00F408E2" w:rsidRDefault="00111D95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b/>
                <w:bCs/>
              </w:rPr>
              <w:t>Génétique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anomalie génétique contribue directemen</w:t>
            </w:r>
            <w:r w:rsidR="00DF4E90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) l’</w:t>
            </w:r>
            <w:r w:rsidR="00FA5F7E" w:rsidRPr="00F408E2">
              <w:rPr>
                <w:rFonts w:cs="Times New Roman"/>
              </w:rPr>
              <w:t>épilepsie</w:t>
            </w:r>
            <w:r w:rsidRPr="00F408E2">
              <w:rPr>
                <w:rFonts w:cs="Times New Roman"/>
              </w:rPr>
              <w:t xml:space="preserve"> et les CE sont </w:t>
            </w:r>
            <w:proofErr w:type="gramStart"/>
            <w:r w:rsidRPr="00F408E2">
              <w:rPr>
                <w:rFonts w:cs="Times New Roman"/>
              </w:rPr>
              <w:t>pr</w:t>
            </w:r>
            <w:r w:rsidR="00DF4E90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ncipales symptômes</w:t>
            </w:r>
            <w:proofErr w:type="gramEnd"/>
            <w:r w:rsidRPr="00F408E2">
              <w:rPr>
                <w:rFonts w:cs="Times New Roman"/>
              </w:rPr>
              <w:t xml:space="preserve"> de l’affection </w:t>
            </w:r>
          </w:p>
        </w:tc>
        <w:tc>
          <w:tcPr>
            <w:tcW w:w="3413" w:type="dxa"/>
          </w:tcPr>
          <w:p w14:paraId="1047572E" w14:textId="4F96255E" w:rsidR="00E90C61" w:rsidRPr="00F408E2" w:rsidRDefault="00FA5F7E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Can</w:t>
            </w:r>
            <w:r w:rsidR="00111D95" w:rsidRPr="00F408E2">
              <w:rPr>
                <w:rFonts w:cs="Times New Roman"/>
              </w:rPr>
              <w:t>alopathies</w:t>
            </w:r>
            <w:proofErr w:type="spellEnd"/>
            <w:r w:rsidR="00F068F8" w:rsidRPr="00F408E2">
              <w:rPr>
                <w:rFonts w:cs="Times New Roman"/>
              </w:rPr>
              <w:t>,</w:t>
            </w:r>
            <w:r w:rsidR="00111D95" w:rsidRPr="00F408E2">
              <w:rPr>
                <w:rFonts w:cs="Times New Roman"/>
              </w:rPr>
              <w:t xml:space="preserve"> déficit en GLUT-1</w:t>
            </w:r>
          </w:p>
        </w:tc>
      </w:tr>
      <w:tr w:rsidR="00E90C61" w:rsidRPr="00F408E2" w14:paraId="0A5D5B78" w14:textId="77777777" w:rsidTr="00E90C61">
        <w:trPr>
          <w:trHeight w:val="261"/>
        </w:trPr>
        <w:tc>
          <w:tcPr>
            <w:tcW w:w="3413" w:type="dxa"/>
          </w:tcPr>
          <w:p w14:paraId="47EB6443" w14:textId="5075BCE7" w:rsidR="00E90C61" w:rsidRPr="00F408E2" w:rsidRDefault="00FA5F7E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b/>
                <w:bCs/>
              </w:rPr>
              <w:t>Structure</w:t>
            </w:r>
            <w:r w:rsidR="001550B6" w:rsidRPr="00F408E2">
              <w:rPr>
                <w:rFonts w:cs="Times New Roman"/>
              </w:rPr>
              <w:t xml:space="preserve"> </w:t>
            </w:r>
            <w:r w:rsidR="00EC3244">
              <w:rPr>
                <w:rFonts w:cs="Times New Roman"/>
              </w:rPr>
              <w:t>–</w:t>
            </w:r>
            <w:r w:rsidRPr="00F408E2">
              <w:rPr>
                <w:rFonts w:cs="Times New Roman"/>
                <w:b/>
                <w:bCs/>
              </w:rPr>
              <w:t>métabolique</w:t>
            </w:r>
            <w:r w:rsidR="00EC3244">
              <w:rPr>
                <w:rFonts w:cs="Times New Roman"/>
              </w:rPr>
              <w:t> </w:t>
            </w:r>
            <w:r w:rsidR="001550B6" w:rsidRPr="00F408E2">
              <w:rPr>
                <w:rFonts w:cs="Times New Roman"/>
              </w:rPr>
              <w:t xml:space="preserve">: en </w:t>
            </w:r>
            <w:r w:rsidRPr="00F408E2">
              <w:rPr>
                <w:rFonts w:cs="Times New Roman"/>
              </w:rPr>
              <w:t>relation</w:t>
            </w:r>
            <w:r w:rsidR="001550B6" w:rsidRPr="00F408E2">
              <w:rPr>
                <w:rFonts w:cs="Times New Roman"/>
              </w:rPr>
              <w:t xml:space="preserve"> avec une anomalie structurelle ou métabolique du cerveau </w:t>
            </w:r>
          </w:p>
        </w:tc>
        <w:tc>
          <w:tcPr>
            <w:tcW w:w="3413" w:type="dxa"/>
          </w:tcPr>
          <w:p w14:paraId="2C7242D2" w14:textId="4847209F" w:rsidR="00E90C61" w:rsidRPr="00F408E2" w:rsidRDefault="001550B6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Sclérose </w:t>
            </w:r>
            <w:proofErr w:type="spellStart"/>
            <w:r w:rsidRPr="00F408E2">
              <w:rPr>
                <w:rFonts w:cs="Times New Roman"/>
              </w:rPr>
              <w:t>tubreuse</w:t>
            </w:r>
            <w:proofErr w:type="spellEnd"/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  <w:r w:rsidR="00FA5F7E" w:rsidRPr="00F408E2">
              <w:rPr>
                <w:rFonts w:cs="Times New Roman"/>
              </w:rPr>
              <w:t>malformation</w:t>
            </w:r>
            <w:r w:rsidRPr="00F408E2">
              <w:rPr>
                <w:rFonts w:cs="Times New Roman"/>
              </w:rPr>
              <w:t xml:space="preserve"> cor</w:t>
            </w:r>
            <w:r w:rsidR="00FA5F7E">
              <w:rPr>
                <w:rFonts w:cs="Times New Roman"/>
              </w:rPr>
              <w:t>ti</w:t>
            </w:r>
            <w:r w:rsidRPr="00F408E2">
              <w:rPr>
                <w:rFonts w:cs="Times New Roman"/>
              </w:rPr>
              <w:t>cale …</w:t>
            </w:r>
          </w:p>
        </w:tc>
      </w:tr>
      <w:tr w:rsidR="001550B6" w:rsidRPr="00F408E2" w14:paraId="0807BEE8" w14:textId="77777777" w:rsidTr="00E90C61">
        <w:trPr>
          <w:trHeight w:val="261"/>
        </w:trPr>
        <w:tc>
          <w:tcPr>
            <w:tcW w:w="3413" w:type="dxa"/>
          </w:tcPr>
          <w:p w14:paraId="3D86377B" w14:textId="65E99D25" w:rsidR="001550B6" w:rsidRPr="00F408E2" w:rsidRDefault="001550B6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b/>
                <w:bCs/>
              </w:rPr>
              <w:t>Inconnue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la cause est inconnu</w:t>
            </w:r>
            <w:r w:rsidR="001A3E5E" w:rsidRPr="00F408E2">
              <w:rPr>
                <w:rFonts w:cs="Times New Roman"/>
              </w:rPr>
              <w:t>e</w:t>
            </w:r>
            <w:r w:rsidRPr="00F408E2">
              <w:rPr>
                <w:rFonts w:cs="Times New Roman"/>
              </w:rPr>
              <w:t xml:space="preserve"> et peu</w:t>
            </w:r>
            <w:r w:rsidR="001A3E5E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 xml:space="preserve"> </w:t>
            </w:r>
            <w:r w:rsidR="001A3E5E" w:rsidRPr="00F408E2">
              <w:rPr>
                <w:rFonts w:cs="Times New Roman"/>
              </w:rPr>
              <w:t>ê</w:t>
            </w:r>
            <w:r w:rsidRPr="00F408E2">
              <w:rPr>
                <w:rFonts w:cs="Times New Roman"/>
              </w:rPr>
              <w:t xml:space="preserve">tre </w:t>
            </w:r>
            <w:r w:rsidR="00FA5F7E" w:rsidRPr="00F408E2">
              <w:rPr>
                <w:rFonts w:cs="Times New Roman"/>
              </w:rPr>
              <w:t>génétique</w:t>
            </w:r>
            <w:r w:rsidRPr="00F408E2">
              <w:rPr>
                <w:rFonts w:cs="Times New Roman"/>
              </w:rPr>
              <w:t xml:space="preserve"> / </w:t>
            </w:r>
            <w:r w:rsidR="00FA5F7E" w:rsidRPr="00F408E2">
              <w:rPr>
                <w:rFonts w:cs="Times New Roman"/>
              </w:rPr>
              <w:t>structurelle</w:t>
            </w:r>
            <w:r w:rsidRPr="00F408E2">
              <w:rPr>
                <w:rFonts w:cs="Times New Roman"/>
              </w:rPr>
              <w:t xml:space="preserve"> ou métabo</w:t>
            </w:r>
            <w:r w:rsidR="001A3E5E" w:rsidRPr="00F408E2">
              <w:rPr>
                <w:rFonts w:cs="Times New Roman"/>
              </w:rPr>
              <w:t>l</w:t>
            </w:r>
            <w:r w:rsidRPr="00F408E2">
              <w:rPr>
                <w:rFonts w:cs="Times New Roman"/>
              </w:rPr>
              <w:t>ique</w:t>
            </w:r>
          </w:p>
        </w:tc>
        <w:tc>
          <w:tcPr>
            <w:tcW w:w="3413" w:type="dxa"/>
          </w:tcPr>
          <w:p w14:paraId="610B429F" w14:textId="77777777" w:rsidR="001550B6" w:rsidRPr="00F408E2" w:rsidRDefault="001550B6" w:rsidP="00E90C61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2A2B8E17" w14:textId="31859B0C" w:rsidR="00E90C61" w:rsidRPr="00F408E2" w:rsidRDefault="00317485" w:rsidP="00317485">
      <w:pPr>
        <w:pStyle w:val="Titre1"/>
        <w:rPr>
          <w:rFonts w:cs="Times New Roman"/>
        </w:rPr>
      </w:pPr>
      <w:bookmarkStart w:id="18" w:name="_Toc196656454"/>
      <w:bookmarkStart w:id="19" w:name="_Toc196662261"/>
      <w:r w:rsidRPr="00F408E2">
        <w:rPr>
          <w:rFonts w:cs="Times New Roman"/>
        </w:rPr>
        <w:t>Principes de PEC</w:t>
      </w:r>
      <w:bookmarkEnd w:id="18"/>
      <w:bookmarkEnd w:id="19"/>
      <w:r w:rsidRPr="00F408E2">
        <w:rPr>
          <w:rFonts w:cs="Times New Roman"/>
        </w:rPr>
        <w:t xml:space="preserve"> </w:t>
      </w:r>
    </w:p>
    <w:p w14:paraId="469714BE" w14:textId="4C7B4D6E" w:rsidR="00317485" w:rsidRPr="00F408E2" w:rsidRDefault="006B636D" w:rsidP="004D6651">
      <w:pPr>
        <w:pStyle w:val="Titre2"/>
      </w:pPr>
      <w:r w:rsidRPr="00F408E2">
        <w:t>2 situation</w:t>
      </w:r>
      <w:r w:rsidR="004B27E0" w:rsidRPr="00F408E2">
        <w:t>s</w:t>
      </w:r>
      <w:r w:rsidRPr="00F408E2">
        <w:t xml:space="preserve"> cli</w:t>
      </w:r>
      <w:r w:rsidR="009D2DFB" w:rsidRPr="00F408E2">
        <w:t>nique</w:t>
      </w:r>
      <w:r w:rsidRPr="00F408E2">
        <w:t>s</w:t>
      </w:r>
      <w:r w:rsidR="00EC3244">
        <w:t> </w:t>
      </w:r>
      <w:r w:rsidR="009D2DFB" w:rsidRPr="00F408E2">
        <w:t>:</w:t>
      </w:r>
      <w:r w:rsidRPr="00F408E2">
        <w:t xml:space="preserve"> </w:t>
      </w:r>
    </w:p>
    <w:p w14:paraId="5FB040A0" w14:textId="137C14CC" w:rsidR="00317485" w:rsidRPr="00F408E2" w:rsidRDefault="006B636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Pendant </w:t>
      </w:r>
      <w:proofErr w:type="spellStart"/>
      <w:r w:rsidRPr="00F408E2">
        <w:rPr>
          <w:rFonts w:cs="Times New Roman"/>
        </w:rPr>
        <w:t>l</w:t>
      </w:r>
      <w:proofErr w:type="spellEnd"/>
      <w:r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crises</w:t>
      </w:r>
      <w:r w:rsidRPr="00F408E2">
        <w:rPr>
          <w:rFonts w:cs="Times New Roman"/>
        </w:rPr>
        <w:t xml:space="preserve"> épileptiques </w:t>
      </w:r>
    </w:p>
    <w:p w14:paraId="218B52A5" w14:textId="77BE865D" w:rsidR="00317485" w:rsidRPr="00F408E2" w:rsidRDefault="006B636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Deva</w:t>
      </w:r>
      <w:r w:rsidR="003A5F61" w:rsidRPr="00F408E2">
        <w:rPr>
          <w:rFonts w:cs="Times New Roman"/>
        </w:rPr>
        <w:t>n</w:t>
      </w:r>
      <w:r w:rsidRPr="00F408E2">
        <w:rPr>
          <w:rFonts w:cs="Times New Roman"/>
        </w:rPr>
        <w:t>t une épilepsie</w:t>
      </w:r>
    </w:p>
    <w:p w14:paraId="0D189B25" w14:textId="1E67BC81" w:rsidR="00317485" w:rsidRPr="00F408E2" w:rsidRDefault="006B636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Devant un état de mal épileptique</w:t>
      </w:r>
    </w:p>
    <w:p w14:paraId="3B2EF8FF" w14:textId="2A438792" w:rsidR="0040381D" w:rsidRPr="00F408E2" w:rsidRDefault="0040381D" w:rsidP="0040381D">
      <w:pPr>
        <w:pStyle w:val="Titre2"/>
        <w:rPr>
          <w:rFonts w:cs="Times New Roman"/>
        </w:rPr>
      </w:pPr>
      <w:bookmarkStart w:id="20" w:name="_Toc196656455"/>
      <w:bookmarkStart w:id="21" w:name="_Toc196662262"/>
      <w:r w:rsidRPr="00F408E2">
        <w:rPr>
          <w:rFonts w:cs="Times New Roman"/>
        </w:rPr>
        <w:lastRenderedPageBreak/>
        <w:t>Pendant la crise épileptique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604643D9" w14:textId="3F376C6A" w:rsidR="0040381D" w:rsidRPr="00F408E2" w:rsidRDefault="0040381D" w:rsidP="004D6651">
      <w:pPr>
        <w:pStyle w:val="Titre3"/>
      </w:pPr>
      <w:r w:rsidRPr="00F408E2">
        <w:t xml:space="preserve">Arrêter la </w:t>
      </w:r>
      <w:r w:rsidR="00FA5F7E" w:rsidRPr="00F408E2">
        <w:t>crise</w:t>
      </w:r>
      <w:r w:rsidRPr="00F408E2">
        <w:t xml:space="preserve"> </w:t>
      </w:r>
    </w:p>
    <w:p w14:paraId="39A6F8B9" w14:textId="1D82F922" w:rsidR="0040381D" w:rsidRPr="00F408E2" w:rsidRDefault="004038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Diazépam </w:t>
      </w:r>
      <w:r w:rsidR="008A4E37" w:rsidRPr="00F408E2">
        <w:rPr>
          <w:rFonts w:cs="Times New Roman"/>
        </w:rPr>
        <w:t>injectable</w:t>
      </w:r>
      <w:r w:rsidRPr="00F408E2">
        <w:rPr>
          <w:rFonts w:cs="Times New Roman"/>
        </w:rPr>
        <w:t xml:space="preserve"> ou intra rectale </w:t>
      </w:r>
    </w:p>
    <w:p w14:paraId="06EB0630" w14:textId="73FC1910" w:rsidR="0040381D" w:rsidRPr="00F408E2" w:rsidRDefault="004038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Clonazépam injectable </w:t>
      </w:r>
    </w:p>
    <w:p w14:paraId="0B45C735" w14:textId="1B765F06" w:rsidR="0040381D" w:rsidRPr="00F408E2" w:rsidRDefault="0040381D" w:rsidP="004D6651">
      <w:pPr>
        <w:pStyle w:val="Titre3"/>
      </w:pPr>
      <w:r w:rsidRPr="00F408E2">
        <w:t>Eviter tou</w:t>
      </w:r>
      <w:r w:rsidR="003A5F61" w:rsidRPr="00F408E2">
        <w:t>t</w:t>
      </w:r>
      <w:r w:rsidRPr="00F408E2">
        <w:t xml:space="preserve">es complications </w:t>
      </w:r>
    </w:p>
    <w:p w14:paraId="2F8D88FE" w14:textId="27282AD2" w:rsidR="0040381D" w:rsidRPr="00F408E2" w:rsidRDefault="004038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Eviter traumat</w:t>
      </w:r>
      <w:r w:rsidR="00667C60" w:rsidRPr="00F408E2">
        <w:rPr>
          <w:rFonts w:cs="Times New Roman"/>
        </w:rPr>
        <w:t>isme</w:t>
      </w:r>
      <w:r w:rsidRPr="00F408E2">
        <w:rPr>
          <w:rFonts w:cs="Times New Roman"/>
        </w:rPr>
        <w:t xml:space="preserve"> et pneum</w:t>
      </w:r>
      <w:r w:rsidR="00667C60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pathies d’inhalation </w:t>
      </w:r>
    </w:p>
    <w:p w14:paraId="31B0D33A" w14:textId="55CFFA22" w:rsidR="0040381D" w:rsidRPr="00F408E2" w:rsidRDefault="004038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Dépis</w:t>
      </w:r>
      <w:r w:rsidR="00B26759" w:rsidRPr="00F408E2">
        <w:rPr>
          <w:rFonts w:cs="Times New Roman"/>
        </w:rPr>
        <w:t>ter</w:t>
      </w:r>
      <w:r w:rsidRPr="00F408E2">
        <w:rPr>
          <w:rFonts w:cs="Times New Roman"/>
        </w:rPr>
        <w:t xml:space="preserve"> et traiter les céphalées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myalgies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déficit de plus de 48 heur</w:t>
      </w:r>
      <w:r w:rsidR="00463DBD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s et syndrome de sevrage </w:t>
      </w:r>
      <w:r w:rsidR="00B26759" w:rsidRPr="00F408E2">
        <w:rPr>
          <w:rFonts w:cs="Times New Roman"/>
        </w:rPr>
        <w:t>postcritique</w:t>
      </w:r>
    </w:p>
    <w:p w14:paraId="4DBEEA7A" w14:textId="1EA783AC" w:rsidR="005970A5" w:rsidRPr="00F408E2" w:rsidRDefault="005970A5" w:rsidP="005970A5">
      <w:pPr>
        <w:pStyle w:val="Titre2"/>
        <w:rPr>
          <w:rFonts w:cs="Times New Roman"/>
        </w:rPr>
      </w:pPr>
      <w:bookmarkStart w:id="22" w:name="_Toc196656456"/>
      <w:bookmarkStart w:id="23" w:name="_Toc196662263"/>
      <w:r w:rsidRPr="00F408E2">
        <w:rPr>
          <w:rFonts w:cs="Times New Roman"/>
        </w:rPr>
        <w:t>Devant une épilepsie</w:t>
      </w:r>
      <w:bookmarkEnd w:id="22"/>
      <w:bookmarkEnd w:id="23"/>
      <w:r w:rsidRPr="00F408E2">
        <w:rPr>
          <w:rFonts w:cs="Times New Roman"/>
        </w:rPr>
        <w:t xml:space="preserve"> </w:t>
      </w:r>
    </w:p>
    <w:p w14:paraId="2A7DC699" w14:textId="590849E6" w:rsidR="005970A5" w:rsidRPr="00F408E2" w:rsidRDefault="005970A5" w:rsidP="004D6651">
      <w:pPr>
        <w:pStyle w:val="Titre3"/>
      </w:pPr>
      <w:r w:rsidRPr="00F408E2">
        <w:t>Faire bi</w:t>
      </w:r>
      <w:r w:rsidR="00313B95" w:rsidRPr="00F408E2">
        <w:t xml:space="preserve">lan </w:t>
      </w:r>
      <w:r w:rsidRPr="00F408E2">
        <w:t>de l’épilepsie</w:t>
      </w:r>
      <w:r w:rsidR="00EC3244">
        <w:t> </w:t>
      </w:r>
      <w:r w:rsidRPr="00F408E2">
        <w:t xml:space="preserve">: </w:t>
      </w:r>
      <w:r w:rsidR="00EE1338" w:rsidRPr="00F408E2">
        <w:t>consultation</w:t>
      </w:r>
      <w:r w:rsidRPr="00F408E2">
        <w:t xml:space="preserve"> </w:t>
      </w:r>
      <w:r w:rsidR="00EE1338" w:rsidRPr="00F408E2">
        <w:t>neurologue</w:t>
      </w:r>
      <w:r w:rsidRPr="00F408E2">
        <w:t xml:space="preserve"> / neuropédiatre </w:t>
      </w:r>
    </w:p>
    <w:p w14:paraId="184E7F75" w14:textId="57901893" w:rsidR="005970A5" w:rsidRPr="00F408E2" w:rsidRDefault="005970A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Imagerie cérébrale (IRM encéphalique avec IV / TDM </w:t>
      </w:r>
      <w:r w:rsidR="00FA5F7E" w:rsidRPr="00F408E2">
        <w:rPr>
          <w:rFonts w:cs="Times New Roman"/>
        </w:rPr>
        <w:t>cérébrale</w:t>
      </w:r>
      <w:r w:rsidRPr="00F408E2">
        <w:rPr>
          <w:rFonts w:cs="Times New Roman"/>
        </w:rPr>
        <w:t xml:space="preserve"> avec IV)</w:t>
      </w:r>
    </w:p>
    <w:p w14:paraId="4E2D3FD9" w14:textId="224A9C03" w:rsidR="005970A5" w:rsidRPr="00F408E2" w:rsidRDefault="005970A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EEG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et bilan biol</w:t>
      </w:r>
      <w:r w:rsidR="00E678B6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gique </w:t>
      </w:r>
    </w:p>
    <w:p w14:paraId="749B5BC5" w14:textId="304D16D0" w:rsidR="005970A5" w:rsidRPr="00F408E2" w:rsidRDefault="005970A5" w:rsidP="004D6651">
      <w:pPr>
        <w:pStyle w:val="Titre3"/>
      </w:pPr>
      <w:r w:rsidRPr="00F408E2">
        <w:t>Établir une</w:t>
      </w:r>
      <w:r w:rsidR="00E7372E" w:rsidRPr="00F408E2">
        <w:t xml:space="preserve"> PEC</w:t>
      </w:r>
      <w:r w:rsidRPr="00F408E2">
        <w:t xml:space="preserve"> </w:t>
      </w:r>
      <w:r w:rsidR="00E7372E" w:rsidRPr="00F408E2">
        <w:t xml:space="preserve">au </w:t>
      </w:r>
      <w:r w:rsidR="00FA5F7E" w:rsidRPr="00F408E2">
        <w:t>long</w:t>
      </w:r>
      <w:r w:rsidR="00E7372E" w:rsidRPr="00F408E2">
        <w:t xml:space="preserve"> cours </w:t>
      </w:r>
    </w:p>
    <w:p w14:paraId="318636EF" w14:textId="4309932D" w:rsidR="005970A5" w:rsidRPr="00F408E2" w:rsidRDefault="00E7372E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réduire</w:t>
      </w:r>
      <w:proofErr w:type="gramEnd"/>
      <w:r w:rsidRPr="00F408E2">
        <w:rPr>
          <w:rFonts w:cs="Times New Roman"/>
        </w:rPr>
        <w:t xml:space="preserve"> les </w:t>
      </w:r>
      <w:r w:rsidR="00FA5F7E" w:rsidRPr="00F408E2">
        <w:rPr>
          <w:rFonts w:cs="Times New Roman"/>
        </w:rPr>
        <w:t>crises</w:t>
      </w:r>
      <w:r w:rsidRPr="00F408E2">
        <w:rPr>
          <w:rFonts w:cs="Times New Roman"/>
        </w:rPr>
        <w:t xml:space="preserve"> (intervalle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durée et sévérité)</w:t>
      </w:r>
    </w:p>
    <w:p w14:paraId="7AD0CD57" w14:textId="7C6B8AD3" w:rsidR="005970A5" w:rsidRPr="00F408E2" w:rsidRDefault="00E7372E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adaptation</w:t>
      </w:r>
      <w:proofErr w:type="gramEnd"/>
      <w:r w:rsidRPr="00F408E2">
        <w:rPr>
          <w:rFonts w:cs="Times New Roman"/>
        </w:rPr>
        <w:t xml:space="preserve"> du mode de vie </w:t>
      </w:r>
    </w:p>
    <w:p w14:paraId="07432594" w14:textId="51367ECF" w:rsidR="005970A5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établir</w:t>
      </w:r>
      <w:proofErr w:type="gramEnd"/>
      <w:r w:rsidR="00E7372E" w:rsidRPr="00F408E2">
        <w:rPr>
          <w:rFonts w:cs="Times New Roman"/>
        </w:rPr>
        <w:t xml:space="preserve"> le suiv</w:t>
      </w:r>
      <w:r w:rsidR="00E678B6" w:rsidRPr="00F408E2">
        <w:rPr>
          <w:rFonts w:cs="Times New Roman"/>
        </w:rPr>
        <w:t>i</w:t>
      </w:r>
      <w:r w:rsidR="00E7372E" w:rsidRPr="00F408E2">
        <w:rPr>
          <w:rFonts w:cs="Times New Roman"/>
        </w:rPr>
        <w:t xml:space="preserve"> thérapeutique</w:t>
      </w:r>
    </w:p>
    <w:p w14:paraId="2E6DAE9C" w14:textId="00A9D07C" w:rsidR="00F363C3" w:rsidRPr="00F408E2" w:rsidRDefault="00F363C3" w:rsidP="004D6651">
      <w:pPr>
        <w:pStyle w:val="Titre3"/>
      </w:pPr>
      <w:r w:rsidRPr="00F408E2">
        <w:t>Lésion du cerveau</w:t>
      </w:r>
      <w:r w:rsidR="00EC3244">
        <w:t> </w:t>
      </w:r>
      <w:r w:rsidRPr="00F408E2">
        <w:t>: traitement à vie d’</w:t>
      </w:r>
      <w:r w:rsidR="00FA5F7E" w:rsidRPr="00F408E2">
        <w:t>anti</w:t>
      </w:r>
      <w:r w:rsidR="00FA5F7E">
        <w:t xml:space="preserve"> </w:t>
      </w:r>
      <w:r w:rsidR="00FA5F7E" w:rsidRPr="00F408E2">
        <w:t>épilepsie</w:t>
      </w:r>
    </w:p>
    <w:p w14:paraId="049755F7" w14:textId="2D2C68B3" w:rsidR="00131AC9" w:rsidRPr="00F408E2" w:rsidRDefault="00131AC9" w:rsidP="004D6651">
      <w:pPr>
        <w:pStyle w:val="Titre3"/>
      </w:pPr>
      <w:r w:rsidRPr="00F408E2">
        <w:t>Si guéri</w:t>
      </w:r>
      <w:r w:rsidR="00EC3244">
        <w:t> </w:t>
      </w:r>
      <w:r w:rsidRPr="00F408E2">
        <w:t xml:space="preserve">: </w:t>
      </w:r>
      <w:proofErr w:type="gramStart"/>
      <w:r w:rsidR="00FC7520" w:rsidRPr="00F408E2">
        <w:t xml:space="preserve">épilepsie </w:t>
      </w:r>
      <w:r w:rsidRPr="00F408E2">
        <w:t>résolu</w:t>
      </w:r>
      <w:proofErr w:type="gramEnd"/>
    </w:p>
    <w:p w14:paraId="020FA5B3" w14:textId="6F97EC04" w:rsidR="00131AC9" w:rsidRPr="00F408E2" w:rsidRDefault="00131AC9" w:rsidP="00131AC9">
      <w:pPr>
        <w:pStyle w:val="Titre2"/>
        <w:rPr>
          <w:rFonts w:cs="Times New Roman"/>
        </w:rPr>
      </w:pPr>
      <w:bookmarkStart w:id="24" w:name="_Toc196656457"/>
      <w:bookmarkStart w:id="25" w:name="_Toc196662264"/>
      <w:r w:rsidRPr="00F408E2">
        <w:rPr>
          <w:rFonts w:cs="Times New Roman"/>
        </w:rPr>
        <w:t xml:space="preserve">Devant un état de male </w:t>
      </w:r>
      <w:r w:rsidR="00FA5F7E" w:rsidRPr="00F408E2">
        <w:rPr>
          <w:rFonts w:cs="Times New Roman"/>
        </w:rPr>
        <w:t>épileptiques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2A781A75" w14:textId="6D6D44B4" w:rsidR="00131AC9" w:rsidRPr="00F408E2" w:rsidRDefault="00FA5F7E" w:rsidP="004D6651">
      <w:pPr>
        <w:pStyle w:val="Titre3"/>
      </w:pPr>
      <w:r w:rsidRPr="00F408E2">
        <w:t>Hospitalisation</w:t>
      </w:r>
      <w:r w:rsidR="00131AC9" w:rsidRPr="00F408E2">
        <w:t xml:space="preserve"> en urgence +++</w:t>
      </w:r>
    </w:p>
    <w:p w14:paraId="7C3F9080" w14:textId="3798106E" w:rsidR="00131AC9" w:rsidRPr="00F408E2" w:rsidRDefault="00131AC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Traitem</w:t>
      </w:r>
      <w:r w:rsidR="00B13AFD" w:rsidRPr="00F408E2">
        <w:rPr>
          <w:rFonts w:cs="Times New Roman"/>
        </w:rPr>
        <w:t>ent</w:t>
      </w:r>
      <w:r w:rsidRPr="00F408E2">
        <w:rPr>
          <w:rFonts w:cs="Times New Roman"/>
        </w:rPr>
        <w:t xml:space="preserve"> d’</w:t>
      </w:r>
      <w:r w:rsidR="00FA5F7E" w:rsidRPr="00F408E2">
        <w:rPr>
          <w:rFonts w:cs="Times New Roman"/>
        </w:rPr>
        <w:t>anticonvulsivant</w:t>
      </w:r>
      <w:r w:rsidRPr="00F408E2">
        <w:rPr>
          <w:rFonts w:cs="Times New Roman"/>
        </w:rPr>
        <w:t xml:space="preserve"> d’action rapide (</w:t>
      </w:r>
      <w:proofErr w:type="spellStart"/>
      <w:r w:rsidRPr="00F408E2">
        <w:rPr>
          <w:rFonts w:cs="Times New Roman"/>
        </w:rPr>
        <w:t>Diazepan</w:t>
      </w:r>
      <w:proofErr w:type="spellEnd"/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chonazepam</w:t>
      </w:r>
      <w:proofErr w:type="spellEnd"/>
      <w:r w:rsidRPr="00F408E2">
        <w:rPr>
          <w:rFonts w:cs="Times New Roman"/>
        </w:rPr>
        <w:t xml:space="preserve">) + </w:t>
      </w:r>
      <w:proofErr w:type="spellStart"/>
      <w:r w:rsidRPr="00F408E2">
        <w:rPr>
          <w:rFonts w:cs="Times New Roman"/>
        </w:rPr>
        <w:t>antico</w:t>
      </w:r>
      <w:r w:rsidR="00136F8E" w:rsidRPr="00F408E2">
        <w:rPr>
          <w:rFonts w:cs="Times New Roman"/>
        </w:rPr>
        <w:t>n</w:t>
      </w:r>
      <w:r w:rsidRPr="00F408E2">
        <w:rPr>
          <w:rFonts w:cs="Times New Roman"/>
        </w:rPr>
        <w:t>vulsants</w:t>
      </w:r>
      <w:proofErr w:type="spellEnd"/>
      <w:r w:rsidRPr="00F408E2">
        <w:rPr>
          <w:rFonts w:cs="Times New Roman"/>
        </w:rPr>
        <w:t xml:space="preserve"> d’action prolongées (</w:t>
      </w:r>
      <w:proofErr w:type="spellStart"/>
      <w:r w:rsidRPr="00F408E2">
        <w:rPr>
          <w:rFonts w:cs="Times New Roman"/>
        </w:rPr>
        <w:t>Fosphenytoine</w:t>
      </w:r>
      <w:proofErr w:type="spellEnd"/>
      <w:r w:rsidRPr="00F408E2">
        <w:rPr>
          <w:rFonts w:cs="Times New Roman"/>
        </w:rPr>
        <w:t>)</w:t>
      </w:r>
    </w:p>
    <w:p w14:paraId="20878492" w14:textId="71DEA9D7" w:rsidR="00131AC9" w:rsidRPr="00F408E2" w:rsidRDefault="00131AC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Intubation éventu</w:t>
      </w:r>
      <w:r w:rsidR="003E602B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lle </w:t>
      </w:r>
    </w:p>
    <w:p w14:paraId="2E57A83A" w14:textId="68846889" w:rsidR="00131AC9" w:rsidRPr="00F408E2" w:rsidRDefault="00131AC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Rechercher et traiter le</w:t>
      </w:r>
      <w:r w:rsidR="003E602B" w:rsidRPr="00F408E2">
        <w:rPr>
          <w:rFonts w:cs="Times New Roman"/>
        </w:rPr>
        <w:t xml:space="preserve"> facteur</w:t>
      </w:r>
      <w:r w:rsidR="00FA5F7E">
        <w:rPr>
          <w:rFonts w:cs="Times New Roman"/>
        </w:rPr>
        <w:t xml:space="preserve"> étiologi</w:t>
      </w:r>
      <w:r w:rsidRPr="00F408E2">
        <w:rPr>
          <w:rFonts w:cs="Times New Roman"/>
        </w:rPr>
        <w:t xml:space="preserve">que principal </w:t>
      </w:r>
    </w:p>
    <w:p w14:paraId="4E24D3D3" w14:textId="42DFCBCF" w:rsidR="00131AC9" w:rsidRPr="00F408E2" w:rsidRDefault="00131AC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Sevrage MAE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privation de sommeil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…</w:t>
      </w:r>
    </w:p>
    <w:p w14:paraId="3490CFC3" w14:textId="0CDE4356" w:rsidR="00131AC9" w:rsidRPr="00F408E2" w:rsidRDefault="00131AC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Imageri</w:t>
      </w:r>
      <w:r w:rsidR="00136F8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cérébrale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PL en cas de fièvre </w:t>
      </w:r>
      <w:r w:rsidR="004E33CD" w:rsidRPr="00F408E2">
        <w:rPr>
          <w:rFonts w:cs="Times New Roman"/>
        </w:rPr>
        <w:t>(</w:t>
      </w:r>
      <w:proofErr w:type="spellStart"/>
      <w:r w:rsidR="004E33CD" w:rsidRPr="00F408E2">
        <w:rPr>
          <w:rFonts w:cs="Times New Roman"/>
        </w:rPr>
        <w:t>encépahalite</w:t>
      </w:r>
      <w:proofErr w:type="spellEnd"/>
      <w:r w:rsidR="004E33CD" w:rsidRPr="00F408E2">
        <w:rPr>
          <w:rFonts w:cs="Times New Roman"/>
        </w:rPr>
        <w:t>)</w:t>
      </w:r>
    </w:p>
    <w:p w14:paraId="12510FB9" w14:textId="7417775C" w:rsidR="00B13AFD" w:rsidRPr="00F408E2" w:rsidRDefault="00182C82" w:rsidP="004D6651">
      <w:pPr>
        <w:pStyle w:val="Titre1"/>
      </w:pPr>
      <w:r w:rsidRPr="00F408E2">
        <w:t xml:space="preserve">Conclusion </w:t>
      </w:r>
    </w:p>
    <w:p w14:paraId="2E62324B" w14:textId="0DB08EDE" w:rsidR="00182C82" w:rsidRPr="00F408E2" w:rsidRDefault="00182C82" w:rsidP="00182C82">
      <w:pPr>
        <w:rPr>
          <w:rFonts w:cs="Times New Roman"/>
        </w:rPr>
      </w:pPr>
      <w:r w:rsidRPr="00F408E2">
        <w:rPr>
          <w:rFonts w:cs="Times New Roman"/>
        </w:rPr>
        <w:t xml:space="preserve">Affection </w:t>
      </w:r>
      <w:r w:rsidR="00FA5F7E" w:rsidRPr="00F408E2">
        <w:rPr>
          <w:rFonts w:cs="Times New Roman"/>
        </w:rPr>
        <w:t>connue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efficace</w:t>
      </w:r>
      <w:r w:rsidR="003B345A" w:rsidRPr="00F408E2">
        <w:rPr>
          <w:rFonts w:cs="Times New Roman"/>
        </w:rPr>
        <w:t>,</w:t>
      </w:r>
      <w:r w:rsidR="00FA5F7E">
        <w:rPr>
          <w:rFonts w:cs="Times New Roman"/>
        </w:rPr>
        <w:t xml:space="preserve"> le plus tôt</w:t>
      </w:r>
      <w:r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possible</w:t>
      </w:r>
      <w:r w:rsidRPr="00F408E2">
        <w:rPr>
          <w:rFonts w:cs="Times New Roman"/>
        </w:rPr>
        <w:t xml:space="preserve"> </w:t>
      </w:r>
    </w:p>
    <w:p w14:paraId="57DD4141" w14:textId="34175225" w:rsidR="00182C82" w:rsidRPr="00F408E2" w:rsidRDefault="00182C82" w:rsidP="00182C82">
      <w:pPr>
        <w:rPr>
          <w:rFonts w:cs="Times New Roman"/>
        </w:rPr>
      </w:pPr>
      <w:r w:rsidRPr="00F408E2">
        <w:rPr>
          <w:rFonts w:cs="Times New Roman"/>
        </w:rPr>
        <w:t>Prises en charge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</w:p>
    <w:p w14:paraId="7F271856" w14:textId="482C5FC9" w:rsidR="00182C82" w:rsidRPr="00F408E2" w:rsidRDefault="00182C8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Basés sur une vie saine et réguli</w:t>
      </w:r>
      <w:r w:rsidR="006345AE" w:rsidRPr="00F408E2">
        <w:rPr>
          <w:rFonts w:cs="Times New Roman"/>
        </w:rPr>
        <w:t>è</w:t>
      </w:r>
      <w:r w:rsidRPr="00F408E2">
        <w:rPr>
          <w:rFonts w:cs="Times New Roman"/>
        </w:rPr>
        <w:t>r</w:t>
      </w:r>
      <w:r w:rsidR="006345A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et la poses </w:t>
      </w:r>
      <w:r w:rsidR="00FA5F7E" w:rsidRPr="00F408E2">
        <w:rPr>
          <w:rFonts w:cs="Times New Roman"/>
        </w:rPr>
        <w:t>régulière</w:t>
      </w:r>
      <w:r w:rsidRPr="00F408E2">
        <w:rPr>
          <w:rFonts w:cs="Times New Roman"/>
        </w:rPr>
        <w:t xml:space="preserve"> et </w:t>
      </w:r>
      <w:r w:rsidR="00FA5F7E" w:rsidRPr="00F408E2">
        <w:rPr>
          <w:rFonts w:cs="Times New Roman"/>
        </w:rPr>
        <w:t>prolongée</w:t>
      </w:r>
      <w:r w:rsidRPr="00F408E2">
        <w:rPr>
          <w:rFonts w:cs="Times New Roman"/>
        </w:rPr>
        <w:t xml:space="preserve"> voire à vie du </w:t>
      </w:r>
      <w:r w:rsidR="00FA5F7E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</w:t>
      </w:r>
      <w:r w:rsidR="00484DD2" w:rsidRPr="00F408E2">
        <w:rPr>
          <w:rFonts w:cs="Times New Roman"/>
        </w:rPr>
        <w:t xml:space="preserve">AE </w:t>
      </w:r>
    </w:p>
    <w:p w14:paraId="5E7569CA" w14:textId="7E16B81A" w:rsidR="00484DD2" w:rsidRPr="00F408E2" w:rsidRDefault="00484DD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À adapter en </w:t>
      </w:r>
      <w:r w:rsidR="00FA5F7E" w:rsidRPr="00F408E2">
        <w:rPr>
          <w:rFonts w:cs="Times New Roman"/>
        </w:rPr>
        <w:t>fonction</w:t>
      </w:r>
      <w:r w:rsidR="00FA5F7E">
        <w:rPr>
          <w:rFonts w:cs="Times New Roman"/>
        </w:rPr>
        <w:t xml:space="preserve"> de la forme clini</w:t>
      </w:r>
      <w:r w:rsidRPr="00F408E2">
        <w:rPr>
          <w:rFonts w:cs="Times New Roman"/>
        </w:rPr>
        <w:t>q</w:t>
      </w:r>
      <w:r w:rsidR="00FA5F7E">
        <w:rPr>
          <w:rFonts w:cs="Times New Roman"/>
        </w:rPr>
        <w:t>u</w:t>
      </w:r>
      <w:r w:rsidRPr="00F408E2">
        <w:rPr>
          <w:rFonts w:cs="Times New Roman"/>
        </w:rPr>
        <w:t xml:space="preserve">e et de la sévérité </w:t>
      </w:r>
    </w:p>
    <w:p w14:paraId="64B2DCE2" w14:textId="0F148603" w:rsidR="00484DD2" w:rsidRPr="00F408E2" w:rsidRDefault="00FA5F7E" w:rsidP="004237A4">
      <w:pPr>
        <w:numPr>
          <w:ilvl w:val="2"/>
          <w:numId w:val="4"/>
        </w:numPr>
        <w:rPr>
          <w:rFonts w:cs="Times New Roman"/>
        </w:rPr>
      </w:pPr>
      <w:proofErr w:type="gramStart"/>
      <w:r>
        <w:rPr>
          <w:rFonts w:cs="Times New Roman"/>
        </w:rPr>
        <w:t>crises</w:t>
      </w:r>
      <w:proofErr w:type="gramEnd"/>
      <w:r>
        <w:rPr>
          <w:rFonts w:cs="Times New Roman"/>
        </w:rPr>
        <w:t xml:space="preserve"> épileptique (symptô</w:t>
      </w:r>
      <w:r w:rsidR="00484DD2" w:rsidRPr="00F408E2">
        <w:rPr>
          <w:rFonts w:cs="Times New Roman"/>
        </w:rPr>
        <w:t>mes)</w:t>
      </w:r>
    </w:p>
    <w:p w14:paraId="2C309DA5" w14:textId="5E22079C" w:rsidR="00484DD2" w:rsidRPr="00F408E2" w:rsidRDefault="00FA5F7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Epilepsies</w:t>
      </w:r>
      <w:r w:rsidR="002A6163" w:rsidRPr="00F408E2">
        <w:rPr>
          <w:rFonts w:cs="Times New Roman"/>
        </w:rPr>
        <w:t xml:space="preserve"> (maladie)</w:t>
      </w:r>
    </w:p>
    <w:p w14:paraId="661073D8" w14:textId="721E8EC5" w:rsidR="002A6163" w:rsidRPr="00F408E2" w:rsidRDefault="00FA5F7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État</w:t>
      </w:r>
      <w:r w:rsidR="002A6163" w:rsidRPr="00F408E2">
        <w:rPr>
          <w:rFonts w:cs="Times New Roman"/>
        </w:rPr>
        <w:t xml:space="preserve"> de mal </w:t>
      </w:r>
      <w:r w:rsidRPr="00F408E2">
        <w:rPr>
          <w:rFonts w:cs="Times New Roman"/>
        </w:rPr>
        <w:t>épileptique</w:t>
      </w:r>
      <w:r w:rsidR="002A6163" w:rsidRPr="00F408E2">
        <w:rPr>
          <w:rFonts w:cs="Times New Roman"/>
        </w:rPr>
        <w:t xml:space="preserve"> (urgences vitale absolue) +++</w:t>
      </w:r>
    </w:p>
    <w:p w14:paraId="199F7C66" w14:textId="3870D7B2" w:rsidR="007739C8" w:rsidRPr="00F408E2" w:rsidRDefault="008E2AF1" w:rsidP="008E2AF1">
      <w:pPr>
        <w:pStyle w:val="Titre1"/>
        <w:rPr>
          <w:rFonts w:cs="Times New Roman"/>
        </w:rPr>
      </w:pPr>
      <w:bookmarkStart w:id="26" w:name="_Toc196656458"/>
      <w:bookmarkStart w:id="27" w:name="_Toc196662265"/>
      <w:r w:rsidRPr="00F408E2">
        <w:rPr>
          <w:rFonts w:cs="Times New Roman"/>
        </w:rPr>
        <w:t xml:space="preserve">Démarche </w:t>
      </w:r>
      <w:r w:rsidR="00FA5F7E" w:rsidRPr="00F408E2">
        <w:rPr>
          <w:rFonts w:cs="Times New Roman"/>
        </w:rPr>
        <w:t>diagnostic</w:t>
      </w:r>
      <w:bookmarkEnd w:id="26"/>
      <w:bookmarkEnd w:id="27"/>
      <w:r w:rsidRPr="00F408E2">
        <w:rPr>
          <w:rFonts w:cs="Times New Roman"/>
        </w:rPr>
        <w:t xml:space="preserve"> </w:t>
      </w:r>
    </w:p>
    <w:p w14:paraId="35EA6934" w14:textId="778AFFAA" w:rsidR="008E2AF1" w:rsidRPr="00F408E2" w:rsidRDefault="008E2AF1" w:rsidP="008E2AF1">
      <w:pPr>
        <w:rPr>
          <w:rFonts w:cs="Times New Roman"/>
          <w:highlight w:val="lightGray"/>
        </w:rPr>
      </w:pPr>
      <w:r w:rsidRPr="00F408E2">
        <w:rPr>
          <w:rFonts w:cs="Times New Roman"/>
          <w:highlight w:val="lightGray"/>
        </w:rPr>
        <w:t xml:space="preserve">Elément </w:t>
      </w:r>
      <w:r w:rsidR="00FA5F7E" w:rsidRPr="00F408E2">
        <w:rPr>
          <w:rFonts w:cs="Times New Roman"/>
          <w:highlight w:val="lightGray"/>
        </w:rPr>
        <w:t>clinque</w:t>
      </w:r>
      <w:r w:rsidR="00EC3244">
        <w:rPr>
          <w:rFonts w:cs="Times New Roman"/>
          <w:highlight w:val="lightGray"/>
        </w:rPr>
        <w:t> </w:t>
      </w:r>
      <w:r w:rsidRPr="00F408E2">
        <w:rPr>
          <w:rFonts w:cs="Times New Roman"/>
          <w:highlight w:val="lightGray"/>
        </w:rPr>
        <w:t xml:space="preserve">: </w:t>
      </w:r>
      <w:r w:rsidR="00FA5F7E" w:rsidRPr="00F408E2">
        <w:rPr>
          <w:rFonts w:cs="Times New Roman"/>
          <w:highlight w:val="lightGray"/>
        </w:rPr>
        <w:t>affirmer</w:t>
      </w:r>
      <w:r w:rsidRPr="00F408E2">
        <w:rPr>
          <w:rFonts w:cs="Times New Roman"/>
          <w:highlight w:val="lightGray"/>
        </w:rPr>
        <w:t xml:space="preserve"> la </w:t>
      </w:r>
      <w:r w:rsidR="00FA5F7E" w:rsidRPr="00F408E2">
        <w:rPr>
          <w:rFonts w:cs="Times New Roman"/>
          <w:highlight w:val="lightGray"/>
        </w:rPr>
        <w:t>crise</w:t>
      </w:r>
      <w:r w:rsidRPr="00F408E2">
        <w:rPr>
          <w:rFonts w:cs="Times New Roman"/>
          <w:highlight w:val="lightGray"/>
        </w:rPr>
        <w:t xml:space="preserve"> </w:t>
      </w:r>
      <w:r w:rsidR="00FA5F7E" w:rsidRPr="00F408E2">
        <w:rPr>
          <w:rFonts w:cs="Times New Roman"/>
          <w:highlight w:val="lightGray"/>
        </w:rPr>
        <w:t>épileptique</w:t>
      </w:r>
      <w:r w:rsidRPr="00F408E2">
        <w:rPr>
          <w:rFonts w:cs="Times New Roman"/>
          <w:highlight w:val="lightGray"/>
        </w:rPr>
        <w:t xml:space="preserve"> </w:t>
      </w:r>
      <w:r w:rsidR="00023801" w:rsidRPr="00F408E2">
        <w:rPr>
          <w:rFonts w:cs="Times New Roman"/>
          <w:highlight w:val="lightGray"/>
        </w:rPr>
        <w:t>(QE POSSIBLE)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E00860" w:rsidRPr="00F408E2" w14:paraId="608194FF" w14:textId="77777777" w:rsidTr="00E00860">
        <w:tc>
          <w:tcPr>
            <w:tcW w:w="2226" w:type="dxa"/>
          </w:tcPr>
          <w:p w14:paraId="6D202000" w14:textId="06E5DD1B" w:rsidR="00E00860" w:rsidRPr="00F408E2" w:rsidRDefault="00E00860" w:rsidP="0018167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Anamnèse</w:t>
            </w:r>
          </w:p>
        </w:tc>
        <w:tc>
          <w:tcPr>
            <w:tcW w:w="2226" w:type="dxa"/>
          </w:tcPr>
          <w:p w14:paraId="047887EE" w14:textId="7FAA65D1" w:rsidR="00E00860" w:rsidRPr="00F408E2" w:rsidRDefault="00181678" w:rsidP="0018167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Antécédent</w:t>
            </w:r>
          </w:p>
        </w:tc>
        <w:tc>
          <w:tcPr>
            <w:tcW w:w="2227" w:type="dxa"/>
          </w:tcPr>
          <w:p w14:paraId="1F03668B" w14:textId="4A25A52E" w:rsidR="00E00860" w:rsidRPr="00F408E2" w:rsidRDefault="00E00860" w:rsidP="0018167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Examen clinque</w:t>
            </w:r>
          </w:p>
        </w:tc>
      </w:tr>
      <w:tr w:rsidR="00E00860" w:rsidRPr="00F408E2" w14:paraId="4AEBFE43" w14:textId="77777777" w:rsidTr="00E00860">
        <w:tc>
          <w:tcPr>
            <w:tcW w:w="2226" w:type="dxa"/>
          </w:tcPr>
          <w:p w14:paraId="650B9AAF" w14:textId="6A9ACEB2" w:rsidR="00E00860" w:rsidRPr="00F408E2" w:rsidRDefault="00FA5F7E" w:rsidP="004237A4">
            <w:pPr>
              <w:pStyle w:val="Paragraphedeliste"/>
              <w:numPr>
                <w:ilvl w:val="0"/>
                <w:numId w:val="9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Caractériser</w:t>
            </w:r>
            <w:r w:rsidR="00E00860" w:rsidRPr="00F408E2">
              <w:rPr>
                <w:rFonts w:cs="Times New Roman"/>
              </w:rPr>
              <w:t xml:space="preserve"> la </w:t>
            </w:r>
            <w:r w:rsidRPr="00F408E2">
              <w:rPr>
                <w:rFonts w:cs="Times New Roman"/>
              </w:rPr>
              <w:t>crise</w:t>
            </w:r>
            <w:r w:rsidR="00E00860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épileptique</w:t>
            </w:r>
            <w:r w:rsidR="00EC3244">
              <w:rPr>
                <w:rFonts w:cs="Times New Roman"/>
              </w:rPr>
              <w:t> </w:t>
            </w:r>
            <w:r w:rsidR="00E00860" w:rsidRPr="00F408E2">
              <w:rPr>
                <w:rFonts w:cs="Times New Roman"/>
              </w:rPr>
              <w:t xml:space="preserve">: </w:t>
            </w:r>
            <w:r w:rsidR="00807C0E" w:rsidRPr="00F408E2">
              <w:rPr>
                <w:rFonts w:cs="Times New Roman"/>
              </w:rPr>
              <w:t>quand</w:t>
            </w:r>
            <w:r w:rsidR="003B345A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type</w:t>
            </w:r>
            <w:r w:rsidR="00F068F8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duré</w:t>
            </w:r>
            <w:r w:rsidR="00F068F8" w:rsidRPr="00F408E2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répétit</w:t>
            </w:r>
            <w:r w:rsidR="00807C0E" w:rsidRPr="00F408E2">
              <w:rPr>
                <w:rFonts w:cs="Times New Roman"/>
              </w:rPr>
              <w:t>i</w:t>
            </w:r>
            <w:r>
              <w:rPr>
                <w:rFonts w:cs="Times New Roman"/>
              </w:rPr>
              <w:t>o</w:t>
            </w:r>
            <w:r w:rsidR="00807C0E" w:rsidRPr="00F408E2">
              <w:rPr>
                <w:rFonts w:cs="Times New Roman"/>
              </w:rPr>
              <w:t>n</w:t>
            </w:r>
          </w:p>
          <w:p w14:paraId="10436A00" w14:textId="782B346E" w:rsidR="00807C0E" w:rsidRPr="00F408E2" w:rsidRDefault="00FA5F7E" w:rsidP="004237A4">
            <w:pPr>
              <w:pStyle w:val="Paragraphedeliste"/>
              <w:numPr>
                <w:ilvl w:val="0"/>
                <w:numId w:val="9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Déjà</w:t>
            </w:r>
            <w:r w:rsidR="00807C0E" w:rsidRPr="00F408E2">
              <w:rPr>
                <w:rFonts w:cs="Times New Roman"/>
              </w:rPr>
              <w:t xml:space="preserve"> vu</w:t>
            </w:r>
            <w:r w:rsidR="00F068F8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déjà vécu</w:t>
            </w:r>
          </w:p>
          <w:p w14:paraId="663DE4CF" w14:textId="0AEF79C4" w:rsidR="00807C0E" w:rsidRPr="00F408E2" w:rsidRDefault="00FA5F7E" w:rsidP="004237A4">
            <w:pPr>
              <w:pStyle w:val="Paragraphedeliste"/>
              <w:numPr>
                <w:ilvl w:val="0"/>
                <w:numId w:val="9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Contexte</w:t>
            </w:r>
            <w:r w:rsidR="00EC3244">
              <w:rPr>
                <w:rFonts w:cs="Times New Roman"/>
              </w:rPr>
              <w:t> </w:t>
            </w:r>
            <w:r w:rsidR="00807C0E" w:rsidRPr="00F408E2">
              <w:rPr>
                <w:rFonts w:cs="Times New Roman"/>
              </w:rPr>
              <w:t>: TCE</w:t>
            </w:r>
            <w:r w:rsidR="003B345A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fièvre</w:t>
            </w:r>
            <w:r w:rsidR="003B345A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IF</w:t>
            </w:r>
            <w:r w:rsidR="003B345A" w:rsidRPr="00F408E2">
              <w:rPr>
                <w:rFonts w:cs="Times New Roman"/>
              </w:rPr>
              <w:t>,</w:t>
            </w:r>
            <w:r w:rsidR="00807C0E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épileptique</w:t>
            </w:r>
            <w:r w:rsidR="00807C0E" w:rsidRPr="00F408E2">
              <w:rPr>
                <w:rFonts w:cs="Times New Roman"/>
              </w:rPr>
              <w:t xml:space="preserve"> connue</w:t>
            </w:r>
          </w:p>
        </w:tc>
        <w:tc>
          <w:tcPr>
            <w:tcW w:w="2226" w:type="dxa"/>
          </w:tcPr>
          <w:p w14:paraId="09109467" w14:textId="50F2FBE3" w:rsidR="00E00860" w:rsidRPr="00F408E2" w:rsidRDefault="00807C0E" w:rsidP="004237A4">
            <w:pPr>
              <w:pStyle w:val="Paragraphedeliste"/>
              <w:numPr>
                <w:ilvl w:val="0"/>
                <w:numId w:val="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Traumatisme et </w:t>
            </w:r>
            <w:r w:rsidR="00FA5F7E" w:rsidRPr="00F408E2">
              <w:rPr>
                <w:rFonts w:cs="Times New Roman"/>
              </w:rPr>
              <w:t>infections</w:t>
            </w:r>
            <w:r w:rsidRPr="00F408E2">
              <w:rPr>
                <w:rFonts w:cs="Times New Roman"/>
              </w:rPr>
              <w:t xml:space="preserve"> </w:t>
            </w:r>
            <w:r w:rsidR="00FA5F7E" w:rsidRPr="00F408E2">
              <w:rPr>
                <w:rFonts w:cs="Times New Roman"/>
              </w:rPr>
              <w:t>encéphaliques</w:t>
            </w:r>
            <w:r w:rsidRPr="00F408E2">
              <w:rPr>
                <w:rFonts w:cs="Times New Roman"/>
              </w:rPr>
              <w:t xml:space="preserve"> périnataux </w:t>
            </w:r>
          </w:p>
          <w:p w14:paraId="6C24695D" w14:textId="193FA651" w:rsidR="00807C0E" w:rsidRPr="00F408E2" w:rsidRDefault="00807C0E" w:rsidP="004237A4">
            <w:pPr>
              <w:pStyle w:val="Paragraphedeliste"/>
              <w:numPr>
                <w:ilvl w:val="0"/>
                <w:numId w:val="8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Ictères néona</w:t>
            </w:r>
            <w:r w:rsidR="00FA5F7E">
              <w:rPr>
                <w:rFonts w:cs="Times New Roman"/>
              </w:rPr>
              <w:t>ta</w:t>
            </w:r>
            <w:r w:rsidRPr="00F408E2">
              <w:rPr>
                <w:rFonts w:cs="Times New Roman"/>
              </w:rPr>
              <w:t>le</w:t>
            </w:r>
            <w:proofErr w:type="gramEnd"/>
            <w:r w:rsidRPr="00F408E2">
              <w:rPr>
                <w:rFonts w:cs="Times New Roman"/>
              </w:rPr>
              <w:t xml:space="preserve"> </w:t>
            </w:r>
          </w:p>
          <w:p w14:paraId="7EFCAD0B" w14:textId="36A2A924" w:rsidR="00807C0E" w:rsidRPr="00F408E2" w:rsidRDefault="00FA5F7E" w:rsidP="004237A4">
            <w:pPr>
              <w:pStyle w:val="Paragraphedeliste"/>
              <w:numPr>
                <w:ilvl w:val="0"/>
                <w:numId w:val="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Epilepsies</w:t>
            </w:r>
            <w:r w:rsidR="00807C0E" w:rsidRPr="00F408E2">
              <w:rPr>
                <w:rFonts w:cs="Times New Roman"/>
              </w:rPr>
              <w:t xml:space="preserve"> âge-</w:t>
            </w:r>
            <w:r w:rsidRPr="00F408E2">
              <w:rPr>
                <w:rFonts w:cs="Times New Roman"/>
              </w:rPr>
              <w:t>dépendantes</w:t>
            </w:r>
          </w:p>
          <w:p w14:paraId="38D6C736" w14:textId="48F597B2" w:rsidR="00807C0E" w:rsidRPr="00F408E2" w:rsidRDefault="00807C0E" w:rsidP="004237A4">
            <w:pPr>
              <w:pStyle w:val="Paragraphedeliste"/>
              <w:numPr>
                <w:ilvl w:val="0"/>
                <w:numId w:val="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Intoxication (OH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…)</w:t>
            </w:r>
          </w:p>
          <w:p w14:paraId="6F7FC1CC" w14:textId="1758B321" w:rsidR="00807C0E" w:rsidRPr="00F408E2" w:rsidRDefault="007815BF" w:rsidP="004237A4">
            <w:pPr>
              <w:pStyle w:val="Paragraphedeliste"/>
              <w:numPr>
                <w:ilvl w:val="0"/>
                <w:numId w:val="8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médicaments</w:t>
            </w:r>
            <w:proofErr w:type="gramEnd"/>
            <w:r w:rsidRPr="00F408E2">
              <w:rPr>
                <w:rFonts w:cs="Times New Roman"/>
              </w:rPr>
              <w:t xml:space="preserve"> épileptogènes</w:t>
            </w:r>
            <w:r w:rsidR="00807C0E"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6B092FA9" w14:textId="5748B792" w:rsidR="00E00860" w:rsidRPr="00F408E2" w:rsidRDefault="00FA5F7E" w:rsidP="004237A4">
            <w:pPr>
              <w:pStyle w:val="Paragraphedeliste"/>
              <w:numPr>
                <w:ilvl w:val="0"/>
                <w:numId w:val="1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Morsures</w:t>
            </w:r>
            <w:r w:rsidR="00807C0E" w:rsidRPr="00F408E2">
              <w:rPr>
                <w:rFonts w:cs="Times New Roman"/>
              </w:rPr>
              <w:t xml:space="preserve"> latérale langue </w:t>
            </w:r>
          </w:p>
          <w:p w14:paraId="66F4FDA3" w14:textId="77777777" w:rsidR="00807C0E" w:rsidRPr="00F408E2" w:rsidRDefault="00807C0E" w:rsidP="004237A4">
            <w:pPr>
              <w:pStyle w:val="Paragraphedeliste"/>
              <w:numPr>
                <w:ilvl w:val="0"/>
                <w:numId w:val="1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Confusion prolongées</w:t>
            </w:r>
            <w:proofErr w:type="gramEnd"/>
            <w:r w:rsidRPr="00F408E2">
              <w:rPr>
                <w:rFonts w:cs="Times New Roman"/>
              </w:rPr>
              <w:t xml:space="preserve"> </w:t>
            </w:r>
          </w:p>
          <w:p w14:paraId="6CE51F9C" w14:textId="7EAEDCBF" w:rsidR="00807C0E" w:rsidRPr="00F408E2" w:rsidRDefault="00807C0E" w:rsidP="004237A4">
            <w:pPr>
              <w:pStyle w:val="Paragraphedeliste"/>
              <w:numPr>
                <w:ilvl w:val="0"/>
                <w:numId w:val="1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posture</w:t>
            </w:r>
            <w:proofErr w:type="gramEnd"/>
            <w:r w:rsidRPr="00F408E2">
              <w:rPr>
                <w:rFonts w:cs="Times New Roman"/>
              </w:rPr>
              <w:t xml:space="preserve"> </w:t>
            </w:r>
            <w:r w:rsidR="00FA5F7E" w:rsidRPr="00F408E2">
              <w:rPr>
                <w:rFonts w:cs="Times New Roman"/>
              </w:rPr>
              <w:t>inhabituelle</w:t>
            </w:r>
            <w:r w:rsidRPr="00F408E2">
              <w:rPr>
                <w:rFonts w:cs="Times New Roman"/>
              </w:rPr>
              <w:t xml:space="preserve"> avec </w:t>
            </w:r>
            <w:r w:rsidR="00FA5F7E" w:rsidRPr="00F408E2">
              <w:rPr>
                <w:rFonts w:cs="Times New Roman"/>
              </w:rPr>
              <w:t>hypertonie</w:t>
            </w:r>
            <w:r w:rsidRPr="00F408E2">
              <w:rPr>
                <w:rFonts w:cs="Times New Roman"/>
              </w:rPr>
              <w:t xml:space="preserve"> </w:t>
            </w:r>
          </w:p>
          <w:p w14:paraId="133A9ED5" w14:textId="16264606" w:rsidR="00807C0E" w:rsidRPr="00F408E2" w:rsidRDefault="00807C0E" w:rsidP="004237A4">
            <w:pPr>
              <w:pStyle w:val="Paragraphedeliste"/>
              <w:numPr>
                <w:ilvl w:val="0"/>
                <w:numId w:val="1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Score STESS (EME)</w:t>
            </w:r>
          </w:p>
        </w:tc>
      </w:tr>
    </w:tbl>
    <w:p w14:paraId="4142BA9C" w14:textId="77777777" w:rsidR="008E2AF1" w:rsidRPr="00F408E2" w:rsidRDefault="008E2AF1" w:rsidP="008E2AF1">
      <w:pPr>
        <w:numPr>
          <w:ilvl w:val="0"/>
          <w:numId w:val="0"/>
        </w:numPr>
        <w:rPr>
          <w:rFonts w:cs="Times New Roman"/>
        </w:rPr>
      </w:pPr>
    </w:p>
    <w:p w14:paraId="26335008" w14:textId="607C5B22" w:rsidR="007370DF" w:rsidRPr="00F408E2" w:rsidRDefault="00FA5F7E" w:rsidP="007370DF">
      <w:pPr>
        <w:rPr>
          <w:rFonts w:cs="Times New Roman"/>
        </w:rPr>
      </w:pPr>
      <w:r>
        <w:rPr>
          <w:rFonts w:cs="Times New Roman"/>
        </w:rPr>
        <w:t>Examen paraclinique</w:t>
      </w:r>
      <w:r w:rsidR="00EC3244">
        <w:rPr>
          <w:rFonts w:cs="Times New Roman"/>
        </w:rPr>
        <w:t> </w:t>
      </w:r>
      <w:r w:rsidR="00AC7B4D" w:rsidRPr="00F408E2">
        <w:rPr>
          <w:rFonts w:cs="Times New Roman"/>
        </w:rPr>
        <w:t xml:space="preserve">: éliminer </w:t>
      </w:r>
      <w:r w:rsidRPr="00F408E2">
        <w:rPr>
          <w:rFonts w:cs="Times New Roman"/>
        </w:rPr>
        <w:t>crises</w:t>
      </w:r>
      <w:r w:rsidR="00AC7B4D" w:rsidRPr="00F408E2">
        <w:rPr>
          <w:rFonts w:cs="Times New Roman"/>
        </w:rPr>
        <w:t xml:space="preserve"> provoquées (aigués)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AC7B4D" w:rsidRPr="00F408E2" w14:paraId="7C3A73D1" w14:textId="77777777" w:rsidTr="00AC7B4D">
        <w:tc>
          <w:tcPr>
            <w:tcW w:w="2226" w:type="dxa"/>
          </w:tcPr>
          <w:p w14:paraId="3FC0BF60" w14:textId="5B58769D" w:rsidR="00AC7B4D" w:rsidRPr="00F408E2" w:rsidRDefault="00AC7B4D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Morphologie </w:t>
            </w:r>
          </w:p>
        </w:tc>
        <w:tc>
          <w:tcPr>
            <w:tcW w:w="2226" w:type="dxa"/>
          </w:tcPr>
          <w:p w14:paraId="607A97FF" w14:textId="04B86D6F" w:rsidR="00AC7B4D" w:rsidRPr="00F408E2" w:rsidRDefault="00AC7B4D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Fonctionnel </w:t>
            </w:r>
          </w:p>
        </w:tc>
        <w:tc>
          <w:tcPr>
            <w:tcW w:w="2227" w:type="dxa"/>
          </w:tcPr>
          <w:p w14:paraId="5A25EE79" w14:textId="429A93EF" w:rsidR="00AC7B4D" w:rsidRPr="00F408E2" w:rsidRDefault="00AC7B4D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Biologie </w:t>
            </w:r>
          </w:p>
        </w:tc>
      </w:tr>
      <w:tr w:rsidR="00AC7B4D" w:rsidRPr="00F408E2" w14:paraId="70916B18" w14:textId="77777777" w:rsidTr="00AC7B4D">
        <w:tc>
          <w:tcPr>
            <w:tcW w:w="2226" w:type="dxa"/>
          </w:tcPr>
          <w:p w14:paraId="0A721667" w14:textId="1243105C" w:rsidR="00AC7B4D" w:rsidRPr="00F408E2" w:rsidRDefault="00AC7B4D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Cérébrale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</w:p>
          <w:p w14:paraId="1389C491" w14:textId="0AA7C995" w:rsidR="006B0B23" w:rsidRPr="00F408E2" w:rsidRDefault="006B0B23" w:rsidP="004237A4">
            <w:pPr>
              <w:pStyle w:val="Paragraphedeliste"/>
              <w:numPr>
                <w:ilvl w:val="0"/>
                <w:numId w:val="7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TDM </w:t>
            </w:r>
            <w:r w:rsidR="00FA5F7E" w:rsidRPr="00F408E2">
              <w:rPr>
                <w:rFonts w:cs="Times New Roman"/>
              </w:rPr>
              <w:t>cérébrale</w:t>
            </w:r>
            <w:r w:rsidRPr="00F408E2">
              <w:rPr>
                <w:rFonts w:cs="Times New Roman"/>
              </w:rPr>
              <w:t xml:space="preserve"> s avec IV </w:t>
            </w:r>
          </w:p>
          <w:p w14:paraId="05D67266" w14:textId="2677D1FF" w:rsidR="006B0B23" w:rsidRPr="00F408E2" w:rsidRDefault="006B0B23" w:rsidP="004237A4">
            <w:pPr>
              <w:pStyle w:val="Paragraphedeliste"/>
              <w:numPr>
                <w:ilvl w:val="0"/>
                <w:numId w:val="7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IRM </w:t>
            </w:r>
            <w:r w:rsidR="00FA5F7E" w:rsidRPr="00F408E2">
              <w:rPr>
                <w:rFonts w:cs="Times New Roman"/>
              </w:rPr>
              <w:t>encéphalique</w:t>
            </w:r>
            <w:r w:rsidR="00FA5F7E">
              <w:rPr>
                <w:rFonts w:cs="Times New Roman"/>
              </w:rPr>
              <w:t xml:space="preserve"> a</w:t>
            </w:r>
            <w:r w:rsidRPr="00F408E2">
              <w:rPr>
                <w:rFonts w:cs="Times New Roman"/>
              </w:rPr>
              <w:t>vec IV</w:t>
            </w:r>
          </w:p>
          <w:p w14:paraId="697A0D4A" w14:textId="5B9FC846" w:rsidR="00AC7B4D" w:rsidRPr="00F408E2" w:rsidRDefault="00AC7B4D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6" w:type="dxa"/>
          </w:tcPr>
          <w:p w14:paraId="1A2538FA" w14:textId="77777777" w:rsidR="00AC7B4D" w:rsidRPr="00F408E2" w:rsidRDefault="006B0B23" w:rsidP="00AC7B4D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EEG en urgence si </w:t>
            </w:r>
          </w:p>
          <w:p w14:paraId="13C5AEB0" w14:textId="2A7677DE" w:rsidR="006B0B23" w:rsidRPr="00F408E2" w:rsidRDefault="00FA5F7E" w:rsidP="004237A4">
            <w:pPr>
              <w:pStyle w:val="Paragraphedeliste"/>
              <w:numPr>
                <w:ilvl w:val="0"/>
                <w:numId w:val="5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Répétition</w:t>
            </w:r>
            <w:r w:rsidR="006B0B23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crises</w:t>
            </w:r>
            <w:r w:rsidR="006B0B23" w:rsidRPr="00F408E2">
              <w:rPr>
                <w:rFonts w:cs="Times New Roman"/>
              </w:rPr>
              <w:t xml:space="preserve"> </w:t>
            </w:r>
          </w:p>
          <w:p w14:paraId="2037F431" w14:textId="2B67CB1F" w:rsidR="006B0B23" w:rsidRPr="00F408E2" w:rsidRDefault="006B0B23" w:rsidP="004237A4">
            <w:pPr>
              <w:pStyle w:val="Paragraphedeliste"/>
              <w:numPr>
                <w:ilvl w:val="0"/>
                <w:numId w:val="5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Confusion mentale </w:t>
            </w:r>
            <w:r w:rsidR="00FA5F7E" w:rsidRPr="00F408E2">
              <w:rPr>
                <w:rFonts w:cs="Times New Roman"/>
              </w:rPr>
              <w:t>persistante</w:t>
            </w:r>
            <w:r w:rsidRPr="00F408E2">
              <w:rPr>
                <w:rFonts w:cs="Times New Roman"/>
              </w:rPr>
              <w:t xml:space="preserve"> </w:t>
            </w:r>
          </w:p>
          <w:p w14:paraId="7C059202" w14:textId="2EF772EB" w:rsidR="006B0B23" w:rsidRPr="00F408E2" w:rsidRDefault="00FA5F7E" w:rsidP="004237A4">
            <w:pPr>
              <w:pStyle w:val="Paragraphedeliste"/>
              <w:numPr>
                <w:ilvl w:val="0"/>
                <w:numId w:val="5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Déficit</w:t>
            </w:r>
            <w:r w:rsidR="006B0B23" w:rsidRPr="00F408E2">
              <w:rPr>
                <w:rFonts w:cs="Times New Roman"/>
              </w:rPr>
              <w:t xml:space="preserve"> poste critique </w:t>
            </w:r>
          </w:p>
          <w:p w14:paraId="3958CCCE" w14:textId="7E913ED5" w:rsidR="006B0B23" w:rsidRPr="00F408E2" w:rsidRDefault="00FA5F7E" w:rsidP="004237A4">
            <w:pPr>
              <w:pStyle w:val="Paragraphedeliste"/>
              <w:numPr>
                <w:ilvl w:val="0"/>
                <w:numId w:val="5"/>
              </w:numPr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crise</w:t>
            </w:r>
            <w:proofErr w:type="gramEnd"/>
            <w:r w:rsidR="006B0B23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focale</w:t>
            </w:r>
            <w:r w:rsidR="006B0B23" w:rsidRPr="00F408E2">
              <w:rPr>
                <w:rFonts w:cs="Times New Roman"/>
              </w:rPr>
              <w:t xml:space="preserve"> </w:t>
            </w:r>
          </w:p>
          <w:p w14:paraId="0A5CAD2C" w14:textId="21C160CD" w:rsidR="006B0B23" w:rsidRPr="00F408E2" w:rsidRDefault="006B0B23" w:rsidP="004237A4">
            <w:pPr>
              <w:pStyle w:val="Paragraphedeliste"/>
              <w:numPr>
                <w:ilvl w:val="0"/>
                <w:numId w:val="5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Étiologie toxique</w:t>
            </w:r>
          </w:p>
        </w:tc>
        <w:tc>
          <w:tcPr>
            <w:tcW w:w="2227" w:type="dxa"/>
          </w:tcPr>
          <w:p w14:paraId="5D08C549" w14:textId="77777777" w:rsidR="00AC7B4D" w:rsidRPr="00F408E2" w:rsidRDefault="006B0B23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Glycémie capillaire</w:t>
            </w:r>
          </w:p>
          <w:p w14:paraId="65621E45" w14:textId="182D095C" w:rsidR="006B0B23" w:rsidRPr="00F408E2" w:rsidRDefault="006B0B23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Béta HCG / GE/ FM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  <w:r w:rsidR="008521E8" w:rsidRPr="00F408E2">
              <w:rPr>
                <w:rFonts w:cs="Times New Roman"/>
              </w:rPr>
              <w:t xml:space="preserve">TDR </w:t>
            </w:r>
          </w:p>
          <w:p w14:paraId="4D18CA7C" w14:textId="5FDCCA45" w:rsidR="008521E8" w:rsidRPr="00F408E2" w:rsidRDefault="00FA5F7E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Alcoolémie</w:t>
            </w:r>
            <w:r w:rsidR="008521E8" w:rsidRPr="00F408E2">
              <w:rPr>
                <w:rFonts w:cs="Times New Roman"/>
              </w:rPr>
              <w:t xml:space="preserve"> </w:t>
            </w:r>
          </w:p>
          <w:p w14:paraId="6AC2B39C" w14:textId="7043910C" w:rsidR="008521E8" w:rsidRPr="00F408E2" w:rsidRDefault="008521E8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Dosage MAE</w:t>
            </w:r>
            <w:r w:rsidR="00F068F8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toxique </w:t>
            </w:r>
          </w:p>
          <w:p w14:paraId="573D0BDC" w14:textId="026B2FC7" w:rsidR="008521E8" w:rsidRPr="00F408E2" w:rsidRDefault="008521E8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Bilan </w:t>
            </w:r>
            <w:r w:rsidR="00FA5F7E" w:rsidRPr="00F408E2">
              <w:rPr>
                <w:rFonts w:cs="Times New Roman"/>
              </w:rPr>
              <w:t>rénale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hépatique </w:t>
            </w:r>
          </w:p>
          <w:p w14:paraId="38D90D0E" w14:textId="34489468" w:rsidR="008521E8" w:rsidRPr="00F408E2" w:rsidRDefault="008521E8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Inflammation (hémoc</w:t>
            </w:r>
            <w:r w:rsidR="00FA5F7E">
              <w:rPr>
                <w:rFonts w:cs="Times New Roman"/>
              </w:rPr>
              <w:t>ulture</w:t>
            </w:r>
            <w:r w:rsidRPr="00F408E2">
              <w:rPr>
                <w:rFonts w:cs="Times New Roman"/>
              </w:rPr>
              <w:t xml:space="preserve"> +++)</w:t>
            </w:r>
          </w:p>
          <w:p w14:paraId="206C29EF" w14:textId="37814063" w:rsidR="008521E8" w:rsidRPr="00F408E2" w:rsidRDefault="008521E8" w:rsidP="004237A4">
            <w:pPr>
              <w:pStyle w:val="Paragraphedeliste"/>
              <w:numPr>
                <w:ilvl w:val="0"/>
                <w:numId w:val="6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PL (après imagerie)</w:t>
            </w:r>
          </w:p>
        </w:tc>
      </w:tr>
    </w:tbl>
    <w:p w14:paraId="1398D61E" w14:textId="144865C5" w:rsidR="00AC7B4D" w:rsidRPr="00F408E2" w:rsidRDefault="00A22B80" w:rsidP="00E01951">
      <w:pPr>
        <w:rPr>
          <w:rFonts w:cs="Times New Roman"/>
        </w:rPr>
      </w:pPr>
      <w:r w:rsidRPr="00F408E2">
        <w:rPr>
          <w:rFonts w:cs="Times New Roman"/>
        </w:rPr>
        <w:lastRenderedPageBreak/>
        <w:t>Type d’épilepsie</w:t>
      </w:r>
    </w:p>
    <w:p w14:paraId="7AAA9DFD" w14:textId="3FAE60B8" w:rsidR="00A22B80" w:rsidRPr="00F408E2" w:rsidRDefault="00C4405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Épilepsie d’absence </w:t>
      </w:r>
    </w:p>
    <w:p w14:paraId="56821D6B" w14:textId="458B9E30" w:rsidR="00C44050" w:rsidRPr="00F408E2" w:rsidRDefault="00054E6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Epilepsie</w:t>
      </w:r>
      <w:r w:rsidR="005C1C7D" w:rsidRPr="00F408E2">
        <w:rPr>
          <w:rFonts w:cs="Times New Roman"/>
        </w:rPr>
        <w:t xml:space="preserve"> crise </w:t>
      </w:r>
      <w:r w:rsidR="00FA5F7E" w:rsidRPr="00F408E2">
        <w:rPr>
          <w:rFonts w:cs="Times New Roman"/>
        </w:rPr>
        <w:t>myoclonique</w:t>
      </w:r>
      <w:r w:rsidRPr="00F408E2">
        <w:rPr>
          <w:rFonts w:cs="Times New Roman"/>
        </w:rPr>
        <w:t xml:space="preserve"> </w:t>
      </w:r>
    </w:p>
    <w:p w14:paraId="04152BB5" w14:textId="4C15B5CA" w:rsidR="00054E66" w:rsidRPr="00F408E2" w:rsidRDefault="00A24A6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Épilepsie crise tonique</w:t>
      </w:r>
      <w:r w:rsidR="00393699" w:rsidRPr="00F408E2">
        <w:rPr>
          <w:rFonts w:cs="Times New Roman"/>
        </w:rPr>
        <w:t xml:space="preserve"> </w:t>
      </w:r>
    </w:p>
    <w:p w14:paraId="2A3CF91A" w14:textId="72BC2B1B" w:rsidR="00A24A6F" w:rsidRPr="00F408E2" w:rsidRDefault="0039369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</w:t>
      </w:r>
      <w:r w:rsidR="00A24A6F" w:rsidRPr="00F408E2">
        <w:rPr>
          <w:rFonts w:cs="Times New Roman"/>
        </w:rPr>
        <w:t>pilepsie</w:t>
      </w:r>
      <w:r w:rsidR="00774607" w:rsidRPr="00F408E2">
        <w:rPr>
          <w:rFonts w:cs="Times New Roman"/>
        </w:rPr>
        <w:t xml:space="preserve"> atonique (différencier avec syncope)</w:t>
      </w:r>
    </w:p>
    <w:p w14:paraId="570B893F" w14:textId="1ABE4B52" w:rsidR="003F6799" w:rsidRPr="00EA7430" w:rsidRDefault="00393699" w:rsidP="00EA7430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Épilepsie </w:t>
      </w:r>
      <w:proofErr w:type="spellStart"/>
      <w:r w:rsidR="00C709CE" w:rsidRPr="00F408E2">
        <w:rPr>
          <w:rFonts w:cs="Times New Roman"/>
        </w:rPr>
        <w:t>tonico</w:t>
      </w:r>
      <w:proofErr w:type="spellEnd"/>
      <w:r w:rsidR="00C709CE" w:rsidRPr="00F408E2">
        <w:rPr>
          <w:rFonts w:cs="Times New Roman"/>
        </w:rPr>
        <w:t>-clonique</w:t>
      </w:r>
    </w:p>
    <w:sectPr w:rsidR="003F6799" w:rsidRPr="00EA7430" w:rsidSect="00C47B63">
      <w:headerReference w:type="default" r:id="rId9"/>
      <w:footerReference w:type="default" r:id="rId10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B141F" w14:textId="77777777" w:rsidR="001156BF" w:rsidRDefault="001156BF" w:rsidP="00FE6A79">
      <w:pPr>
        <w:spacing w:line="240" w:lineRule="auto"/>
      </w:pPr>
      <w:r>
        <w:separator/>
      </w:r>
    </w:p>
  </w:endnote>
  <w:endnote w:type="continuationSeparator" w:id="0">
    <w:p w14:paraId="3E42BFD6" w14:textId="77777777" w:rsidR="001156BF" w:rsidRDefault="001156B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71BF2AF4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4D6651">
              <w:rPr>
                <w:b/>
                <w:bCs/>
                <w:noProof/>
                <w:sz w:val="16"/>
                <w:szCs w:val="24"/>
              </w:rPr>
              <w:t>9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F4549" w14:textId="77777777" w:rsidR="001156BF" w:rsidRDefault="001156BF" w:rsidP="00FE6A79">
      <w:pPr>
        <w:spacing w:line="240" w:lineRule="auto"/>
      </w:pPr>
      <w:r>
        <w:separator/>
      </w:r>
    </w:p>
  </w:footnote>
  <w:footnote w:type="continuationSeparator" w:id="0">
    <w:p w14:paraId="0BE9F318" w14:textId="77777777" w:rsidR="001156BF" w:rsidRDefault="001156B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ico zico">
    <w15:presenceInfo w15:providerId="AD" w15:userId="S::ziz547@ensign.edu::9ccbd6a2-06b0-4fce-82d6-849fa150f4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6BF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6651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430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9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2025-10-02T18:30:00Z</dcterms:modified>
</cp:coreProperties>
</file>